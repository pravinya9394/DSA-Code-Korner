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6E73C" w14:textId="022CC671" w:rsidR="0084231C" w:rsidRPr="0084231C" w:rsidRDefault="00AA2F36" w:rsidP="0010660C">
      <w:pPr>
        <w:pStyle w:val="Heading1"/>
        <w:rPr>
          <w:color w:val="FF0000"/>
        </w:rPr>
      </w:pPr>
      <w:r w:rsidRPr="004826CF">
        <w:rPr>
          <w:color w:val="FF0000"/>
          <w:highlight w:val="cyan"/>
        </w:rPr>
        <w:t>STRIVER DSA SHEET</w:t>
      </w:r>
    </w:p>
    <w:p w14:paraId="1C8D589D" w14:textId="63750FB2" w:rsidR="00D320EF" w:rsidRDefault="00AA2F36" w:rsidP="00D320EF">
      <w:pPr>
        <w:pStyle w:val="NormalWeb"/>
        <w:shd w:val="clear" w:color="auto" w:fill="FFFFFF"/>
        <w:spacing w:before="0" w:beforeAutospacing="0" w:after="240" w:afterAutospacing="0"/>
        <w:rPr>
          <w:rFonts w:ascii="Segoe UI" w:hAnsi="Segoe UI" w:cs="Segoe UI"/>
          <w:color w:val="263238"/>
          <w:sz w:val="21"/>
          <w:szCs w:val="21"/>
        </w:rPr>
      </w:pPr>
      <w:r>
        <w:t>1)</w:t>
      </w:r>
      <w:r w:rsidR="00D320EF" w:rsidRPr="00D320EF">
        <w:rPr>
          <w:rFonts w:ascii="Segoe UI" w:hAnsi="Segoe UI" w:cs="Segoe UI"/>
          <w:color w:val="263238"/>
          <w:sz w:val="21"/>
          <w:szCs w:val="21"/>
        </w:rPr>
        <w:t xml:space="preserve"> </w:t>
      </w:r>
      <w:r w:rsidR="00D320EF">
        <w:rPr>
          <w:rFonts w:ascii="Segoe UI" w:hAnsi="Segoe UI" w:cs="Segoe UI"/>
          <w:color w:val="263238"/>
          <w:sz w:val="21"/>
          <w:szCs w:val="21"/>
        </w:rPr>
        <w:t>Given an array </w:t>
      </w:r>
      <w:r w:rsidR="00D320EF">
        <w:rPr>
          <w:rStyle w:val="HTMLCode"/>
          <w:color w:val="546E7A"/>
          <w:shd w:val="clear" w:color="auto" w:fill="F7F9FA"/>
        </w:rPr>
        <w:t>nums</w:t>
      </w:r>
      <w:r w:rsidR="00D320EF">
        <w:rPr>
          <w:rFonts w:ascii="Segoe UI" w:hAnsi="Segoe UI" w:cs="Segoe UI"/>
          <w:color w:val="263238"/>
          <w:sz w:val="21"/>
          <w:szCs w:val="21"/>
        </w:rPr>
        <w:t> with </w:t>
      </w:r>
      <w:r w:rsidR="00D320EF">
        <w:rPr>
          <w:rStyle w:val="HTMLCode"/>
          <w:color w:val="546E7A"/>
          <w:shd w:val="clear" w:color="auto" w:fill="F7F9FA"/>
        </w:rPr>
        <w:t>n</w:t>
      </w:r>
      <w:r w:rsidR="00D320EF">
        <w:rPr>
          <w:rFonts w:ascii="Segoe UI" w:hAnsi="Segoe UI" w:cs="Segoe UI"/>
          <w:color w:val="263238"/>
          <w:sz w:val="21"/>
          <w:szCs w:val="21"/>
        </w:rPr>
        <w:t> </w:t>
      </w:r>
      <w:r w:rsidR="00D320EF" w:rsidRPr="00951662">
        <w:rPr>
          <w:rFonts w:ascii="Segoe UI" w:hAnsi="Segoe UI" w:cs="Segoe UI"/>
          <w:color w:val="263238"/>
          <w:sz w:val="21"/>
          <w:szCs w:val="21"/>
        </w:rPr>
        <w:t>objects</w:t>
      </w:r>
      <w:r w:rsidR="00D320EF">
        <w:rPr>
          <w:rFonts w:ascii="Segoe UI" w:hAnsi="Segoe UI" w:cs="Segoe UI"/>
          <w:color w:val="263238"/>
          <w:sz w:val="21"/>
          <w:szCs w:val="21"/>
        </w:rPr>
        <w:t xml:space="preserve"> colored red, white, or blue, sort them </w:t>
      </w:r>
      <w:hyperlink r:id="rId8" w:tgtFrame="_blank" w:history="1">
        <w:r w:rsidR="00D320EF">
          <w:rPr>
            <w:rStyle w:val="Hyperlink"/>
            <w:rFonts w:ascii="Segoe UI" w:hAnsi="Segoe UI" w:cs="Segoe UI"/>
            <w:b/>
            <w:bCs/>
            <w:color w:val="607D8B"/>
            <w:sz w:val="21"/>
            <w:szCs w:val="21"/>
          </w:rPr>
          <w:t>in-place</w:t>
        </w:r>
      </w:hyperlink>
      <w:r w:rsidR="00D320EF">
        <w:rPr>
          <w:rStyle w:val="Strong"/>
          <w:rFonts w:ascii="Segoe UI" w:hAnsi="Segoe UI" w:cs="Segoe UI"/>
          <w:color w:val="263238"/>
          <w:sz w:val="21"/>
          <w:szCs w:val="21"/>
        </w:rPr>
        <w:t> </w:t>
      </w:r>
      <w:r w:rsidR="00D320EF">
        <w:rPr>
          <w:rFonts w:ascii="Segoe UI" w:hAnsi="Segoe UI" w:cs="Segoe UI"/>
          <w:color w:val="263238"/>
          <w:sz w:val="21"/>
          <w:szCs w:val="21"/>
        </w:rPr>
        <w:t>so that objects of the same color are adjacent, with the colors in the order red, white, and blue.</w:t>
      </w:r>
    </w:p>
    <w:p w14:paraId="758D3402" w14:textId="6CDAAABA" w:rsidR="00D320EF" w:rsidRPr="00951662" w:rsidRDefault="00D320EF" w:rsidP="00D320E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We will </w:t>
      </w:r>
      <w:r w:rsidR="00E739D1">
        <w:rPr>
          <w:rFonts w:ascii="Segoe UI" w:hAnsi="Segoe UI" w:cs="Segoe UI"/>
          <w:color w:val="263238"/>
          <w:sz w:val="21"/>
          <w:szCs w:val="21"/>
        </w:rPr>
        <w:t xml:space="preserve"> </w:t>
      </w:r>
      <w:r>
        <w:rPr>
          <w:rFonts w:ascii="Segoe UI" w:hAnsi="Segoe UI" w:cs="Segoe UI"/>
          <w:color w:val="263238"/>
          <w:sz w:val="21"/>
          <w:szCs w:val="21"/>
        </w:rPr>
        <w:t>use the integers </w:t>
      </w:r>
      <w:r>
        <w:rPr>
          <w:rStyle w:val="HTMLCode"/>
          <w:color w:val="546E7A"/>
          <w:shd w:val="clear" w:color="auto" w:fill="F7F9FA"/>
        </w:rPr>
        <w:t>0</w:t>
      </w:r>
      <w:r>
        <w:rPr>
          <w:rFonts w:ascii="Segoe UI" w:hAnsi="Segoe UI" w:cs="Segoe UI"/>
          <w:color w:val="263238"/>
          <w:sz w:val="21"/>
          <w:szCs w:val="21"/>
        </w:rPr>
        <w:t>, </w:t>
      </w:r>
      <w:r>
        <w:rPr>
          <w:rStyle w:val="HTMLCode"/>
          <w:color w:val="546E7A"/>
          <w:shd w:val="clear" w:color="auto" w:fill="F7F9FA"/>
        </w:rPr>
        <w:t>1</w:t>
      </w:r>
      <w:r>
        <w:rPr>
          <w:rFonts w:ascii="Segoe UI" w:hAnsi="Segoe UI" w:cs="Segoe UI"/>
          <w:color w:val="263238"/>
          <w:sz w:val="21"/>
          <w:szCs w:val="21"/>
        </w:rPr>
        <w:t>, and </w:t>
      </w:r>
      <w:r>
        <w:rPr>
          <w:rStyle w:val="HTMLCode"/>
          <w:color w:val="546E7A"/>
          <w:shd w:val="clear" w:color="auto" w:fill="F7F9FA"/>
        </w:rPr>
        <w:t>2</w:t>
      </w:r>
      <w:r>
        <w:rPr>
          <w:rFonts w:ascii="Segoe UI" w:hAnsi="Segoe UI" w:cs="Segoe UI"/>
          <w:color w:val="263238"/>
          <w:sz w:val="21"/>
          <w:szCs w:val="21"/>
        </w:rPr>
        <w:t> to represent the color red, white, and blue, respective</w:t>
      </w:r>
      <w:r w:rsidR="00640A3E">
        <w:rPr>
          <w:rFonts w:ascii="Segoe UI" w:hAnsi="Segoe UI" w:cs="Segoe UI"/>
          <w:color w:val="263238"/>
          <w:sz w:val="21"/>
          <w:szCs w:val="21"/>
        </w:rPr>
        <w:t>y.</w:t>
      </w:r>
    </w:p>
    <w:p w14:paraId="45111AAD" w14:textId="40DF4218" w:rsidR="00D320EF" w:rsidRDefault="00D320EF" w:rsidP="00D320E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solve this problem without using</w:t>
      </w:r>
      <w:r w:rsidR="006A0467" w:rsidRPr="00395291">
        <w:rPr>
          <w:rFonts w:ascii="Segoe UI" w:hAnsi="Segoe UI" w:cs="Segoe UI"/>
          <w:color w:val="263238"/>
          <w:sz w:val="21"/>
          <w:szCs w:val="21"/>
        </w:rPr>
        <w:t xml:space="preserve"> </w:t>
      </w:r>
      <w:r w:rsidR="006A0467">
        <w:rPr>
          <w:rFonts w:ascii="Segoe UI" w:hAnsi="Segoe UI" w:cs="Segoe UI"/>
          <w:color w:val="263238"/>
          <w:sz w:val="21"/>
          <w:szCs w:val="21"/>
        </w:rPr>
        <w:t>library's sort function</w:t>
      </w:r>
      <w:r>
        <w:rPr>
          <w:rFonts w:ascii="Segoe UI" w:hAnsi="Segoe UI" w:cs="Segoe UI"/>
          <w:color w:val="263238"/>
          <w:sz w:val="21"/>
          <w:szCs w:val="21"/>
        </w:rPr>
        <w:t>.</w:t>
      </w:r>
      <w:del w:id="0" w:author="pravinya kumbhare" w:date="2021-10-28T11:03:00Z">
        <w:r w:rsidR="00AC2388">
          <w:rPr>
            <w:rFonts w:ascii="Segoe UI" w:hAnsi="Segoe UI" w:cs="Segoe UI"/>
            <w:color w:val="263238"/>
            <w:sz w:val="21"/>
            <w:szCs w:val="21"/>
          </w:rPr>
          <w:delText>s</w:delText>
        </w:r>
      </w:del>
    </w:p>
    <w:p w14:paraId="6F27C599" w14:textId="77777777" w:rsidR="00D320EF" w:rsidRPr="00D320EF" w:rsidRDefault="00D320EF" w:rsidP="00D320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20EF">
        <w:rPr>
          <w:rFonts w:ascii="Consolas" w:eastAsia="Times New Roman" w:hAnsi="Consolas" w:cs="Courier New"/>
          <w:b/>
          <w:bCs/>
          <w:color w:val="263238"/>
          <w:sz w:val="20"/>
          <w:szCs w:val="20"/>
        </w:rPr>
        <w:t>Input:</w:t>
      </w:r>
      <w:r w:rsidRPr="00D320EF">
        <w:rPr>
          <w:rFonts w:ascii="Consolas" w:eastAsia="Times New Roman" w:hAnsi="Consolas" w:cs="Courier New"/>
          <w:color w:val="263238"/>
          <w:sz w:val="20"/>
          <w:szCs w:val="20"/>
        </w:rPr>
        <w:t xml:space="preserve"> nums = [2,0,2,1,1,0]</w:t>
      </w:r>
    </w:p>
    <w:p w14:paraId="4A78DE80" w14:textId="146D8C2E" w:rsidR="00AA2F36" w:rsidRPr="00D15A2C" w:rsidRDefault="00D320EF" w:rsidP="00D15A2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20EF">
        <w:rPr>
          <w:rFonts w:ascii="Consolas" w:eastAsia="Times New Roman" w:hAnsi="Consolas" w:cs="Courier New"/>
          <w:b/>
          <w:bCs/>
          <w:color w:val="263238"/>
          <w:sz w:val="20"/>
          <w:szCs w:val="20"/>
        </w:rPr>
        <w:t>Output:</w:t>
      </w:r>
      <w:r w:rsidRPr="00D320EF">
        <w:rPr>
          <w:rFonts w:ascii="Consolas" w:eastAsia="Times New Roman" w:hAnsi="Consolas" w:cs="Courier New"/>
          <w:color w:val="263238"/>
          <w:sz w:val="20"/>
          <w:szCs w:val="20"/>
        </w:rPr>
        <w:t xml:space="preserve"> [0,0,1,1,2,2]</w:t>
      </w:r>
    </w:p>
    <w:p w14:paraId="5B2530C7" w14:textId="5DA7C37C" w:rsidR="00AA2F36" w:rsidRDefault="00AA2F36" w:rsidP="00AA2F36">
      <w:r>
        <w:t>:</w:t>
      </w:r>
      <w:r w:rsidRPr="00AA2F36">
        <w:t xml:space="preserve"> </w:t>
      </w:r>
      <w:r>
        <w:t xml:space="preserve">void sortColors(vector&lt;int&gt;&amp; nums) </w:t>
      </w:r>
      <w:r w:rsidR="006A0467">
        <w:t>{</w:t>
      </w:r>
    </w:p>
    <w:p w14:paraId="3CCD2AF8" w14:textId="4D4016FD" w:rsidR="00AA2F36" w:rsidRPr="00951662" w:rsidRDefault="00AA2F36" w:rsidP="00AA2F36">
      <w:r>
        <w:t xml:space="preserve">        int low=0,mid=0,high=nums.size()-1;</w:t>
      </w:r>
      <w:r w:rsidR="00AF5EF6">
        <w:softHyphen/>
      </w:r>
      <w:r w:rsidR="00AF5EF6">
        <w:softHyphen/>
      </w:r>
      <w:r w:rsidR="00AF5EF6">
        <w:softHyphen/>
      </w:r>
    </w:p>
    <w:p w14:paraId="25F63C6B" w14:textId="77777777" w:rsidR="00AA2F36" w:rsidRDefault="00AA2F36" w:rsidP="00AA2F36">
      <w:r>
        <w:t xml:space="preserve">        while(mid&lt;=high)</w:t>
      </w:r>
    </w:p>
    <w:p w14:paraId="7278A3EB" w14:textId="77777777" w:rsidR="00AA2F36" w:rsidRPr="00534D1E" w:rsidRDefault="00AA2F36" w:rsidP="00AA2F36">
      <w:r>
        <w:t xml:space="preserve">        {</w:t>
      </w:r>
    </w:p>
    <w:p w14:paraId="1935606A" w14:textId="77777777" w:rsidR="00AA2F36" w:rsidRDefault="00AA2F36" w:rsidP="00AA2F36">
      <w:r>
        <w:t xml:space="preserve">            if(nums[mid]==0)</w:t>
      </w:r>
    </w:p>
    <w:p w14:paraId="2FC087AB" w14:textId="56259061" w:rsidR="00AA2F36" w:rsidRDefault="00311F63" w:rsidP="00B05049">
      <w:r>
        <w:t>{</w:t>
      </w:r>
    </w:p>
    <w:p w14:paraId="082177B4" w14:textId="77777777" w:rsidR="00AA2F36" w:rsidRDefault="00AA2F36" w:rsidP="00AA2F36">
      <w:r>
        <w:t xml:space="preserve">                swap(nums[mid],nums[low]);</w:t>
      </w:r>
    </w:p>
    <w:p w14:paraId="06F9D9EF" w14:textId="77777777" w:rsidR="00AA2F36" w:rsidRDefault="00AA2F36" w:rsidP="00AA2F36">
      <w:r>
        <w:t xml:space="preserve">                low++,mid++;</w:t>
      </w:r>
    </w:p>
    <w:p w14:paraId="3A2A5960" w14:textId="77777777" w:rsidR="00AA2F36" w:rsidRDefault="00AA2F36" w:rsidP="00AA2F36">
      <w:r>
        <w:t xml:space="preserve">            }</w:t>
      </w:r>
    </w:p>
    <w:p w14:paraId="05B39085" w14:textId="52075A78" w:rsidR="00AA2F36" w:rsidRDefault="00AA2F36" w:rsidP="00AA2F36">
      <w:r>
        <w:t xml:space="preserve">            else if(nums[mid]==1)</w:t>
      </w:r>
    </w:p>
    <w:p w14:paraId="54BBED38" w14:textId="77777777" w:rsidR="00AA2F36" w:rsidRDefault="00AA2F36" w:rsidP="00AA2F36">
      <w:r>
        <w:t xml:space="preserve">            {</w:t>
      </w:r>
    </w:p>
    <w:p w14:paraId="4888724E" w14:textId="1BD47FD5" w:rsidR="00AA2F36" w:rsidRDefault="00AA2F36" w:rsidP="00AA2F36">
      <w:r>
        <w:t xml:space="preserve">                </w:t>
      </w:r>
      <w:r w:rsidR="00E739D1">
        <w:t xml:space="preserve"> </w:t>
      </w:r>
      <w:r>
        <w:t>mid++;</w:t>
      </w:r>
    </w:p>
    <w:p w14:paraId="359608EE" w14:textId="77777777" w:rsidR="00AA2F36" w:rsidRDefault="00AA2F36" w:rsidP="00AA2F36">
      <w:r>
        <w:t xml:space="preserve">            }</w:t>
      </w:r>
    </w:p>
    <w:p w14:paraId="57E17032" w14:textId="77777777" w:rsidR="00AA2F36" w:rsidRDefault="00AA2F36" w:rsidP="00AA2F36">
      <w:r>
        <w:t xml:space="preserve">            else</w:t>
      </w:r>
    </w:p>
    <w:p w14:paraId="7E9A10EB" w14:textId="77777777" w:rsidR="00AA2F36" w:rsidRDefault="00AA2F36" w:rsidP="00AA2F36">
      <w:r>
        <w:t xml:space="preserve">            {</w:t>
      </w:r>
    </w:p>
    <w:p w14:paraId="7787F0A4" w14:textId="77777777" w:rsidR="00AA2F36" w:rsidRDefault="00AA2F36" w:rsidP="00AA2F36">
      <w:r>
        <w:t xml:space="preserve">                swap(nums[mid],nums[high]);</w:t>
      </w:r>
    </w:p>
    <w:p w14:paraId="3527CBB9" w14:textId="77777777" w:rsidR="00AA2F36" w:rsidRDefault="00AA2F36" w:rsidP="00AA2F36">
      <w:r>
        <w:t xml:space="preserve">                high--;</w:t>
      </w:r>
    </w:p>
    <w:p w14:paraId="52BF53B2" w14:textId="77777777" w:rsidR="00AA2F36" w:rsidRDefault="00AA2F36" w:rsidP="00AA2F36">
      <w:r>
        <w:t xml:space="preserve">            }</w:t>
      </w:r>
    </w:p>
    <w:p w14:paraId="10FAA530" w14:textId="77777777" w:rsidR="00AA2F36" w:rsidRDefault="00AA2F36" w:rsidP="00AA2F36">
      <w:r>
        <w:t xml:space="preserve">                </w:t>
      </w:r>
    </w:p>
    <w:p w14:paraId="14B25CBC" w14:textId="462178A3" w:rsidR="00AA2F36" w:rsidRDefault="00AA2F36" w:rsidP="00AA2F36">
      <w:r>
        <w:t xml:space="preserve">        }</w:t>
      </w:r>
    </w:p>
    <w:p w14:paraId="0D7B6690" w14:textId="195D1E9C" w:rsidR="00D320EF" w:rsidRDefault="00C46A88" w:rsidP="00D320EF">
      <w:pPr>
        <w:pStyle w:val="NormalWeb"/>
        <w:shd w:val="clear" w:color="auto" w:fill="FFFFFF"/>
        <w:spacing w:before="0" w:beforeAutospacing="0" w:after="150" w:afterAutospacing="0"/>
        <w:textAlignment w:val="baseline"/>
        <w:rPr>
          <w:rFonts w:ascii="Arial" w:hAnsi="Arial" w:cs="Arial"/>
          <w:color w:val="273239"/>
          <w:spacing w:val="2"/>
          <w:sz w:val="26"/>
          <w:szCs w:val="26"/>
        </w:rPr>
      </w:pPr>
      <w:r>
        <w:lastRenderedPageBreak/>
        <w:t>2)</w:t>
      </w:r>
      <w:r w:rsidR="00D320EF" w:rsidRPr="00D320EF">
        <w:rPr>
          <w:rFonts w:ascii="Arial" w:hAnsi="Arial" w:cs="Arial"/>
          <w:color w:val="273239"/>
          <w:spacing w:val="2"/>
          <w:sz w:val="26"/>
          <w:szCs w:val="26"/>
        </w:rPr>
        <w:t xml:space="preserve"> </w:t>
      </w:r>
      <w:r w:rsidR="00D320EF">
        <w:rPr>
          <w:rFonts w:ascii="Arial" w:hAnsi="Arial" w:cs="Arial"/>
          <w:color w:val="273239"/>
          <w:spacing w:val="2"/>
          <w:sz w:val="26"/>
          <w:szCs w:val="26"/>
        </w:rPr>
        <w:t>Given an unsorted array of size n. Array elements are in the range from 1 to n. One number from set {1, 2, …n} is missing and one number occurs twice in the array. Find these two numbers.</w:t>
      </w:r>
    </w:p>
    <w:p w14:paraId="521A5839" w14:textId="77777777" w:rsidR="00D320EF" w:rsidRDefault="00D320EF" w:rsidP="00D320E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Examples:</w:t>
      </w:r>
      <w:r>
        <w:rPr>
          <w:rFonts w:ascii="Arial" w:hAnsi="Arial" w:cs="Arial"/>
          <w:color w:val="273239"/>
          <w:spacing w:val="2"/>
          <w:sz w:val="26"/>
          <w:szCs w:val="26"/>
        </w:rPr>
        <w:t> </w:t>
      </w:r>
    </w:p>
    <w:p w14:paraId="57B763DA" w14:textId="77777777" w:rsidR="00D320EF" w:rsidRDefault="00D320EF" w:rsidP="00D320EF">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w:t>
      </w:r>
      <w:r>
        <w:rPr>
          <w:rStyle w:val="Strong"/>
          <w:rFonts w:ascii="Consolas" w:hAnsi="Consolas"/>
          <w:color w:val="273239"/>
          <w:spacing w:val="2"/>
          <w:sz w:val="24"/>
          <w:szCs w:val="24"/>
          <w:bdr w:val="none" w:sz="0" w:space="0" w:color="auto" w:frame="1"/>
        </w:rPr>
        <w:t>Input:</w:t>
      </w:r>
      <w:r>
        <w:rPr>
          <w:rFonts w:ascii="Consolas" w:hAnsi="Consolas"/>
          <w:color w:val="273239"/>
          <w:spacing w:val="2"/>
          <w:sz w:val="24"/>
          <w:szCs w:val="24"/>
        </w:rPr>
        <w:t xml:space="preserve"> arr[] = {3, 1, 3}</w:t>
      </w:r>
    </w:p>
    <w:p w14:paraId="317E7BF6" w14:textId="77777777" w:rsidR="00D320EF" w:rsidRDefault="00D320EF" w:rsidP="00D320EF">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Output:</w:t>
      </w:r>
      <w:r>
        <w:rPr>
          <w:rFonts w:ascii="Consolas" w:hAnsi="Consolas"/>
          <w:color w:val="273239"/>
          <w:spacing w:val="2"/>
          <w:sz w:val="24"/>
          <w:szCs w:val="24"/>
        </w:rPr>
        <w:t xml:space="preserve"> Missing = 2, Repeating = 3</w:t>
      </w:r>
    </w:p>
    <w:p w14:paraId="5C665712" w14:textId="77777777" w:rsidR="00D320EF" w:rsidRDefault="00D320EF" w:rsidP="00D320EF">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Explanation:</w:t>
      </w:r>
      <w:r>
        <w:rPr>
          <w:rFonts w:ascii="Consolas" w:hAnsi="Consolas"/>
          <w:color w:val="273239"/>
          <w:spacing w:val="2"/>
          <w:sz w:val="24"/>
          <w:szCs w:val="24"/>
        </w:rPr>
        <w:t xml:space="preserve"> In the array, </w:t>
      </w:r>
    </w:p>
    <w:p w14:paraId="5D272B0C" w14:textId="649D155A" w:rsidR="00D320EF" w:rsidRDefault="00D320EF" w:rsidP="00D320EF">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2 is missing and 3 occurs twice</w:t>
      </w:r>
    </w:p>
    <w:p w14:paraId="794903BF" w14:textId="77777777" w:rsidR="00D320EF" w:rsidRDefault="00D320EF" w:rsidP="00D320EF">
      <w:pPr>
        <w:pStyle w:val="HTMLPreformatted"/>
        <w:textAlignment w:val="baseline"/>
        <w:rPr>
          <w:rFonts w:ascii="Consolas" w:hAnsi="Consolas"/>
          <w:color w:val="273239"/>
          <w:spacing w:val="2"/>
          <w:sz w:val="24"/>
          <w:szCs w:val="24"/>
        </w:rPr>
      </w:pPr>
    </w:p>
    <w:p w14:paraId="1631EAFE" w14:textId="42AB5F93" w:rsidR="00C46A88" w:rsidRDefault="00C46A88" w:rsidP="00C46A88">
      <w:r>
        <w:t>:</w:t>
      </w:r>
      <w:r w:rsidRPr="00C46A88">
        <w:t xml:space="preserve"> </w:t>
      </w:r>
      <w:r>
        <w:t>int *findTwoElement(int *arr, int n) {</w:t>
      </w:r>
    </w:p>
    <w:p w14:paraId="58A6D1C1" w14:textId="348DED96" w:rsidR="00C46A88" w:rsidRDefault="00C46A88" w:rsidP="00C46A88">
      <w:r>
        <w:t xml:space="preserve">        // code her</w:t>
      </w:r>
      <w:r w:rsidR="00903A50">
        <w:t>e</w:t>
      </w:r>
      <w:r>
        <w:t xml:space="preserve">       </w:t>
      </w:r>
      <w:r w:rsidR="00903A50">
        <w:t xml:space="preserve">                                                                                                </w:t>
      </w:r>
    </w:p>
    <w:p w14:paraId="12C9B3EE" w14:textId="77777777" w:rsidR="00C46A88" w:rsidRDefault="00C46A88" w:rsidP="00C46A88">
      <w:r>
        <w:t xml:space="preserve">        int slow=arr[0];</w:t>
      </w:r>
    </w:p>
    <w:p w14:paraId="5F086AA1" w14:textId="77777777" w:rsidR="00C46A88" w:rsidRDefault="00C46A88" w:rsidP="00C46A88">
      <w:r>
        <w:t xml:space="preserve">        int fast=arr[0];</w:t>
      </w:r>
    </w:p>
    <w:p w14:paraId="60EF9307" w14:textId="79A496DA" w:rsidR="00C46A88" w:rsidRDefault="00C46A88" w:rsidP="008B781D">
      <w:pPr>
        <w:tabs>
          <w:tab w:val="left" w:pos="18180"/>
        </w:tabs>
      </w:pPr>
      <w:r>
        <w:t xml:space="preserve">        do{</w:t>
      </w:r>
      <w:r w:rsidR="008B781D">
        <w:tab/>
      </w:r>
    </w:p>
    <w:p w14:paraId="61E86D00" w14:textId="77777777" w:rsidR="00C46A88" w:rsidRDefault="00C46A88" w:rsidP="00C46A88">
      <w:r>
        <w:t xml:space="preserve">            slow=arr[slow];</w:t>
      </w:r>
    </w:p>
    <w:p w14:paraId="2CAA83B3" w14:textId="77777777" w:rsidR="00C46A88" w:rsidRDefault="00C46A88" w:rsidP="00C46A88">
      <w:r>
        <w:t xml:space="preserve">            fast=arr[arr[fast]];</w:t>
      </w:r>
    </w:p>
    <w:p w14:paraId="248B36AE" w14:textId="77777777" w:rsidR="00C46A88" w:rsidRDefault="00C46A88" w:rsidP="00C46A88">
      <w:r>
        <w:t xml:space="preserve">        }while(slow!=fast);</w:t>
      </w:r>
    </w:p>
    <w:p w14:paraId="0BBD8416" w14:textId="77777777" w:rsidR="00C46A88" w:rsidRDefault="00C46A88" w:rsidP="00C46A88">
      <w:r>
        <w:t xml:space="preserve">        fast=arr[0];</w:t>
      </w:r>
    </w:p>
    <w:p w14:paraId="0080EF6D" w14:textId="7CA73C54" w:rsidR="00C46A88" w:rsidRDefault="00C46A88" w:rsidP="00EE79C6">
      <w:pPr>
        <w:tabs>
          <w:tab w:val="left" w:pos="3636"/>
        </w:tabs>
      </w:pPr>
      <w:r>
        <w:t xml:space="preserve">        while(slow!=fast)</w:t>
      </w:r>
      <w:r w:rsidR="00EE79C6">
        <w:tab/>
      </w:r>
    </w:p>
    <w:p w14:paraId="6D6DDB3F" w14:textId="77777777" w:rsidR="00C46A88" w:rsidRDefault="00C46A88" w:rsidP="00C46A88">
      <w:r>
        <w:t xml:space="preserve">        {</w:t>
      </w:r>
    </w:p>
    <w:p w14:paraId="2A80F800" w14:textId="77777777" w:rsidR="00C46A88" w:rsidRDefault="00C46A88" w:rsidP="00C46A88">
      <w:r>
        <w:t xml:space="preserve">            slow=arr[slow];</w:t>
      </w:r>
    </w:p>
    <w:p w14:paraId="30B6DD9C" w14:textId="77777777" w:rsidR="00C46A88" w:rsidRDefault="00C46A88" w:rsidP="00C46A88">
      <w:r>
        <w:t xml:space="preserve">            fast=arr[fast];</w:t>
      </w:r>
    </w:p>
    <w:p w14:paraId="726079B1" w14:textId="77777777" w:rsidR="00C46A88" w:rsidRDefault="00C46A88" w:rsidP="00C46A88">
      <w:r>
        <w:t xml:space="preserve">        }</w:t>
      </w:r>
    </w:p>
    <w:p w14:paraId="7A297B33" w14:textId="77777777" w:rsidR="00C46A88" w:rsidRDefault="00C46A88" w:rsidP="00C46A88">
      <w:r>
        <w:t xml:space="preserve">        int sum=0;</w:t>
      </w:r>
    </w:p>
    <w:p w14:paraId="24685621" w14:textId="77777777" w:rsidR="00C46A88" w:rsidRDefault="00C46A88" w:rsidP="00C46A88">
      <w:r>
        <w:t xml:space="preserve">        for(int i=0;i&lt;n;i++)</w:t>
      </w:r>
    </w:p>
    <w:p w14:paraId="51BCFA8B" w14:textId="77777777" w:rsidR="00C46A88" w:rsidRDefault="00C46A88" w:rsidP="00C46A88">
      <w:r>
        <w:t xml:space="preserve">        {</w:t>
      </w:r>
    </w:p>
    <w:p w14:paraId="59E47612" w14:textId="77777777" w:rsidR="00C46A88" w:rsidRDefault="00C46A88" w:rsidP="00C46A88">
      <w:r>
        <w:t xml:space="preserve">            sum+=arr[i];</w:t>
      </w:r>
    </w:p>
    <w:p w14:paraId="2C9266A2" w14:textId="77777777" w:rsidR="00C46A88" w:rsidRDefault="00C46A88" w:rsidP="00C46A88">
      <w:r>
        <w:t xml:space="preserve">        }</w:t>
      </w:r>
    </w:p>
    <w:p w14:paraId="07782361" w14:textId="77777777" w:rsidR="00C46A88" w:rsidRDefault="00C46A88" w:rsidP="00C46A88">
      <w:r>
        <w:t xml:space="preserve">        int ans=sum-slow;</w:t>
      </w:r>
    </w:p>
    <w:p w14:paraId="26F20181" w14:textId="77777777" w:rsidR="00C46A88" w:rsidRDefault="00C46A88" w:rsidP="00C46A88">
      <w:r>
        <w:t xml:space="preserve">        int ans2=0;</w:t>
      </w:r>
    </w:p>
    <w:p w14:paraId="2D306D5C" w14:textId="77777777" w:rsidR="00C46A88" w:rsidRDefault="00C46A88" w:rsidP="00C46A88">
      <w:r>
        <w:t xml:space="preserve">        for(int i=1;i&lt;=n;i++)</w:t>
      </w:r>
    </w:p>
    <w:p w14:paraId="35E01E71" w14:textId="77777777" w:rsidR="00C46A88" w:rsidRDefault="00C46A88" w:rsidP="00C46A88">
      <w:r>
        <w:lastRenderedPageBreak/>
        <w:t xml:space="preserve">        ans2+=arr[i];</w:t>
      </w:r>
    </w:p>
    <w:p w14:paraId="71FC9B7B" w14:textId="77777777" w:rsidR="00C46A88" w:rsidRDefault="00C46A88" w:rsidP="00C46A88">
      <w:r>
        <w:t xml:space="preserve">        </w:t>
      </w:r>
    </w:p>
    <w:p w14:paraId="02E5B400" w14:textId="79841C82" w:rsidR="00C46A88" w:rsidRDefault="00C46A88" w:rsidP="00C46A88">
      <w:r>
        <w:t xml:space="preserve">        int*v=new int[2];</w:t>
      </w:r>
      <w:r w:rsidR="00BA72EA">
        <w:t xml:space="preserve">                                              *******SOMETHING NEW</w:t>
      </w:r>
      <w:r w:rsidR="00D15A2C">
        <w:t>*******</w:t>
      </w:r>
      <w:r w:rsidR="00BA72EA">
        <w:t xml:space="preserve"> RETURN POINTER*********</w:t>
      </w:r>
    </w:p>
    <w:p w14:paraId="41371048" w14:textId="77777777" w:rsidR="00C46A88" w:rsidRDefault="00C46A88" w:rsidP="00C46A88">
      <w:r>
        <w:t xml:space="preserve">        v[0]=slow;</w:t>
      </w:r>
    </w:p>
    <w:p w14:paraId="78788168" w14:textId="77777777" w:rsidR="00C46A88" w:rsidRDefault="00C46A88" w:rsidP="00C46A88">
      <w:r>
        <w:t xml:space="preserve">        v[1]=ans2-ans;</w:t>
      </w:r>
    </w:p>
    <w:p w14:paraId="42096F2A" w14:textId="77777777" w:rsidR="00C46A88" w:rsidRDefault="00C46A88" w:rsidP="00C46A88">
      <w:r>
        <w:t xml:space="preserve">        return v;</w:t>
      </w:r>
    </w:p>
    <w:p w14:paraId="3551A1A0" w14:textId="74400909" w:rsidR="00C46A88" w:rsidRDefault="00C46A88" w:rsidP="00C46A88">
      <w:r>
        <w:t xml:space="preserve">    }</w:t>
      </w:r>
      <w:r w:rsidR="00903A50">
        <w:t xml:space="preserve">       </w:t>
      </w:r>
    </w:p>
    <w:p w14:paraId="519F6ECD" w14:textId="55613BB0" w:rsidR="00903A50" w:rsidRDefault="00903A50" w:rsidP="00C46A88">
      <w:r>
        <w:t xml:space="preserve">                                                          </w:t>
      </w:r>
    </w:p>
    <w:p w14:paraId="02C96A5C" w14:textId="7EF92401" w:rsidR="00C46A88" w:rsidRDefault="00C46A88" w:rsidP="00C46A88">
      <w:r>
        <w:t xml:space="preserve">3)find duplicates in array </w:t>
      </w:r>
    </w:p>
    <w:p w14:paraId="7D6146DD" w14:textId="7EF563B3" w:rsidR="008757C5" w:rsidRDefault="008757C5" w:rsidP="008757C5">
      <w:r>
        <w:t xml:space="preserve"> </w:t>
      </w:r>
      <w:r w:rsidR="001E6FF0">
        <w:t>:</w:t>
      </w:r>
      <w:r>
        <w:t xml:space="preserve"> int findDuplicate(vector&lt;int&gt;&amp; nums) {</w:t>
      </w:r>
    </w:p>
    <w:p w14:paraId="17E88167" w14:textId="77777777" w:rsidR="008757C5" w:rsidRDefault="008757C5" w:rsidP="008757C5">
      <w:r>
        <w:t xml:space="preserve">        int slow=nums[0];</w:t>
      </w:r>
    </w:p>
    <w:p w14:paraId="4DB8FC4C" w14:textId="77777777" w:rsidR="008757C5" w:rsidRDefault="008757C5" w:rsidP="008757C5">
      <w:r>
        <w:t xml:space="preserve">        int fast=nums[0];</w:t>
      </w:r>
    </w:p>
    <w:p w14:paraId="4CB3CC12" w14:textId="77777777" w:rsidR="008757C5" w:rsidRDefault="008757C5" w:rsidP="008757C5">
      <w:r>
        <w:t xml:space="preserve">        do</w:t>
      </w:r>
    </w:p>
    <w:p w14:paraId="28A8ADED" w14:textId="77777777" w:rsidR="008757C5" w:rsidRDefault="008757C5" w:rsidP="008757C5">
      <w:r>
        <w:t xml:space="preserve">        {</w:t>
      </w:r>
    </w:p>
    <w:p w14:paraId="6A251956" w14:textId="77777777" w:rsidR="008757C5" w:rsidRDefault="008757C5" w:rsidP="008757C5">
      <w:r>
        <w:t xml:space="preserve">            slow=nums[slow];</w:t>
      </w:r>
    </w:p>
    <w:p w14:paraId="2C49F9F2" w14:textId="77777777" w:rsidR="008757C5" w:rsidRDefault="008757C5" w:rsidP="008757C5">
      <w:r>
        <w:t xml:space="preserve">            fast=nums[nums[fast]];</w:t>
      </w:r>
    </w:p>
    <w:p w14:paraId="2D067C80" w14:textId="77777777" w:rsidR="008757C5" w:rsidRDefault="008757C5" w:rsidP="008757C5">
      <w:r>
        <w:t xml:space="preserve">        }while(slow!=fast);</w:t>
      </w:r>
    </w:p>
    <w:p w14:paraId="6CE30E31" w14:textId="77777777" w:rsidR="008757C5" w:rsidRDefault="008757C5" w:rsidP="008757C5">
      <w:r>
        <w:t xml:space="preserve">        fast=nums[0];</w:t>
      </w:r>
    </w:p>
    <w:p w14:paraId="5DA469E1" w14:textId="77777777" w:rsidR="008757C5" w:rsidRDefault="008757C5" w:rsidP="008757C5">
      <w:r>
        <w:t xml:space="preserve">        while(slow!=fast)</w:t>
      </w:r>
    </w:p>
    <w:p w14:paraId="077ED527" w14:textId="77777777" w:rsidR="008757C5" w:rsidRDefault="008757C5" w:rsidP="008757C5">
      <w:r>
        <w:t xml:space="preserve">        {</w:t>
      </w:r>
    </w:p>
    <w:p w14:paraId="27C3E8AD" w14:textId="77777777" w:rsidR="008757C5" w:rsidRDefault="008757C5" w:rsidP="008757C5">
      <w:r>
        <w:t xml:space="preserve">            slow=nums[slow];</w:t>
      </w:r>
    </w:p>
    <w:p w14:paraId="21C1EE78" w14:textId="77777777" w:rsidR="008757C5" w:rsidRDefault="008757C5" w:rsidP="008757C5">
      <w:r>
        <w:t xml:space="preserve">            fast=nums[fast];</w:t>
      </w:r>
    </w:p>
    <w:p w14:paraId="27E63F39" w14:textId="77777777" w:rsidR="008757C5" w:rsidRDefault="008757C5" w:rsidP="008757C5">
      <w:r>
        <w:t xml:space="preserve">        }</w:t>
      </w:r>
    </w:p>
    <w:p w14:paraId="47142813" w14:textId="77777777" w:rsidR="008757C5" w:rsidRDefault="008757C5" w:rsidP="008757C5">
      <w:r>
        <w:t xml:space="preserve">        return slow;</w:t>
      </w:r>
    </w:p>
    <w:p w14:paraId="30A86C40" w14:textId="77777777" w:rsidR="008757C5" w:rsidRDefault="008757C5" w:rsidP="008757C5">
      <w:r>
        <w:t xml:space="preserve">    }</w:t>
      </w:r>
    </w:p>
    <w:p w14:paraId="5DD09DF0" w14:textId="3822D326" w:rsidR="00D320EF" w:rsidRDefault="00C46A88" w:rsidP="00D320EF">
      <w:pPr>
        <w:pStyle w:val="NormalWeb"/>
        <w:shd w:val="clear" w:color="auto" w:fill="FFFFFF"/>
        <w:spacing w:before="0" w:beforeAutospacing="0" w:after="150" w:afterAutospacing="0"/>
        <w:textAlignment w:val="baseline"/>
        <w:rPr>
          <w:rFonts w:ascii="Arial" w:hAnsi="Arial" w:cs="Arial"/>
          <w:color w:val="273239"/>
          <w:spacing w:val="2"/>
          <w:sz w:val="26"/>
          <w:szCs w:val="26"/>
        </w:rPr>
      </w:pPr>
      <w:r>
        <w:t>4)</w:t>
      </w:r>
      <w:r w:rsidR="00D320EF" w:rsidRPr="00D320EF">
        <w:rPr>
          <w:rFonts w:ascii="Arial" w:hAnsi="Arial" w:cs="Arial"/>
          <w:color w:val="273239"/>
          <w:spacing w:val="2"/>
          <w:sz w:val="26"/>
          <w:szCs w:val="26"/>
        </w:rPr>
        <w:t xml:space="preserve"> </w:t>
      </w:r>
      <w:r w:rsidR="00D320EF">
        <w:rPr>
          <w:rFonts w:ascii="Arial" w:hAnsi="Arial" w:cs="Arial"/>
          <w:color w:val="273239"/>
          <w:spacing w:val="2"/>
          <w:sz w:val="26"/>
          <w:szCs w:val="26"/>
        </w:rPr>
        <w:t>Given two sorted arrays, we need to merge them in O((n+m)*log(n+m)) time with O(1) extra space into a sorted array, when n is the size of the first array, and m is the size of the second array.</w:t>
      </w:r>
    </w:p>
    <w:p w14:paraId="2747E1E5" w14:textId="77777777" w:rsidR="00D320EF" w:rsidRDefault="00D320EF" w:rsidP="00D320E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w:t>
      </w:r>
      <w:r>
        <w:rPr>
          <w:rFonts w:ascii="Arial" w:hAnsi="Arial" w:cs="Arial"/>
          <w:color w:val="273239"/>
          <w:spacing w:val="2"/>
          <w:sz w:val="26"/>
          <w:szCs w:val="26"/>
        </w:rPr>
        <w:t>  </w:t>
      </w:r>
    </w:p>
    <w:p w14:paraId="0BB1E2A4" w14:textId="77777777" w:rsidR="00D320EF" w:rsidRDefault="00D320EF" w:rsidP="00D320EF">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lastRenderedPageBreak/>
        <w:t>Input:</w:t>
      </w:r>
      <w:r>
        <w:rPr>
          <w:rFonts w:ascii="Consolas" w:hAnsi="Consolas"/>
          <w:color w:val="273239"/>
          <w:spacing w:val="2"/>
          <w:sz w:val="24"/>
          <w:szCs w:val="24"/>
        </w:rPr>
        <w:t xml:space="preserve"> ar1[] = {10};</w:t>
      </w:r>
    </w:p>
    <w:p w14:paraId="425055E4" w14:textId="77777777" w:rsidR="00D320EF" w:rsidRDefault="00D320EF" w:rsidP="00D320EF">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ar2[] = {2, 3};</w:t>
      </w:r>
    </w:p>
    <w:p w14:paraId="1EFBDB08" w14:textId="77777777" w:rsidR="00D320EF" w:rsidRDefault="00D320EF" w:rsidP="00D320EF">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Output:</w:t>
      </w:r>
      <w:r>
        <w:rPr>
          <w:rFonts w:ascii="Consolas" w:hAnsi="Consolas"/>
          <w:color w:val="273239"/>
          <w:spacing w:val="2"/>
          <w:sz w:val="24"/>
          <w:szCs w:val="24"/>
        </w:rPr>
        <w:t xml:space="preserve"> ar1[] = {2}</w:t>
      </w:r>
    </w:p>
    <w:p w14:paraId="3F0E7528" w14:textId="77777777" w:rsidR="00D320EF" w:rsidRDefault="00D320EF" w:rsidP="00D320EF">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ar2[] = {3, 10}  </w:t>
      </w:r>
    </w:p>
    <w:p w14:paraId="15923AC0" w14:textId="28B162AA" w:rsidR="00C46A88" w:rsidRDefault="00C46A88" w:rsidP="008757C5"/>
    <w:p w14:paraId="6EBBCC53" w14:textId="4BCCC0E5" w:rsidR="00D27BFC" w:rsidRDefault="00D27BFC" w:rsidP="00D27BFC">
      <w:r>
        <w:t>:</w:t>
      </w:r>
      <w:r w:rsidRPr="00D27BFC">
        <w:t xml:space="preserve"> </w:t>
      </w:r>
      <w:r>
        <w:t xml:space="preserve">void merge(long long arr1[], long long arr2[], int n, int m)                                                                          </w:t>
      </w:r>
      <w:r w:rsidRPr="005D002F">
        <w:rPr>
          <w:color w:val="FF0000"/>
        </w:rPr>
        <w:t>***************not accepting due to high time complexity</w:t>
      </w:r>
      <w:r w:rsidR="00BA72EA" w:rsidRPr="005D002F">
        <w:rPr>
          <w:color w:val="FF0000"/>
        </w:rPr>
        <w:t>(INSERTION SORT)</w:t>
      </w:r>
      <w:r w:rsidRPr="005D002F">
        <w:rPr>
          <w:color w:val="FF0000"/>
        </w:rPr>
        <w:t>************</w:t>
      </w:r>
    </w:p>
    <w:p w14:paraId="359A71D5" w14:textId="6BE216D4" w:rsidR="00D27BFC" w:rsidRDefault="00D27BFC" w:rsidP="00D27BFC">
      <w:r>
        <w:t xml:space="preserve">        { </w:t>
      </w:r>
      <w:r w:rsidR="00BA72EA">
        <w:t xml:space="preserve">      </w:t>
      </w:r>
    </w:p>
    <w:p w14:paraId="010DBE97" w14:textId="77777777" w:rsidR="00D27BFC" w:rsidRDefault="00D27BFC" w:rsidP="00D27BFC">
      <w:r>
        <w:t xml:space="preserve">            // code here</w:t>
      </w:r>
    </w:p>
    <w:p w14:paraId="075561E7" w14:textId="77777777" w:rsidR="00D27BFC" w:rsidRDefault="00D27BFC" w:rsidP="00D27BFC">
      <w:r>
        <w:t xml:space="preserve">            for(int i=0;i&lt;n;i++)</w:t>
      </w:r>
    </w:p>
    <w:p w14:paraId="7199937D" w14:textId="77777777" w:rsidR="00D27BFC" w:rsidRDefault="00D27BFC" w:rsidP="00D27BFC">
      <w:r>
        <w:t xml:space="preserve">            {</w:t>
      </w:r>
    </w:p>
    <w:p w14:paraId="2BBC0D12" w14:textId="77777777" w:rsidR="00D27BFC" w:rsidRDefault="00D27BFC" w:rsidP="00D27BFC">
      <w:r>
        <w:t xml:space="preserve">                if(arr1[i]&gt;arr2[0])</w:t>
      </w:r>
    </w:p>
    <w:p w14:paraId="684E47EC" w14:textId="77777777" w:rsidR="00D27BFC" w:rsidRDefault="00D27BFC" w:rsidP="00D27BFC">
      <w:r>
        <w:t xml:space="preserve">                {</w:t>
      </w:r>
    </w:p>
    <w:p w14:paraId="1E2A2784" w14:textId="77777777" w:rsidR="00D27BFC" w:rsidRDefault="00D27BFC" w:rsidP="00D27BFC">
      <w:r>
        <w:t xml:space="preserve">                    swap(arr1[i],arr2[0]);</w:t>
      </w:r>
    </w:p>
    <w:p w14:paraId="523AB351" w14:textId="77777777" w:rsidR="00D27BFC" w:rsidRDefault="00D27BFC" w:rsidP="00D27BFC">
      <w:r>
        <w:t xml:space="preserve">                    sort(arr2,arr2+m);</w:t>
      </w:r>
    </w:p>
    <w:p w14:paraId="30FE0564" w14:textId="77777777" w:rsidR="00D27BFC" w:rsidRDefault="00D27BFC" w:rsidP="00D27BFC">
      <w:r>
        <w:t xml:space="preserve">                }</w:t>
      </w:r>
    </w:p>
    <w:p w14:paraId="1C219470" w14:textId="77777777" w:rsidR="00D27BFC" w:rsidRDefault="00D27BFC" w:rsidP="00D27BFC">
      <w:r>
        <w:t xml:space="preserve">            }</w:t>
      </w:r>
    </w:p>
    <w:p w14:paraId="38D0D86A" w14:textId="11639E21" w:rsidR="00D27BFC" w:rsidRDefault="00D27BFC" w:rsidP="00D27BFC">
      <w:r>
        <w:t xml:space="preserve">        }</w:t>
      </w:r>
    </w:p>
    <w:p w14:paraId="35B61EA6" w14:textId="0C1E9303" w:rsidR="00D27BFC" w:rsidRDefault="00D27BFC" w:rsidP="00D27BFC">
      <w:r>
        <w:t xml:space="preserve">                                                                                                                                                                               </w:t>
      </w:r>
      <w:r w:rsidR="008B10E6">
        <w:t>*********Discussion solution********</w:t>
      </w:r>
    </w:p>
    <w:p w14:paraId="55E740E2" w14:textId="77777777" w:rsidR="009A6DA6" w:rsidRDefault="009A6DA6" w:rsidP="009A6DA6">
      <w:r>
        <w:t xml:space="preserve">void merge(long long arr1[], long long arr2[], int n, int m) </w:t>
      </w:r>
    </w:p>
    <w:p w14:paraId="23B0F073" w14:textId="77777777" w:rsidR="009A6DA6" w:rsidRDefault="009A6DA6" w:rsidP="009A6DA6">
      <w:r>
        <w:t xml:space="preserve">        { </w:t>
      </w:r>
    </w:p>
    <w:p w14:paraId="56053727" w14:textId="77777777" w:rsidR="009A6DA6" w:rsidRDefault="009A6DA6" w:rsidP="009A6DA6">
      <w:r>
        <w:t xml:space="preserve">            // code here</w:t>
      </w:r>
    </w:p>
    <w:p w14:paraId="2121C908" w14:textId="77777777" w:rsidR="009A6DA6" w:rsidRDefault="009A6DA6" w:rsidP="009A6DA6">
      <w:r>
        <w:t xml:space="preserve">           int i=n-1;</w:t>
      </w:r>
    </w:p>
    <w:p w14:paraId="282A0708" w14:textId="77777777" w:rsidR="009A6DA6" w:rsidRDefault="009A6DA6" w:rsidP="009A6DA6">
      <w:r>
        <w:t xml:space="preserve">           int j=0;</w:t>
      </w:r>
    </w:p>
    <w:p w14:paraId="6F5C908D" w14:textId="77777777" w:rsidR="009A6DA6" w:rsidRDefault="009A6DA6" w:rsidP="009A6DA6">
      <w:r>
        <w:t xml:space="preserve">           while(i&gt;=0 &amp;&amp; j&lt;m){</w:t>
      </w:r>
    </w:p>
    <w:p w14:paraId="4D225879" w14:textId="77777777" w:rsidR="009A6DA6" w:rsidRDefault="009A6DA6" w:rsidP="009A6DA6">
      <w:r>
        <w:t xml:space="preserve">               if (arr1[i]&gt;arr2[j]){</w:t>
      </w:r>
    </w:p>
    <w:p w14:paraId="39A8FF7C" w14:textId="77777777" w:rsidR="009A6DA6" w:rsidRDefault="009A6DA6" w:rsidP="009A6DA6">
      <w:r>
        <w:t xml:space="preserve">                   swap(arr1[i],arr2[j]);</w:t>
      </w:r>
    </w:p>
    <w:p w14:paraId="235E169C" w14:textId="77777777" w:rsidR="009A6DA6" w:rsidRDefault="009A6DA6" w:rsidP="009A6DA6">
      <w:r>
        <w:t xml:space="preserve">                   i--;</w:t>
      </w:r>
    </w:p>
    <w:p w14:paraId="6B961AFD" w14:textId="55C22E35" w:rsidR="009A6DA6" w:rsidRDefault="009A6DA6" w:rsidP="009A6DA6">
      <w:r>
        <w:t xml:space="preserve">                   j++;</w:t>
      </w:r>
      <w:r w:rsidR="00D45142">
        <w:t>]</w:t>
      </w:r>
    </w:p>
    <w:p w14:paraId="78963E37" w14:textId="77777777" w:rsidR="009A6DA6" w:rsidRDefault="009A6DA6" w:rsidP="009A6DA6">
      <w:r>
        <w:t xml:space="preserve">               }</w:t>
      </w:r>
    </w:p>
    <w:p w14:paraId="36DDA9CF" w14:textId="77777777" w:rsidR="009A6DA6" w:rsidRDefault="009A6DA6" w:rsidP="009A6DA6">
      <w:r>
        <w:lastRenderedPageBreak/>
        <w:t xml:space="preserve">               else{</w:t>
      </w:r>
    </w:p>
    <w:p w14:paraId="70C83E57" w14:textId="77777777" w:rsidR="009A6DA6" w:rsidRDefault="009A6DA6" w:rsidP="009A6DA6">
      <w:r>
        <w:t xml:space="preserve">                   j++;</w:t>
      </w:r>
    </w:p>
    <w:p w14:paraId="4D0C8F22" w14:textId="77777777" w:rsidR="009A6DA6" w:rsidRDefault="009A6DA6" w:rsidP="009A6DA6">
      <w:r>
        <w:t xml:space="preserve">               }</w:t>
      </w:r>
    </w:p>
    <w:p w14:paraId="75DBEB2F" w14:textId="77777777" w:rsidR="009A6DA6" w:rsidRDefault="009A6DA6" w:rsidP="009A6DA6">
      <w:r>
        <w:t xml:space="preserve">           }</w:t>
      </w:r>
    </w:p>
    <w:p w14:paraId="10DA5021" w14:textId="77777777" w:rsidR="009A6DA6" w:rsidRDefault="009A6DA6" w:rsidP="009A6DA6">
      <w:r>
        <w:t xml:space="preserve">           sort(arr1,arr1+n);</w:t>
      </w:r>
    </w:p>
    <w:p w14:paraId="2240C4C0" w14:textId="77777777" w:rsidR="009A6DA6" w:rsidRDefault="009A6DA6" w:rsidP="009A6DA6">
      <w:r>
        <w:t xml:space="preserve">           sort(arr2,arr2+m);</w:t>
      </w:r>
    </w:p>
    <w:p w14:paraId="01E7F3C1" w14:textId="29C8CD86" w:rsidR="00D27BFC" w:rsidRDefault="009A6DA6" w:rsidP="009A6DA6">
      <w:r>
        <w:t xml:space="preserve">        }</w:t>
      </w:r>
    </w:p>
    <w:p w14:paraId="4AB398BD" w14:textId="1E9D5E60" w:rsidR="00933012" w:rsidRDefault="00D27BFC" w:rsidP="00933012">
      <w:pPr>
        <w:pStyle w:val="NormalWeb"/>
        <w:shd w:val="clear" w:color="auto" w:fill="FFFFFF"/>
        <w:spacing w:before="0" w:beforeAutospacing="0" w:after="240" w:afterAutospacing="0"/>
        <w:rPr>
          <w:rFonts w:ascii="Segoe UI" w:hAnsi="Segoe UI" w:cs="Segoe UI"/>
          <w:color w:val="263238"/>
          <w:sz w:val="21"/>
          <w:szCs w:val="21"/>
        </w:rPr>
      </w:pPr>
      <w:r>
        <w:t>5)</w:t>
      </w:r>
      <w:r w:rsidR="00933012" w:rsidRPr="00933012">
        <w:rPr>
          <w:rFonts w:ascii="Segoe UI" w:hAnsi="Segoe UI" w:cs="Segoe UI"/>
          <w:color w:val="263238"/>
          <w:sz w:val="21"/>
          <w:szCs w:val="21"/>
        </w:rPr>
        <w:t xml:space="preserve"> </w:t>
      </w:r>
      <w:r w:rsidR="00933012">
        <w:rPr>
          <w:rFonts w:ascii="Segoe UI" w:hAnsi="Segoe UI" w:cs="Segoe UI"/>
          <w:color w:val="263238"/>
          <w:sz w:val="21"/>
          <w:szCs w:val="21"/>
        </w:rPr>
        <w:t>Given an integer array </w:t>
      </w:r>
      <w:r w:rsidR="00933012">
        <w:rPr>
          <w:rStyle w:val="HTMLCode"/>
          <w:color w:val="546E7A"/>
          <w:shd w:val="clear" w:color="auto" w:fill="F7F9FA"/>
        </w:rPr>
        <w:t>nums</w:t>
      </w:r>
      <w:r w:rsidR="00933012">
        <w:rPr>
          <w:rFonts w:ascii="Segoe UI" w:hAnsi="Segoe UI" w:cs="Segoe UI"/>
          <w:color w:val="263238"/>
          <w:sz w:val="21"/>
          <w:szCs w:val="21"/>
        </w:rPr>
        <w:t>, find the contiguous subarray (containing at least one number) which has the largest sum and return </w:t>
      </w:r>
      <w:r w:rsidR="00933012">
        <w:rPr>
          <w:rStyle w:val="Emphasis"/>
          <w:rFonts w:ascii="Segoe UI" w:hAnsi="Segoe UI" w:cs="Segoe UI"/>
          <w:color w:val="263238"/>
          <w:sz w:val="21"/>
          <w:szCs w:val="21"/>
        </w:rPr>
        <w:t>its sum</w:t>
      </w:r>
      <w:r w:rsidR="00933012">
        <w:rPr>
          <w:rFonts w:ascii="Segoe UI" w:hAnsi="Segoe UI" w:cs="Segoe UI"/>
          <w:color w:val="263238"/>
          <w:sz w:val="21"/>
          <w:szCs w:val="21"/>
        </w:rPr>
        <w:t>.</w:t>
      </w:r>
    </w:p>
    <w:p w14:paraId="3E1BFA0C" w14:textId="77EADEB4" w:rsidR="00933012" w:rsidRDefault="00933012" w:rsidP="009330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subarray</w:t>
      </w:r>
      <w:r>
        <w:rPr>
          <w:rFonts w:ascii="Segoe UI" w:hAnsi="Segoe UI" w:cs="Segoe UI"/>
          <w:color w:val="263238"/>
          <w:sz w:val="21"/>
          <w:szCs w:val="21"/>
        </w:rPr>
        <w:t> is a </w:t>
      </w:r>
      <w:r>
        <w:rPr>
          <w:rStyle w:val="Strong"/>
          <w:rFonts w:ascii="Segoe UI" w:hAnsi="Segoe UI" w:cs="Segoe UI"/>
          <w:color w:val="263238"/>
          <w:sz w:val="21"/>
          <w:szCs w:val="21"/>
        </w:rPr>
        <w:t>contiguous</w:t>
      </w:r>
      <w:r>
        <w:rPr>
          <w:rFonts w:ascii="Segoe UI" w:hAnsi="Segoe UI" w:cs="Segoe UI"/>
          <w:color w:val="263238"/>
          <w:sz w:val="21"/>
          <w:szCs w:val="21"/>
        </w:rPr>
        <w:t> part of an array.</w:t>
      </w:r>
    </w:p>
    <w:p w14:paraId="52548349" w14:textId="7B7EC467" w:rsidR="00933012" w:rsidRDefault="00933012" w:rsidP="0093301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r w:rsidR="00624731">
        <w:rPr>
          <w:rStyle w:val="Strong"/>
          <w:rFonts w:ascii="Segoe UI" w:hAnsi="Segoe UI" w:cs="Segoe UI"/>
          <w:color w:val="263238"/>
          <w:sz w:val="21"/>
          <w:szCs w:val="21"/>
        </w:rPr>
        <w:t xml:space="preserve">                                                                                                                                  </w:t>
      </w:r>
    </w:p>
    <w:p w14:paraId="0F3D7B10" w14:textId="4A2136E3"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[-1</w:t>
      </w:r>
      <w:r w:rsidR="000C13DF">
        <w:rPr>
          <w:rFonts w:ascii="Consolas" w:hAnsi="Consolas"/>
          <w:color w:val="263238"/>
        </w:rPr>
        <w:t>,</w:t>
      </w:r>
      <w:r>
        <w:rPr>
          <w:rFonts w:ascii="Consolas" w:hAnsi="Consolas"/>
          <w:color w:val="263238"/>
        </w:rPr>
        <w:t>-3,4,-1,2,1,-5,4]</w:t>
      </w:r>
      <w:r w:rsidR="00624731" w:rsidRPr="00624731">
        <w:rPr>
          <w:rFonts w:ascii="Consolas" w:hAnsi="Consolas"/>
          <w:color w:val="263238"/>
        </w:rPr>
        <w:t xml:space="preserve"> </w:t>
      </w:r>
    </w:p>
    <w:p w14:paraId="44A6CBBC" w14:textId="77777777"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14:paraId="4DE2CA9B" w14:textId="77777777"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[4,-1,2,1] has the largest sum = 6.</w:t>
      </w:r>
    </w:p>
    <w:p w14:paraId="2BDDC38E" w14:textId="108377F3" w:rsidR="00D27BFC" w:rsidRDefault="00446C3D" w:rsidP="00D27BFC">
      <w:r w:rsidRPr="00B83F04">
        <w:rPr>
          <w:highlight w:val="cyan"/>
        </w:rPr>
        <w:t>(KADANE’S ALGORITHTM)</w:t>
      </w:r>
    </w:p>
    <w:p w14:paraId="2D198841" w14:textId="55161BF2" w:rsidR="00446C3D" w:rsidRDefault="00446C3D" w:rsidP="00446C3D">
      <w:r>
        <w:t>:</w:t>
      </w:r>
      <w:r w:rsidRPr="00446C3D">
        <w:t xml:space="preserve"> </w:t>
      </w:r>
      <w:r>
        <w:t>int maxSubArray(vector&lt;int&gt;&amp; nums) {</w:t>
      </w:r>
    </w:p>
    <w:p w14:paraId="478CFBEE" w14:textId="77777777" w:rsidR="00446C3D" w:rsidRDefault="00446C3D" w:rsidP="00446C3D">
      <w:r>
        <w:t xml:space="preserve">        int sum=0;</w:t>
      </w:r>
    </w:p>
    <w:p w14:paraId="06A9BCE5" w14:textId="77777777" w:rsidR="00446C3D" w:rsidRDefault="00446C3D" w:rsidP="00446C3D">
      <w:r>
        <w:t xml:space="preserve">        int maximum=INT_MIN;</w:t>
      </w:r>
    </w:p>
    <w:p w14:paraId="38C05217" w14:textId="77777777" w:rsidR="00446C3D" w:rsidRDefault="00446C3D" w:rsidP="00446C3D">
      <w:r>
        <w:t xml:space="preserve">        for(int i=0;i&lt;nums.size();i++)</w:t>
      </w:r>
    </w:p>
    <w:p w14:paraId="451A1F56" w14:textId="77777777" w:rsidR="00446C3D" w:rsidRDefault="00446C3D" w:rsidP="00446C3D">
      <w:r>
        <w:t xml:space="preserve">        {</w:t>
      </w:r>
    </w:p>
    <w:p w14:paraId="1630FE10" w14:textId="77777777" w:rsidR="00446C3D" w:rsidRDefault="00446C3D" w:rsidP="00446C3D">
      <w:r>
        <w:t xml:space="preserve">            sum+=nums[i];</w:t>
      </w:r>
    </w:p>
    <w:p w14:paraId="708F5ACA" w14:textId="77777777" w:rsidR="00446C3D" w:rsidRDefault="00446C3D" w:rsidP="00446C3D">
      <w:r>
        <w:t xml:space="preserve">            maximum=max(maximum,sum);</w:t>
      </w:r>
    </w:p>
    <w:p w14:paraId="469AF350" w14:textId="77777777" w:rsidR="00446C3D" w:rsidRDefault="00446C3D" w:rsidP="00446C3D">
      <w:r>
        <w:t xml:space="preserve">            if(sum&lt;0)</w:t>
      </w:r>
    </w:p>
    <w:p w14:paraId="41752EB0" w14:textId="77777777" w:rsidR="00446C3D" w:rsidRDefault="00446C3D" w:rsidP="00446C3D">
      <w:r>
        <w:t xml:space="preserve">                sum=0;</w:t>
      </w:r>
    </w:p>
    <w:p w14:paraId="478CDB9F" w14:textId="77777777" w:rsidR="00446C3D" w:rsidRDefault="00446C3D" w:rsidP="00446C3D">
      <w:r>
        <w:t xml:space="preserve">        }</w:t>
      </w:r>
    </w:p>
    <w:p w14:paraId="01D239C2" w14:textId="77777777" w:rsidR="00446C3D" w:rsidRDefault="00446C3D" w:rsidP="00446C3D">
      <w:r>
        <w:t xml:space="preserve">        return maximum;</w:t>
      </w:r>
    </w:p>
    <w:p w14:paraId="3BC91302" w14:textId="72E46B6D" w:rsidR="00446C3D" w:rsidRDefault="00446C3D" w:rsidP="00446C3D">
      <w:r>
        <w:t xml:space="preserve">    }</w:t>
      </w:r>
      <w:r w:rsidR="00E739D1">
        <w:t xml:space="preserve">   </w:t>
      </w:r>
    </w:p>
    <w:p w14:paraId="038F3F45" w14:textId="26BB9937" w:rsidR="00933012" w:rsidRDefault="007062C6" w:rsidP="00933012">
      <w:pPr>
        <w:pStyle w:val="NormalWeb"/>
        <w:shd w:val="clear" w:color="auto" w:fill="FFFFFF"/>
        <w:spacing w:before="0" w:beforeAutospacing="0" w:after="240" w:afterAutospacing="0"/>
        <w:rPr>
          <w:rFonts w:ascii="Segoe UI" w:hAnsi="Segoe UI" w:cs="Segoe UI"/>
          <w:color w:val="263238"/>
          <w:sz w:val="21"/>
          <w:szCs w:val="21"/>
        </w:rPr>
      </w:pPr>
      <w:r>
        <w:t>6)</w:t>
      </w:r>
      <w:r w:rsidR="00933012" w:rsidRPr="00933012">
        <w:rPr>
          <w:rFonts w:ascii="Segoe UI" w:hAnsi="Segoe UI" w:cs="Segoe UI"/>
          <w:color w:val="263238"/>
          <w:sz w:val="21"/>
          <w:szCs w:val="21"/>
        </w:rPr>
        <w:t xml:space="preserve"> </w:t>
      </w:r>
      <w:r w:rsidR="00933012">
        <w:rPr>
          <w:rFonts w:ascii="Segoe UI" w:hAnsi="Segoe UI" w:cs="Segoe UI"/>
          <w:color w:val="263238"/>
          <w:sz w:val="21"/>
          <w:szCs w:val="21"/>
        </w:rPr>
        <w:t>Given an array of </w:t>
      </w:r>
      <w:r w:rsidR="00933012">
        <w:rPr>
          <w:rStyle w:val="HTMLCode"/>
          <w:color w:val="546E7A"/>
          <w:shd w:val="clear" w:color="auto" w:fill="F7F9FA"/>
        </w:rPr>
        <w:t>intervals</w:t>
      </w:r>
      <w:r w:rsidR="00933012">
        <w:rPr>
          <w:rFonts w:ascii="Segoe UI" w:hAnsi="Segoe UI" w:cs="Segoe UI"/>
          <w:color w:val="263238"/>
          <w:sz w:val="21"/>
          <w:szCs w:val="21"/>
        </w:rPr>
        <w:t> where </w:t>
      </w:r>
      <w:r w:rsidR="00933012">
        <w:rPr>
          <w:rStyle w:val="HTMLCode"/>
          <w:color w:val="546E7A"/>
          <w:shd w:val="clear" w:color="auto" w:fill="F7F9FA"/>
        </w:rPr>
        <w:t>intervals[i] = [start</w:t>
      </w:r>
      <w:r w:rsidR="00933012">
        <w:rPr>
          <w:rStyle w:val="HTMLCode"/>
          <w:color w:val="546E7A"/>
          <w:sz w:val="15"/>
          <w:szCs w:val="15"/>
          <w:shd w:val="clear" w:color="auto" w:fill="F7F9FA"/>
          <w:vertAlign w:val="subscript"/>
        </w:rPr>
        <w:t>i</w:t>
      </w:r>
      <w:r w:rsidR="00933012">
        <w:rPr>
          <w:rStyle w:val="HTMLCode"/>
          <w:color w:val="546E7A"/>
          <w:shd w:val="clear" w:color="auto" w:fill="F7F9FA"/>
        </w:rPr>
        <w:t>, end</w:t>
      </w:r>
      <w:r w:rsidR="00933012">
        <w:rPr>
          <w:rStyle w:val="HTMLCode"/>
          <w:color w:val="546E7A"/>
          <w:sz w:val="15"/>
          <w:szCs w:val="15"/>
          <w:shd w:val="clear" w:color="auto" w:fill="F7F9FA"/>
          <w:vertAlign w:val="subscript"/>
        </w:rPr>
        <w:t>i</w:t>
      </w:r>
      <w:r w:rsidR="00933012">
        <w:rPr>
          <w:rStyle w:val="HTMLCode"/>
          <w:color w:val="546E7A"/>
          <w:shd w:val="clear" w:color="auto" w:fill="F7F9FA"/>
        </w:rPr>
        <w:t>]</w:t>
      </w:r>
      <w:r w:rsidR="00933012">
        <w:rPr>
          <w:rFonts w:ascii="Segoe UI" w:hAnsi="Segoe UI" w:cs="Segoe UI"/>
          <w:color w:val="263238"/>
          <w:sz w:val="21"/>
          <w:szCs w:val="21"/>
        </w:rPr>
        <w:t>, merge all overlapping intervals, and return </w:t>
      </w:r>
      <w:r w:rsidR="00933012">
        <w:rPr>
          <w:rStyle w:val="Emphasis"/>
          <w:rFonts w:ascii="Segoe UI" w:hAnsi="Segoe UI" w:cs="Segoe UI"/>
          <w:color w:val="263238"/>
          <w:sz w:val="21"/>
          <w:szCs w:val="21"/>
        </w:rPr>
        <w:t>an array of the non-overlapping intervals that cover all the intervals in the input</w:t>
      </w:r>
      <w:r w:rsidR="00933012">
        <w:rPr>
          <w:rFonts w:ascii="Segoe UI" w:hAnsi="Segoe UI" w:cs="Segoe UI"/>
          <w:color w:val="263238"/>
          <w:sz w:val="21"/>
          <w:szCs w:val="21"/>
        </w:rPr>
        <w:t>. </w:t>
      </w:r>
    </w:p>
    <w:p w14:paraId="297ADB09" w14:textId="77777777" w:rsidR="00933012" w:rsidRDefault="00933012" w:rsidP="0093301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14:paraId="6931BF1C" w14:textId="77777777"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[[1,3],[2,6],[8,10],[15,18]]</w:t>
      </w:r>
    </w:p>
    <w:p w14:paraId="347D8305" w14:textId="08E8C1CE"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[[1,6],[8,10],[15,18]]</w:t>
      </w:r>
    </w:p>
    <w:p w14:paraId="4E18153B" w14:textId="77777777" w:rsidR="00933012" w:rsidRDefault="00933012" w:rsidP="0093301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Since intervals [1,3] and [2,6] overlaps, merge them into [1,6].</w:t>
      </w:r>
    </w:p>
    <w:p w14:paraId="4109EBD5" w14:textId="0CF35E0A" w:rsidR="00535E15" w:rsidRDefault="007062C6" w:rsidP="00535E15">
      <w:r>
        <w:t xml:space="preserve">: </w:t>
      </w:r>
      <w:r w:rsidR="00535E15">
        <w:t>vector&lt;vector&lt;int&gt;&gt; merge(vector&lt;vector&lt;int&gt;&gt;&amp; intervals) {</w:t>
      </w:r>
    </w:p>
    <w:p w14:paraId="34A92FE8" w14:textId="77777777" w:rsidR="00535E15" w:rsidRDefault="00535E15" w:rsidP="00535E15">
      <w:r>
        <w:t xml:space="preserve">        vector&lt;vector&lt;int&gt;&gt;v;</w:t>
      </w:r>
    </w:p>
    <w:p w14:paraId="599FB5D7" w14:textId="77777777" w:rsidR="00535E15" w:rsidRDefault="00535E15" w:rsidP="00535E15">
      <w:r>
        <w:t xml:space="preserve">        if(intervals.size()==0)</w:t>
      </w:r>
    </w:p>
    <w:p w14:paraId="5F0FDBC9" w14:textId="77777777" w:rsidR="00535E15" w:rsidRDefault="00535E15" w:rsidP="00535E15">
      <w:r>
        <w:t xml:space="preserve">            return v;</w:t>
      </w:r>
    </w:p>
    <w:p w14:paraId="7E6F9052" w14:textId="77777777" w:rsidR="00535E15" w:rsidRDefault="00535E15" w:rsidP="00535E15">
      <w:r>
        <w:t xml:space="preserve">        sort(intervals.begin(),intervals.end());</w:t>
      </w:r>
    </w:p>
    <w:p w14:paraId="1900A5FC" w14:textId="77777777" w:rsidR="00535E15" w:rsidRDefault="00535E15" w:rsidP="00535E15">
      <w:r>
        <w:t xml:space="preserve">        vector&lt;int&gt;v1=intervals[0];</w:t>
      </w:r>
    </w:p>
    <w:p w14:paraId="48EC6254" w14:textId="77777777" w:rsidR="00535E15" w:rsidRDefault="00535E15" w:rsidP="00535E15">
      <w:r>
        <w:t xml:space="preserve">        for(auto i:intervals)</w:t>
      </w:r>
    </w:p>
    <w:p w14:paraId="2F8509AE" w14:textId="77777777" w:rsidR="00535E15" w:rsidRDefault="00535E15" w:rsidP="00535E15">
      <w:r>
        <w:t xml:space="preserve">        {</w:t>
      </w:r>
    </w:p>
    <w:p w14:paraId="1DD137E6" w14:textId="77777777" w:rsidR="00535E15" w:rsidRDefault="00535E15" w:rsidP="00535E15">
      <w:r>
        <w:t xml:space="preserve">            if(i[0]&lt;=v1[1])</w:t>
      </w:r>
    </w:p>
    <w:p w14:paraId="7E5A244E" w14:textId="77777777" w:rsidR="00535E15" w:rsidRDefault="00535E15" w:rsidP="00535E15">
      <w:r>
        <w:t xml:space="preserve">                v1[1]=max(i[1],v1[1]);</w:t>
      </w:r>
    </w:p>
    <w:p w14:paraId="632FB58D" w14:textId="77777777" w:rsidR="00535E15" w:rsidRDefault="00535E15" w:rsidP="00535E15">
      <w:r>
        <w:t xml:space="preserve">            else</w:t>
      </w:r>
    </w:p>
    <w:p w14:paraId="3854CDBF" w14:textId="77777777" w:rsidR="00535E15" w:rsidRDefault="00535E15" w:rsidP="00535E15">
      <w:r>
        <w:t xml:space="preserve">            {</w:t>
      </w:r>
    </w:p>
    <w:p w14:paraId="2865E4F7" w14:textId="77777777" w:rsidR="00535E15" w:rsidRDefault="00535E15" w:rsidP="00535E15">
      <w:r>
        <w:t xml:space="preserve">                v.push_back(v1);</w:t>
      </w:r>
    </w:p>
    <w:p w14:paraId="680DA3A1" w14:textId="77777777" w:rsidR="00535E15" w:rsidRDefault="00535E15" w:rsidP="00535E15">
      <w:r>
        <w:t xml:space="preserve">                v1=i;</w:t>
      </w:r>
    </w:p>
    <w:p w14:paraId="6E4B57C3" w14:textId="77777777" w:rsidR="00535E15" w:rsidRDefault="00535E15" w:rsidP="00535E15">
      <w:r>
        <w:t xml:space="preserve">            }</w:t>
      </w:r>
    </w:p>
    <w:p w14:paraId="5B72D2D8" w14:textId="77777777" w:rsidR="00535E15" w:rsidRDefault="00535E15" w:rsidP="00535E15">
      <w:r>
        <w:t xml:space="preserve">        }</w:t>
      </w:r>
    </w:p>
    <w:p w14:paraId="5F0F7DCF" w14:textId="77777777" w:rsidR="00535E15" w:rsidRDefault="00535E15" w:rsidP="00535E15">
      <w:r>
        <w:t xml:space="preserve">        v.push_back(v1);</w:t>
      </w:r>
    </w:p>
    <w:p w14:paraId="705A6A21" w14:textId="77777777" w:rsidR="00535E15" w:rsidRDefault="00535E15" w:rsidP="00535E15">
      <w:r>
        <w:t xml:space="preserve">        return v;</w:t>
      </w:r>
    </w:p>
    <w:p w14:paraId="1D1ECB4F" w14:textId="6C04697E" w:rsidR="007062C6" w:rsidRDefault="00535E15" w:rsidP="00535E15">
      <w:r>
        <w:t xml:space="preserve">      }</w:t>
      </w:r>
    </w:p>
    <w:p w14:paraId="3567F5BB" w14:textId="3BB38F28" w:rsidR="00451A13" w:rsidRDefault="00451A13" w:rsidP="00535E15">
      <w:r w:rsidRPr="00A66FFD">
        <w:rPr>
          <w:highlight w:val="cyan"/>
        </w:rPr>
        <w:t>ANOTHER VARIATION OF SAME APPROACH</w:t>
      </w:r>
    </w:p>
    <w:p w14:paraId="538CCBBE" w14:textId="77777777" w:rsidR="00A66FFD" w:rsidRPr="00A66FFD" w:rsidRDefault="00A66FFD" w:rsidP="00A66FFD">
      <w:pPr>
        <w:shd w:val="clear" w:color="auto" w:fill="FFFFFF"/>
        <w:spacing w:after="240" w:line="240" w:lineRule="auto"/>
        <w:rPr>
          <w:rFonts w:ascii="Segoe UI" w:eastAsia="Times New Roman" w:hAnsi="Segoe UI" w:cs="Segoe UI"/>
          <w:color w:val="263238"/>
          <w:sz w:val="21"/>
          <w:szCs w:val="21"/>
        </w:rPr>
      </w:pPr>
      <w:r w:rsidRPr="00A66FFD">
        <w:rPr>
          <w:rFonts w:ascii="Segoe UI" w:eastAsia="Times New Roman" w:hAnsi="Segoe UI" w:cs="Segoe UI"/>
          <w:color w:val="263238"/>
          <w:sz w:val="21"/>
          <w:szCs w:val="21"/>
        </w:rPr>
        <w:t>Given an array of intervals </w:t>
      </w:r>
      <w:r w:rsidRPr="00A66FFD">
        <w:rPr>
          <w:rFonts w:ascii="Courier New" w:eastAsia="Times New Roman" w:hAnsi="Courier New" w:cs="Courier New"/>
          <w:color w:val="546E7A"/>
          <w:sz w:val="20"/>
          <w:szCs w:val="20"/>
          <w:shd w:val="clear" w:color="auto" w:fill="F7F9FA"/>
        </w:rPr>
        <w:t>intervals</w:t>
      </w:r>
      <w:r w:rsidRPr="00A66FFD">
        <w:rPr>
          <w:rFonts w:ascii="Segoe UI" w:eastAsia="Times New Roman" w:hAnsi="Segoe UI" w:cs="Segoe UI"/>
          <w:color w:val="263238"/>
          <w:sz w:val="21"/>
          <w:szCs w:val="21"/>
        </w:rPr>
        <w:t> where </w:t>
      </w:r>
      <w:r w:rsidRPr="00A66FFD">
        <w:rPr>
          <w:rFonts w:ascii="Courier New" w:eastAsia="Times New Roman" w:hAnsi="Courier New" w:cs="Courier New"/>
          <w:color w:val="546E7A"/>
          <w:sz w:val="20"/>
          <w:szCs w:val="20"/>
          <w:shd w:val="clear" w:color="auto" w:fill="F7F9FA"/>
        </w:rPr>
        <w:t>intervals[i] = [start</w:t>
      </w:r>
      <w:r w:rsidRPr="00A66FFD">
        <w:rPr>
          <w:rFonts w:ascii="Courier New" w:eastAsia="Times New Roman" w:hAnsi="Courier New" w:cs="Courier New"/>
          <w:color w:val="546E7A"/>
          <w:sz w:val="15"/>
          <w:szCs w:val="15"/>
          <w:shd w:val="clear" w:color="auto" w:fill="F7F9FA"/>
          <w:vertAlign w:val="subscript"/>
        </w:rPr>
        <w:t>i</w:t>
      </w:r>
      <w:r w:rsidRPr="00A66FFD">
        <w:rPr>
          <w:rFonts w:ascii="Courier New" w:eastAsia="Times New Roman" w:hAnsi="Courier New" w:cs="Courier New"/>
          <w:color w:val="546E7A"/>
          <w:sz w:val="20"/>
          <w:szCs w:val="20"/>
          <w:shd w:val="clear" w:color="auto" w:fill="F7F9FA"/>
        </w:rPr>
        <w:t>, end</w:t>
      </w:r>
      <w:r w:rsidRPr="00A66FFD">
        <w:rPr>
          <w:rFonts w:ascii="Courier New" w:eastAsia="Times New Roman" w:hAnsi="Courier New" w:cs="Courier New"/>
          <w:color w:val="546E7A"/>
          <w:sz w:val="15"/>
          <w:szCs w:val="15"/>
          <w:shd w:val="clear" w:color="auto" w:fill="F7F9FA"/>
          <w:vertAlign w:val="subscript"/>
        </w:rPr>
        <w:t>i</w:t>
      </w:r>
      <w:r w:rsidRPr="00A66FFD">
        <w:rPr>
          <w:rFonts w:ascii="Courier New" w:eastAsia="Times New Roman" w:hAnsi="Courier New" w:cs="Courier New"/>
          <w:color w:val="546E7A"/>
          <w:sz w:val="20"/>
          <w:szCs w:val="20"/>
          <w:shd w:val="clear" w:color="auto" w:fill="F7F9FA"/>
        </w:rPr>
        <w:t>]</w:t>
      </w:r>
      <w:r w:rsidRPr="00A66FFD">
        <w:rPr>
          <w:rFonts w:ascii="Segoe UI" w:eastAsia="Times New Roman" w:hAnsi="Segoe UI" w:cs="Segoe UI"/>
          <w:color w:val="263238"/>
          <w:sz w:val="21"/>
          <w:szCs w:val="21"/>
        </w:rPr>
        <w:t>, return </w:t>
      </w:r>
      <w:r w:rsidRPr="00A66FFD">
        <w:rPr>
          <w:rFonts w:ascii="Segoe UI" w:eastAsia="Times New Roman" w:hAnsi="Segoe UI" w:cs="Segoe UI"/>
          <w:i/>
          <w:iCs/>
          <w:color w:val="263238"/>
          <w:sz w:val="21"/>
          <w:szCs w:val="21"/>
        </w:rPr>
        <w:t>the minimum number of intervals you need to remove to make the rest of the intervals non-overlapping</w:t>
      </w:r>
      <w:r w:rsidRPr="00A66FFD">
        <w:rPr>
          <w:rFonts w:ascii="Segoe UI" w:eastAsia="Times New Roman" w:hAnsi="Segoe UI" w:cs="Segoe UI"/>
          <w:color w:val="263238"/>
          <w:sz w:val="21"/>
          <w:szCs w:val="21"/>
        </w:rPr>
        <w:t>.</w:t>
      </w:r>
    </w:p>
    <w:p w14:paraId="5B711648" w14:textId="77777777" w:rsidR="00A66FFD" w:rsidRPr="00A66FFD" w:rsidRDefault="00A66FFD" w:rsidP="00A66FFD">
      <w:pPr>
        <w:shd w:val="clear" w:color="auto" w:fill="FFFFFF"/>
        <w:spacing w:after="240" w:line="240" w:lineRule="auto"/>
        <w:rPr>
          <w:rFonts w:ascii="Segoe UI" w:eastAsia="Times New Roman" w:hAnsi="Segoe UI" w:cs="Segoe UI"/>
          <w:color w:val="263238"/>
          <w:sz w:val="21"/>
          <w:szCs w:val="21"/>
        </w:rPr>
      </w:pPr>
      <w:r w:rsidRPr="00A66FFD">
        <w:rPr>
          <w:rFonts w:ascii="Segoe UI" w:eastAsia="Times New Roman" w:hAnsi="Segoe UI" w:cs="Segoe UI"/>
          <w:color w:val="263238"/>
          <w:sz w:val="21"/>
          <w:szCs w:val="21"/>
        </w:rPr>
        <w:t> </w:t>
      </w:r>
    </w:p>
    <w:p w14:paraId="1C70B554" w14:textId="77777777" w:rsidR="00A66FFD" w:rsidRPr="00A66FFD" w:rsidRDefault="00A66FFD" w:rsidP="00A66FFD">
      <w:pPr>
        <w:shd w:val="clear" w:color="auto" w:fill="FFFFFF"/>
        <w:spacing w:after="240" w:line="240" w:lineRule="auto"/>
        <w:rPr>
          <w:rFonts w:ascii="Segoe UI" w:eastAsia="Times New Roman" w:hAnsi="Segoe UI" w:cs="Segoe UI"/>
          <w:color w:val="263238"/>
          <w:sz w:val="21"/>
          <w:szCs w:val="21"/>
        </w:rPr>
      </w:pPr>
      <w:r w:rsidRPr="00A66FFD">
        <w:rPr>
          <w:rFonts w:ascii="Segoe UI" w:eastAsia="Times New Roman" w:hAnsi="Segoe UI" w:cs="Segoe UI"/>
          <w:b/>
          <w:bCs/>
          <w:color w:val="263238"/>
          <w:sz w:val="21"/>
          <w:szCs w:val="21"/>
        </w:rPr>
        <w:t>Example 1:</w:t>
      </w:r>
    </w:p>
    <w:p w14:paraId="2AE923F2" w14:textId="77777777" w:rsidR="00A66FFD" w:rsidRPr="00A66FFD" w:rsidRDefault="00A66FFD" w:rsidP="00A66F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6FFD">
        <w:rPr>
          <w:rFonts w:ascii="Consolas" w:eastAsia="Times New Roman" w:hAnsi="Consolas" w:cs="Courier New"/>
          <w:b/>
          <w:bCs/>
          <w:color w:val="263238"/>
          <w:sz w:val="20"/>
          <w:szCs w:val="20"/>
        </w:rPr>
        <w:lastRenderedPageBreak/>
        <w:t>Input:</w:t>
      </w:r>
      <w:r w:rsidRPr="00A66FFD">
        <w:rPr>
          <w:rFonts w:ascii="Consolas" w:eastAsia="Times New Roman" w:hAnsi="Consolas" w:cs="Courier New"/>
          <w:color w:val="263238"/>
          <w:sz w:val="20"/>
          <w:szCs w:val="20"/>
        </w:rPr>
        <w:t xml:space="preserve"> intervals = [[1,2],[2,3],[3,4],[1,3]]</w:t>
      </w:r>
    </w:p>
    <w:p w14:paraId="4D14B8E1" w14:textId="77777777" w:rsidR="00A66FFD" w:rsidRPr="00A66FFD" w:rsidRDefault="00A66FFD" w:rsidP="00A66F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6FFD">
        <w:rPr>
          <w:rFonts w:ascii="Consolas" w:eastAsia="Times New Roman" w:hAnsi="Consolas" w:cs="Courier New"/>
          <w:b/>
          <w:bCs/>
          <w:color w:val="263238"/>
          <w:sz w:val="20"/>
          <w:szCs w:val="20"/>
        </w:rPr>
        <w:t>Output:</w:t>
      </w:r>
      <w:r w:rsidRPr="00A66FFD">
        <w:rPr>
          <w:rFonts w:ascii="Consolas" w:eastAsia="Times New Roman" w:hAnsi="Consolas" w:cs="Courier New"/>
          <w:color w:val="263238"/>
          <w:sz w:val="20"/>
          <w:szCs w:val="20"/>
        </w:rPr>
        <w:t xml:space="preserve"> 1</w:t>
      </w:r>
    </w:p>
    <w:p w14:paraId="2F0571E5" w14:textId="77777777" w:rsidR="00A66FFD" w:rsidRPr="00A66FFD" w:rsidRDefault="00A66FFD" w:rsidP="00A66F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6FFD">
        <w:rPr>
          <w:rFonts w:ascii="Consolas" w:eastAsia="Times New Roman" w:hAnsi="Consolas" w:cs="Courier New"/>
          <w:b/>
          <w:bCs/>
          <w:color w:val="263238"/>
          <w:sz w:val="20"/>
          <w:szCs w:val="20"/>
        </w:rPr>
        <w:t>Explanation:</w:t>
      </w:r>
      <w:r w:rsidRPr="00A66FFD">
        <w:rPr>
          <w:rFonts w:ascii="Consolas" w:eastAsia="Times New Roman" w:hAnsi="Consolas" w:cs="Courier New"/>
          <w:color w:val="263238"/>
          <w:sz w:val="20"/>
          <w:szCs w:val="20"/>
        </w:rPr>
        <w:t xml:space="preserve"> [1,3] can be removed and the rest of the intervals are non-overlapping.</w:t>
      </w:r>
    </w:p>
    <w:p w14:paraId="6CD73D29" w14:textId="3CE0CEED" w:rsidR="00A66FFD" w:rsidRDefault="00A66FFD" w:rsidP="00A66FFD">
      <w:r>
        <w:t>:</w:t>
      </w:r>
      <w:r w:rsidRPr="00A66FFD">
        <w:t xml:space="preserve"> </w:t>
      </w:r>
      <w:r>
        <w:t>bool comp(vector&lt;int&gt;&amp;a,vector&lt;int&gt;&amp;b)</w:t>
      </w:r>
    </w:p>
    <w:p w14:paraId="18524C00" w14:textId="77777777" w:rsidR="00A66FFD" w:rsidRDefault="00A66FFD" w:rsidP="00A66FFD">
      <w:r>
        <w:t>{</w:t>
      </w:r>
    </w:p>
    <w:p w14:paraId="283A6A74" w14:textId="77777777" w:rsidR="00A66FFD" w:rsidRDefault="00A66FFD" w:rsidP="00A66FFD">
      <w:r>
        <w:t xml:space="preserve">    return a[1]&lt;b[1];</w:t>
      </w:r>
    </w:p>
    <w:p w14:paraId="64129E6F" w14:textId="77777777" w:rsidR="00A66FFD" w:rsidRDefault="00A66FFD" w:rsidP="00A66FFD">
      <w:r>
        <w:t>}</w:t>
      </w:r>
    </w:p>
    <w:p w14:paraId="3954EE4D" w14:textId="77777777" w:rsidR="00A66FFD" w:rsidRDefault="00A66FFD" w:rsidP="00A66FFD">
      <w:r>
        <w:t>class Solution {</w:t>
      </w:r>
    </w:p>
    <w:p w14:paraId="0A46E1FC" w14:textId="77777777" w:rsidR="00A66FFD" w:rsidRDefault="00A66FFD" w:rsidP="00A66FFD">
      <w:r>
        <w:t>public:</w:t>
      </w:r>
    </w:p>
    <w:p w14:paraId="5C582423" w14:textId="77777777" w:rsidR="00A66FFD" w:rsidRDefault="00A66FFD" w:rsidP="00A66FFD">
      <w:r>
        <w:t xml:space="preserve">    int eraseOverlapIntervals(vector&lt;vector&lt;int&gt;&gt;&amp; intervals) {</w:t>
      </w:r>
    </w:p>
    <w:p w14:paraId="3C6F3745" w14:textId="77777777" w:rsidR="00A66FFD" w:rsidRDefault="00A66FFD" w:rsidP="00A66FFD">
      <w:r>
        <w:t xml:space="preserve">        int ans=-1;</w:t>
      </w:r>
    </w:p>
    <w:p w14:paraId="11A822C4" w14:textId="77777777" w:rsidR="00A66FFD" w:rsidRDefault="00A66FFD" w:rsidP="00A66FFD">
      <w:r>
        <w:t xml:space="preserve">        sort(intervals.begin(),intervals.end(),comp);</w:t>
      </w:r>
    </w:p>
    <w:p w14:paraId="7A4A84BA" w14:textId="77777777" w:rsidR="00A66FFD" w:rsidRDefault="00A66FFD" w:rsidP="00A66FFD">
      <w:r>
        <w:t xml:space="preserve">        vector&lt;int&gt;temp=intervals[0];</w:t>
      </w:r>
    </w:p>
    <w:p w14:paraId="17D2D75F" w14:textId="77777777" w:rsidR="00A66FFD" w:rsidRDefault="00A66FFD" w:rsidP="00A66FFD">
      <w:r>
        <w:t xml:space="preserve">        for(auto it:intervals)</w:t>
      </w:r>
    </w:p>
    <w:p w14:paraId="0E9D1E79" w14:textId="77777777" w:rsidR="00A66FFD" w:rsidRDefault="00A66FFD" w:rsidP="00A66FFD">
      <w:r>
        <w:t xml:space="preserve">        {</w:t>
      </w:r>
    </w:p>
    <w:p w14:paraId="3CA6BBF5" w14:textId="77777777" w:rsidR="00A66FFD" w:rsidRDefault="00A66FFD" w:rsidP="00A66FFD">
      <w:r>
        <w:t xml:space="preserve">            if(temp[1]&gt;it[0])</w:t>
      </w:r>
    </w:p>
    <w:p w14:paraId="63858217" w14:textId="77777777" w:rsidR="00A66FFD" w:rsidRDefault="00A66FFD" w:rsidP="00A66FFD">
      <w:r>
        <w:t xml:space="preserve">            {</w:t>
      </w:r>
    </w:p>
    <w:p w14:paraId="13DC8F44" w14:textId="77777777" w:rsidR="00A66FFD" w:rsidRDefault="00A66FFD" w:rsidP="00A66FFD">
      <w:r>
        <w:t xml:space="preserve">               ans++;</w:t>
      </w:r>
    </w:p>
    <w:p w14:paraId="0F70CE31" w14:textId="77777777" w:rsidR="00A66FFD" w:rsidRDefault="00A66FFD" w:rsidP="00A66FFD">
      <w:r>
        <w:t xml:space="preserve">            }</w:t>
      </w:r>
    </w:p>
    <w:p w14:paraId="75A2E0E6" w14:textId="77777777" w:rsidR="00A66FFD" w:rsidRDefault="00A66FFD" w:rsidP="00A66FFD">
      <w:r>
        <w:t xml:space="preserve">            else</w:t>
      </w:r>
    </w:p>
    <w:p w14:paraId="049AD31E" w14:textId="77777777" w:rsidR="00A66FFD" w:rsidRDefault="00A66FFD" w:rsidP="00A66FFD">
      <w:r>
        <w:t xml:space="preserve">            temp=it;</w:t>
      </w:r>
    </w:p>
    <w:p w14:paraId="42A1C73E" w14:textId="77777777" w:rsidR="00A66FFD" w:rsidRDefault="00A66FFD" w:rsidP="00A66FFD">
      <w:r>
        <w:t xml:space="preserve">        }</w:t>
      </w:r>
    </w:p>
    <w:p w14:paraId="536568D8" w14:textId="77777777" w:rsidR="00A66FFD" w:rsidRDefault="00A66FFD" w:rsidP="00A66FFD">
      <w:r>
        <w:t xml:space="preserve">        return ans;</w:t>
      </w:r>
    </w:p>
    <w:p w14:paraId="7473FFB5" w14:textId="77777777" w:rsidR="00A66FFD" w:rsidRDefault="00A66FFD" w:rsidP="00A66FFD">
      <w:r>
        <w:t xml:space="preserve">    }</w:t>
      </w:r>
    </w:p>
    <w:p w14:paraId="6348E3B6" w14:textId="2125A968" w:rsidR="00A66FFD" w:rsidRDefault="00A66FFD" w:rsidP="00A66FFD">
      <w:r>
        <w:t>};</w:t>
      </w:r>
    </w:p>
    <w:p w14:paraId="6F474C28" w14:textId="6043942E" w:rsidR="00A50D5C" w:rsidRPr="00A50D5C" w:rsidRDefault="00A61631" w:rsidP="00A50D5C">
      <w:pPr>
        <w:pStyle w:val="NormalWeb"/>
        <w:shd w:val="clear" w:color="auto" w:fill="FFFFFF"/>
        <w:spacing w:before="0" w:beforeAutospacing="0" w:after="240" w:afterAutospacing="0"/>
        <w:rPr>
          <w:rFonts w:ascii="Segoe UI" w:hAnsi="Segoe UI" w:cs="Segoe UI"/>
          <w:color w:val="263238"/>
          <w:sz w:val="21"/>
          <w:szCs w:val="21"/>
        </w:rPr>
      </w:pPr>
      <w:r>
        <w:t>7)</w:t>
      </w:r>
      <w:r w:rsidR="00A50D5C" w:rsidRPr="00A50D5C">
        <w:rPr>
          <w:rFonts w:ascii="Segoe UI" w:hAnsi="Segoe UI" w:cs="Segoe UI"/>
          <w:color w:val="263238"/>
          <w:sz w:val="21"/>
          <w:szCs w:val="21"/>
        </w:rPr>
        <w:t xml:space="preserve"> Given an </w:t>
      </w:r>
      <w:r w:rsidR="00A50D5C" w:rsidRPr="00A50D5C">
        <w:rPr>
          <w:rFonts w:ascii="Courier New" w:hAnsi="Courier New" w:cs="Courier New"/>
          <w:color w:val="546E7A"/>
          <w:sz w:val="20"/>
          <w:szCs w:val="20"/>
          <w:shd w:val="clear" w:color="auto" w:fill="F7F9FA"/>
        </w:rPr>
        <w:t>m x n</w:t>
      </w:r>
      <w:r w:rsidR="00A50D5C" w:rsidRPr="00A50D5C">
        <w:rPr>
          <w:rFonts w:ascii="Segoe UI" w:hAnsi="Segoe UI" w:cs="Segoe UI"/>
          <w:color w:val="263238"/>
          <w:sz w:val="21"/>
          <w:szCs w:val="21"/>
        </w:rPr>
        <w:t> integer matrix </w:t>
      </w:r>
      <w:r w:rsidR="00A50D5C" w:rsidRPr="00A50D5C">
        <w:rPr>
          <w:rFonts w:ascii="Courier New" w:hAnsi="Courier New" w:cs="Courier New"/>
          <w:color w:val="546E7A"/>
          <w:sz w:val="20"/>
          <w:szCs w:val="20"/>
          <w:shd w:val="clear" w:color="auto" w:fill="F7F9FA"/>
        </w:rPr>
        <w:t>matrix</w:t>
      </w:r>
      <w:r w:rsidR="00A50D5C" w:rsidRPr="00A50D5C">
        <w:rPr>
          <w:rFonts w:ascii="Segoe UI" w:hAnsi="Segoe UI" w:cs="Segoe UI"/>
          <w:color w:val="263238"/>
          <w:sz w:val="21"/>
          <w:szCs w:val="21"/>
        </w:rPr>
        <w:t>, if an element is </w:t>
      </w:r>
      <w:r w:rsidR="00A50D5C" w:rsidRPr="00A50D5C">
        <w:rPr>
          <w:rFonts w:ascii="Courier New" w:hAnsi="Courier New" w:cs="Courier New"/>
          <w:color w:val="546E7A"/>
          <w:sz w:val="20"/>
          <w:szCs w:val="20"/>
          <w:shd w:val="clear" w:color="auto" w:fill="F7F9FA"/>
        </w:rPr>
        <w:t>0</w:t>
      </w:r>
      <w:r w:rsidR="00A50D5C" w:rsidRPr="00A50D5C">
        <w:rPr>
          <w:rFonts w:ascii="Segoe UI" w:hAnsi="Segoe UI" w:cs="Segoe UI"/>
          <w:color w:val="263238"/>
          <w:sz w:val="21"/>
          <w:szCs w:val="21"/>
        </w:rPr>
        <w:t>, set its entire row and column to </w:t>
      </w:r>
      <w:r w:rsidR="00A50D5C" w:rsidRPr="00A50D5C">
        <w:rPr>
          <w:rFonts w:ascii="Courier New" w:hAnsi="Courier New" w:cs="Courier New"/>
          <w:color w:val="546E7A"/>
          <w:sz w:val="20"/>
          <w:szCs w:val="20"/>
          <w:shd w:val="clear" w:color="auto" w:fill="F7F9FA"/>
        </w:rPr>
        <w:t>0</w:t>
      </w:r>
      <w:r w:rsidR="00A50D5C" w:rsidRPr="00A50D5C">
        <w:rPr>
          <w:rFonts w:ascii="Segoe UI" w:hAnsi="Segoe UI" w:cs="Segoe UI"/>
          <w:color w:val="263238"/>
          <w:sz w:val="21"/>
          <w:szCs w:val="21"/>
        </w:rPr>
        <w:t>'s, and return </w:t>
      </w:r>
      <w:r w:rsidR="00A50D5C" w:rsidRPr="00A50D5C">
        <w:rPr>
          <w:rFonts w:ascii="Segoe UI" w:hAnsi="Segoe UI" w:cs="Segoe UI"/>
          <w:i/>
          <w:iCs/>
          <w:color w:val="263238"/>
          <w:sz w:val="21"/>
          <w:szCs w:val="21"/>
        </w:rPr>
        <w:t>the matrix</w:t>
      </w:r>
      <w:r w:rsidR="00A50D5C" w:rsidRPr="00A50D5C">
        <w:rPr>
          <w:rFonts w:ascii="Segoe UI" w:hAnsi="Segoe UI" w:cs="Segoe UI"/>
          <w:color w:val="263238"/>
          <w:sz w:val="21"/>
          <w:szCs w:val="21"/>
        </w:rPr>
        <w:t>.</w:t>
      </w:r>
    </w:p>
    <w:p w14:paraId="1D419471"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color w:val="263238"/>
          <w:sz w:val="21"/>
          <w:szCs w:val="21"/>
        </w:rPr>
        <w:t>You must do it </w:t>
      </w:r>
      <w:hyperlink r:id="rId9" w:tgtFrame="_blank" w:history="1">
        <w:r w:rsidRPr="00A50D5C">
          <w:rPr>
            <w:rFonts w:ascii="Segoe UI" w:eastAsia="Times New Roman" w:hAnsi="Segoe UI" w:cs="Segoe UI"/>
            <w:color w:val="607D8B"/>
            <w:sz w:val="21"/>
            <w:szCs w:val="21"/>
            <w:u w:val="single"/>
          </w:rPr>
          <w:t>in place</w:t>
        </w:r>
      </w:hyperlink>
      <w:r w:rsidRPr="00A50D5C">
        <w:rPr>
          <w:rFonts w:ascii="Segoe UI" w:eastAsia="Times New Roman" w:hAnsi="Segoe UI" w:cs="Segoe UI"/>
          <w:color w:val="263238"/>
          <w:sz w:val="21"/>
          <w:szCs w:val="21"/>
        </w:rPr>
        <w:t>.</w:t>
      </w:r>
    </w:p>
    <w:p w14:paraId="77E87AE7"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color w:val="263238"/>
          <w:sz w:val="21"/>
          <w:szCs w:val="21"/>
        </w:rPr>
        <w:t> </w:t>
      </w:r>
    </w:p>
    <w:p w14:paraId="2CBFF78A"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b/>
          <w:bCs/>
          <w:color w:val="263238"/>
          <w:sz w:val="21"/>
          <w:szCs w:val="21"/>
        </w:rPr>
        <w:lastRenderedPageBreak/>
        <w:t>Example 1:</w:t>
      </w:r>
    </w:p>
    <w:p w14:paraId="5B883A47" w14:textId="1AE6107B" w:rsidR="00A50D5C" w:rsidRPr="00A50D5C" w:rsidRDefault="00A50D5C" w:rsidP="00A50D5C">
      <w:pPr>
        <w:spacing w:after="0" w:line="240" w:lineRule="auto"/>
        <w:rPr>
          <w:rFonts w:ascii="Times New Roman" w:eastAsia="Times New Roman" w:hAnsi="Times New Roman" w:cs="Times New Roman"/>
          <w:sz w:val="24"/>
          <w:szCs w:val="24"/>
        </w:rPr>
      </w:pPr>
      <w:r w:rsidRPr="00A50D5C">
        <w:rPr>
          <w:rFonts w:ascii="Times New Roman" w:eastAsia="Times New Roman" w:hAnsi="Times New Roman" w:cs="Times New Roman"/>
          <w:noProof/>
          <w:sz w:val="24"/>
          <w:szCs w:val="24"/>
        </w:rPr>
        <w:drawing>
          <wp:anchor distT="0" distB="0" distL="114300" distR="114300" simplePos="0" relativeHeight="251658241" behindDoc="0" locked="0" layoutInCell="1" allowOverlap="0" wp14:anchorId="0FCAB9D1" wp14:editId="410BEDB9">
            <wp:simplePos x="0" y="0"/>
            <wp:positionH relativeFrom="column">
              <wp:posOffset>0</wp:posOffset>
            </wp:positionH>
            <wp:positionV relativeFrom="paragraph">
              <wp:posOffset>0</wp:posOffset>
            </wp:positionV>
            <wp:extent cx="6528816" cy="2532888"/>
            <wp:effectExtent l="0" t="0" r="571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8816" cy="2532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0AB22" w14:textId="77777777" w:rsidR="00A50D5C" w:rsidRPr="00A50D5C" w:rsidRDefault="00A50D5C" w:rsidP="00A50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0D5C">
        <w:rPr>
          <w:rFonts w:ascii="Consolas" w:eastAsia="Times New Roman" w:hAnsi="Consolas" w:cs="Courier New"/>
          <w:b/>
          <w:bCs/>
          <w:color w:val="263238"/>
          <w:sz w:val="20"/>
          <w:szCs w:val="20"/>
        </w:rPr>
        <w:t>Input:</w:t>
      </w:r>
      <w:r w:rsidRPr="00A50D5C">
        <w:rPr>
          <w:rFonts w:ascii="Consolas" w:eastAsia="Times New Roman" w:hAnsi="Consolas" w:cs="Courier New"/>
          <w:color w:val="263238"/>
          <w:sz w:val="20"/>
          <w:szCs w:val="20"/>
        </w:rPr>
        <w:t xml:space="preserve"> matrix = [[1,1,1],[1,0,1],[1,1,1]]</w:t>
      </w:r>
    </w:p>
    <w:p w14:paraId="2A21FC10" w14:textId="77777777" w:rsidR="00A50D5C" w:rsidRPr="00A50D5C" w:rsidRDefault="00A50D5C" w:rsidP="00A50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0D5C">
        <w:rPr>
          <w:rFonts w:ascii="Consolas" w:eastAsia="Times New Roman" w:hAnsi="Consolas" w:cs="Courier New"/>
          <w:b/>
          <w:bCs/>
          <w:color w:val="263238"/>
          <w:sz w:val="20"/>
          <w:szCs w:val="20"/>
        </w:rPr>
        <w:t>Output:</w:t>
      </w:r>
      <w:r w:rsidRPr="00A50D5C">
        <w:rPr>
          <w:rFonts w:ascii="Consolas" w:eastAsia="Times New Roman" w:hAnsi="Consolas" w:cs="Courier New"/>
          <w:color w:val="263238"/>
          <w:sz w:val="20"/>
          <w:szCs w:val="20"/>
        </w:rPr>
        <w:t xml:space="preserve"> [[1,0,1],[0,0,0],[1,0,1]]</w:t>
      </w:r>
    </w:p>
    <w:p w14:paraId="58087A7B" w14:textId="74CFBAF1" w:rsidR="00A61631" w:rsidRDefault="00A61631" w:rsidP="00A61631">
      <w:r>
        <w:t>:</w:t>
      </w:r>
      <w:r w:rsidRPr="00A61631">
        <w:t xml:space="preserve"> </w:t>
      </w:r>
      <w:r>
        <w:t>void setZeroes(vector&lt;vector&lt;int&gt;&gt;&amp; matrix) {</w:t>
      </w:r>
    </w:p>
    <w:p w14:paraId="584FAD7A" w14:textId="77777777" w:rsidR="00A61631" w:rsidRDefault="00A61631" w:rsidP="00A61631">
      <w:r>
        <w:t xml:space="preserve">        int col_zero=1,row=matrix.size(),col=matrix[0].size();</w:t>
      </w:r>
    </w:p>
    <w:p w14:paraId="03BF17A3" w14:textId="77777777" w:rsidR="00A61631" w:rsidRDefault="00A61631" w:rsidP="00A61631">
      <w:r>
        <w:t xml:space="preserve">        for(int i=0;i&lt;row;i++)</w:t>
      </w:r>
    </w:p>
    <w:p w14:paraId="54FA746C" w14:textId="77777777" w:rsidR="00A61631" w:rsidRDefault="00A61631" w:rsidP="00A61631">
      <w:r>
        <w:t xml:space="preserve">        {</w:t>
      </w:r>
    </w:p>
    <w:p w14:paraId="27513385" w14:textId="77777777" w:rsidR="00A61631" w:rsidRDefault="00A61631" w:rsidP="00A61631">
      <w:r>
        <w:t xml:space="preserve">            if(matrix[i][0]==0)</w:t>
      </w:r>
    </w:p>
    <w:p w14:paraId="71323873" w14:textId="77777777" w:rsidR="00A61631" w:rsidRDefault="00A61631" w:rsidP="00A61631">
      <w:r>
        <w:t xml:space="preserve">                col_zero=0;</w:t>
      </w:r>
    </w:p>
    <w:p w14:paraId="2EAC8A64" w14:textId="77777777" w:rsidR="00A61631" w:rsidRDefault="00A61631" w:rsidP="00A61631">
      <w:r>
        <w:t xml:space="preserve">            for(int j=1;j&lt;col;j++)</w:t>
      </w:r>
    </w:p>
    <w:p w14:paraId="2C45E67C" w14:textId="77777777" w:rsidR="00A61631" w:rsidRDefault="00A61631" w:rsidP="00A61631">
      <w:r>
        <w:t xml:space="preserve">            {</w:t>
      </w:r>
    </w:p>
    <w:p w14:paraId="10A7F9D1" w14:textId="77777777" w:rsidR="00A61631" w:rsidRDefault="00A61631" w:rsidP="00A61631">
      <w:r>
        <w:t xml:space="preserve">                if(matrix[i][j]==0)</w:t>
      </w:r>
    </w:p>
    <w:p w14:paraId="17278771" w14:textId="77777777" w:rsidR="00A61631" w:rsidRDefault="00A61631" w:rsidP="00A61631">
      <w:r>
        <w:t xml:space="preserve">                    matrix[i][0]=matrix[0][j]=0;</w:t>
      </w:r>
    </w:p>
    <w:p w14:paraId="6283BC96" w14:textId="77777777" w:rsidR="00A61631" w:rsidRDefault="00A61631" w:rsidP="00A61631">
      <w:r>
        <w:t xml:space="preserve">            }</w:t>
      </w:r>
    </w:p>
    <w:p w14:paraId="72E6ABB8" w14:textId="77777777" w:rsidR="00A61631" w:rsidRDefault="00A61631" w:rsidP="00A61631">
      <w:r>
        <w:t xml:space="preserve">        }</w:t>
      </w:r>
    </w:p>
    <w:p w14:paraId="16569AE5" w14:textId="77777777" w:rsidR="00A61631" w:rsidRDefault="00A61631" w:rsidP="00A61631">
      <w:r>
        <w:t xml:space="preserve">        for(int i=row-1;i&gt;=0;i--)</w:t>
      </w:r>
    </w:p>
    <w:p w14:paraId="13811025" w14:textId="77777777" w:rsidR="00A61631" w:rsidRDefault="00A61631" w:rsidP="00A61631">
      <w:r>
        <w:t xml:space="preserve">        {</w:t>
      </w:r>
    </w:p>
    <w:p w14:paraId="595523D2" w14:textId="77777777" w:rsidR="00A61631" w:rsidRDefault="00A61631" w:rsidP="00A61631">
      <w:r>
        <w:t xml:space="preserve">            for(int j=col-1;j&gt;=1;j--)</w:t>
      </w:r>
    </w:p>
    <w:p w14:paraId="324C1AF6" w14:textId="77777777" w:rsidR="00A61631" w:rsidRDefault="00A61631" w:rsidP="00A61631">
      <w:r>
        <w:t xml:space="preserve">            {</w:t>
      </w:r>
    </w:p>
    <w:p w14:paraId="2CB329E2" w14:textId="77777777" w:rsidR="00A61631" w:rsidRDefault="00A61631" w:rsidP="00A61631">
      <w:r>
        <w:lastRenderedPageBreak/>
        <w:t xml:space="preserve">                if(matrix[i][0]==0||matrix[0][j]==0)</w:t>
      </w:r>
    </w:p>
    <w:p w14:paraId="705A86C2" w14:textId="77777777" w:rsidR="00A61631" w:rsidRDefault="00A61631" w:rsidP="00A61631">
      <w:r>
        <w:t xml:space="preserve">                    matrix[i][j]=0;</w:t>
      </w:r>
    </w:p>
    <w:p w14:paraId="5BF0C180" w14:textId="77777777" w:rsidR="00A61631" w:rsidRDefault="00A61631" w:rsidP="00A61631">
      <w:r>
        <w:t xml:space="preserve">            }</w:t>
      </w:r>
    </w:p>
    <w:p w14:paraId="3E3C439C" w14:textId="77777777" w:rsidR="00A61631" w:rsidRDefault="00A61631" w:rsidP="00A61631">
      <w:r>
        <w:t xml:space="preserve">            if(col_zero==0)</w:t>
      </w:r>
    </w:p>
    <w:p w14:paraId="28FA9808" w14:textId="77777777" w:rsidR="00A61631" w:rsidRDefault="00A61631" w:rsidP="00A61631">
      <w:r>
        <w:t xml:space="preserve">                matrix[i][0]=0;</w:t>
      </w:r>
    </w:p>
    <w:p w14:paraId="30A73503" w14:textId="77777777" w:rsidR="00A61631" w:rsidRDefault="00A61631" w:rsidP="00A61631">
      <w:r>
        <w:t xml:space="preserve">        }</w:t>
      </w:r>
    </w:p>
    <w:p w14:paraId="73DCD832" w14:textId="5FFA00BF" w:rsidR="00A61631" w:rsidRDefault="00A61631" w:rsidP="00A61631">
      <w:r>
        <w:t xml:space="preserve">    }</w:t>
      </w:r>
    </w:p>
    <w:p w14:paraId="28F9CCE2" w14:textId="6FE0D072" w:rsidR="00A50D5C" w:rsidRPr="00A50D5C" w:rsidRDefault="00A61631" w:rsidP="00A50D5C">
      <w:pPr>
        <w:pStyle w:val="NormalWeb"/>
        <w:shd w:val="clear" w:color="auto" w:fill="FFFFFF"/>
        <w:spacing w:before="0" w:beforeAutospacing="0" w:after="240" w:afterAutospacing="0"/>
        <w:rPr>
          <w:rFonts w:ascii="Segoe UI" w:hAnsi="Segoe UI" w:cs="Segoe UI"/>
          <w:color w:val="263238"/>
          <w:sz w:val="21"/>
          <w:szCs w:val="21"/>
        </w:rPr>
      </w:pPr>
      <w:r>
        <w:t>8)</w:t>
      </w:r>
      <w:r w:rsidR="00A50D5C" w:rsidRPr="00A50D5C">
        <w:rPr>
          <w:rFonts w:ascii="Segoe UI" w:hAnsi="Segoe UI" w:cs="Segoe UI"/>
          <w:color w:val="263238"/>
          <w:sz w:val="21"/>
          <w:szCs w:val="21"/>
        </w:rPr>
        <w:t xml:space="preserve"> Given an integer </w:t>
      </w:r>
      <w:r w:rsidR="00A50D5C" w:rsidRPr="00A50D5C">
        <w:rPr>
          <w:rFonts w:ascii="Courier New" w:hAnsi="Courier New" w:cs="Courier New"/>
          <w:color w:val="546E7A"/>
          <w:sz w:val="20"/>
          <w:szCs w:val="20"/>
          <w:shd w:val="clear" w:color="auto" w:fill="F7F9FA"/>
        </w:rPr>
        <w:t>numRows</w:t>
      </w:r>
      <w:r w:rsidR="00A50D5C" w:rsidRPr="00A50D5C">
        <w:rPr>
          <w:rFonts w:ascii="Segoe UI" w:hAnsi="Segoe UI" w:cs="Segoe UI"/>
          <w:color w:val="263238"/>
          <w:sz w:val="21"/>
          <w:szCs w:val="21"/>
        </w:rPr>
        <w:t>, return the first numRows of </w:t>
      </w:r>
      <w:r w:rsidR="00A50D5C" w:rsidRPr="00A50D5C">
        <w:rPr>
          <w:rFonts w:ascii="Segoe UI" w:hAnsi="Segoe UI" w:cs="Segoe UI"/>
          <w:b/>
          <w:bCs/>
          <w:color w:val="263238"/>
          <w:sz w:val="21"/>
          <w:szCs w:val="21"/>
        </w:rPr>
        <w:t>Pascal's triangle</w:t>
      </w:r>
      <w:r w:rsidR="00A50D5C" w:rsidRPr="00A50D5C">
        <w:rPr>
          <w:rFonts w:ascii="Segoe UI" w:hAnsi="Segoe UI" w:cs="Segoe UI"/>
          <w:color w:val="263238"/>
          <w:sz w:val="21"/>
          <w:szCs w:val="21"/>
        </w:rPr>
        <w:t>.</w:t>
      </w:r>
    </w:p>
    <w:p w14:paraId="1235C6E8"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color w:val="263238"/>
          <w:sz w:val="21"/>
          <w:szCs w:val="21"/>
        </w:rPr>
        <w:t>In </w:t>
      </w:r>
      <w:r w:rsidRPr="00A50D5C">
        <w:rPr>
          <w:rFonts w:ascii="Segoe UI" w:eastAsia="Times New Roman" w:hAnsi="Segoe UI" w:cs="Segoe UI"/>
          <w:b/>
          <w:bCs/>
          <w:color w:val="263238"/>
          <w:sz w:val="21"/>
          <w:szCs w:val="21"/>
        </w:rPr>
        <w:t>Pascal's triangle</w:t>
      </w:r>
      <w:r w:rsidRPr="00A50D5C">
        <w:rPr>
          <w:rFonts w:ascii="Segoe UI" w:eastAsia="Times New Roman" w:hAnsi="Segoe UI" w:cs="Segoe UI"/>
          <w:color w:val="263238"/>
          <w:sz w:val="21"/>
          <w:szCs w:val="21"/>
        </w:rPr>
        <w:t>, each number is the sum of the two numbers directly above it as shown:</w:t>
      </w:r>
    </w:p>
    <w:p w14:paraId="341C6CBA" w14:textId="77D0E639" w:rsidR="00A50D5C" w:rsidRPr="00A50D5C" w:rsidRDefault="00A50D5C" w:rsidP="00A50D5C">
      <w:pPr>
        <w:spacing w:after="0" w:line="240" w:lineRule="auto"/>
        <w:rPr>
          <w:rFonts w:ascii="Times New Roman" w:eastAsia="Times New Roman" w:hAnsi="Times New Roman" w:cs="Times New Roman"/>
          <w:sz w:val="24"/>
          <w:szCs w:val="24"/>
        </w:rPr>
      </w:pPr>
      <w:r w:rsidRPr="00A50D5C">
        <w:rPr>
          <w:rFonts w:ascii="Times New Roman" w:eastAsia="Times New Roman" w:hAnsi="Times New Roman" w:cs="Times New Roman"/>
          <w:noProof/>
          <w:sz w:val="24"/>
          <w:szCs w:val="24"/>
        </w:rPr>
        <w:drawing>
          <wp:inline distT="0" distB="0" distL="0" distR="0" wp14:anchorId="2199EBDA" wp14:editId="5F5916EA">
            <wp:extent cx="24765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2286000"/>
                    </a:xfrm>
                    <a:prstGeom prst="rect">
                      <a:avLst/>
                    </a:prstGeom>
                    <a:noFill/>
                    <a:ln>
                      <a:noFill/>
                    </a:ln>
                  </pic:spPr>
                </pic:pic>
              </a:graphicData>
            </a:graphic>
          </wp:inline>
        </w:drawing>
      </w:r>
    </w:p>
    <w:p w14:paraId="4183E91F"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color w:val="263238"/>
          <w:sz w:val="21"/>
          <w:szCs w:val="21"/>
        </w:rPr>
        <w:t> </w:t>
      </w:r>
    </w:p>
    <w:p w14:paraId="7C932406" w14:textId="77777777" w:rsidR="00A50D5C" w:rsidRPr="00A50D5C" w:rsidRDefault="00A50D5C" w:rsidP="00A50D5C">
      <w:pPr>
        <w:shd w:val="clear" w:color="auto" w:fill="FFFFFF"/>
        <w:spacing w:after="240" w:line="240" w:lineRule="auto"/>
        <w:rPr>
          <w:rFonts w:ascii="Segoe UI" w:eastAsia="Times New Roman" w:hAnsi="Segoe UI" w:cs="Segoe UI"/>
          <w:color w:val="263238"/>
          <w:sz w:val="21"/>
          <w:szCs w:val="21"/>
        </w:rPr>
      </w:pPr>
      <w:r w:rsidRPr="00A50D5C">
        <w:rPr>
          <w:rFonts w:ascii="Segoe UI" w:eastAsia="Times New Roman" w:hAnsi="Segoe UI" w:cs="Segoe UI"/>
          <w:b/>
          <w:bCs/>
          <w:color w:val="263238"/>
          <w:sz w:val="21"/>
          <w:szCs w:val="21"/>
        </w:rPr>
        <w:t>Example 1:</w:t>
      </w:r>
    </w:p>
    <w:p w14:paraId="33D9EB3F" w14:textId="77777777" w:rsidR="00A50D5C" w:rsidRPr="00A50D5C" w:rsidRDefault="00A50D5C" w:rsidP="00A50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0D5C">
        <w:rPr>
          <w:rFonts w:ascii="Consolas" w:eastAsia="Times New Roman" w:hAnsi="Consolas" w:cs="Courier New"/>
          <w:b/>
          <w:bCs/>
          <w:color w:val="263238"/>
          <w:sz w:val="20"/>
          <w:szCs w:val="20"/>
        </w:rPr>
        <w:t>Input:</w:t>
      </w:r>
      <w:r w:rsidRPr="00A50D5C">
        <w:rPr>
          <w:rFonts w:ascii="Consolas" w:eastAsia="Times New Roman" w:hAnsi="Consolas" w:cs="Courier New"/>
          <w:color w:val="263238"/>
          <w:sz w:val="20"/>
          <w:szCs w:val="20"/>
        </w:rPr>
        <w:t xml:space="preserve"> numRows = 5</w:t>
      </w:r>
    </w:p>
    <w:p w14:paraId="4A22AD79" w14:textId="77777777" w:rsidR="00A50D5C" w:rsidRPr="00A50D5C" w:rsidRDefault="00A50D5C" w:rsidP="00A50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0D5C">
        <w:rPr>
          <w:rFonts w:ascii="Consolas" w:eastAsia="Times New Roman" w:hAnsi="Consolas" w:cs="Courier New"/>
          <w:b/>
          <w:bCs/>
          <w:color w:val="263238"/>
          <w:sz w:val="20"/>
          <w:szCs w:val="20"/>
        </w:rPr>
        <w:t>Output:</w:t>
      </w:r>
      <w:r w:rsidRPr="00A50D5C">
        <w:rPr>
          <w:rFonts w:ascii="Consolas" w:eastAsia="Times New Roman" w:hAnsi="Consolas" w:cs="Courier New"/>
          <w:color w:val="263238"/>
          <w:sz w:val="20"/>
          <w:szCs w:val="20"/>
        </w:rPr>
        <w:t xml:space="preserve"> [[1],[1,1],[1,2,1],[1,3,3,1],[1,4,6,4,1]]</w:t>
      </w:r>
    </w:p>
    <w:p w14:paraId="3C69B9DC" w14:textId="2F65CFC7" w:rsidR="00FB77C1" w:rsidRDefault="00FB77C1" w:rsidP="00FB77C1">
      <w:r>
        <w:t>:</w:t>
      </w:r>
      <w:r w:rsidRPr="00FB77C1">
        <w:t xml:space="preserve"> </w:t>
      </w:r>
      <w:r>
        <w:t>vector&lt;vector&lt;int&gt;&gt; generate(int numRows) {</w:t>
      </w:r>
    </w:p>
    <w:p w14:paraId="3F0C0BEE" w14:textId="77777777" w:rsidR="00FB77C1" w:rsidRDefault="00FB77C1" w:rsidP="00FB77C1">
      <w:r>
        <w:t xml:space="preserve">        vector&lt;vector&lt;int&gt;&gt;r(numRows);</w:t>
      </w:r>
    </w:p>
    <w:p w14:paraId="4C328F96" w14:textId="77777777" w:rsidR="00FB77C1" w:rsidRDefault="00FB77C1" w:rsidP="00FB77C1">
      <w:r>
        <w:t xml:space="preserve">        for(int i=0;i&lt;numRows;i++)</w:t>
      </w:r>
    </w:p>
    <w:p w14:paraId="4ABB5D6F" w14:textId="77777777" w:rsidR="00FB77C1" w:rsidRDefault="00FB77C1" w:rsidP="00FB77C1">
      <w:r>
        <w:t xml:space="preserve">        {</w:t>
      </w:r>
    </w:p>
    <w:p w14:paraId="10FC5367" w14:textId="77777777" w:rsidR="00FB77C1" w:rsidRDefault="00FB77C1" w:rsidP="00FB77C1">
      <w:r>
        <w:t xml:space="preserve">            r[i].resize(i+1);</w:t>
      </w:r>
    </w:p>
    <w:p w14:paraId="3B18555C" w14:textId="77777777" w:rsidR="00FB77C1" w:rsidRDefault="00FB77C1" w:rsidP="00FB77C1">
      <w:r>
        <w:t xml:space="preserve">            r[i][0]=r[i][i]=1;</w:t>
      </w:r>
    </w:p>
    <w:p w14:paraId="2F8F7414" w14:textId="77777777" w:rsidR="00FB77C1" w:rsidRDefault="00FB77C1" w:rsidP="00FB77C1">
      <w:r>
        <w:t xml:space="preserve">            for(int j=1;j&lt;i;j++)</w:t>
      </w:r>
    </w:p>
    <w:p w14:paraId="2D64EBF3" w14:textId="77777777" w:rsidR="00FB77C1" w:rsidRDefault="00FB77C1" w:rsidP="00FB77C1">
      <w:r>
        <w:lastRenderedPageBreak/>
        <w:t xml:space="preserve">            {</w:t>
      </w:r>
    </w:p>
    <w:p w14:paraId="13BC8419" w14:textId="77777777" w:rsidR="00FB77C1" w:rsidRDefault="00FB77C1" w:rsidP="00FB77C1">
      <w:r>
        <w:t xml:space="preserve">                r[i][j]=r[i-1][j]+r[i-1][j-1];</w:t>
      </w:r>
    </w:p>
    <w:p w14:paraId="42247D1D" w14:textId="77777777" w:rsidR="00FB77C1" w:rsidRDefault="00FB77C1" w:rsidP="00FB77C1">
      <w:r>
        <w:t xml:space="preserve">            }</w:t>
      </w:r>
    </w:p>
    <w:p w14:paraId="0CE086B3" w14:textId="77777777" w:rsidR="00FB77C1" w:rsidRDefault="00FB77C1" w:rsidP="00FB77C1">
      <w:r>
        <w:t xml:space="preserve">        }</w:t>
      </w:r>
    </w:p>
    <w:p w14:paraId="1C9C273E" w14:textId="77777777" w:rsidR="00FB77C1" w:rsidRDefault="00FB77C1" w:rsidP="00FB77C1">
      <w:r>
        <w:t xml:space="preserve">        return r;</w:t>
      </w:r>
    </w:p>
    <w:p w14:paraId="58ADF458" w14:textId="78CE963A" w:rsidR="00FB77C1" w:rsidRDefault="00FB77C1" w:rsidP="00FB77C1">
      <w:r>
        <w:t xml:space="preserve">    }</w:t>
      </w:r>
    </w:p>
    <w:p w14:paraId="16B34D1A" w14:textId="1F9A24AD" w:rsidR="001177C2" w:rsidRDefault="00FB77C1" w:rsidP="001177C2">
      <w:pPr>
        <w:pStyle w:val="NormalWeb"/>
        <w:shd w:val="clear" w:color="auto" w:fill="FFFFFF"/>
        <w:spacing w:before="0" w:beforeAutospacing="0" w:after="240" w:afterAutospacing="0"/>
        <w:rPr>
          <w:rFonts w:ascii="Segoe UI" w:hAnsi="Segoe UI" w:cs="Segoe UI"/>
          <w:color w:val="263238"/>
          <w:sz w:val="21"/>
          <w:szCs w:val="21"/>
        </w:rPr>
      </w:pPr>
      <w:r>
        <w:t>9)</w:t>
      </w:r>
      <w:r w:rsidR="001177C2" w:rsidRPr="001177C2">
        <w:rPr>
          <w:rFonts w:ascii="Segoe UI" w:hAnsi="Segoe UI" w:cs="Segoe UI"/>
          <w:color w:val="263238"/>
          <w:sz w:val="21"/>
          <w:szCs w:val="21"/>
        </w:rPr>
        <w:t xml:space="preserve"> </w:t>
      </w:r>
      <w:r w:rsidR="001177C2">
        <w:rPr>
          <w:rFonts w:ascii="Segoe UI" w:hAnsi="Segoe UI" w:cs="Segoe UI"/>
          <w:color w:val="263238"/>
          <w:sz w:val="21"/>
          <w:szCs w:val="21"/>
        </w:rPr>
        <w:t>Implement </w:t>
      </w:r>
      <w:r w:rsidR="001177C2">
        <w:rPr>
          <w:rStyle w:val="Strong"/>
          <w:rFonts w:ascii="Segoe UI" w:hAnsi="Segoe UI" w:cs="Segoe UI"/>
          <w:color w:val="263238"/>
          <w:sz w:val="21"/>
          <w:szCs w:val="21"/>
        </w:rPr>
        <w:t>next permutation</w:t>
      </w:r>
      <w:r w:rsidR="001177C2">
        <w:rPr>
          <w:rFonts w:ascii="Segoe UI" w:hAnsi="Segoe UI" w:cs="Segoe UI"/>
          <w:color w:val="263238"/>
          <w:sz w:val="21"/>
          <w:szCs w:val="21"/>
        </w:rPr>
        <w:t>, which rearranges numbers into the lexicographically next greater permutation of numbers.</w:t>
      </w:r>
    </w:p>
    <w:p w14:paraId="77A196CA" w14:textId="77777777"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an arrangement is not possible, it must rearrange it as the lowest possible order (i.e., sorted in ascending order).</w:t>
      </w:r>
    </w:p>
    <w:p w14:paraId="07603E24" w14:textId="5CDE73B4"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2" w:tgtFrame="_blank" w:history="1">
        <w:r>
          <w:rPr>
            <w:rStyle w:val="Hyperlink"/>
            <w:rFonts w:ascii="Segoe UI" w:hAnsi="Segoe UI" w:cs="Segoe UI"/>
            <w:b/>
            <w:bCs/>
            <w:color w:val="607D8B"/>
            <w:sz w:val="21"/>
            <w:szCs w:val="21"/>
          </w:rPr>
          <w:t>in place</w:t>
        </w:r>
      </w:hyperlink>
      <w:r>
        <w:rPr>
          <w:rFonts w:ascii="Segoe UI" w:hAnsi="Segoe UI" w:cs="Segoe UI"/>
          <w:color w:val="263238"/>
          <w:sz w:val="21"/>
          <w:szCs w:val="21"/>
        </w:rPr>
        <w:t> and use only constant extra memory.</w:t>
      </w:r>
    </w:p>
    <w:p w14:paraId="123CB243" w14:textId="77777777"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D8F7D3F" w14:textId="77777777" w:rsidR="001177C2" w:rsidRDefault="001177C2" w:rsidP="001177C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[1,2,3]</w:t>
      </w:r>
    </w:p>
    <w:p w14:paraId="44C4A99C" w14:textId="77777777" w:rsidR="001177C2" w:rsidRDefault="001177C2" w:rsidP="001177C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[1,3,2]</w:t>
      </w:r>
    </w:p>
    <w:p w14:paraId="59DF18FE" w14:textId="47ABA9B3" w:rsidR="00FC1F24" w:rsidRDefault="00FC1F24" w:rsidP="00FC1F24">
      <w:r>
        <w:t>:void nextPermutation(vector&lt;int&gt;&amp; nums) {</w:t>
      </w:r>
    </w:p>
    <w:p w14:paraId="5ECEBDD6" w14:textId="77777777" w:rsidR="00FC1F24" w:rsidRDefault="00FC1F24" w:rsidP="00FC1F24">
      <w:r>
        <w:t xml:space="preserve">        int i,j;</w:t>
      </w:r>
    </w:p>
    <w:p w14:paraId="3C55945B" w14:textId="2EBEC918" w:rsidR="00FC1F24" w:rsidRDefault="00FC1F24" w:rsidP="00FC1F24">
      <w:r>
        <w:t xml:space="preserve">        int n=nums.size();</w:t>
      </w:r>
    </w:p>
    <w:p w14:paraId="3A294A30" w14:textId="77777777" w:rsidR="00FC1F24" w:rsidRDefault="00FC1F24" w:rsidP="00FC1F24">
      <w:r>
        <w:t xml:space="preserve">        for(i=n-2;i&gt;=0;i--)</w:t>
      </w:r>
    </w:p>
    <w:p w14:paraId="5D0FF930" w14:textId="3C7F736C" w:rsidR="00FC1F24" w:rsidRDefault="00FC1F24" w:rsidP="00342C89">
      <w:pPr>
        <w:tabs>
          <w:tab w:val="left" w:pos="10855"/>
        </w:tabs>
      </w:pPr>
      <w:r>
        <w:t xml:space="preserve">        {</w:t>
      </w:r>
      <w:r w:rsidR="00342C89">
        <w:tab/>
      </w:r>
    </w:p>
    <w:p w14:paraId="48D799E7" w14:textId="77777777" w:rsidR="00FC1F24" w:rsidRDefault="00FC1F24" w:rsidP="00FC1F24">
      <w:r>
        <w:t xml:space="preserve">            if(nums[i]&lt;nums[i+1])</w:t>
      </w:r>
    </w:p>
    <w:p w14:paraId="1238093D" w14:textId="77777777" w:rsidR="00FC1F24" w:rsidRDefault="00FC1F24" w:rsidP="00FC1F24">
      <w:r>
        <w:t xml:space="preserve">                {</w:t>
      </w:r>
    </w:p>
    <w:p w14:paraId="0AC7263B" w14:textId="77777777" w:rsidR="00FC1F24" w:rsidRDefault="00FC1F24" w:rsidP="00FC1F24">
      <w:r>
        <w:t xml:space="preserve">                    break;</w:t>
      </w:r>
    </w:p>
    <w:p w14:paraId="15125A56" w14:textId="77777777" w:rsidR="00FC1F24" w:rsidRDefault="00FC1F24" w:rsidP="00FC1F24">
      <w:r>
        <w:t xml:space="preserve">                }</w:t>
      </w:r>
    </w:p>
    <w:p w14:paraId="7C2051DB" w14:textId="77777777" w:rsidR="00FC1F24" w:rsidRDefault="00FC1F24" w:rsidP="00FC1F24">
      <w:r>
        <w:t xml:space="preserve">        }</w:t>
      </w:r>
    </w:p>
    <w:p w14:paraId="7EF13CBC" w14:textId="77777777" w:rsidR="00FC1F24" w:rsidRDefault="00FC1F24" w:rsidP="00FC1F24">
      <w:r>
        <w:t xml:space="preserve">        if(i&lt;0)</w:t>
      </w:r>
    </w:p>
    <w:p w14:paraId="07B3F402" w14:textId="77777777" w:rsidR="00FC1F24" w:rsidRDefault="00FC1F24" w:rsidP="00FC1F24">
      <w:r>
        <w:t xml:space="preserve">        {</w:t>
      </w:r>
    </w:p>
    <w:p w14:paraId="1DA4A002" w14:textId="77777777" w:rsidR="00FC1F24" w:rsidRDefault="00FC1F24" w:rsidP="00FC1F24">
      <w:r>
        <w:t xml:space="preserve">            reverse(nums.begin(),nums.end());</w:t>
      </w:r>
    </w:p>
    <w:p w14:paraId="4F9B37CE" w14:textId="77777777" w:rsidR="00FC1F24" w:rsidRDefault="00FC1F24" w:rsidP="00FC1F24">
      <w:r>
        <w:t xml:space="preserve">        }</w:t>
      </w:r>
    </w:p>
    <w:p w14:paraId="10B8B3D4" w14:textId="77777777" w:rsidR="00FC1F24" w:rsidRDefault="00FC1F24" w:rsidP="00FC1F24">
      <w:r>
        <w:lastRenderedPageBreak/>
        <w:t xml:space="preserve">        else</w:t>
      </w:r>
    </w:p>
    <w:p w14:paraId="18D78543" w14:textId="77777777" w:rsidR="00FC1F24" w:rsidRDefault="00FC1F24" w:rsidP="00FC1F24">
      <w:r>
        <w:t xml:space="preserve">        {</w:t>
      </w:r>
    </w:p>
    <w:p w14:paraId="1F202C7D" w14:textId="77777777" w:rsidR="00FC1F24" w:rsidRDefault="00FC1F24" w:rsidP="00FC1F24">
      <w:r>
        <w:t xml:space="preserve">            for(j=n-1;j&gt;i;j--)</w:t>
      </w:r>
    </w:p>
    <w:p w14:paraId="30578663" w14:textId="77777777" w:rsidR="00FC1F24" w:rsidRDefault="00FC1F24" w:rsidP="00FC1F24">
      <w:r>
        <w:t xml:space="preserve">            {</w:t>
      </w:r>
    </w:p>
    <w:p w14:paraId="28CB48AD" w14:textId="77777777" w:rsidR="00FC1F24" w:rsidRDefault="00FC1F24" w:rsidP="00FC1F24">
      <w:r>
        <w:t xml:space="preserve">                if(nums[j]&gt;nums[i])</w:t>
      </w:r>
    </w:p>
    <w:p w14:paraId="19AFDDFB" w14:textId="77777777" w:rsidR="00FC1F24" w:rsidRDefault="00FC1F24" w:rsidP="00FC1F24">
      <w:r>
        <w:t xml:space="preserve">                    {</w:t>
      </w:r>
    </w:p>
    <w:p w14:paraId="0AE3A474" w14:textId="77777777" w:rsidR="00FC1F24" w:rsidRDefault="00FC1F24" w:rsidP="00FC1F24">
      <w:r>
        <w:t xml:space="preserve">                        break;</w:t>
      </w:r>
    </w:p>
    <w:p w14:paraId="5A28A771" w14:textId="77777777" w:rsidR="00FC1F24" w:rsidRDefault="00FC1F24" w:rsidP="00FC1F24">
      <w:r>
        <w:t xml:space="preserve">                    }</w:t>
      </w:r>
    </w:p>
    <w:p w14:paraId="64AC87D2" w14:textId="77777777" w:rsidR="00FC1F24" w:rsidRDefault="00FC1F24" w:rsidP="00FC1F24">
      <w:r>
        <w:t xml:space="preserve">            }</w:t>
      </w:r>
    </w:p>
    <w:p w14:paraId="49E36119" w14:textId="77777777" w:rsidR="00FC1F24" w:rsidRDefault="00FC1F24" w:rsidP="00FC1F24">
      <w:r>
        <w:t xml:space="preserve">        </w:t>
      </w:r>
    </w:p>
    <w:p w14:paraId="3310E5CF" w14:textId="77777777" w:rsidR="00FC1F24" w:rsidRDefault="00FC1F24" w:rsidP="00FC1F24">
      <w:r>
        <w:t xml:space="preserve">            swap(nums[i],nums[j]);</w:t>
      </w:r>
    </w:p>
    <w:p w14:paraId="2A4CF4FE" w14:textId="77777777" w:rsidR="00FC1F24" w:rsidRDefault="00FC1F24" w:rsidP="00FC1F24">
      <w:r>
        <w:t xml:space="preserve">            reverse(nums.begin()+i+1,nums.end());</w:t>
      </w:r>
    </w:p>
    <w:p w14:paraId="655F6FFD" w14:textId="77777777" w:rsidR="00FC1F24" w:rsidRDefault="00FC1F24" w:rsidP="00FC1F24">
      <w:r>
        <w:t xml:space="preserve">        }</w:t>
      </w:r>
    </w:p>
    <w:p w14:paraId="7810E243" w14:textId="4822B8A7" w:rsidR="00FB77C1" w:rsidRDefault="00FC1F24" w:rsidP="00FC1F24">
      <w:r>
        <w:t xml:space="preserve">    }</w:t>
      </w:r>
    </w:p>
    <w:p w14:paraId="14F34FCE" w14:textId="2972278D" w:rsidR="005072C9" w:rsidRPr="00C52435" w:rsidRDefault="005072C9" w:rsidP="00FC1F24">
      <w:pPr>
        <w:rPr>
          <w:color w:val="FF0000"/>
        </w:rPr>
      </w:pPr>
      <w:r w:rsidRPr="005072C9">
        <w:rPr>
          <w:highlight w:val="cyan"/>
        </w:rPr>
        <w:t>EXTRA QUESTION</w:t>
      </w:r>
      <w:r w:rsidR="00467397" w:rsidRPr="00C52435">
        <w:rPr>
          <w:color w:val="FF0000"/>
          <w:highlight w:val="cyan"/>
        </w:rPr>
        <w:t>[IF GIVEN QUESTION IS TALKING ABOUT N</w:t>
      </w:r>
      <w:r w:rsidR="00731A4C" w:rsidRPr="00C52435">
        <w:rPr>
          <w:color w:val="FF0000"/>
          <w:highlight w:val="cyan"/>
        </w:rPr>
        <w:t>*N MATRIX THEN NO NEED TO TAKE ANOTHER VECTOR</w:t>
      </w:r>
      <w:r w:rsidR="00C52435" w:rsidRPr="00C52435">
        <w:rPr>
          <w:color w:val="FF0000"/>
          <w:highlight w:val="cyan"/>
        </w:rPr>
        <w:t xml:space="preserve"> MATRIX</w:t>
      </w:r>
      <w:r w:rsidR="00731A4C" w:rsidRPr="00C52435">
        <w:rPr>
          <w:color w:val="FF0000"/>
          <w:highlight w:val="cyan"/>
        </w:rPr>
        <w:t xml:space="preserve"> BUT IF QUESTION ASKS ABOUT N*M THEN </w:t>
      </w:r>
      <w:r w:rsidR="00C52435" w:rsidRPr="00C52435">
        <w:rPr>
          <w:color w:val="FF0000"/>
          <w:highlight w:val="cyan"/>
        </w:rPr>
        <w:t>WE HAVE TO TAKE ANOTHER VECTOR MATRIX]</w:t>
      </w:r>
    </w:p>
    <w:p w14:paraId="38AED672" w14:textId="77777777" w:rsidR="005072C9" w:rsidRPr="005072C9" w:rsidRDefault="005072C9" w:rsidP="005072C9">
      <w:pPr>
        <w:shd w:val="clear" w:color="auto" w:fill="FFFFFF"/>
        <w:spacing w:after="240" w:line="240" w:lineRule="auto"/>
        <w:rPr>
          <w:rFonts w:ascii="Segoe UI" w:eastAsia="Times New Roman" w:hAnsi="Segoe UI" w:cs="Segoe UI"/>
          <w:color w:val="263238"/>
          <w:sz w:val="21"/>
          <w:szCs w:val="21"/>
        </w:rPr>
      </w:pPr>
      <w:r w:rsidRPr="005072C9">
        <w:rPr>
          <w:rFonts w:ascii="Segoe UI" w:eastAsia="Times New Roman" w:hAnsi="Segoe UI" w:cs="Segoe UI"/>
          <w:color w:val="263238"/>
          <w:sz w:val="21"/>
          <w:szCs w:val="21"/>
        </w:rPr>
        <w:t>Given a 2D integer array </w:t>
      </w:r>
      <w:r w:rsidRPr="005072C9">
        <w:rPr>
          <w:rFonts w:ascii="Courier New" w:eastAsia="Times New Roman" w:hAnsi="Courier New" w:cs="Courier New"/>
          <w:color w:val="546E7A"/>
          <w:sz w:val="20"/>
          <w:szCs w:val="20"/>
          <w:shd w:val="clear" w:color="auto" w:fill="F7F9FA"/>
        </w:rPr>
        <w:t>matrix</w:t>
      </w:r>
      <w:r w:rsidRPr="005072C9">
        <w:rPr>
          <w:rFonts w:ascii="Segoe UI" w:eastAsia="Times New Roman" w:hAnsi="Segoe UI" w:cs="Segoe UI"/>
          <w:color w:val="263238"/>
          <w:sz w:val="21"/>
          <w:szCs w:val="21"/>
        </w:rPr>
        <w:t>, return </w:t>
      </w:r>
      <w:r w:rsidRPr="005072C9">
        <w:rPr>
          <w:rFonts w:ascii="Segoe UI" w:eastAsia="Times New Roman" w:hAnsi="Segoe UI" w:cs="Segoe UI"/>
          <w:i/>
          <w:iCs/>
          <w:color w:val="263238"/>
          <w:sz w:val="21"/>
          <w:szCs w:val="21"/>
        </w:rPr>
        <w:t>the </w:t>
      </w:r>
      <w:r w:rsidRPr="005072C9">
        <w:rPr>
          <w:rFonts w:ascii="Segoe UI" w:eastAsia="Times New Roman" w:hAnsi="Segoe UI" w:cs="Segoe UI"/>
          <w:b/>
          <w:bCs/>
          <w:i/>
          <w:iCs/>
          <w:color w:val="263238"/>
          <w:sz w:val="21"/>
          <w:szCs w:val="21"/>
        </w:rPr>
        <w:t>transpose</w:t>
      </w:r>
      <w:r w:rsidRPr="005072C9">
        <w:rPr>
          <w:rFonts w:ascii="Segoe UI" w:eastAsia="Times New Roman" w:hAnsi="Segoe UI" w:cs="Segoe UI"/>
          <w:i/>
          <w:iCs/>
          <w:color w:val="263238"/>
          <w:sz w:val="21"/>
          <w:szCs w:val="21"/>
        </w:rPr>
        <w:t> of</w:t>
      </w:r>
      <w:r w:rsidRPr="005072C9">
        <w:rPr>
          <w:rFonts w:ascii="Segoe UI" w:eastAsia="Times New Roman" w:hAnsi="Segoe UI" w:cs="Segoe UI"/>
          <w:color w:val="263238"/>
          <w:sz w:val="21"/>
          <w:szCs w:val="21"/>
        </w:rPr>
        <w:t> </w:t>
      </w:r>
      <w:r w:rsidRPr="005072C9">
        <w:rPr>
          <w:rFonts w:ascii="Courier New" w:eastAsia="Times New Roman" w:hAnsi="Courier New" w:cs="Courier New"/>
          <w:color w:val="546E7A"/>
          <w:sz w:val="20"/>
          <w:szCs w:val="20"/>
          <w:shd w:val="clear" w:color="auto" w:fill="F7F9FA"/>
        </w:rPr>
        <w:t>matrix</w:t>
      </w:r>
      <w:r w:rsidRPr="005072C9">
        <w:rPr>
          <w:rFonts w:ascii="Segoe UI" w:eastAsia="Times New Roman" w:hAnsi="Segoe UI" w:cs="Segoe UI"/>
          <w:color w:val="263238"/>
          <w:sz w:val="21"/>
          <w:szCs w:val="21"/>
        </w:rPr>
        <w:t>.</w:t>
      </w:r>
    </w:p>
    <w:p w14:paraId="2665A1DE" w14:textId="77777777" w:rsidR="005072C9" w:rsidRPr="005072C9" w:rsidRDefault="005072C9" w:rsidP="005072C9">
      <w:pPr>
        <w:shd w:val="clear" w:color="auto" w:fill="FFFFFF"/>
        <w:spacing w:after="240" w:line="240" w:lineRule="auto"/>
        <w:rPr>
          <w:rFonts w:ascii="Segoe UI" w:eastAsia="Times New Roman" w:hAnsi="Segoe UI" w:cs="Segoe UI"/>
          <w:color w:val="263238"/>
          <w:sz w:val="21"/>
          <w:szCs w:val="21"/>
        </w:rPr>
      </w:pPr>
      <w:r w:rsidRPr="005072C9">
        <w:rPr>
          <w:rFonts w:ascii="Segoe UI" w:eastAsia="Times New Roman" w:hAnsi="Segoe UI" w:cs="Segoe UI"/>
          <w:color w:val="263238"/>
          <w:sz w:val="21"/>
          <w:szCs w:val="21"/>
        </w:rPr>
        <w:t>The </w:t>
      </w:r>
      <w:r w:rsidRPr="005072C9">
        <w:rPr>
          <w:rFonts w:ascii="Segoe UI" w:eastAsia="Times New Roman" w:hAnsi="Segoe UI" w:cs="Segoe UI"/>
          <w:b/>
          <w:bCs/>
          <w:color w:val="263238"/>
          <w:sz w:val="21"/>
          <w:szCs w:val="21"/>
        </w:rPr>
        <w:t>transpose</w:t>
      </w:r>
      <w:r w:rsidRPr="005072C9">
        <w:rPr>
          <w:rFonts w:ascii="Segoe UI" w:eastAsia="Times New Roman" w:hAnsi="Segoe UI" w:cs="Segoe UI"/>
          <w:color w:val="263238"/>
          <w:sz w:val="21"/>
          <w:szCs w:val="21"/>
        </w:rPr>
        <w:t> of a matrix is the matrix flipped over its main diagonal, switching the matrix's row and column indices.</w:t>
      </w:r>
    </w:p>
    <w:p w14:paraId="23FF7BF2" w14:textId="2EE73491" w:rsidR="005072C9" w:rsidRPr="005072C9" w:rsidRDefault="005072C9" w:rsidP="005072C9">
      <w:pPr>
        <w:shd w:val="clear" w:color="auto" w:fill="FFFFFF"/>
        <w:spacing w:after="240" w:line="240" w:lineRule="auto"/>
        <w:rPr>
          <w:rFonts w:ascii="Segoe UI" w:eastAsia="Times New Roman" w:hAnsi="Segoe UI" w:cs="Segoe UI"/>
          <w:color w:val="263238"/>
          <w:sz w:val="21"/>
          <w:szCs w:val="21"/>
        </w:rPr>
      </w:pPr>
      <w:r w:rsidRPr="005072C9">
        <w:rPr>
          <w:rFonts w:ascii="Segoe UI" w:eastAsia="Times New Roman" w:hAnsi="Segoe UI" w:cs="Segoe UI"/>
          <w:noProof/>
          <w:color w:val="263238"/>
          <w:sz w:val="21"/>
          <w:szCs w:val="21"/>
        </w:rPr>
        <w:drawing>
          <wp:inline distT="0" distB="0" distL="0" distR="0" wp14:anchorId="6D1E2643" wp14:editId="5DAC1D26">
            <wp:extent cx="5943600" cy="19500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inline>
        </w:drawing>
      </w:r>
    </w:p>
    <w:p w14:paraId="1B42B288" w14:textId="77777777" w:rsidR="005072C9" w:rsidRPr="005072C9" w:rsidRDefault="005072C9" w:rsidP="005072C9">
      <w:pPr>
        <w:shd w:val="clear" w:color="auto" w:fill="FFFFFF"/>
        <w:spacing w:after="240" w:line="240" w:lineRule="auto"/>
        <w:rPr>
          <w:rFonts w:ascii="Segoe UI" w:eastAsia="Times New Roman" w:hAnsi="Segoe UI" w:cs="Segoe UI"/>
          <w:color w:val="263238"/>
          <w:sz w:val="21"/>
          <w:szCs w:val="21"/>
        </w:rPr>
      </w:pPr>
      <w:r w:rsidRPr="005072C9">
        <w:rPr>
          <w:rFonts w:ascii="Segoe UI" w:eastAsia="Times New Roman" w:hAnsi="Segoe UI" w:cs="Segoe UI"/>
          <w:color w:val="263238"/>
          <w:sz w:val="21"/>
          <w:szCs w:val="21"/>
        </w:rPr>
        <w:t> </w:t>
      </w:r>
    </w:p>
    <w:p w14:paraId="68C7C70C" w14:textId="77777777" w:rsidR="005072C9" w:rsidRPr="005072C9" w:rsidRDefault="005072C9" w:rsidP="005072C9">
      <w:pPr>
        <w:shd w:val="clear" w:color="auto" w:fill="FFFFFF"/>
        <w:spacing w:after="240" w:line="240" w:lineRule="auto"/>
        <w:rPr>
          <w:rFonts w:ascii="Segoe UI" w:eastAsia="Times New Roman" w:hAnsi="Segoe UI" w:cs="Segoe UI"/>
          <w:color w:val="263238"/>
          <w:sz w:val="21"/>
          <w:szCs w:val="21"/>
        </w:rPr>
      </w:pPr>
      <w:r w:rsidRPr="005072C9">
        <w:rPr>
          <w:rFonts w:ascii="Segoe UI" w:eastAsia="Times New Roman" w:hAnsi="Segoe UI" w:cs="Segoe UI"/>
          <w:b/>
          <w:bCs/>
          <w:color w:val="263238"/>
          <w:sz w:val="21"/>
          <w:szCs w:val="21"/>
        </w:rPr>
        <w:t>Example 1:</w:t>
      </w:r>
    </w:p>
    <w:p w14:paraId="532C07AD" w14:textId="77777777" w:rsidR="005072C9" w:rsidRPr="005072C9" w:rsidRDefault="005072C9" w:rsidP="005072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2C9">
        <w:rPr>
          <w:rFonts w:ascii="Consolas" w:eastAsia="Times New Roman" w:hAnsi="Consolas" w:cs="Courier New"/>
          <w:b/>
          <w:bCs/>
          <w:color w:val="263238"/>
          <w:sz w:val="20"/>
          <w:szCs w:val="20"/>
        </w:rPr>
        <w:lastRenderedPageBreak/>
        <w:t>Input:</w:t>
      </w:r>
      <w:r w:rsidRPr="005072C9">
        <w:rPr>
          <w:rFonts w:ascii="Consolas" w:eastAsia="Times New Roman" w:hAnsi="Consolas" w:cs="Courier New"/>
          <w:color w:val="263238"/>
          <w:sz w:val="20"/>
          <w:szCs w:val="20"/>
        </w:rPr>
        <w:t xml:space="preserve"> matrix = [[1,2,3],[4,5,6],[7,8,9]]</w:t>
      </w:r>
    </w:p>
    <w:p w14:paraId="17C4807A" w14:textId="795C8E1D" w:rsidR="005072C9" w:rsidRPr="005072C9" w:rsidRDefault="005072C9" w:rsidP="005072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2C9">
        <w:rPr>
          <w:rFonts w:ascii="Consolas" w:eastAsia="Times New Roman" w:hAnsi="Consolas" w:cs="Courier New"/>
          <w:b/>
          <w:bCs/>
          <w:color w:val="263238"/>
          <w:sz w:val="20"/>
          <w:szCs w:val="20"/>
        </w:rPr>
        <w:t>Output:</w:t>
      </w:r>
      <w:r w:rsidRPr="005072C9">
        <w:rPr>
          <w:rFonts w:ascii="Consolas" w:eastAsia="Times New Roman" w:hAnsi="Consolas" w:cs="Courier New"/>
          <w:color w:val="263238"/>
          <w:sz w:val="20"/>
          <w:szCs w:val="20"/>
        </w:rPr>
        <w:t xml:space="preserve"> [[1,4,7],[2,5,8],[3,6,9]]</w:t>
      </w:r>
    </w:p>
    <w:p w14:paraId="29E272C8" w14:textId="1D63BC71" w:rsidR="005072C9" w:rsidRDefault="005072C9" w:rsidP="005072C9">
      <w:r>
        <w:t>:</w:t>
      </w:r>
      <w:r w:rsidRPr="005072C9">
        <w:t xml:space="preserve"> </w:t>
      </w:r>
      <w:r>
        <w:t>vector&lt;vector&lt;int&gt;&gt; transpose(vector&lt;vector&lt;int&gt;&gt;&amp; matrix) {</w:t>
      </w:r>
    </w:p>
    <w:p w14:paraId="6F5A2DBB" w14:textId="77777777" w:rsidR="005072C9" w:rsidRDefault="005072C9" w:rsidP="005072C9">
      <w:r>
        <w:t xml:space="preserve">        vector&lt;vector&lt;int&gt;&gt;ans(matrix[0].size(),vector&lt;int&gt;(matrix.size(),0));</w:t>
      </w:r>
    </w:p>
    <w:p w14:paraId="71995F48" w14:textId="77777777" w:rsidR="005072C9" w:rsidRDefault="005072C9" w:rsidP="005072C9">
      <w:r>
        <w:t xml:space="preserve">        for(int i=0;i&lt;matrix[0].size();i++)</w:t>
      </w:r>
    </w:p>
    <w:p w14:paraId="23E95334" w14:textId="77777777" w:rsidR="005072C9" w:rsidRDefault="005072C9" w:rsidP="005072C9">
      <w:r>
        <w:t xml:space="preserve">        {</w:t>
      </w:r>
    </w:p>
    <w:p w14:paraId="4929CA15" w14:textId="77777777" w:rsidR="005072C9" w:rsidRDefault="005072C9" w:rsidP="005072C9">
      <w:r>
        <w:t xml:space="preserve">            for(int j=0;j&lt;matrix.size();j++)</w:t>
      </w:r>
    </w:p>
    <w:p w14:paraId="633A5973" w14:textId="77777777" w:rsidR="005072C9" w:rsidRDefault="005072C9" w:rsidP="005072C9">
      <w:r>
        <w:t xml:space="preserve">            {</w:t>
      </w:r>
    </w:p>
    <w:p w14:paraId="5086781A" w14:textId="77777777" w:rsidR="005072C9" w:rsidRDefault="005072C9" w:rsidP="005072C9">
      <w:r>
        <w:t xml:space="preserve">                ans[i][j]=matrix[j][i];</w:t>
      </w:r>
    </w:p>
    <w:p w14:paraId="51BA69CA" w14:textId="77777777" w:rsidR="005072C9" w:rsidRDefault="005072C9" w:rsidP="005072C9">
      <w:r>
        <w:t xml:space="preserve">            }</w:t>
      </w:r>
    </w:p>
    <w:p w14:paraId="77795D3F" w14:textId="77777777" w:rsidR="005072C9" w:rsidRDefault="005072C9" w:rsidP="005072C9">
      <w:r>
        <w:t xml:space="preserve">        }</w:t>
      </w:r>
    </w:p>
    <w:p w14:paraId="05FB2530" w14:textId="77777777" w:rsidR="005072C9" w:rsidRDefault="005072C9" w:rsidP="005072C9">
      <w:r>
        <w:t xml:space="preserve">        return ans;</w:t>
      </w:r>
    </w:p>
    <w:p w14:paraId="14199BB0" w14:textId="0ECE5A1D" w:rsidR="005072C9" w:rsidRDefault="005072C9" w:rsidP="005072C9">
      <w:r>
        <w:t xml:space="preserve">    }</w:t>
      </w:r>
    </w:p>
    <w:p w14:paraId="30939A52" w14:textId="3E6E7EF6" w:rsidR="001177C2" w:rsidRPr="001177C2" w:rsidRDefault="00FC1F24" w:rsidP="001177C2">
      <w:pPr>
        <w:pStyle w:val="NormalWeb"/>
        <w:shd w:val="clear" w:color="auto" w:fill="FFFFFF"/>
        <w:spacing w:before="0" w:beforeAutospacing="0" w:after="240" w:afterAutospacing="0"/>
        <w:rPr>
          <w:rFonts w:ascii="Segoe UI" w:hAnsi="Segoe UI" w:cs="Segoe UI"/>
          <w:color w:val="263238"/>
          <w:sz w:val="21"/>
          <w:szCs w:val="21"/>
        </w:rPr>
      </w:pPr>
      <w:r>
        <w:t>10)</w:t>
      </w:r>
      <w:r w:rsidR="001177C2" w:rsidRPr="001177C2">
        <w:rPr>
          <w:rFonts w:ascii="Segoe UI" w:hAnsi="Segoe UI" w:cs="Segoe UI"/>
          <w:color w:val="263238"/>
          <w:sz w:val="21"/>
          <w:szCs w:val="21"/>
        </w:rPr>
        <w:t xml:space="preserve"> You are given an </w:t>
      </w:r>
      <w:r w:rsidR="001177C2" w:rsidRPr="001177C2">
        <w:rPr>
          <w:rFonts w:ascii="Courier New" w:hAnsi="Courier New" w:cs="Courier New"/>
          <w:color w:val="546E7A"/>
          <w:sz w:val="20"/>
          <w:szCs w:val="20"/>
          <w:shd w:val="clear" w:color="auto" w:fill="F7F9FA"/>
        </w:rPr>
        <w:t>n x n</w:t>
      </w:r>
      <w:r w:rsidR="001177C2" w:rsidRPr="001177C2">
        <w:rPr>
          <w:rFonts w:ascii="Segoe UI" w:hAnsi="Segoe UI" w:cs="Segoe UI"/>
          <w:color w:val="263238"/>
          <w:sz w:val="21"/>
          <w:szCs w:val="21"/>
        </w:rPr>
        <w:t> 2D </w:t>
      </w:r>
      <w:r w:rsidR="001177C2" w:rsidRPr="001177C2">
        <w:rPr>
          <w:rFonts w:ascii="Courier New" w:hAnsi="Courier New" w:cs="Courier New"/>
          <w:color w:val="546E7A"/>
          <w:sz w:val="20"/>
          <w:szCs w:val="20"/>
          <w:shd w:val="clear" w:color="auto" w:fill="F7F9FA"/>
        </w:rPr>
        <w:t>matrix</w:t>
      </w:r>
      <w:r w:rsidR="001177C2" w:rsidRPr="001177C2">
        <w:rPr>
          <w:rFonts w:ascii="Segoe UI" w:hAnsi="Segoe UI" w:cs="Segoe UI"/>
          <w:color w:val="263238"/>
          <w:sz w:val="21"/>
          <w:szCs w:val="21"/>
        </w:rPr>
        <w:t> representing an image, rotate the image by </w:t>
      </w:r>
      <w:r w:rsidR="001177C2" w:rsidRPr="001177C2">
        <w:rPr>
          <w:rFonts w:ascii="Segoe UI" w:hAnsi="Segoe UI" w:cs="Segoe UI"/>
          <w:b/>
          <w:bCs/>
          <w:color w:val="263238"/>
          <w:sz w:val="21"/>
          <w:szCs w:val="21"/>
        </w:rPr>
        <w:t>90</w:t>
      </w:r>
      <w:r w:rsidR="001177C2" w:rsidRPr="001177C2">
        <w:rPr>
          <w:rFonts w:ascii="Segoe UI" w:hAnsi="Segoe UI" w:cs="Segoe UI"/>
          <w:color w:val="263238"/>
          <w:sz w:val="21"/>
          <w:szCs w:val="21"/>
        </w:rPr>
        <w:t> degrees (clockwise).</w:t>
      </w:r>
    </w:p>
    <w:p w14:paraId="29940598"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You have to rotate the image </w:t>
      </w:r>
      <w:hyperlink r:id="rId14" w:tgtFrame="_blank" w:history="1">
        <w:r w:rsidRPr="001177C2">
          <w:rPr>
            <w:rFonts w:ascii="Segoe UI" w:eastAsia="Times New Roman" w:hAnsi="Segoe UI" w:cs="Segoe UI"/>
            <w:b/>
            <w:bCs/>
            <w:color w:val="607D8B"/>
            <w:sz w:val="21"/>
            <w:szCs w:val="21"/>
          </w:rPr>
          <w:t>in-place</w:t>
        </w:r>
      </w:hyperlink>
      <w:r w:rsidRPr="001177C2">
        <w:rPr>
          <w:rFonts w:ascii="Segoe UI" w:eastAsia="Times New Roman" w:hAnsi="Segoe UI" w:cs="Segoe UI"/>
          <w:color w:val="263238"/>
          <w:sz w:val="21"/>
          <w:szCs w:val="21"/>
        </w:rPr>
        <w:t>, which means you have to modify the input 2D matrix directly. </w:t>
      </w:r>
      <w:r w:rsidRPr="001177C2">
        <w:rPr>
          <w:rFonts w:ascii="Segoe UI" w:eastAsia="Times New Roman" w:hAnsi="Segoe UI" w:cs="Segoe UI"/>
          <w:b/>
          <w:bCs/>
          <w:color w:val="263238"/>
          <w:sz w:val="21"/>
          <w:szCs w:val="21"/>
        </w:rPr>
        <w:t>DO NOT</w:t>
      </w:r>
      <w:r w:rsidRPr="001177C2">
        <w:rPr>
          <w:rFonts w:ascii="Segoe UI" w:eastAsia="Times New Roman" w:hAnsi="Segoe UI" w:cs="Segoe UI"/>
          <w:color w:val="263238"/>
          <w:sz w:val="21"/>
          <w:szCs w:val="21"/>
        </w:rPr>
        <w:t> allocate another 2D matrix and do the rotation.</w:t>
      </w:r>
    </w:p>
    <w:p w14:paraId="2EA76ED6" w14:textId="607A782E"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 </w:t>
      </w:r>
    </w:p>
    <w:p w14:paraId="6853E0AE"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b/>
          <w:bCs/>
          <w:color w:val="263238"/>
          <w:sz w:val="21"/>
          <w:szCs w:val="21"/>
        </w:rPr>
        <w:t>Example 1:</w:t>
      </w:r>
    </w:p>
    <w:p w14:paraId="74DF645A" w14:textId="2E4AC0E0" w:rsidR="001177C2" w:rsidRPr="001177C2" w:rsidRDefault="001177C2" w:rsidP="001177C2">
      <w:pPr>
        <w:spacing w:after="0" w:line="240" w:lineRule="auto"/>
        <w:rPr>
          <w:rFonts w:ascii="Times New Roman" w:eastAsia="Times New Roman" w:hAnsi="Times New Roman" w:cs="Times New Roman"/>
          <w:sz w:val="24"/>
          <w:szCs w:val="24"/>
        </w:rPr>
      </w:pPr>
      <w:r w:rsidRPr="001177C2">
        <w:rPr>
          <w:rFonts w:ascii="Times New Roman" w:eastAsia="Times New Roman" w:hAnsi="Times New Roman" w:cs="Times New Roman"/>
          <w:noProof/>
          <w:sz w:val="24"/>
          <w:szCs w:val="24"/>
        </w:rPr>
        <w:drawing>
          <wp:inline distT="0" distB="0" distL="0" distR="0" wp14:anchorId="0F0792B3" wp14:editId="47F21CE1">
            <wp:extent cx="6111240" cy="2301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2301240"/>
                    </a:xfrm>
                    <a:prstGeom prst="rect">
                      <a:avLst/>
                    </a:prstGeom>
                    <a:noFill/>
                    <a:ln>
                      <a:noFill/>
                    </a:ln>
                  </pic:spPr>
                </pic:pic>
              </a:graphicData>
            </a:graphic>
          </wp:inline>
        </w:drawing>
      </w:r>
    </w:p>
    <w:p w14:paraId="3919B52D"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Input:</w:t>
      </w:r>
      <w:r w:rsidRPr="001177C2">
        <w:rPr>
          <w:rFonts w:ascii="Consolas" w:eastAsia="Times New Roman" w:hAnsi="Consolas" w:cs="Courier New"/>
          <w:color w:val="263238"/>
          <w:sz w:val="20"/>
          <w:szCs w:val="20"/>
        </w:rPr>
        <w:t xml:space="preserve"> matrix = [[1,2,3],[4,5,6],[7,8,9]]</w:t>
      </w:r>
    </w:p>
    <w:p w14:paraId="2A484927"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Output:</w:t>
      </w:r>
      <w:r w:rsidRPr="001177C2">
        <w:rPr>
          <w:rFonts w:ascii="Consolas" w:eastAsia="Times New Roman" w:hAnsi="Consolas" w:cs="Courier New"/>
          <w:color w:val="263238"/>
          <w:sz w:val="20"/>
          <w:szCs w:val="20"/>
        </w:rPr>
        <w:t xml:space="preserve"> [[7,4,1],[8,5,2],[9,6,3]]</w:t>
      </w:r>
    </w:p>
    <w:p w14:paraId="41453CFE" w14:textId="322B33C9" w:rsidR="00A02C5D" w:rsidRDefault="00A02C5D" w:rsidP="00A02C5D">
      <w:r>
        <w:lastRenderedPageBreak/>
        <w:t>:</w:t>
      </w:r>
      <w:r w:rsidRPr="00A02C5D">
        <w:t xml:space="preserve"> </w:t>
      </w:r>
      <w:r>
        <w:t>void rotate(vector&lt;vector&lt;int&gt;&gt;&amp; matrix) {</w:t>
      </w:r>
    </w:p>
    <w:p w14:paraId="1841B3B8" w14:textId="77777777" w:rsidR="00A02C5D" w:rsidRDefault="00A02C5D" w:rsidP="00A02C5D">
      <w:r>
        <w:t xml:space="preserve">        for(int i=0;i&lt;matrix.size();i++)</w:t>
      </w:r>
    </w:p>
    <w:p w14:paraId="2B984C59" w14:textId="77777777" w:rsidR="00A02C5D" w:rsidRDefault="00A02C5D" w:rsidP="00A02C5D">
      <w:r>
        <w:t xml:space="preserve">        {</w:t>
      </w:r>
    </w:p>
    <w:p w14:paraId="0CB5B625" w14:textId="77777777" w:rsidR="00A02C5D" w:rsidRDefault="00A02C5D" w:rsidP="00A02C5D">
      <w:r>
        <w:t xml:space="preserve">            for(int j=0;j&lt;i;j++)</w:t>
      </w:r>
    </w:p>
    <w:p w14:paraId="32196BAE" w14:textId="77777777" w:rsidR="00A02C5D" w:rsidRDefault="00A02C5D" w:rsidP="00A02C5D">
      <w:r>
        <w:t xml:space="preserve">            {</w:t>
      </w:r>
    </w:p>
    <w:p w14:paraId="1444BB92" w14:textId="77777777" w:rsidR="00A02C5D" w:rsidRDefault="00A02C5D" w:rsidP="00A02C5D">
      <w:r>
        <w:t xml:space="preserve">                swap(matrix[i][j],matrix[j][i]);</w:t>
      </w:r>
    </w:p>
    <w:p w14:paraId="2BDC7CD9" w14:textId="77777777" w:rsidR="00A02C5D" w:rsidRDefault="00A02C5D" w:rsidP="00A02C5D">
      <w:r>
        <w:t xml:space="preserve">            }</w:t>
      </w:r>
    </w:p>
    <w:p w14:paraId="44AE5C23" w14:textId="77777777" w:rsidR="00A02C5D" w:rsidRDefault="00A02C5D" w:rsidP="00A02C5D">
      <w:r>
        <w:t xml:space="preserve">        }</w:t>
      </w:r>
    </w:p>
    <w:p w14:paraId="7011733E" w14:textId="77777777" w:rsidR="00A02C5D" w:rsidRDefault="00A02C5D" w:rsidP="00A02C5D">
      <w:r>
        <w:t xml:space="preserve">        for(int i=0;i&lt;matrix.size();i++)</w:t>
      </w:r>
    </w:p>
    <w:p w14:paraId="687F0B21" w14:textId="77777777" w:rsidR="00A02C5D" w:rsidRDefault="00A02C5D" w:rsidP="00A02C5D">
      <w:r>
        <w:t xml:space="preserve">        {</w:t>
      </w:r>
    </w:p>
    <w:p w14:paraId="6CDAE9B2" w14:textId="77777777" w:rsidR="00A02C5D" w:rsidRDefault="00A02C5D" w:rsidP="00A02C5D">
      <w:r>
        <w:t xml:space="preserve">            reverse(matrix[i].begin(),matrix[i].end());</w:t>
      </w:r>
    </w:p>
    <w:p w14:paraId="25444368" w14:textId="77777777" w:rsidR="00A02C5D" w:rsidRDefault="00A02C5D" w:rsidP="00A02C5D">
      <w:r>
        <w:t xml:space="preserve">        }</w:t>
      </w:r>
    </w:p>
    <w:p w14:paraId="19C13E4B" w14:textId="3C20F8C1" w:rsidR="00A02C5D" w:rsidRDefault="00A02C5D" w:rsidP="00A02C5D">
      <w:r>
        <w:t xml:space="preserve">    }</w:t>
      </w:r>
    </w:p>
    <w:p w14:paraId="3231031F" w14:textId="21801130" w:rsidR="008412E2" w:rsidRDefault="008412E2" w:rsidP="00A02C5D">
      <w:r w:rsidRPr="00990CD1">
        <w:rPr>
          <w:highlight w:val="cyan"/>
        </w:rPr>
        <w:t>Additional problem on s</w:t>
      </w:r>
      <w:r w:rsidR="00990CD1" w:rsidRPr="00990CD1">
        <w:rPr>
          <w:highlight w:val="cyan"/>
        </w:rPr>
        <w:t>ell-stock</w:t>
      </w:r>
    </w:p>
    <w:p w14:paraId="7BC201D6"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color w:val="1A3D3C"/>
          <w:spacing w:val="2"/>
          <w:sz w:val="21"/>
          <w:szCs w:val="21"/>
        </w:rPr>
        <w:t xml:space="preserve">Say you have an array, </w:t>
      </w:r>
      <w:r w:rsidRPr="00990CD1">
        <w:rPr>
          <w:rFonts w:ascii="Lato" w:eastAsia="Times New Roman" w:hAnsi="Lato" w:cs="Times New Roman"/>
          <w:b/>
          <w:bCs/>
          <w:color w:val="1A3D3C"/>
          <w:spacing w:val="2"/>
          <w:sz w:val="21"/>
          <w:szCs w:val="21"/>
        </w:rPr>
        <w:t>A</w:t>
      </w:r>
      <w:r w:rsidRPr="00990CD1">
        <w:rPr>
          <w:rFonts w:ascii="Lato" w:eastAsia="Times New Roman" w:hAnsi="Lato" w:cs="Times New Roman"/>
          <w:color w:val="1A3D3C"/>
          <w:spacing w:val="2"/>
          <w:sz w:val="21"/>
          <w:szCs w:val="21"/>
        </w:rPr>
        <w:t xml:space="preserve">, for which the </w:t>
      </w:r>
      <w:r w:rsidRPr="00990CD1">
        <w:rPr>
          <w:rFonts w:ascii="Lato" w:eastAsia="Times New Roman" w:hAnsi="Lato" w:cs="Times New Roman"/>
          <w:b/>
          <w:bCs/>
          <w:color w:val="1A3D3C"/>
          <w:spacing w:val="2"/>
          <w:sz w:val="21"/>
          <w:szCs w:val="21"/>
        </w:rPr>
        <w:t>ith</w:t>
      </w:r>
      <w:r w:rsidRPr="00990CD1">
        <w:rPr>
          <w:rFonts w:ascii="Lato" w:eastAsia="Times New Roman" w:hAnsi="Lato" w:cs="Times New Roman"/>
          <w:color w:val="1A3D3C"/>
          <w:spacing w:val="2"/>
          <w:sz w:val="21"/>
          <w:szCs w:val="21"/>
        </w:rPr>
        <w:t xml:space="preserve"> element is the price of a given stock on day </w:t>
      </w:r>
      <w:r w:rsidRPr="00990CD1">
        <w:rPr>
          <w:rFonts w:ascii="Lato" w:eastAsia="Times New Roman" w:hAnsi="Lato" w:cs="Times New Roman"/>
          <w:b/>
          <w:bCs/>
          <w:color w:val="1A3D3C"/>
          <w:spacing w:val="2"/>
          <w:sz w:val="21"/>
          <w:szCs w:val="21"/>
        </w:rPr>
        <w:t>i</w:t>
      </w:r>
      <w:r w:rsidRPr="00990CD1">
        <w:rPr>
          <w:rFonts w:ascii="Lato" w:eastAsia="Times New Roman" w:hAnsi="Lato" w:cs="Times New Roman"/>
          <w:color w:val="1A3D3C"/>
          <w:spacing w:val="2"/>
          <w:sz w:val="21"/>
          <w:szCs w:val="21"/>
        </w:rPr>
        <w:t>.</w:t>
      </w:r>
    </w:p>
    <w:p w14:paraId="5CCD5D7C"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color w:val="1A3D3C"/>
          <w:spacing w:val="2"/>
          <w:sz w:val="21"/>
          <w:szCs w:val="21"/>
        </w:rPr>
        <w:t>Design an algorithm to find the maximum profit.</w:t>
      </w:r>
    </w:p>
    <w:p w14:paraId="4D8849DE"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color w:val="1A3D3C"/>
          <w:spacing w:val="2"/>
          <w:sz w:val="21"/>
          <w:szCs w:val="21"/>
        </w:rPr>
        <w:t>You may complete as many transactions as you like (i.e., buy one and sell one share of the stock multiple times).</w:t>
      </w:r>
    </w:p>
    <w:p w14:paraId="0086B21A"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color w:val="1A3D3C"/>
          <w:spacing w:val="2"/>
          <w:sz w:val="21"/>
          <w:szCs w:val="21"/>
        </w:rPr>
        <w:t>However, you may not engage in multiple transactions at the same time (ie, you must sell the stock before you buy again).</w:t>
      </w:r>
    </w:p>
    <w:p w14:paraId="4A6B4ADD"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b/>
          <w:bCs/>
          <w:color w:val="1A3D3C"/>
          <w:spacing w:val="2"/>
          <w:sz w:val="21"/>
          <w:szCs w:val="21"/>
        </w:rPr>
        <w:t>Input Format:</w:t>
      </w:r>
      <w:r w:rsidRPr="00990CD1">
        <w:rPr>
          <w:rFonts w:ascii="Lato" w:eastAsia="Times New Roman" w:hAnsi="Lato" w:cs="Times New Roman"/>
          <w:color w:val="1A3D3C"/>
          <w:spacing w:val="2"/>
          <w:sz w:val="21"/>
          <w:szCs w:val="21"/>
        </w:rPr>
        <w:t xml:space="preserve"> </w:t>
      </w:r>
      <w:r w:rsidRPr="00990CD1">
        <w:rPr>
          <w:rFonts w:ascii="Courier New" w:eastAsia="Times New Roman" w:hAnsi="Courier New" w:cs="Courier New"/>
          <w:color w:val="1A3D3C"/>
          <w:spacing w:val="2"/>
          <w:sz w:val="21"/>
          <w:szCs w:val="21"/>
        </w:rPr>
        <w:t xml:space="preserve">The first and the only argument is an array of integer, A. </w:t>
      </w:r>
    </w:p>
    <w:p w14:paraId="1123DBB4"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b/>
          <w:bCs/>
          <w:color w:val="1A3D3C"/>
          <w:spacing w:val="2"/>
          <w:sz w:val="21"/>
          <w:szCs w:val="21"/>
        </w:rPr>
        <w:t>Output Format:</w:t>
      </w:r>
      <w:r w:rsidRPr="00990CD1">
        <w:rPr>
          <w:rFonts w:ascii="Lato" w:eastAsia="Times New Roman" w:hAnsi="Lato" w:cs="Times New Roman"/>
          <w:color w:val="1A3D3C"/>
          <w:spacing w:val="2"/>
          <w:sz w:val="21"/>
          <w:szCs w:val="21"/>
        </w:rPr>
        <w:t xml:space="preserve"> </w:t>
      </w:r>
      <w:r w:rsidRPr="00990CD1">
        <w:rPr>
          <w:rFonts w:ascii="Courier New" w:eastAsia="Times New Roman" w:hAnsi="Courier New" w:cs="Courier New"/>
          <w:color w:val="1A3D3C"/>
          <w:spacing w:val="2"/>
          <w:sz w:val="21"/>
          <w:szCs w:val="21"/>
        </w:rPr>
        <w:t xml:space="preserve">Return an integer, representing the maximum possible profit. </w:t>
      </w:r>
    </w:p>
    <w:p w14:paraId="27B0380C" w14:textId="77777777" w:rsidR="00990CD1" w:rsidRPr="00990CD1" w:rsidRDefault="00990CD1" w:rsidP="00990CD1">
      <w:pPr>
        <w:spacing w:before="100" w:beforeAutospacing="1" w:after="100" w:afterAutospacing="1" w:line="240" w:lineRule="auto"/>
        <w:rPr>
          <w:rFonts w:ascii="Lato" w:eastAsia="Times New Roman" w:hAnsi="Lato" w:cs="Times New Roman"/>
          <w:color w:val="1A3D3C"/>
          <w:spacing w:val="2"/>
          <w:sz w:val="21"/>
          <w:szCs w:val="21"/>
        </w:rPr>
      </w:pPr>
      <w:r w:rsidRPr="00990CD1">
        <w:rPr>
          <w:rFonts w:ascii="Lato" w:eastAsia="Times New Roman" w:hAnsi="Lato" w:cs="Times New Roman"/>
          <w:b/>
          <w:bCs/>
          <w:color w:val="1A3D3C"/>
          <w:spacing w:val="2"/>
          <w:sz w:val="21"/>
          <w:szCs w:val="21"/>
        </w:rPr>
        <w:t>Constraints:</w:t>
      </w:r>
      <w:r w:rsidRPr="00990CD1">
        <w:rPr>
          <w:rFonts w:ascii="Lato" w:eastAsia="Times New Roman" w:hAnsi="Lato" w:cs="Times New Roman"/>
          <w:color w:val="1A3D3C"/>
          <w:spacing w:val="2"/>
          <w:sz w:val="21"/>
          <w:szCs w:val="21"/>
        </w:rPr>
        <w:t xml:space="preserve"> </w:t>
      </w:r>
      <w:r w:rsidRPr="00990CD1">
        <w:rPr>
          <w:rFonts w:ascii="Courier New" w:eastAsia="Times New Roman" w:hAnsi="Courier New" w:cs="Courier New"/>
          <w:color w:val="1A3D3C"/>
          <w:spacing w:val="2"/>
          <w:sz w:val="21"/>
          <w:szCs w:val="21"/>
        </w:rPr>
        <w:t xml:space="preserve">0 &lt;= len(A) &lt;= 1e5 1 &lt;= A[i] &lt;= 1e7 </w:t>
      </w:r>
      <w:r w:rsidRPr="00990CD1">
        <w:rPr>
          <w:rFonts w:ascii="Lato" w:eastAsia="Times New Roman" w:hAnsi="Lato" w:cs="Times New Roman"/>
          <w:b/>
          <w:bCs/>
          <w:color w:val="1A3D3C"/>
          <w:spacing w:val="2"/>
          <w:sz w:val="21"/>
          <w:szCs w:val="21"/>
        </w:rPr>
        <w:t>Example:</w:t>
      </w:r>
      <w:r w:rsidRPr="00990CD1">
        <w:rPr>
          <w:rFonts w:ascii="Lato" w:eastAsia="Times New Roman" w:hAnsi="Lato" w:cs="Times New Roman"/>
          <w:color w:val="1A3D3C"/>
          <w:spacing w:val="2"/>
          <w:sz w:val="21"/>
          <w:szCs w:val="21"/>
        </w:rPr>
        <w:t xml:space="preserve"> </w:t>
      </w:r>
    </w:p>
    <w:p w14:paraId="2E62EBEB"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Input 1:</w:t>
      </w:r>
    </w:p>
    <w:p w14:paraId="24015BC2"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A = [1, 2, 3]</w:t>
      </w:r>
    </w:p>
    <w:p w14:paraId="6329DC98"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5800991F"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29FF154D"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Output 1:</w:t>
      </w:r>
    </w:p>
    <w:p w14:paraId="39E0F90C"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2</w:t>
      </w:r>
    </w:p>
    <w:p w14:paraId="06BF258B"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6E0FF35A"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74F7A3D3"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Explanation 1:</w:t>
      </w:r>
    </w:p>
    <w:p w14:paraId="5B54D7A7"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=&gt; Buy a stock on day 0.</w:t>
      </w:r>
    </w:p>
    <w:p w14:paraId="60E20133"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=&gt; Sell the stock on day 1. (Profit +1)</w:t>
      </w:r>
    </w:p>
    <w:p w14:paraId="5954F212"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=&gt; Buy a stock on day 1.</w:t>
      </w:r>
    </w:p>
    <w:p w14:paraId="2AD76FA3"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 xml:space="preserve">    =&gt; Sell the stock on day 2. (Profit +1)</w:t>
      </w:r>
    </w:p>
    <w:p w14:paraId="25E2848D"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7E03E1DF"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75FD213E" w14:textId="77777777" w:rsidR="00990CD1" w:rsidRPr="00990CD1" w:rsidRDefault="00990CD1" w:rsidP="0099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990CD1">
        <w:rPr>
          <w:rFonts w:ascii="Courier New" w:eastAsia="Times New Roman" w:hAnsi="Courier New" w:cs="Courier New"/>
          <w:color w:val="1A3D3C"/>
          <w:spacing w:val="2"/>
          <w:sz w:val="21"/>
          <w:szCs w:val="21"/>
        </w:rPr>
        <w:t>Overall profit = 2</w:t>
      </w:r>
    </w:p>
    <w:p w14:paraId="4C636176" w14:textId="480627CF" w:rsidR="00990CD1" w:rsidRPr="00990CD1" w:rsidRDefault="00990CD1" w:rsidP="00990CD1">
      <w:pPr>
        <w:shd w:val="clear" w:color="auto" w:fill="1E1E1E"/>
        <w:spacing w:line="285" w:lineRule="atLeast"/>
        <w:rPr>
          <w:rFonts w:ascii="Consolas" w:eastAsia="Times New Roman" w:hAnsi="Consolas" w:cs="Times New Roman"/>
          <w:color w:val="D4D4D4"/>
          <w:sz w:val="21"/>
          <w:szCs w:val="21"/>
        </w:rPr>
      </w:pPr>
      <w:r>
        <w:t>:</w:t>
      </w:r>
      <w:r w:rsidRPr="00990CD1">
        <w:rPr>
          <w:rFonts w:ascii="Consolas" w:hAnsi="Consolas"/>
          <w:color w:val="569CD6"/>
          <w:sz w:val="21"/>
          <w:szCs w:val="21"/>
        </w:rPr>
        <w:t xml:space="preserve"> </w:t>
      </w:r>
      <w:r w:rsidRPr="00990CD1">
        <w:rPr>
          <w:rFonts w:ascii="Consolas" w:eastAsia="Times New Roman" w:hAnsi="Consolas" w:cs="Times New Roman"/>
          <w:color w:val="569CD6"/>
          <w:sz w:val="21"/>
          <w:szCs w:val="21"/>
        </w:rPr>
        <w:t>int</w:t>
      </w:r>
      <w:r w:rsidRPr="00990CD1">
        <w:rPr>
          <w:rFonts w:ascii="Consolas" w:eastAsia="Times New Roman" w:hAnsi="Consolas" w:cs="Times New Roman"/>
          <w:color w:val="D4D4D4"/>
          <w:sz w:val="21"/>
          <w:szCs w:val="21"/>
        </w:rPr>
        <w:t> Solution::maxProfit</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569CD6"/>
          <w:sz w:val="21"/>
          <w:szCs w:val="21"/>
        </w:rPr>
        <w:t>const</w:t>
      </w:r>
      <w:r w:rsidRPr="00990CD1">
        <w:rPr>
          <w:rFonts w:ascii="Consolas" w:eastAsia="Times New Roman" w:hAnsi="Consolas" w:cs="Times New Roman"/>
          <w:color w:val="D4D4D4"/>
          <w:sz w:val="21"/>
          <w:szCs w:val="21"/>
        </w:rPr>
        <w:t> vector</w:t>
      </w:r>
      <w:r w:rsidRPr="00990CD1">
        <w:rPr>
          <w:rFonts w:ascii="Consolas" w:eastAsia="Times New Roman" w:hAnsi="Consolas" w:cs="Times New Roman"/>
          <w:color w:val="DCDCDC"/>
          <w:sz w:val="21"/>
          <w:szCs w:val="21"/>
        </w:rPr>
        <w:t>&lt;</w:t>
      </w:r>
      <w:r w:rsidRPr="00990CD1">
        <w:rPr>
          <w:rFonts w:ascii="Consolas" w:eastAsia="Times New Roman" w:hAnsi="Consolas" w:cs="Times New Roman"/>
          <w:color w:val="569CD6"/>
          <w:sz w:val="21"/>
          <w:szCs w:val="21"/>
        </w:rPr>
        <w:t>int</w:t>
      </w:r>
      <w:r w:rsidRPr="00990CD1">
        <w:rPr>
          <w:rFonts w:ascii="Consolas" w:eastAsia="Times New Roman" w:hAnsi="Consolas" w:cs="Times New Roman"/>
          <w:color w:val="DCDCDC"/>
          <w:sz w:val="21"/>
          <w:szCs w:val="21"/>
        </w:rPr>
        <w:t>&gt;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DCDCDC"/>
          <w:sz w:val="21"/>
          <w:szCs w:val="21"/>
        </w:rPr>
        <w:t>&amp;</w:t>
      </w:r>
      <w:r w:rsidRPr="00990CD1">
        <w:rPr>
          <w:rFonts w:ascii="Consolas" w:eastAsia="Times New Roman" w:hAnsi="Consolas" w:cs="Times New Roman"/>
          <w:color w:val="D4D4D4"/>
          <w:sz w:val="21"/>
          <w:szCs w:val="21"/>
        </w:rPr>
        <w:t>A</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DCDCDC"/>
          <w:sz w:val="21"/>
          <w:szCs w:val="21"/>
        </w:rPr>
        <w:t>{</w:t>
      </w:r>
    </w:p>
    <w:p w14:paraId="16D9798F" w14:textId="77777777" w:rsidR="006A5852"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569CD6"/>
          <w:sz w:val="21"/>
          <w:szCs w:val="21"/>
        </w:rPr>
        <w:t>if</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A</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size</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B5CEA8"/>
          <w:sz w:val="21"/>
          <w:szCs w:val="21"/>
        </w:rPr>
        <w:t>0</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p>
    <w:p w14:paraId="1B9EB8BF" w14:textId="12265278" w:rsidR="00990CD1" w:rsidRPr="00990CD1" w:rsidRDefault="006A5852" w:rsidP="00990CD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90CD1" w:rsidRPr="00990CD1">
        <w:rPr>
          <w:rFonts w:ascii="Consolas" w:eastAsia="Times New Roman" w:hAnsi="Consolas" w:cs="Times New Roman"/>
          <w:color w:val="569CD6"/>
          <w:sz w:val="21"/>
          <w:szCs w:val="21"/>
        </w:rPr>
        <w:t>return</w:t>
      </w:r>
      <w:r w:rsidR="00990CD1" w:rsidRPr="00990CD1">
        <w:rPr>
          <w:rFonts w:ascii="Consolas" w:eastAsia="Times New Roman" w:hAnsi="Consolas" w:cs="Times New Roman"/>
          <w:color w:val="D4D4D4"/>
          <w:sz w:val="21"/>
          <w:szCs w:val="21"/>
        </w:rPr>
        <w:t> </w:t>
      </w:r>
      <w:r w:rsidR="00990CD1" w:rsidRPr="00990CD1">
        <w:rPr>
          <w:rFonts w:ascii="Consolas" w:eastAsia="Times New Roman" w:hAnsi="Consolas" w:cs="Times New Roman"/>
          <w:color w:val="B5CEA8"/>
          <w:sz w:val="21"/>
          <w:szCs w:val="21"/>
        </w:rPr>
        <w:t>0</w:t>
      </w:r>
      <w:r w:rsidR="00990CD1" w:rsidRPr="00990CD1">
        <w:rPr>
          <w:rFonts w:ascii="Consolas" w:eastAsia="Times New Roman" w:hAnsi="Consolas" w:cs="Times New Roman"/>
          <w:color w:val="DCDCDC"/>
          <w:sz w:val="21"/>
          <w:szCs w:val="21"/>
        </w:rPr>
        <w:t>;</w:t>
      </w:r>
    </w:p>
    <w:p w14:paraId="332238CD"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569CD6"/>
          <w:sz w:val="21"/>
          <w:szCs w:val="21"/>
        </w:rPr>
        <w:t>int</w:t>
      </w:r>
      <w:r w:rsidRPr="00990CD1">
        <w:rPr>
          <w:rFonts w:ascii="Consolas" w:eastAsia="Times New Roman" w:hAnsi="Consolas" w:cs="Times New Roman"/>
          <w:color w:val="D4D4D4"/>
          <w:sz w:val="21"/>
          <w:szCs w:val="21"/>
        </w:rPr>
        <w:t> profit </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B5CEA8"/>
          <w:sz w:val="21"/>
          <w:szCs w:val="21"/>
        </w:rPr>
        <w:t>0</w:t>
      </w:r>
      <w:r w:rsidRPr="00990CD1">
        <w:rPr>
          <w:rFonts w:ascii="Consolas" w:eastAsia="Times New Roman" w:hAnsi="Consolas" w:cs="Times New Roman"/>
          <w:color w:val="DCDCDC"/>
          <w:sz w:val="21"/>
          <w:szCs w:val="21"/>
        </w:rPr>
        <w:t>;</w:t>
      </w:r>
    </w:p>
    <w:p w14:paraId="42E9D9E7"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569CD6"/>
          <w:sz w:val="21"/>
          <w:szCs w:val="21"/>
        </w:rPr>
        <w:t>for</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569CD6"/>
          <w:sz w:val="21"/>
          <w:szCs w:val="21"/>
        </w:rPr>
        <w:t>int</w:t>
      </w:r>
      <w:r w:rsidRPr="00990CD1">
        <w:rPr>
          <w:rFonts w:ascii="Consolas" w:eastAsia="Times New Roman" w:hAnsi="Consolas" w:cs="Times New Roman"/>
          <w:color w:val="D4D4D4"/>
          <w:sz w:val="21"/>
          <w:szCs w:val="21"/>
        </w:rPr>
        <w:t> i </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B5CEA8"/>
          <w:sz w:val="21"/>
          <w:szCs w:val="21"/>
        </w:rPr>
        <w:t>0</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i</w:t>
      </w:r>
      <w:r w:rsidRPr="00990CD1">
        <w:rPr>
          <w:rFonts w:ascii="Consolas" w:eastAsia="Times New Roman" w:hAnsi="Consolas" w:cs="Times New Roman"/>
          <w:color w:val="DCDCDC"/>
          <w:sz w:val="21"/>
          <w:szCs w:val="21"/>
        </w:rPr>
        <w:t>&lt;</w:t>
      </w:r>
      <w:r w:rsidRPr="00990CD1">
        <w:rPr>
          <w:rFonts w:ascii="Consolas" w:eastAsia="Times New Roman" w:hAnsi="Consolas" w:cs="Times New Roman"/>
          <w:color w:val="D4D4D4"/>
          <w:sz w:val="21"/>
          <w:szCs w:val="21"/>
        </w:rPr>
        <w:t>A</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size</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B5CEA8"/>
          <w:sz w:val="21"/>
          <w:szCs w:val="21"/>
        </w:rPr>
        <w:t>1</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i</w:t>
      </w:r>
      <w:r w:rsidRPr="00990CD1">
        <w:rPr>
          <w:rFonts w:ascii="Consolas" w:eastAsia="Times New Roman" w:hAnsi="Consolas" w:cs="Times New Roman"/>
          <w:color w:val="DCDCDC"/>
          <w:sz w:val="21"/>
          <w:szCs w:val="21"/>
        </w:rPr>
        <w:t>++){</w:t>
      </w:r>
    </w:p>
    <w:p w14:paraId="3E227E71" w14:textId="77777777" w:rsidR="006A5852"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569CD6"/>
          <w:sz w:val="21"/>
          <w:szCs w:val="21"/>
        </w:rPr>
        <w:t>if</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A</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i</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B5CEA8"/>
          <w:sz w:val="21"/>
          <w:szCs w:val="21"/>
        </w:rPr>
        <w:t>1</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DCDCDC"/>
          <w:sz w:val="21"/>
          <w:szCs w:val="21"/>
        </w:rPr>
        <w:t>&gt;</w:t>
      </w:r>
      <w:r w:rsidRPr="00990CD1">
        <w:rPr>
          <w:rFonts w:ascii="Consolas" w:eastAsia="Times New Roman" w:hAnsi="Consolas" w:cs="Times New Roman"/>
          <w:color w:val="D4D4D4"/>
          <w:sz w:val="21"/>
          <w:szCs w:val="21"/>
        </w:rPr>
        <w:t> A</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i</w:t>
      </w:r>
      <w:r w:rsidRPr="00990CD1">
        <w:rPr>
          <w:rFonts w:ascii="Consolas" w:eastAsia="Times New Roman" w:hAnsi="Consolas" w:cs="Times New Roman"/>
          <w:color w:val="DCDCDC"/>
          <w:sz w:val="21"/>
          <w:szCs w:val="21"/>
        </w:rPr>
        <w:t>])</w:t>
      </w:r>
      <w:r w:rsidRPr="00990CD1">
        <w:rPr>
          <w:rFonts w:ascii="Consolas" w:eastAsia="Times New Roman" w:hAnsi="Consolas" w:cs="Times New Roman"/>
          <w:color w:val="D4D4D4"/>
          <w:sz w:val="21"/>
          <w:szCs w:val="21"/>
        </w:rPr>
        <w:t> </w:t>
      </w:r>
    </w:p>
    <w:p w14:paraId="20594D0F" w14:textId="35B60F29" w:rsidR="00990CD1" w:rsidRPr="00990CD1" w:rsidRDefault="006A5852" w:rsidP="00990CD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90CD1" w:rsidRPr="00990CD1">
        <w:rPr>
          <w:rFonts w:ascii="Consolas" w:eastAsia="Times New Roman" w:hAnsi="Consolas" w:cs="Times New Roman"/>
          <w:color w:val="D4D4D4"/>
          <w:sz w:val="21"/>
          <w:szCs w:val="21"/>
        </w:rPr>
        <w:t>profit </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 </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A</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i</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B5CEA8"/>
          <w:sz w:val="21"/>
          <w:szCs w:val="21"/>
        </w:rPr>
        <w:t>1</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 </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 A</w:t>
      </w:r>
      <w:r w:rsidR="00990CD1" w:rsidRPr="00990CD1">
        <w:rPr>
          <w:rFonts w:ascii="Consolas" w:eastAsia="Times New Roman" w:hAnsi="Consolas" w:cs="Times New Roman"/>
          <w:color w:val="DCDCDC"/>
          <w:sz w:val="21"/>
          <w:szCs w:val="21"/>
        </w:rPr>
        <w:t>[</w:t>
      </w:r>
      <w:r w:rsidR="00990CD1" w:rsidRPr="00990CD1">
        <w:rPr>
          <w:rFonts w:ascii="Consolas" w:eastAsia="Times New Roman" w:hAnsi="Consolas" w:cs="Times New Roman"/>
          <w:color w:val="D4D4D4"/>
          <w:sz w:val="21"/>
          <w:szCs w:val="21"/>
        </w:rPr>
        <w:t>i</w:t>
      </w:r>
      <w:r w:rsidR="00990CD1" w:rsidRPr="00990CD1">
        <w:rPr>
          <w:rFonts w:ascii="Consolas" w:eastAsia="Times New Roman" w:hAnsi="Consolas" w:cs="Times New Roman"/>
          <w:color w:val="DCDCDC"/>
          <w:sz w:val="21"/>
          <w:szCs w:val="21"/>
        </w:rPr>
        <w:t>]);</w:t>
      </w:r>
    </w:p>
    <w:p w14:paraId="1CEDFFA2"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DCDCDC"/>
          <w:sz w:val="21"/>
          <w:szCs w:val="21"/>
        </w:rPr>
        <w:t>}</w:t>
      </w:r>
    </w:p>
    <w:p w14:paraId="7174B2C1"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4D4D4"/>
          <w:sz w:val="21"/>
          <w:szCs w:val="21"/>
        </w:rPr>
        <w:t>    </w:t>
      </w:r>
      <w:r w:rsidRPr="00990CD1">
        <w:rPr>
          <w:rFonts w:ascii="Consolas" w:eastAsia="Times New Roman" w:hAnsi="Consolas" w:cs="Times New Roman"/>
          <w:color w:val="569CD6"/>
          <w:sz w:val="21"/>
          <w:szCs w:val="21"/>
        </w:rPr>
        <w:t>return</w:t>
      </w:r>
      <w:r w:rsidRPr="00990CD1">
        <w:rPr>
          <w:rFonts w:ascii="Consolas" w:eastAsia="Times New Roman" w:hAnsi="Consolas" w:cs="Times New Roman"/>
          <w:color w:val="D4D4D4"/>
          <w:sz w:val="21"/>
          <w:szCs w:val="21"/>
        </w:rPr>
        <w:t> profit</w:t>
      </w:r>
      <w:r w:rsidRPr="00990CD1">
        <w:rPr>
          <w:rFonts w:ascii="Consolas" w:eastAsia="Times New Roman" w:hAnsi="Consolas" w:cs="Times New Roman"/>
          <w:color w:val="DCDCDC"/>
          <w:sz w:val="21"/>
          <w:szCs w:val="21"/>
        </w:rPr>
        <w:t>;</w:t>
      </w:r>
    </w:p>
    <w:p w14:paraId="24FA8C34"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r w:rsidRPr="00990CD1">
        <w:rPr>
          <w:rFonts w:ascii="Consolas" w:eastAsia="Times New Roman" w:hAnsi="Consolas" w:cs="Times New Roman"/>
          <w:color w:val="DCDCDC"/>
          <w:sz w:val="21"/>
          <w:szCs w:val="21"/>
        </w:rPr>
        <w:t>}</w:t>
      </w:r>
    </w:p>
    <w:p w14:paraId="3AE1648F" w14:textId="77777777" w:rsidR="00990CD1" w:rsidRPr="00990CD1" w:rsidRDefault="00990CD1" w:rsidP="00990CD1">
      <w:pPr>
        <w:shd w:val="clear" w:color="auto" w:fill="1E1E1E"/>
        <w:spacing w:after="0" w:line="285" w:lineRule="atLeast"/>
        <w:rPr>
          <w:rFonts w:ascii="Consolas" w:eastAsia="Times New Roman" w:hAnsi="Consolas" w:cs="Times New Roman"/>
          <w:color w:val="D4D4D4"/>
          <w:sz w:val="21"/>
          <w:szCs w:val="21"/>
        </w:rPr>
      </w:pPr>
    </w:p>
    <w:p w14:paraId="45578AB8" w14:textId="73DB883B" w:rsidR="00990CD1" w:rsidRDefault="00990CD1" w:rsidP="00A02C5D"/>
    <w:p w14:paraId="6F1ED71A" w14:textId="341AEB4E" w:rsidR="004F6119" w:rsidRDefault="00834C3A" w:rsidP="001177C2">
      <w:pPr>
        <w:pStyle w:val="NormalWeb"/>
        <w:shd w:val="clear" w:color="auto" w:fill="FFFFFF"/>
        <w:spacing w:before="0" w:beforeAutospacing="0" w:after="240" w:afterAutospacing="0"/>
        <w:rPr>
          <w:rFonts w:ascii="Segoe UI" w:hAnsi="Segoe UI" w:cs="Segoe UI"/>
          <w:color w:val="263238"/>
          <w:sz w:val="21"/>
          <w:szCs w:val="21"/>
        </w:rPr>
      </w:pPr>
      <w:r>
        <w:t>11)</w:t>
      </w:r>
      <w:r w:rsidR="001177C2" w:rsidRPr="001177C2">
        <w:rPr>
          <w:rFonts w:ascii="Segoe UI" w:hAnsi="Segoe UI" w:cs="Segoe UI"/>
          <w:color w:val="263238"/>
          <w:sz w:val="21"/>
          <w:szCs w:val="21"/>
        </w:rPr>
        <w:t xml:space="preserve"> </w:t>
      </w:r>
      <w:r w:rsidR="004F6119" w:rsidRPr="004F6119">
        <w:rPr>
          <w:rFonts w:ascii="Segoe UI" w:hAnsi="Segoe UI" w:cs="Segoe UI"/>
          <w:color w:val="263238"/>
          <w:sz w:val="21"/>
          <w:szCs w:val="21"/>
          <w:highlight w:val="cyan"/>
        </w:rPr>
        <w:t>sell st</w:t>
      </w:r>
      <w:r w:rsidR="00FE5698">
        <w:rPr>
          <w:rFonts w:ascii="Segoe UI" w:hAnsi="Segoe UI" w:cs="Segoe UI"/>
          <w:color w:val="263238"/>
          <w:sz w:val="21"/>
          <w:szCs w:val="21"/>
          <w:highlight w:val="cyan"/>
        </w:rPr>
        <w:t>o</w:t>
      </w:r>
      <w:r w:rsidR="004F6119" w:rsidRPr="004F6119">
        <w:rPr>
          <w:rFonts w:ascii="Segoe UI" w:hAnsi="Segoe UI" w:cs="Segoe UI"/>
          <w:color w:val="263238"/>
          <w:sz w:val="21"/>
          <w:szCs w:val="21"/>
          <w:highlight w:val="cyan"/>
        </w:rPr>
        <w:t>cks-1</w:t>
      </w:r>
      <w:r w:rsidR="004F6119">
        <w:rPr>
          <w:rFonts w:ascii="Segoe UI" w:hAnsi="Segoe UI" w:cs="Segoe UI"/>
          <w:color w:val="263238"/>
          <w:sz w:val="21"/>
          <w:szCs w:val="21"/>
        </w:rPr>
        <w:t xml:space="preserve"> </w:t>
      </w:r>
    </w:p>
    <w:p w14:paraId="0C883E42" w14:textId="3C8FAE4F"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array </w:t>
      </w:r>
      <w:r>
        <w:rPr>
          <w:rStyle w:val="HTMLCode"/>
          <w:color w:val="546E7A"/>
          <w:shd w:val="clear" w:color="auto" w:fill="F7F9FA"/>
        </w:rPr>
        <w:t>prices</w:t>
      </w:r>
      <w:r>
        <w:rPr>
          <w:rFonts w:ascii="Segoe UI" w:hAnsi="Segoe UI" w:cs="Segoe UI"/>
          <w:color w:val="263238"/>
          <w:sz w:val="21"/>
          <w:szCs w:val="21"/>
        </w:rPr>
        <w:t> where </w:t>
      </w:r>
      <w:r>
        <w:rPr>
          <w:rStyle w:val="HTMLCode"/>
          <w:color w:val="546E7A"/>
          <w:shd w:val="clear" w:color="auto" w:fill="F7F9FA"/>
        </w:rPr>
        <w:t>prices[i]</w:t>
      </w:r>
      <w:r>
        <w:rPr>
          <w:rFonts w:ascii="Segoe UI" w:hAnsi="Segoe UI" w:cs="Segoe UI"/>
          <w:color w:val="263238"/>
          <w:sz w:val="21"/>
          <w:szCs w:val="21"/>
        </w:rPr>
        <w:t> is the price of a given stock on the </w:t>
      </w:r>
      <w:r>
        <w:rPr>
          <w:rStyle w:val="HTMLCode"/>
          <w:color w:val="546E7A"/>
          <w:shd w:val="clear" w:color="auto" w:fill="F7F9FA"/>
        </w:rPr>
        <w:t>i</w:t>
      </w:r>
      <w:r>
        <w:rPr>
          <w:rStyle w:val="HTMLCode"/>
          <w:color w:val="546E7A"/>
          <w:sz w:val="15"/>
          <w:szCs w:val="15"/>
          <w:shd w:val="clear" w:color="auto" w:fill="F7F9FA"/>
          <w:vertAlign w:val="superscript"/>
        </w:rPr>
        <w:t>th</w:t>
      </w:r>
      <w:r>
        <w:rPr>
          <w:rFonts w:ascii="Segoe UI" w:hAnsi="Segoe UI" w:cs="Segoe UI"/>
          <w:color w:val="263238"/>
          <w:sz w:val="21"/>
          <w:szCs w:val="21"/>
        </w:rPr>
        <w:t> day.</w:t>
      </w:r>
    </w:p>
    <w:p w14:paraId="61C92551" w14:textId="77777777"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want to maximize your profit by choosing a </w:t>
      </w:r>
      <w:r>
        <w:rPr>
          <w:rStyle w:val="Strong"/>
          <w:rFonts w:ascii="Segoe UI" w:hAnsi="Segoe UI" w:cs="Segoe UI"/>
          <w:color w:val="263238"/>
          <w:sz w:val="21"/>
          <w:szCs w:val="21"/>
        </w:rPr>
        <w:t>single day</w:t>
      </w:r>
      <w:r>
        <w:rPr>
          <w:rFonts w:ascii="Segoe UI" w:hAnsi="Segoe UI" w:cs="Segoe UI"/>
          <w:color w:val="263238"/>
          <w:sz w:val="21"/>
          <w:szCs w:val="21"/>
        </w:rPr>
        <w:t> to buy one stock and choosing a </w:t>
      </w:r>
      <w:r>
        <w:rPr>
          <w:rStyle w:val="Strong"/>
          <w:rFonts w:ascii="Segoe UI" w:hAnsi="Segoe UI" w:cs="Segoe UI"/>
          <w:color w:val="263238"/>
          <w:sz w:val="21"/>
          <w:szCs w:val="21"/>
        </w:rPr>
        <w:t>different day in the future</w:t>
      </w:r>
      <w:r>
        <w:rPr>
          <w:rFonts w:ascii="Segoe UI" w:hAnsi="Segoe UI" w:cs="Segoe UI"/>
          <w:color w:val="263238"/>
          <w:sz w:val="21"/>
          <w:szCs w:val="21"/>
        </w:rPr>
        <w:t> to sell that stock.</w:t>
      </w:r>
    </w:p>
    <w:p w14:paraId="1D03A7CC" w14:textId="77777777" w:rsidR="001177C2" w:rsidRDefault="001177C2" w:rsidP="001177C2">
      <w:pPr>
        <w:pStyle w:val="NormalWeb"/>
        <w:shd w:val="clear" w:color="auto" w:fill="FFFFFF"/>
        <w:spacing w:before="0" w:beforeAutospacing="0" w:after="240" w:afterAutospacing="0"/>
        <w:rPr>
          <w:del w:id="1" w:author="pravinya kumbhare" w:date="2021-10-28T11:03:00Z"/>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the maximum profit you can achieve from this transaction</w:t>
      </w:r>
      <w:r>
        <w:rPr>
          <w:rFonts w:ascii="Segoe UI" w:hAnsi="Segoe UI" w:cs="Segoe UI"/>
          <w:color w:val="263238"/>
          <w:sz w:val="21"/>
          <w:szCs w:val="21"/>
        </w:rPr>
        <w:t>. If you cannot achieve any profit, return </w:t>
      </w:r>
      <w:r>
        <w:rPr>
          <w:rStyle w:val="HTMLCode"/>
          <w:color w:val="546E7A"/>
          <w:shd w:val="clear" w:color="auto" w:fill="F7F9FA"/>
        </w:rPr>
        <w:t>0</w:t>
      </w:r>
      <w:r>
        <w:rPr>
          <w:rFonts w:ascii="Segoe UI" w:hAnsi="Segoe UI" w:cs="Segoe UI"/>
          <w:color w:val="263238"/>
          <w:sz w:val="21"/>
          <w:szCs w:val="21"/>
        </w:rPr>
        <w:t>.</w:t>
      </w:r>
    </w:p>
    <w:p w14:paraId="0CBBB0EB" w14:textId="77777777"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del w:id="2" w:author="pravinya kumbhare" w:date="2021-10-28T11:03:00Z">
        <w:r>
          <w:rPr>
            <w:rFonts w:ascii="Segoe UI" w:hAnsi="Segoe UI" w:cs="Segoe UI"/>
            <w:color w:val="263238"/>
            <w:sz w:val="21"/>
            <w:szCs w:val="21"/>
          </w:rPr>
          <w:delText> </w:delText>
        </w:r>
      </w:del>
    </w:p>
    <w:p w14:paraId="6F06544E" w14:textId="77777777" w:rsidR="001177C2" w:rsidRDefault="001177C2" w:rsidP="001177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60DD1BE3" w14:textId="77777777" w:rsidR="001177C2" w:rsidRDefault="001177C2" w:rsidP="001177C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prices = [7,1,5,3,6,4]</w:t>
      </w:r>
    </w:p>
    <w:p w14:paraId="1D83AE81" w14:textId="77777777" w:rsidR="001177C2" w:rsidRDefault="001177C2" w:rsidP="001177C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14:paraId="5FCA58F0" w14:textId="77777777" w:rsidR="001177C2" w:rsidRDefault="001177C2" w:rsidP="001177C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14:paraId="70C2D35D" w14:textId="77777777" w:rsidR="001177C2" w:rsidRDefault="001177C2" w:rsidP="001177C2">
      <w:pPr>
        <w:pStyle w:val="HTMLPreformatted"/>
        <w:shd w:val="clear" w:color="auto" w:fill="F7F9FA"/>
        <w:spacing w:after="240"/>
        <w:rPr>
          <w:rFonts w:ascii="Consolas" w:hAnsi="Consolas"/>
          <w:color w:val="263238"/>
        </w:rPr>
      </w:pPr>
      <w:r>
        <w:rPr>
          <w:rFonts w:ascii="Consolas" w:hAnsi="Consolas"/>
          <w:color w:val="263238"/>
        </w:rPr>
        <w:lastRenderedPageBreak/>
        <w:t>Note that buying on day 2 and selling on day 1 is not allowed because you must buy before you sell.</w:t>
      </w:r>
    </w:p>
    <w:p w14:paraId="004F2271" w14:textId="7D33915D" w:rsidR="00834C3A" w:rsidRDefault="00834C3A" w:rsidP="00834C3A">
      <w:r>
        <w:t>:</w:t>
      </w:r>
      <w:r w:rsidRPr="00834C3A">
        <w:t xml:space="preserve"> </w:t>
      </w:r>
      <w:r>
        <w:t>int maxProfit(vector&lt;int&gt;&amp; prices) {</w:t>
      </w:r>
    </w:p>
    <w:p w14:paraId="76E8FDB9" w14:textId="77777777" w:rsidR="00834C3A" w:rsidRDefault="00834C3A" w:rsidP="00834C3A">
      <w:r>
        <w:t xml:space="preserve">        int profit=0;</w:t>
      </w:r>
    </w:p>
    <w:p w14:paraId="635A96A5" w14:textId="77777777" w:rsidR="00834C3A" w:rsidRDefault="00834C3A" w:rsidP="00834C3A">
      <w:r>
        <w:t xml:space="preserve">        int minprice=INT_MAX;</w:t>
      </w:r>
    </w:p>
    <w:p w14:paraId="25522A82" w14:textId="77777777" w:rsidR="00834C3A" w:rsidRDefault="00834C3A" w:rsidP="00834C3A">
      <w:r>
        <w:t xml:space="preserve">        for(int i=0;i&lt;prices.size();i++)</w:t>
      </w:r>
    </w:p>
    <w:p w14:paraId="5C358CA6" w14:textId="77777777" w:rsidR="00834C3A" w:rsidRDefault="00834C3A" w:rsidP="00834C3A">
      <w:r>
        <w:t xml:space="preserve">        {</w:t>
      </w:r>
    </w:p>
    <w:p w14:paraId="0D61AAD4" w14:textId="77777777" w:rsidR="00834C3A" w:rsidRDefault="00834C3A" w:rsidP="00834C3A">
      <w:r>
        <w:t xml:space="preserve">            minprice=min(minprice,prices[i]);</w:t>
      </w:r>
    </w:p>
    <w:p w14:paraId="76E3376B" w14:textId="77777777" w:rsidR="00834C3A" w:rsidRDefault="00834C3A" w:rsidP="00834C3A">
      <w:r>
        <w:t xml:space="preserve">            profit=max(profit,prices[i]-minprice);</w:t>
      </w:r>
    </w:p>
    <w:p w14:paraId="05D1EAC0" w14:textId="77777777" w:rsidR="00834C3A" w:rsidRDefault="00834C3A" w:rsidP="00834C3A">
      <w:r>
        <w:t xml:space="preserve">        }</w:t>
      </w:r>
    </w:p>
    <w:p w14:paraId="61278A5C" w14:textId="77777777" w:rsidR="00834C3A" w:rsidRDefault="00834C3A" w:rsidP="00834C3A">
      <w:r>
        <w:t xml:space="preserve">        return profit;</w:t>
      </w:r>
    </w:p>
    <w:p w14:paraId="59FD521B" w14:textId="4E032EE9" w:rsidR="00834C3A" w:rsidRDefault="00834C3A" w:rsidP="00834C3A">
      <w:r>
        <w:t xml:space="preserve">    }</w:t>
      </w:r>
    </w:p>
    <w:p w14:paraId="734C0040" w14:textId="1088D96E" w:rsidR="00761DE5" w:rsidRDefault="00761DE5" w:rsidP="00834C3A">
      <w:r w:rsidRPr="00761DE5">
        <w:rPr>
          <w:highlight w:val="cyan"/>
        </w:rPr>
        <w:t>Sell-Stock-2</w:t>
      </w:r>
    </w:p>
    <w:p w14:paraId="5F61FAFE" w14:textId="77777777" w:rsidR="00761DE5" w:rsidRPr="00761DE5" w:rsidRDefault="00761DE5" w:rsidP="00761DE5">
      <w:pPr>
        <w:shd w:val="clear" w:color="auto" w:fill="FFFFFF"/>
        <w:spacing w:after="240" w:line="240" w:lineRule="auto"/>
        <w:rPr>
          <w:rFonts w:ascii="Segoe UI" w:eastAsia="Times New Roman" w:hAnsi="Segoe UI" w:cs="Segoe UI"/>
          <w:color w:val="263238"/>
          <w:sz w:val="21"/>
          <w:szCs w:val="21"/>
        </w:rPr>
      </w:pPr>
      <w:r w:rsidRPr="00761DE5">
        <w:rPr>
          <w:rFonts w:ascii="Segoe UI" w:eastAsia="Times New Roman" w:hAnsi="Segoe UI" w:cs="Segoe UI"/>
          <w:color w:val="263238"/>
          <w:sz w:val="21"/>
          <w:szCs w:val="21"/>
        </w:rPr>
        <w:t>You are given an integer array </w:t>
      </w:r>
      <w:r w:rsidRPr="00761DE5">
        <w:rPr>
          <w:rFonts w:ascii="Courier New" w:eastAsia="Times New Roman" w:hAnsi="Courier New" w:cs="Courier New"/>
          <w:color w:val="546E7A"/>
          <w:sz w:val="20"/>
          <w:szCs w:val="20"/>
          <w:shd w:val="clear" w:color="auto" w:fill="F7F9FA"/>
        </w:rPr>
        <w:t>prices</w:t>
      </w:r>
      <w:r w:rsidRPr="00761DE5">
        <w:rPr>
          <w:rFonts w:ascii="Segoe UI" w:eastAsia="Times New Roman" w:hAnsi="Segoe UI" w:cs="Segoe UI"/>
          <w:color w:val="263238"/>
          <w:sz w:val="21"/>
          <w:szCs w:val="21"/>
        </w:rPr>
        <w:t> where </w:t>
      </w:r>
      <w:r w:rsidRPr="00761DE5">
        <w:rPr>
          <w:rFonts w:ascii="Courier New" w:eastAsia="Times New Roman" w:hAnsi="Courier New" w:cs="Courier New"/>
          <w:color w:val="546E7A"/>
          <w:sz w:val="20"/>
          <w:szCs w:val="20"/>
          <w:shd w:val="clear" w:color="auto" w:fill="F7F9FA"/>
        </w:rPr>
        <w:t>prices[i]</w:t>
      </w:r>
      <w:r w:rsidRPr="00761DE5">
        <w:rPr>
          <w:rFonts w:ascii="Segoe UI" w:eastAsia="Times New Roman" w:hAnsi="Segoe UI" w:cs="Segoe UI"/>
          <w:color w:val="263238"/>
          <w:sz w:val="21"/>
          <w:szCs w:val="21"/>
        </w:rPr>
        <w:t> is the price of a given stock on the </w:t>
      </w:r>
      <w:r w:rsidRPr="00761DE5">
        <w:rPr>
          <w:rFonts w:ascii="Courier New" w:eastAsia="Times New Roman" w:hAnsi="Courier New" w:cs="Courier New"/>
          <w:color w:val="546E7A"/>
          <w:sz w:val="20"/>
          <w:szCs w:val="20"/>
          <w:shd w:val="clear" w:color="auto" w:fill="F7F9FA"/>
        </w:rPr>
        <w:t>i</w:t>
      </w:r>
      <w:r w:rsidRPr="00761DE5">
        <w:rPr>
          <w:rFonts w:ascii="Courier New" w:eastAsia="Times New Roman" w:hAnsi="Courier New" w:cs="Courier New"/>
          <w:color w:val="546E7A"/>
          <w:sz w:val="15"/>
          <w:szCs w:val="15"/>
          <w:shd w:val="clear" w:color="auto" w:fill="F7F9FA"/>
          <w:vertAlign w:val="superscript"/>
        </w:rPr>
        <w:t>th</w:t>
      </w:r>
      <w:r w:rsidRPr="00761DE5">
        <w:rPr>
          <w:rFonts w:ascii="Segoe UI" w:eastAsia="Times New Roman" w:hAnsi="Segoe UI" w:cs="Segoe UI"/>
          <w:color w:val="263238"/>
          <w:sz w:val="21"/>
          <w:szCs w:val="21"/>
        </w:rPr>
        <w:t> day.</w:t>
      </w:r>
    </w:p>
    <w:p w14:paraId="4CE6C747" w14:textId="77777777" w:rsidR="00761DE5" w:rsidRPr="00761DE5" w:rsidRDefault="00761DE5" w:rsidP="00761DE5">
      <w:pPr>
        <w:shd w:val="clear" w:color="auto" w:fill="FFFFFF"/>
        <w:spacing w:after="240" w:line="240" w:lineRule="auto"/>
        <w:rPr>
          <w:rFonts w:ascii="Segoe UI" w:eastAsia="Times New Roman" w:hAnsi="Segoe UI" w:cs="Segoe UI"/>
          <w:color w:val="263238"/>
          <w:sz w:val="21"/>
          <w:szCs w:val="21"/>
        </w:rPr>
      </w:pPr>
      <w:r w:rsidRPr="00761DE5">
        <w:rPr>
          <w:rFonts w:ascii="Segoe UI" w:eastAsia="Times New Roman" w:hAnsi="Segoe UI" w:cs="Segoe UI"/>
          <w:color w:val="263238"/>
          <w:sz w:val="21"/>
          <w:szCs w:val="21"/>
        </w:rPr>
        <w:t>On each day, you may decide to buy and/or sell the stock. You can only hold </w:t>
      </w:r>
      <w:r w:rsidRPr="00761DE5">
        <w:rPr>
          <w:rFonts w:ascii="Segoe UI" w:eastAsia="Times New Roman" w:hAnsi="Segoe UI" w:cs="Segoe UI"/>
          <w:b/>
          <w:bCs/>
          <w:color w:val="263238"/>
          <w:sz w:val="21"/>
          <w:szCs w:val="21"/>
        </w:rPr>
        <w:t>at most one</w:t>
      </w:r>
      <w:r w:rsidRPr="00761DE5">
        <w:rPr>
          <w:rFonts w:ascii="Segoe UI" w:eastAsia="Times New Roman" w:hAnsi="Segoe UI" w:cs="Segoe UI"/>
          <w:color w:val="263238"/>
          <w:sz w:val="21"/>
          <w:szCs w:val="21"/>
        </w:rPr>
        <w:t> share of the stock at any time. However, you can buy it then immediately sell it on the </w:t>
      </w:r>
      <w:r w:rsidRPr="00761DE5">
        <w:rPr>
          <w:rFonts w:ascii="Segoe UI" w:eastAsia="Times New Roman" w:hAnsi="Segoe UI" w:cs="Segoe UI"/>
          <w:b/>
          <w:bCs/>
          <w:color w:val="263238"/>
          <w:sz w:val="21"/>
          <w:szCs w:val="21"/>
        </w:rPr>
        <w:t>same day</w:t>
      </w:r>
      <w:r w:rsidRPr="00761DE5">
        <w:rPr>
          <w:rFonts w:ascii="Segoe UI" w:eastAsia="Times New Roman" w:hAnsi="Segoe UI" w:cs="Segoe UI"/>
          <w:color w:val="263238"/>
          <w:sz w:val="21"/>
          <w:szCs w:val="21"/>
        </w:rPr>
        <w:t>.</w:t>
      </w:r>
    </w:p>
    <w:p w14:paraId="4C77C2F0" w14:textId="77777777" w:rsidR="00761DE5" w:rsidRPr="00761DE5" w:rsidRDefault="00761DE5" w:rsidP="00761DE5">
      <w:pPr>
        <w:shd w:val="clear" w:color="auto" w:fill="FFFFFF"/>
        <w:spacing w:after="240" w:line="240" w:lineRule="auto"/>
        <w:rPr>
          <w:rFonts w:ascii="Segoe UI" w:eastAsia="Times New Roman" w:hAnsi="Segoe UI" w:cs="Segoe UI"/>
          <w:color w:val="263238"/>
          <w:sz w:val="21"/>
          <w:szCs w:val="21"/>
        </w:rPr>
      </w:pPr>
      <w:r w:rsidRPr="00761DE5">
        <w:rPr>
          <w:rFonts w:ascii="Segoe UI" w:eastAsia="Times New Roman" w:hAnsi="Segoe UI" w:cs="Segoe UI"/>
          <w:color w:val="263238"/>
          <w:sz w:val="21"/>
          <w:szCs w:val="21"/>
        </w:rPr>
        <w:t>Find and return </w:t>
      </w:r>
      <w:r w:rsidRPr="00761DE5">
        <w:rPr>
          <w:rFonts w:ascii="Segoe UI" w:eastAsia="Times New Roman" w:hAnsi="Segoe UI" w:cs="Segoe UI"/>
          <w:i/>
          <w:iCs/>
          <w:color w:val="263238"/>
          <w:sz w:val="21"/>
          <w:szCs w:val="21"/>
        </w:rPr>
        <w:t>the </w:t>
      </w:r>
      <w:r w:rsidRPr="00761DE5">
        <w:rPr>
          <w:rFonts w:ascii="Segoe UI" w:eastAsia="Times New Roman" w:hAnsi="Segoe UI" w:cs="Segoe UI"/>
          <w:b/>
          <w:bCs/>
          <w:i/>
          <w:iCs/>
          <w:color w:val="263238"/>
          <w:sz w:val="21"/>
          <w:szCs w:val="21"/>
        </w:rPr>
        <w:t>maximum</w:t>
      </w:r>
      <w:r w:rsidRPr="00761DE5">
        <w:rPr>
          <w:rFonts w:ascii="Segoe UI" w:eastAsia="Times New Roman" w:hAnsi="Segoe UI" w:cs="Segoe UI"/>
          <w:i/>
          <w:iCs/>
          <w:color w:val="263238"/>
          <w:sz w:val="21"/>
          <w:szCs w:val="21"/>
        </w:rPr>
        <w:t> profit you can achieve</w:t>
      </w:r>
      <w:r w:rsidRPr="00761DE5">
        <w:rPr>
          <w:rFonts w:ascii="Segoe UI" w:eastAsia="Times New Roman" w:hAnsi="Segoe UI" w:cs="Segoe UI"/>
          <w:color w:val="263238"/>
          <w:sz w:val="21"/>
          <w:szCs w:val="21"/>
        </w:rPr>
        <w:t>.</w:t>
      </w:r>
    </w:p>
    <w:p w14:paraId="297E4A5B" w14:textId="77777777" w:rsidR="00761DE5" w:rsidRPr="00761DE5" w:rsidRDefault="00761DE5" w:rsidP="00761DE5">
      <w:pPr>
        <w:shd w:val="clear" w:color="auto" w:fill="FFFFFF"/>
        <w:spacing w:after="240" w:line="240" w:lineRule="auto"/>
        <w:rPr>
          <w:rFonts w:ascii="Segoe UI" w:eastAsia="Times New Roman" w:hAnsi="Segoe UI" w:cs="Segoe UI"/>
          <w:color w:val="263238"/>
          <w:sz w:val="21"/>
          <w:szCs w:val="21"/>
        </w:rPr>
      </w:pPr>
      <w:r w:rsidRPr="00761DE5">
        <w:rPr>
          <w:rFonts w:ascii="Segoe UI" w:eastAsia="Times New Roman" w:hAnsi="Segoe UI" w:cs="Segoe UI"/>
          <w:color w:val="263238"/>
          <w:sz w:val="21"/>
          <w:szCs w:val="21"/>
        </w:rPr>
        <w:t> </w:t>
      </w:r>
    </w:p>
    <w:p w14:paraId="6CF73E60" w14:textId="77777777" w:rsidR="00761DE5" w:rsidRPr="00761DE5" w:rsidRDefault="00761DE5" w:rsidP="00761DE5">
      <w:pPr>
        <w:shd w:val="clear" w:color="auto" w:fill="FFFFFF"/>
        <w:spacing w:after="240" w:line="240" w:lineRule="auto"/>
        <w:rPr>
          <w:rFonts w:ascii="Segoe UI" w:eastAsia="Times New Roman" w:hAnsi="Segoe UI" w:cs="Segoe UI"/>
          <w:color w:val="263238"/>
          <w:sz w:val="21"/>
          <w:szCs w:val="21"/>
        </w:rPr>
      </w:pPr>
      <w:r w:rsidRPr="00761DE5">
        <w:rPr>
          <w:rFonts w:ascii="Segoe UI" w:eastAsia="Times New Roman" w:hAnsi="Segoe UI" w:cs="Segoe UI"/>
          <w:b/>
          <w:bCs/>
          <w:color w:val="263238"/>
          <w:sz w:val="21"/>
          <w:szCs w:val="21"/>
        </w:rPr>
        <w:t>Example 1:</w:t>
      </w:r>
    </w:p>
    <w:p w14:paraId="6420E75A" w14:textId="77777777" w:rsidR="00761DE5" w:rsidRPr="00761DE5" w:rsidRDefault="00761DE5" w:rsidP="00761D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61DE5">
        <w:rPr>
          <w:rFonts w:ascii="Consolas" w:eastAsia="Times New Roman" w:hAnsi="Consolas" w:cs="Courier New"/>
          <w:b/>
          <w:bCs/>
          <w:color w:val="263238"/>
          <w:sz w:val="20"/>
          <w:szCs w:val="20"/>
        </w:rPr>
        <w:t>Input:</w:t>
      </w:r>
      <w:r w:rsidRPr="00761DE5">
        <w:rPr>
          <w:rFonts w:ascii="Consolas" w:eastAsia="Times New Roman" w:hAnsi="Consolas" w:cs="Courier New"/>
          <w:color w:val="263238"/>
          <w:sz w:val="20"/>
          <w:szCs w:val="20"/>
        </w:rPr>
        <w:t xml:space="preserve"> prices = [7,1,5,3,6,4]</w:t>
      </w:r>
    </w:p>
    <w:p w14:paraId="5D5858E9" w14:textId="77777777" w:rsidR="00761DE5" w:rsidRPr="00761DE5" w:rsidRDefault="00761DE5" w:rsidP="00761D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61DE5">
        <w:rPr>
          <w:rFonts w:ascii="Consolas" w:eastAsia="Times New Roman" w:hAnsi="Consolas" w:cs="Courier New"/>
          <w:b/>
          <w:bCs/>
          <w:color w:val="263238"/>
          <w:sz w:val="20"/>
          <w:szCs w:val="20"/>
        </w:rPr>
        <w:t>Output:</w:t>
      </w:r>
      <w:r w:rsidRPr="00761DE5">
        <w:rPr>
          <w:rFonts w:ascii="Consolas" w:eastAsia="Times New Roman" w:hAnsi="Consolas" w:cs="Courier New"/>
          <w:color w:val="263238"/>
          <w:sz w:val="20"/>
          <w:szCs w:val="20"/>
        </w:rPr>
        <w:t xml:space="preserve"> 7</w:t>
      </w:r>
    </w:p>
    <w:p w14:paraId="2157CE18" w14:textId="77777777" w:rsidR="00761DE5" w:rsidRPr="00761DE5" w:rsidRDefault="00761DE5" w:rsidP="00761D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61DE5">
        <w:rPr>
          <w:rFonts w:ascii="Consolas" w:eastAsia="Times New Roman" w:hAnsi="Consolas" w:cs="Courier New"/>
          <w:b/>
          <w:bCs/>
          <w:color w:val="263238"/>
          <w:sz w:val="20"/>
          <w:szCs w:val="20"/>
        </w:rPr>
        <w:t>Explanation:</w:t>
      </w:r>
      <w:r w:rsidRPr="00761DE5">
        <w:rPr>
          <w:rFonts w:ascii="Consolas" w:eastAsia="Times New Roman" w:hAnsi="Consolas" w:cs="Courier New"/>
          <w:color w:val="263238"/>
          <w:sz w:val="20"/>
          <w:szCs w:val="20"/>
        </w:rPr>
        <w:t xml:space="preserve"> Buy on day 2 (price = 1) and sell on day 3 (price = 5), profit = 5-1 = 4.</w:t>
      </w:r>
    </w:p>
    <w:p w14:paraId="408A3454" w14:textId="77777777" w:rsidR="00761DE5" w:rsidRPr="00761DE5" w:rsidRDefault="00761DE5" w:rsidP="00761D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61DE5">
        <w:rPr>
          <w:rFonts w:ascii="Consolas" w:eastAsia="Times New Roman" w:hAnsi="Consolas" w:cs="Courier New"/>
          <w:color w:val="263238"/>
          <w:sz w:val="20"/>
          <w:szCs w:val="20"/>
        </w:rPr>
        <w:t>Then buy on day 4 (price = 3) and sell on day 5 (price = 6), profit = 6-3 = 3.</w:t>
      </w:r>
    </w:p>
    <w:p w14:paraId="353C2425" w14:textId="5B170994" w:rsidR="00761DE5" w:rsidRDefault="00761DE5" w:rsidP="00761D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61DE5">
        <w:rPr>
          <w:rFonts w:ascii="Consolas" w:eastAsia="Times New Roman" w:hAnsi="Consolas" w:cs="Courier New"/>
          <w:color w:val="263238"/>
          <w:sz w:val="20"/>
          <w:szCs w:val="20"/>
        </w:rPr>
        <w:t>Total profit is 4 + 3 = 7.</w:t>
      </w:r>
    </w:p>
    <w:p w14:paraId="6416C7DA" w14:textId="77777777" w:rsidR="002F5F34" w:rsidRPr="002F5F34" w:rsidRDefault="00761DE5"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2F5F34" w:rsidRPr="002F5F34">
        <w:rPr>
          <w:rFonts w:ascii="Consolas" w:eastAsia="Times New Roman" w:hAnsi="Consolas" w:cs="Courier New"/>
          <w:color w:val="263238"/>
          <w:sz w:val="20"/>
          <w:szCs w:val="20"/>
        </w:rPr>
        <w:t xml:space="preserve"> int maxProfit(vector&lt;int&gt;&amp; prices) {</w:t>
      </w:r>
    </w:p>
    <w:p w14:paraId="58FDDBA6"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int profit=0;</w:t>
      </w:r>
    </w:p>
    <w:p w14:paraId="1DE046E6"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for(int i=1;i&lt;prices.size();i++)</w:t>
      </w:r>
    </w:p>
    <w:p w14:paraId="400CA5FE"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w:t>
      </w:r>
    </w:p>
    <w:p w14:paraId="4048E334"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lastRenderedPageBreak/>
        <w:t xml:space="preserve">            profit+=max(prices[i]-prices[i-1],0);</w:t>
      </w:r>
    </w:p>
    <w:p w14:paraId="47412B3D"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w:t>
      </w:r>
    </w:p>
    <w:p w14:paraId="2A24ABD6" w14:textId="77777777" w:rsidR="002F5F34" w:rsidRPr="002F5F34"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return profit;</w:t>
      </w:r>
    </w:p>
    <w:p w14:paraId="69A810B3" w14:textId="5BE10110" w:rsidR="00761DE5" w:rsidRPr="00761DE5" w:rsidRDefault="002F5F34" w:rsidP="002F5F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F34">
        <w:rPr>
          <w:rFonts w:ascii="Consolas" w:eastAsia="Times New Roman" w:hAnsi="Consolas" w:cs="Courier New"/>
          <w:color w:val="263238"/>
          <w:sz w:val="20"/>
          <w:szCs w:val="20"/>
        </w:rPr>
        <w:t xml:space="preserve">    }</w:t>
      </w:r>
    </w:p>
    <w:p w14:paraId="6B2B7310" w14:textId="26D8C912" w:rsidR="004F6119" w:rsidRDefault="004F6119" w:rsidP="00834C3A">
      <w:r w:rsidRPr="004F6119">
        <w:rPr>
          <w:highlight w:val="cyan"/>
        </w:rPr>
        <w:t>Sell -stocks</w:t>
      </w:r>
      <w:r w:rsidRPr="00F53D92">
        <w:rPr>
          <w:highlight w:val="cyan"/>
        </w:rPr>
        <w:t>-</w:t>
      </w:r>
      <w:r w:rsidR="00F53D92" w:rsidRPr="00F53D92">
        <w:rPr>
          <w:highlight w:val="cyan"/>
        </w:rPr>
        <w:t>3</w:t>
      </w:r>
    </w:p>
    <w:p w14:paraId="031D3901" w14:textId="77777777" w:rsidR="004F6119" w:rsidRPr="004F6119" w:rsidRDefault="004F6119" w:rsidP="004F6119">
      <w:pPr>
        <w:shd w:val="clear" w:color="auto" w:fill="FFFFFF"/>
        <w:spacing w:after="240" w:line="240" w:lineRule="auto"/>
        <w:rPr>
          <w:rFonts w:ascii="Segoe UI" w:eastAsia="Times New Roman" w:hAnsi="Segoe UI" w:cs="Segoe UI"/>
          <w:color w:val="263238"/>
          <w:sz w:val="21"/>
          <w:szCs w:val="21"/>
        </w:rPr>
      </w:pPr>
      <w:r w:rsidRPr="004F6119">
        <w:rPr>
          <w:rFonts w:ascii="Segoe UI" w:eastAsia="Times New Roman" w:hAnsi="Segoe UI" w:cs="Segoe UI"/>
          <w:color w:val="263238"/>
          <w:sz w:val="21"/>
          <w:szCs w:val="21"/>
        </w:rPr>
        <w:t>You are given an array </w:t>
      </w:r>
      <w:r w:rsidRPr="004F6119">
        <w:rPr>
          <w:rFonts w:ascii="Courier New" w:eastAsia="Times New Roman" w:hAnsi="Courier New" w:cs="Courier New"/>
          <w:color w:val="546E7A"/>
          <w:sz w:val="20"/>
          <w:szCs w:val="20"/>
          <w:shd w:val="clear" w:color="auto" w:fill="F7F9FA"/>
        </w:rPr>
        <w:t>prices</w:t>
      </w:r>
      <w:r w:rsidRPr="004F6119">
        <w:rPr>
          <w:rFonts w:ascii="Segoe UI" w:eastAsia="Times New Roman" w:hAnsi="Segoe UI" w:cs="Segoe UI"/>
          <w:color w:val="263238"/>
          <w:sz w:val="21"/>
          <w:szCs w:val="21"/>
        </w:rPr>
        <w:t> where </w:t>
      </w:r>
      <w:r w:rsidRPr="004F6119">
        <w:rPr>
          <w:rFonts w:ascii="Courier New" w:eastAsia="Times New Roman" w:hAnsi="Courier New" w:cs="Courier New"/>
          <w:color w:val="546E7A"/>
          <w:sz w:val="20"/>
          <w:szCs w:val="20"/>
          <w:shd w:val="clear" w:color="auto" w:fill="F7F9FA"/>
        </w:rPr>
        <w:t>prices[i]</w:t>
      </w:r>
      <w:r w:rsidRPr="004F6119">
        <w:rPr>
          <w:rFonts w:ascii="Segoe UI" w:eastAsia="Times New Roman" w:hAnsi="Segoe UI" w:cs="Segoe UI"/>
          <w:color w:val="263238"/>
          <w:sz w:val="21"/>
          <w:szCs w:val="21"/>
        </w:rPr>
        <w:t> is the price of a given stock on the </w:t>
      </w:r>
      <w:r w:rsidRPr="004F6119">
        <w:rPr>
          <w:rFonts w:ascii="Courier New" w:eastAsia="Times New Roman" w:hAnsi="Courier New" w:cs="Courier New"/>
          <w:color w:val="546E7A"/>
          <w:sz w:val="20"/>
          <w:szCs w:val="20"/>
          <w:shd w:val="clear" w:color="auto" w:fill="F7F9FA"/>
        </w:rPr>
        <w:t>i</w:t>
      </w:r>
      <w:r w:rsidRPr="004F6119">
        <w:rPr>
          <w:rFonts w:ascii="Courier New" w:eastAsia="Times New Roman" w:hAnsi="Courier New" w:cs="Courier New"/>
          <w:color w:val="546E7A"/>
          <w:sz w:val="15"/>
          <w:szCs w:val="15"/>
          <w:shd w:val="clear" w:color="auto" w:fill="F7F9FA"/>
          <w:vertAlign w:val="superscript"/>
        </w:rPr>
        <w:t>th</w:t>
      </w:r>
      <w:r w:rsidRPr="004F6119">
        <w:rPr>
          <w:rFonts w:ascii="Segoe UI" w:eastAsia="Times New Roman" w:hAnsi="Segoe UI" w:cs="Segoe UI"/>
          <w:color w:val="263238"/>
          <w:sz w:val="21"/>
          <w:szCs w:val="21"/>
        </w:rPr>
        <w:t> day.</w:t>
      </w:r>
    </w:p>
    <w:p w14:paraId="13208BB2" w14:textId="77777777" w:rsidR="004F6119" w:rsidRPr="004F6119" w:rsidRDefault="004F6119" w:rsidP="004F6119">
      <w:pPr>
        <w:shd w:val="clear" w:color="auto" w:fill="FFFFFF"/>
        <w:spacing w:after="240" w:line="240" w:lineRule="auto"/>
        <w:rPr>
          <w:rFonts w:ascii="Segoe UI" w:eastAsia="Times New Roman" w:hAnsi="Segoe UI" w:cs="Segoe UI"/>
          <w:color w:val="263238"/>
          <w:sz w:val="21"/>
          <w:szCs w:val="21"/>
        </w:rPr>
      </w:pPr>
      <w:r w:rsidRPr="004F6119">
        <w:rPr>
          <w:rFonts w:ascii="Segoe UI" w:eastAsia="Times New Roman" w:hAnsi="Segoe UI" w:cs="Segoe UI"/>
          <w:color w:val="263238"/>
          <w:sz w:val="21"/>
          <w:szCs w:val="21"/>
        </w:rPr>
        <w:t>Find the maximum profit you can achieve. You may complete </w:t>
      </w:r>
      <w:r w:rsidRPr="004F6119">
        <w:rPr>
          <w:rFonts w:ascii="Segoe UI" w:eastAsia="Times New Roman" w:hAnsi="Segoe UI" w:cs="Segoe UI"/>
          <w:b/>
          <w:bCs/>
          <w:color w:val="263238"/>
          <w:sz w:val="21"/>
          <w:szCs w:val="21"/>
        </w:rPr>
        <w:t>at most two transactions</w:t>
      </w:r>
      <w:r w:rsidRPr="004F6119">
        <w:rPr>
          <w:rFonts w:ascii="Segoe UI" w:eastAsia="Times New Roman" w:hAnsi="Segoe UI" w:cs="Segoe UI"/>
          <w:color w:val="263238"/>
          <w:sz w:val="21"/>
          <w:szCs w:val="21"/>
        </w:rPr>
        <w:t>.</w:t>
      </w:r>
    </w:p>
    <w:p w14:paraId="629BE536" w14:textId="77777777" w:rsidR="004F6119" w:rsidRPr="004F6119" w:rsidRDefault="004F6119" w:rsidP="004F6119">
      <w:pPr>
        <w:shd w:val="clear" w:color="auto" w:fill="FFFFFF"/>
        <w:spacing w:after="240" w:line="240" w:lineRule="auto"/>
        <w:rPr>
          <w:rFonts w:ascii="Segoe UI" w:eastAsia="Times New Roman" w:hAnsi="Segoe UI" w:cs="Segoe UI"/>
          <w:color w:val="263238"/>
          <w:sz w:val="21"/>
          <w:szCs w:val="21"/>
        </w:rPr>
      </w:pPr>
      <w:r w:rsidRPr="004F6119">
        <w:rPr>
          <w:rFonts w:ascii="Segoe UI" w:eastAsia="Times New Roman" w:hAnsi="Segoe UI" w:cs="Segoe UI"/>
          <w:b/>
          <w:bCs/>
          <w:color w:val="263238"/>
          <w:sz w:val="21"/>
          <w:szCs w:val="21"/>
        </w:rPr>
        <w:t>Note:</w:t>
      </w:r>
      <w:r w:rsidRPr="004F6119">
        <w:rPr>
          <w:rFonts w:ascii="Segoe UI" w:eastAsia="Times New Roman" w:hAnsi="Segoe UI" w:cs="Segoe UI"/>
          <w:color w:val="263238"/>
          <w:sz w:val="21"/>
          <w:szCs w:val="21"/>
        </w:rPr>
        <w:t> You may not engage in multiple transactions simultaneously (i.e., you must sell the stock before you buy again).</w:t>
      </w:r>
    </w:p>
    <w:p w14:paraId="11B52648" w14:textId="77777777" w:rsidR="004F6119" w:rsidRPr="004F6119" w:rsidRDefault="004F6119" w:rsidP="004F6119">
      <w:pPr>
        <w:shd w:val="clear" w:color="auto" w:fill="FFFFFF"/>
        <w:spacing w:after="240" w:line="240" w:lineRule="auto"/>
        <w:rPr>
          <w:rFonts w:ascii="Segoe UI" w:eastAsia="Times New Roman" w:hAnsi="Segoe UI" w:cs="Segoe UI"/>
          <w:color w:val="263238"/>
          <w:sz w:val="21"/>
          <w:szCs w:val="21"/>
        </w:rPr>
      </w:pPr>
      <w:r w:rsidRPr="004F6119">
        <w:rPr>
          <w:rFonts w:ascii="Segoe UI" w:eastAsia="Times New Roman" w:hAnsi="Segoe UI" w:cs="Segoe UI"/>
          <w:color w:val="263238"/>
          <w:sz w:val="21"/>
          <w:szCs w:val="21"/>
        </w:rPr>
        <w:t> </w:t>
      </w:r>
    </w:p>
    <w:p w14:paraId="6D8A4D94" w14:textId="77777777" w:rsidR="004F6119" w:rsidRPr="004F6119" w:rsidRDefault="004F6119" w:rsidP="004F6119">
      <w:pPr>
        <w:shd w:val="clear" w:color="auto" w:fill="FFFFFF"/>
        <w:spacing w:after="240" w:line="240" w:lineRule="auto"/>
        <w:rPr>
          <w:rFonts w:ascii="Segoe UI" w:eastAsia="Times New Roman" w:hAnsi="Segoe UI" w:cs="Segoe UI"/>
          <w:color w:val="263238"/>
          <w:sz w:val="21"/>
          <w:szCs w:val="21"/>
        </w:rPr>
      </w:pPr>
      <w:r w:rsidRPr="004F6119">
        <w:rPr>
          <w:rFonts w:ascii="Segoe UI" w:eastAsia="Times New Roman" w:hAnsi="Segoe UI" w:cs="Segoe UI"/>
          <w:b/>
          <w:bCs/>
          <w:color w:val="263238"/>
          <w:sz w:val="21"/>
          <w:szCs w:val="21"/>
        </w:rPr>
        <w:t>Example 1:</w:t>
      </w:r>
    </w:p>
    <w:p w14:paraId="6DCF1429"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b/>
          <w:bCs/>
          <w:color w:val="263238"/>
          <w:sz w:val="20"/>
          <w:szCs w:val="20"/>
        </w:rPr>
        <w:t>Input:</w:t>
      </w:r>
      <w:r w:rsidRPr="004F6119">
        <w:rPr>
          <w:rFonts w:ascii="Consolas" w:eastAsia="Times New Roman" w:hAnsi="Consolas" w:cs="Courier New"/>
          <w:color w:val="263238"/>
          <w:sz w:val="20"/>
          <w:szCs w:val="20"/>
        </w:rPr>
        <w:t xml:space="preserve"> prices = [3,3,5,0,0,3,1,4]</w:t>
      </w:r>
    </w:p>
    <w:p w14:paraId="3C454A3A"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b/>
          <w:bCs/>
          <w:color w:val="263238"/>
          <w:sz w:val="20"/>
          <w:szCs w:val="20"/>
        </w:rPr>
        <w:t>Output:</w:t>
      </w:r>
      <w:r w:rsidRPr="004F6119">
        <w:rPr>
          <w:rFonts w:ascii="Consolas" w:eastAsia="Times New Roman" w:hAnsi="Consolas" w:cs="Courier New"/>
          <w:color w:val="263238"/>
          <w:sz w:val="20"/>
          <w:szCs w:val="20"/>
        </w:rPr>
        <w:t xml:space="preserve"> 6</w:t>
      </w:r>
    </w:p>
    <w:p w14:paraId="493D6B1C"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b/>
          <w:bCs/>
          <w:color w:val="263238"/>
          <w:sz w:val="20"/>
          <w:szCs w:val="20"/>
        </w:rPr>
        <w:t>Explanation:</w:t>
      </w:r>
      <w:r w:rsidRPr="004F6119">
        <w:rPr>
          <w:rFonts w:ascii="Consolas" w:eastAsia="Times New Roman" w:hAnsi="Consolas" w:cs="Courier New"/>
          <w:color w:val="263238"/>
          <w:sz w:val="20"/>
          <w:szCs w:val="20"/>
        </w:rPr>
        <w:t xml:space="preserve"> Buy on day 4 (price = 0) and sell on day 6 (price = 3), profit = 3-0 = 3.</w:t>
      </w:r>
    </w:p>
    <w:p w14:paraId="6C79B0A3" w14:textId="2CFC9EF5" w:rsid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Then buy on day 7 (price = 1) and sell on day 8 (price = 4), profit = 4-1 = 3.</w:t>
      </w:r>
    </w:p>
    <w:p w14:paraId="360970E9" w14:textId="3C5B7D36"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Pr="004F6119">
        <w:t xml:space="preserve"> </w:t>
      </w:r>
      <w:r w:rsidRPr="004F6119">
        <w:rPr>
          <w:rFonts w:ascii="Consolas" w:eastAsia="Times New Roman" w:hAnsi="Consolas" w:cs="Courier New"/>
          <w:color w:val="263238"/>
          <w:sz w:val="20"/>
          <w:szCs w:val="20"/>
        </w:rPr>
        <w:t>int maxProfit(vector&lt;int&gt;&amp; prices) {</w:t>
      </w:r>
    </w:p>
    <w:p w14:paraId="233D7490"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if(prices.size()==0)</w:t>
      </w:r>
    </w:p>
    <w:p w14:paraId="07AD6A98"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return 0;</w:t>
      </w:r>
    </w:p>
    <w:p w14:paraId="22DEF820"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int buy1=INT_MAX;</w:t>
      </w:r>
    </w:p>
    <w:p w14:paraId="5EE1B239"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int profit1=INT_MIN;</w:t>
      </w:r>
    </w:p>
    <w:p w14:paraId="137F234E"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int buy2=INT_MAX;</w:t>
      </w:r>
    </w:p>
    <w:p w14:paraId="0F7A1EB6"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int profit2=INT_MIN;</w:t>
      </w:r>
    </w:p>
    <w:p w14:paraId="5AF8E882"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for(int i=0;i&lt;prices.size();i++)</w:t>
      </w:r>
    </w:p>
    <w:p w14:paraId="19FCAC81"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w:t>
      </w:r>
    </w:p>
    <w:p w14:paraId="0D728C36"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buy1=min(buy1,prices[i]);</w:t>
      </w:r>
    </w:p>
    <w:p w14:paraId="7E79A1B2"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profit1=max(profit1,prices[i]-buy1);</w:t>
      </w:r>
    </w:p>
    <w:p w14:paraId="1B3D1EB4"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buy2=min(buy2,prices[i]-profit1);</w:t>
      </w:r>
    </w:p>
    <w:p w14:paraId="12CFAEBE"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lastRenderedPageBreak/>
        <w:t xml:space="preserve">            profit2=max(profit2,prices[i]-buy2);</w:t>
      </w:r>
    </w:p>
    <w:p w14:paraId="446F7036"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w:t>
      </w:r>
    </w:p>
    <w:p w14:paraId="0230A282" w14:textId="77777777" w:rsidR="004F6119" w:rsidRP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return profit2;</w:t>
      </w:r>
    </w:p>
    <w:p w14:paraId="726AF771" w14:textId="0EFE4236" w:rsidR="004F6119" w:rsidRDefault="004F6119"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6119">
        <w:rPr>
          <w:rFonts w:ascii="Consolas" w:eastAsia="Times New Roman" w:hAnsi="Consolas" w:cs="Courier New"/>
          <w:color w:val="263238"/>
          <w:sz w:val="20"/>
          <w:szCs w:val="20"/>
        </w:rPr>
        <w:t xml:space="preserve">    }</w:t>
      </w:r>
    </w:p>
    <w:p w14:paraId="44337F69" w14:textId="743D2F16" w:rsidR="002F5F34" w:rsidRDefault="00417868"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868">
        <w:rPr>
          <w:rFonts w:ascii="Consolas" w:eastAsia="Times New Roman" w:hAnsi="Consolas" w:cs="Courier New"/>
          <w:color w:val="263238"/>
          <w:sz w:val="20"/>
          <w:szCs w:val="20"/>
          <w:highlight w:val="cyan"/>
        </w:rPr>
        <w:t>Sell-stock-4</w:t>
      </w:r>
    </w:p>
    <w:p w14:paraId="599E1633" w14:textId="77777777" w:rsidR="00417868" w:rsidRPr="00417868" w:rsidRDefault="00417868" w:rsidP="00417868">
      <w:pPr>
        <w:shd w:val="clear" w:color="auto" w:fill="FFFFFF"/>
        <w:spacing w:after="240" w:line="240" w:lineRule="auto"/>
        <w:rPr>
          <w:rFonts w:ascii="Segoe UI" w:eastAsia="Times New Roman" w:hAnsi="Segoe UI" w:cs="Segoe UI"/>
          <w:color w:val="263238"/>
          <w:sz w:val="21"/>
          <w:szCs w:val="21"/>
        </w:rPr>
      </w:pPr>
      <w:r w:rsidRPr="00417868">
        <w:rPr>
          <w:rFonts w:ascii="Segoe UI" w:eastAsia="Times New Roman" w:hAnsi="Segoe UI" w:cs="Segoe UI"/>
          <w:color w:val="263238"/>
          <w:sz w:val="21"/>
          <w:szCs w:val="21"/>
        </w:rPr>
        <w:t>You are given an integer array </w:t>
      </w:r>
      <w:r w:rsidRPr="00417868">
        <w:rPr>
          <w:rFonts w:ascii="Courier New" w:eastAsia="Times New Roman" w:hAnsi="Courier New" w:cs="Courier New"/>
          <w:color w:val="546E7A"/>
          <w:sz w:val="20"/>
          <w:szCs w:val="20"/>
          <w:shd w:val="clear" w:color="auto" w:fill="F7F9FA"/>
        </w:rPr>
        <w:t>prices</w:t>
      </w:r>
      <w:r w:rsidRPr="00417868">
        <w:rPr>
          <w:rFonts w:ascii="Segoe UI" w:eastAsia="Times New Roman" w:hAnsi="Segoe UI" w:cs="Segoe UI"/>
          <w:color w:val="263238"/>
          <w:sz w:val="21"/>
          <w:szCs w:val="21"/>
        </w:rPr>
        <w:t> where </w:t>
      </w:r>
      <w:r w:rsidRPr="00417868">
        <w:rPr>
          <w:rFonts w:ascii="Courier New" w:eastAsia="Times New Roman" w:hAnsi="Courier New" w:cs="Courier New"/>
          <w:color w:val="546E7A"/>
          <w:sz w:val="20"/>
          <w:szCs w:val="20"/>
          <w:shd w:val="clear" w:color="auto" w:fill="F7F9FA"/>
        </w:rPr>
        <w:t>prices[i]</w:t>
      </w:r>
      <w:r w:rsidRPr="00417868">
        <w:rPr>
          <w:rFonts w:ascii="Segoe UI" w:eastAsia="Times New Roman" w:hAnsi="Segoe UI" w:cs="Segoe UI"/>
          <w:color w:val="263238"/>
          <w:sz w:val="21"/>
          <w:szCs w:val="21"/>
        </w:rPr>
        <w:t> is the price of a given stock on the </w:t>
      </w:r>
      <w:r w:rsidRPr="00417868">
        <w:rPr>
          <w:rFonts w:ascii="Courier New" w:eastAsia="Times New Roman" w:hAnsi="Courier New" w:cs="Courier New"/>
          <w:color w:val="546E7A"/>
          <w:sz w:val="20"/>
          <w:szCs w:val="20"/>
          <w:shd w:val="clear" w:color="auto" w:fill="F7F9FA"/>
        </w:rPr>
        <w:t>i</w:t>
      </w:r>
      <w:r w:rsidRPr="00417868">
        <w:rPr>
          <w:rFonts w:ascii="Courier New" w:eastAsia="Times New Roman" w:hAnsi="Courier New" w:cs="Courier New"/>
          <w:color w:val="546E7A"/>
          <w:sz w:val="15"/>
          <w:szCs w:val="15"/>
          <w:shd w:val="clear" w:color="auto" w:fill="F7F9FA"/>
          <w:vertAlign w:val="superscript"/>
        </w:rPr>
        <w:t>th</w:t>
      </w:r>
      <w:r w:rsidRPr="00417868">
        <w:rPr>
          <w:rFonts w:ascii="Segoe UI" w:eastAsia="Times New Roman" w:hAnsi="Segoe UI" w:cs="Segoe UI"/>
          <w:color w:val="263238"/>
          <w:sz w:val="21"/>
          <w:szCs w:val="21"/>
        </w:rPr>
        <w:t> day, and an integer </w:t>
      </w:r>
      <w:r w:rsidRPr="00417868">
        <w:rPr>
          <w:rFonts w:ascii="Courier New" w:eastAsia="Times New Roman" w:hAnsi="Courier New" w:cs="Courier New"/>
          <w:color w:val="546E7A"/>
          <w:sz w:val="20"/>
          <w:szCs w:val="20"/>
          <w:shd w:val="clear" w:color="auto" w:fill="F7F9FA"/>
        </w:rPr>
        <w:t>k</w:t>
      </w:r>
      <w:r w:rsidRPr="00417868">
        <w:rPr>
          <w:rFonts w:ascii="Segoe UI" w:eastAsia="Times New Roman" w:hAnsi="Segoe UI" w:cs="Segoe UI"/>
          <w:color w:val="263238"/>
          <w:sz w:val="21"/>
          <w:szCs w:val="21"/>
        </w:rPr>
        <w:t>.</w:t>
      </w:r>
    </w:p>
    <w:p w14:paraId="20C693D2" w14:textId="77777777" w:rsidR="00417868" w:rsidRPr="00417868" w:rsidRDefault="00417868" w:rsidP="00417868">
      <w:pPr>
        <w:shd w:val="clear" w:color="auto" w:fill="FFFFFF"/>
        <w:spacing w:after="240" w:line="240" w:lineRule="auto"/>
        <w:rPr>
          <w:rFonts w:ascii="Segoe UI" w:eastAsia="Times New Roman" w:hAnsi="Segoe UI" w:cs="Segoe UI"/>
          <w:color w:val="263238"/>
          <w:sz w:val="21"/>
          <w:szCs w:val="21"/>
        </w:rPr>
      </w:pPr>
      <w:r w:rsidRPr="00417868">
        <w:rPr>
          <w:rFonts w:ascii="Segoe UI" w:eastAsia="Times New Roman" w:hAnsi="Segoe UI" w:cs="Segoe UI"/>
          <w:color w:val="263238"/>
          <w:sz w:val="21"/>
          <w:szCs w:val="21"/>
        </w:rPr>
        <w:t>Find the maximum profit you can achieve. You may complete at most </w:t>
      </w:r>
      <w:r w:rsidRPr="00417868">
        <w:rPr>
          <w:rFonts w:ascii="Courier New" w:eastAsia="Times New Roman" w:hAnsi="Courier New" w:cs="Courier New"/>
          <w:color w:val="546E7A"/>
          <w:sz w:val="20"/>
          <w:szCs w:val="20"/>
          <w:shd w:val="clear" w:color="auto" w:fill="F7F9FA"/>
        </w:rPr>
        <w:t>k</w:t>
      </w:r>
      <w:r w:rsidRPr="00417868">
        <w:rPr>
          <w:rFonts w:ascii="Segoe UI" w:eastAsia="Times New Roman" w:hAnsi="Segoe UI" w:cs="Segoe UI"/>
          <w:color w:val="263238"/>
          <w:sz w:val="21"/>
          <w:szCs w:val="21"/>
        </w:rPr>
        <w:t> transactions.</w:t>
      </w:r>
    </w:p>
    <w:p w14:paraId="7D21AB56" w14:textId="77777777" w:rsidR="00417868" w:rsidRPr="00417868" w:rsidRDefault="00417868" w:rsidP="00417868">
      <w:pPr>
        <w:shd w:val="clear" w:color="auto" w:fill="FFFFFF"/>
        <w:spacing w:after="240" w:line="240" w:lineRule="auto"/>
        <w:rPr>
          <w:rFonts w:ascii="Segoe UI" w:eastAsia="Times New Roman" w:hAnsi="Segoe UI" w:cs="Segoe UI"/>
          <w:color w:val="263238"/>
          <w:sz w:val="21"/>
          <w:szCs w:val="21"/>
        </w:rPr>
      </w:pPr>
      <w:r w:rsidRPr="00417868">
        <w:rPr>
          <w:rFonts w:ascii="Segoe UI" w:eastAsia="Times New Roman" w:hAnsi="Segoe UI" w:cs="Segoe UI"/>
          <w:b/>
          <w:bCs/>
          <w:color w:val="263238"/>
          <w:sz w:val="21"/>
          <w:szCs w:val="21"/>
        </w:rPr>
        <w:t>Note:</w:t>
      </w:r>
      <w:r w:rsidRPr="00417868">
        <w:rPr>
          <w:rFonts w:ascii="Segoe UI" w:eastAsia="Times New Roman" w:hAnsi="Segoe UI" w:cs="Segoe UI"/>
          <w:color w:val="263238"/>
          <w:sz w:val="21"/>
          <w:szCs w:val="21"/>
        </w:rPr>
        <w:t> You may not engage in multiple transactions simultaneously (i.e., you must sell the stock before you buy again).</w:t>
      </w:r>
    </w:p>
    <w:p w14:paraId="0FB71076" w14:textId="77777777" w:rsidR="00417868" w:rsidRPr="00417868" w:rsidRDefault="00417868" w:rsidP="00417868">
      <w:pPr>
        <w:shd w:val="clear" w:color="auto" w:fill="FFFFFF"/>
        <w:spacing w:after="240" w:line="240" w:lineRule="auto"/>
        <w:rPr>
          <w:rFonts w:ascii="Segoe UI" w:eastAsia="Times New Roman" w:hAnsi="Segoe UI" w:cs="Segoe UI"/>
          <w:color w:val="263238"/>
          <w:sz w:val="21"/>
          <w:szCs w:val="21"/>
        </w:rPr>
      </w:pPr>
      <w:r w:rsidRPr="00417868">
        <w:rPr>
          <w:rFonts w:ascii="Segoe UI" w:eastAsia="Times New Roman" w:hAnsi="Segoe UI" w:cs="Segoe UI"/>
          <w:color w:val="263238"/>
          <w:sz w:val="21"/>
          <w:szCs w:val="21"/>
        </w:rPr>
        <w:t> </w:t>
      </w:r>
    </w:p>
    <w:p w14:paraId="7CFF290C" w14:textId="77777777" w:rsidR="00417868" w:rsidRPr="00417868" w:rsidRDefault="00417868" w:rsidP="00417868">
      <w:pPr>
        <w:shd w:val="clear" w:color="auto" w:fill="FFFFFF"/>
        <w:spacing w:after="240" w:line="240" w:lineRule="auto"/>
        <w:rPr>
          <w:rFonts w:ascii="Segoe UI" w:eastAsia="Times New Roman" w:hAnsi="Segoe UI" w:cs="Segoe UI"/>
          <w:color w:val="263238"/>
          <w:sz w:val="21"/>
          <w:szCs w:val="21"/>
        </w:rPr>
      </w:pPr>
      <w:r w:rsidRPr="00417868">
        <w:rPr>
          <w:rFonts w:ascii="Segoe UI" w:eastAsia="Times New Roman" w:hAnsi="Segoe UI" w:cs="Segoe UI"/>
          <w:b/>
          <w:bCs/>
          <w:color w:val="263238"/>
          <w:sz w:val="21"/>
          <w:szCs w:val="21"/>
        </w:rPr>
        <w:t>Example 1:</w:t>
      </w:r>
    </w:p>
    <w:p w14:paraId="63D6BBAD" w14:textId="77777777" w:rsidR="00417868" w:rsidRPr="00417868" w:rsidRDefault="00417868" w:rsidP="00417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868">
        <w:rPr>
          <w:rFonts w:ascii="Consolas" w:eastAsia="Times New Roman" w:hAnsi="Consolas" w:cs="Courier New"/>
          <w:b/>
          <w:bCs/>
          <w:color w:val="263238"/>
          <w:sz w:val="20"/>
          <w:szCs w:val="20"/>
        </w:rPr>
        <w:t>Input:</w:t>
      </w:r>
      <w:r w:rsidRPr="00417868">
        <w:rPr>
          <w:rFonts w:ascii="Consolas" w:eastAsia="Times New Roman" w:hAnsi="Consolas" w:cs="Courier New"/>
          <w:color w:val="263238"/>
          <w:sz w:val="20"/>
          <w:szCs w:val="20"/>
        </w:rPr>
        <w:t xml:space="preserve"> k = 2, prices = [2,4,1]</w:t>
      </w:r>
    </w:p>
    <w:p w14:paraId="3FEAC1AD" w14:textId="77777777" w:rsidR="00417868" w:rsidRPr="00417868" w:rsidRDefault="00417868" w:rsidP="004178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868">
        <w:rPr>
          <w:rFonts w:ascii="Consolas" w:eastAsia="Times New Roman" w:hAnsi="Consolas" w:cs="Courier New"/>
          <w:b/>
          <w:bCs/>
          <w:color w:val="263238"/>
          <w:sz w:val="20"/>
          <w:szCs w:val="20"/>
        </w:rPr>
        <w:t>Output:</w:t>
      </w:r>
      <w:r w:rsidRPr="00417868">
        <w:rPr>
          <w:rFonts w:ascii="Consolas" w:eastAsia="Times New Roman" w:hAnsi="Consolas" w:cs="Courier New"/>
          <w:color w:val="263238"/>
          <w:sz w:val="20"/>
          <w:szCs w:val="20"/>
        </w:rPr>
        <w:t xml:space="preserve"> 2</w:t>
      </w:r>
    </w:p>
    <w:p w14:paraId="5BC595C1" w14:textId="7EA7AD9D" w:rsidR="00417868" w:rsidRDefault="00417868"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868">
        <w:rPr>
          <w:rFonts w:ascii="Consolas" w:eastAsia="Times New Roman" w:hAnsi="Consolas" w:cs="Courier New"/>
          <w:b/>
          <w:bCs/>
          <w:color w:val="263238"/>
          <w:sz w:val="20"/>
          <w:szCs w:val="20"/>
        </w:rPr>
        <w:t>Explanation:</w:t>
      </w:r>
      <w:r w:rsidRPr="00417868">
        <w:rPr>
          <w:rFonts w:ascii="Consolas" w:eastAsia="Times New Roman" w:hAnsi="Consolas" w:cs="Courier New"/>
          <w:color w:val="263238"/>
          <w:sz w:val="20"/>
          <w:szCs w:val="20"/>
        </w:rPr>
        <w:t xml:space="preserve"> Buy on day 1 (price = 2) and sell on day 2 (price = 4), profit = 4-2 = 2.</w:t>
      </w:r>
    </w:p>
    <w:p w14:paraId="626F92C9" w14:textId="3203B204" w:rsidR="00BC03E0" w:rsidRPr="00BC03E0" w:rsidRDefault="00DF671D"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BC03E0" w:rsidRPr="00BC03E0">
        <w:t xml:space="preserve"> </w:t>
      </w:r>
      <w:r w:rsidR="00BC03E0" w:rsidRPr="00BC03E0">
        <w:rPr>
          <w:rFonts w:ascii="Consolas" w:eastAsia="Times New Roman" w:hAnsi="Consolas" w:cs="Courier New"/>
          <w:color w:val="263238"/>
          <w:sz w:val="20"/>
          <w:szCs w:val="20"/>
        </w:rPr>
        <w:t>int maxProfit(int k, vector&lt;int&gt;&amp; prices) {</w:t>
      </w:r>
    </w:p>
    <w:p w14:paraId="6D5F1026"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if(k&gt;=prices.size()/2)</w:t>
      </w:r>
    </w:p>
    <w:p w14:paraId="72FB60A9"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30B83219"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int profit=0;</w:t>
      </w:r>
    </w:p>
    <w:p w14:paraId="2566C8EB"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for(int i=1;i&lt;prices.size();i++)</w:t>
      </w:r>
    </w:p>
    <w:p w14:paraId="73369F0F"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1180EB6D"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if(prices[i]&gt;prices[i-1])</w:t>
      </w:r>
    </w:p>
    <w:p w14:paraId="19D47A82"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profit+=prices[i]-prices[i-1];</w:t>
      </w:r>
    </w:p>
    <w:p w14:paraId="076C92C4"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6B470BE5"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return profit;</w:t>
      </w:r>
    </w:p>
    <w:p w14:paraId="1FA02DDB"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5F0BE021"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vector&lt;int&gt;buy(k+1,INT_MAX);</w:t>
      </w:r>
    </w:p>
    <w:p w14:paraId="65A24D51"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lastRenderedPageBreak/>
        <w:t xml:space="preserve">        vector&lt;int&gt;sell(k+1,0);</w:t>
      </w:r>
    </w:p>
    <w:p w14:paraId="1E7D1BE2"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for(auto it:prices)</w:t>
      </w:r>
    </w:p>
    <w:p w14:paraId="40A35F74"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5691C160"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for(int i=1;i&lt;=k;i++)</w:t>
      </w:r>
    </w:p>
    <w:p w14:paraId="30B470B8"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15550B74"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buy[i]=min(buy[i],it-sell[i-1]);</w:t>
      </w:r>
    </w:p>
    <w:p w14:paraId="7AA514FD"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sell[i]=max(sell[i],it-buy[i]);</w:t>
      </w:r>
    </w:p>
    <w:p w14:paraId="2A23226D"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20EC7475"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2A3C8392" w14:textId="77777777" w:rsidR="00BC03E0" w:rsidRP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return sell[k];</w:t>
      </w:r>
    </w:p>
    <w:p w14:paraId="7180AFF3" w14:textId="6E90546C" w:rsidR="00DF671D"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rPr>
        <w:t xml:space="preserve">    }</w:t>
      </w:r>
    </w:p>
    <w:p w14:paraId="371AC76A" w14:textId="3D688570" w:rsidR="00BC03E0" w:rsidRDefault="00BC03E0"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3E0">
        <w:rPr>
          <w:rFonts w:ascii="Consolas" w:eastAsia="Times New Roman" w:hAnsi="Consolas" w:cs="Courier New"/>
          <w:color w:val="263238"/>
          <w:sz w:val="20"/>
          <w:szCs w:val="20"/>
          <w:highlight w:val="cyan"/>
        </w:rPr>
        <w:t>Sell-stock-5(cooldown)</w:t>
      </w:r>
    </w:p>
    <w:p w14:paraId="160968B4" w14:textId="77777777" w:rsidR="00F12E58" w:rsidRPr="00F12E58" w:rsidRDefault="00F12E58" w:rsidP="00F12E58">
      <w:pPr>
        <w:shd w:val="clear" w:color="auto" w:fill="FFFFFF"/>
        <w:spacing w:after="240" w:line="240" w:lineRule="auto"/>
        <w:rPr>
          <w:rFonts w:ascii="Segoe UI" w:eastAsia="Times New Roman" w:hAnsi="Segoe UI" w:cs="Segoe UI"/>
          <w:color w:val="263238"/>
          <w:sz w:val="21"/>
          <w:szCs w:val="21"/>
        </w:rPr>
      </w:pPr>
      <w:r w:rsidRPr="00F12E58">
        <w:rPr>
          <w:rFonts w:ascii="Segoe UI" w:eastAsia="Times New Roman" w:hAnsi="Segoe UI" w:cs="Segoe UI"/>
          <w:color w:val="263238"/>
          <w:sz w:val="21"/>
          <w:szCs w:val="21"/>
        </w:rPr>
        <w:t>You are given an array </w:t>
      </w:r>
      <w:r w:rsidRPr="00F12E58">
        <w:rPr>
          <w:rFonts w:ascii="Courier New" w:eastAsia="Times New Roman" w:hAnsi="Courier New" w:cs="Courier New"/>
          <w:color w:val="546E7A"/>
          <w:sz w:val="20"/>
          <w:szCs w:val="20"/>
          <w:shd w:val="clear" w:color="auto" w:fill="F7F9FA"/>
        </w:rPr>
        <w:t>prices</w:t>
      </w:r>
      <w:r w:rsidRPr="00F12E58">
        <w:rPr>
          <w:rFonts w:ascii="Segoe UI" w:eastAsia="Times New Roman" w:hAnsi="Segoe UI" w:cs="Segoe UI"/>
          <w:color w:val="263238"/>
          <w:sz w:val="21"/>
          <w:szCs w:val="21"/>
        </w:rPr>
        <w:t> where </w:t>
      </w:r>
      <w:r w:rsidRPr="00F12E58">
        <w:rPr>
          <w:rFonts w:ascii="Courier New" w:eastAsia="Times New Roman" w:hAnsi="Courier New" w:cs="Courier New"/>
          <w:color w:val="546E7A"/>
          <w:sz w:val="20"/>
          <w:szCs w:val="20"/>
          <w:shd w:val="clear" w:color="auto" w:fill="F7F9FA"/>
        </w:rPr>
        <w:t>prices[i]</w:t>
      </w:r>
      <w:r w:rsidRPr="00F12E58">
        <w:rPr>
          <w:rFonts w:ascii="Segoe UI" w:eastAsia="Times New Roman" w:hAnsi="Segoe UI" w:cs="Segoe UI"/>
          <w:color w:val="263238"/>
          <w:sz w:val="21"/>
          <w:szCs w:val="21"/>
        </w:rPr>
        <w:t> is the price of a given stock on the </w:t>
      </w:r>
      <w:r w:rsidRPr="00F12E58">
        <w:rPr>
          <w:rFonts w:ascii="Courier New" w:eastAsia="Times New Roman" w:hAnsi="Courier New" w:cs="Courier New"/>
          <w:color w:val="546E7A"/>
          <w:sz w:val="20"/>
          <w:szCs w:val="20"/>
          <w:shd w:val="clear" w:color="auto" w:fill="F7F9FA"/>
        </w:rPr>
        <w:t>i</w:t>
      </w:r>
      <w:r w:rsidRPr="00F12E58">
        <w:rPr>
          <w:rFonts w:ascii="Courier New" w:eastAsia="Times New Roman" w:hAnsi="Courier New" w:cs="Courier New"/>
          <w:color w:val="546E7A"/>
          <w:sz w:val="15"/>
          <w:szCs w:val="15"/>
          <w:shd w:val="clear" w:color="auto" w:fill="F7F9FA"/>
          <w:vertAlign w:val="superscript"/>
        </w:rPr>
        <w:t>th</w:t>
      </w:r>
      <w:r w:rsidRPr="00F12E58">
        <w:rPr>
          <w:rFonts w:ascii="Segoe UI" w:eastAsia="Times New Roman" w:hAnsi="Segoe UI" w:cs="Segoe UI"/>
          <w:color w:val="263238"/>
          <w:sz w:val="21"/>
          <w:szCs w:val="21"/>
        </w:rPr>
        <w:t> day.</w:t>
      </w:r>
    </w:p>
    <w:p w14:paraId="02027C83" w14:textId="77777777" w:rsidR="00F12E58" w:rsidRPr="00F12E58" w:rsidRDefault="00F12E58" w:rsidP="00F12E58">
      <w:pPr>
        <w:shd w:val="clear" w:color="auto" w:fill="FFFFFF"/>
        <w:spacing w:after="240" w:line="240" w:lineRule="auto"/>
        <w:rPr>
          <w:rFonts w:ascii="Segoe UI" w:eastAsia="Times New Roman" w:hAnsi="Segoe UI" w:cs="Segoe UI"/>
          <w:color w:val="263238"/>
          <w:sz w:val="21"/>
          <w:szCs w:val="21"/>
        </w:rPr>
      </w:pPr>
      <w:r w:rsidRPr="00F12E58">
        <w:rPr>
          <w:rFonts w:ascii="Segoe UI" w:eastAsia="Times New Roman" w:hAnsi="Segoe UI" w:cs="Segoe UI"/>
          <w:color w:val="263238"/>
          <w:sz w:val="21"/>
          <w:szCs w:val="21"/>
        </w:rPr>
        <w:t>Find the maximum profit you can achieve. You may complete as many transactions as you like (i.e., buy one and sell one share of the stock multiple times) with the following restrictions:</w:t>
      </w:r>
    </w:p>
    <w:p w14:paraId="346F6D21" w14:textId="77777777" w:rsidR="00F12E58" w:rsidRPr="00F12E58" w:rsidRDefault="00F12E58" w:rsidP="00F12E5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12E58">
        <w:rPr>
          <w:rFonts w:ascii="Segoe UI" w:eastAsia="Times New Roman" w:hAnsi="Segoe UI" w:cs="Segoe UI"/>
          <w:color w:val="263238"/>
          <w:sz w:val="21"/>
          <w:szCs w:val="21"/>
        </w:rPr>
        <w:t>After you sell your stock, you cannot buy stock on the next day (i.e., cooldown one day).</w:t>
      </w:r>
    </w:p>
    <w:p w14:paraId="31BA6608" w14:textId="77777777" w:rsidR="00F12E58" w:rsidRPr="00F12E58" w:rsidRDefault="00F12E58" w:rsidP="00F12E58">
      <w:pPr>
        <w:shd w:val="clear" w:color="auto" w:fill="FFFFFF"/>
        <w:spacing w:after="240" w:line="240" w:lineRule="auto"/>
        <w:rPr>
          <w:rFonts w:ascii="Segoe UI" w:eastAsia="Times New Roman" w:hAnsi="Segoe UI" w:cs="Segoe UI"/>
          <w:color w:val="263238"/>
          <w:sz w:val="21"/>
          <w:szCs w:val="21"/>
        </w:rPr>
      </w:pPr>
      <w:r w:rsidRPr="00F12E58">
        <w:rPr>
          <w:rFonts w:ascii="Segoe UI" w:eastAsia="Times New Roman" w:hAnsi="Segoe UI" w:cs="Segoe UI"/>
          <w:b/>
          <w:bCs/>
          <w:color w:val="263238"/>
          <w:sz w:val="21"/>
          <w:szCs w:val="21"/>
        </w:rPr>
        <w:t>Note:</w:t>
      </w:r>
      <w:r w:rsidRPr="00F12E58">
        <w:rPr>
          <w:rFonts w:ascii="Segoe UI" w:eastAsia="Times New Roman" w:hAnsi="Segoe UI" w:cs="Segoe UI"/>
          <w:color w:val="263238"/>
          <w:sz w:val="21"/>
          <w:szCs w:val="21"/>
        </w:rPr>
        <w:t> You may not engage in multiple transactions simultaneously (i.e., you must sell the stock before you buy again).</w:t>
      </w:r>
    </w:p>
    <w:p w14:paraId="56E8FF9F" w14:textId="77777777" w:rsidR="00F12E58" w:rsidRPr="00F12E58" w:rsidRDefault="00F12E58" w:rsidP="00F12E58">
      <w:pPr>
        <w:shd w:val="clear" w:color="auto" w:fill="FFFFFF"/>
        <w:spacing w:after="240" w:line="240" w:lineRule="auto"/>
        <w:rPr>
          <w:rFonts w:ascii="Segoe UI" w:eastAsia="Times New Roman" w:hAnsi="Segoe UI" w:cs="Segoe UI"/>
          <w:color w:val="263238"/>
          <w:sz w:val="21"/>
          <w:szCs w:val="21"/>
        </w:rPr>
      </w:pPr>
      <w:r w:rsidRPr="00F12E58">
        <w:rPr>
          <w:rFonts w:ascii="Segoe UI" w:eastAsia="Times New Roman" w:hAnsi="Segoe UI" w:cs="Segoe UI"/>
          <w:color w:val="263238"/>
          <w:sz w:val="21"/>
          <w:szCs w:val="21"/>
        </w:rPr>
        <w:t> </w:t>
      </w:r>
    </w:p>
    <w:p w14:paraId="43A351E0" w14:textId="77777777" w:rsidR="00F12E58" w:rsidRPr="00F12E58" w:rsidRDefault="00F12E58" w:rsidP="00F12E58">
      <w:pPr>
        <w:shd w:val="clear" w:color="auto" w:fill="FFFFFF"/>
        <w:spacing w:after="240" w:line="240" w:lineRule="auto"/>
        <w:rPr>
          <w:rFonts w:ascii="Segoe UI" w:eastAsia="Times New Roman" w:hAnsi="Segoe UI" w:cs="Segoe UI"/>
          <w:color w:val="263238"/>
          <w:sz w:val="21"/>
          <w:szCs w:val="21"/>
        </w:rPr>
      </w:pPr>
      <w:r w:rsidRPr="00F12E58">
        <w:rPr>
          <w:rFonts w:ascii="Segoe UI" w:eastAsia="Times New Roman" w:hAnsi="Segoe UI" w:cs="Segoe UI"/>
          <w:b/>
          <w:bCs/>
          <w:color w:val="263238"/>
          <w:sz w:val="21"/>
          <w:szCs w:val="21"/>
        </w:rPr>
        <w:t>Example 1:</w:t>
      </w:r>
    </w:p>
    <w:p w14:paraId="6B88D36B" w14:textId="77777777" w:rsidR="00F12E58" w:rsidRPr="00F12E58" w:rsidRDefault="00F12E58" w:rsidP="00F12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2E58">
        <w:rPr>
          <w:rFonts w:ascii="Consolas" w:eastAsia="Times New Roman" w:hAnsi="Consolas" w:cs="Courier New"/>
          <w:b/>
          <w:bCs/>
          <w:color w:val="263238"/>
          <w:sz w:val="20"/>
          <w:szCs w:val="20"/>
        </w:rPr>
        <w:t>Input:</w:t>
      </w:r>
      <w:r w:rsidRPr="00F12E58">
        <w:rPr>
          <w:rFonts w:ascii="Consolas" w:eastAsia="Times New Roman" w:hAnsi="Consolas" w:cs="Courier New"/>
          <w:color w:val="263238"/>
          <w:sz w:val="20"/>
          <w:szCs w:val="20"/>
        </w:rPr>
        <w:t xml:space="preserve"> prices = [1,2,3,0,2]</w:t>
      </w:r>
    </w:p>
    <w:p w14:paraId="7B238FED" w14:textId="77777777" w:rsidR="00F12E58" w:rsidRPr="00F12E58" w:rsidRDefault="00F12E58" w:rsidP="00F12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2E58">
        <w:rPr>
          <w:rFonts w:ascii="Consolas" w:eastAsia="Times New Roman" w:hAnsi="Consolas" w:cs="Courier New"/>
          <w:b/>
          <w:bCs/>
          <w:color w:val="263238"/>
          <w:sz w:val="20"/>
          <w:szCs w:val="20"/>
        </w:rPr>
        <w:t>Output:</w:t>
      </w:r>
      <w:r w:rsidRPr="00F12E58">
        <w:rPr>
          <w:rFonts w:ascii="Consolas" w:eastAsia="Times New Roman" w:hAnsi="Consolas" w:cs="Courier New"/>
          <w:color w:val="263238"/>
          <w:sz w:val="20"/>
          <w:szCs w:val="20"/>
        </w:rPr>
        <w:t xml:space="preserve"> 3</w:t>
      </w:r>
    </w:p>
    <w:p w14:paraId="1E557235" w14:textId="77777777" w:rsidR="00F12E58" w:rsidRPr="00F12E58" w:rsidRDefault="00F12E58" w:rsidP="00F12E5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2E58">
        <w:rPr>
          <w:rFonts w:ascii="Consolas" w:eastAsia="Times New Roman" w:hAnsi="Consolas" w:cs="Courier New"/>
          <w:b/>
          <w:bCs/>
          <w:color w:val="263238"/>
          <w:sz w:val="20"/>
          <w:szCs w:val="20"/>
        </w:rPr>
        <w:t>Explanation:</w:t>
      </w:r>
      <w:r w:rsidRPr="00F12E58">
        <w:rPr>
          <w:rFonts w:ascii="Consolas" w:eastAsia="Times New Roman" w:hAnsi="Consolas" w:cs="Courier New"/>
          <w:color w:val="263238"/>
          <w:sz w:val="20"/>
          <w:szCs w:val="20"/>
        </w:rPr>
        <w:t xml:space="preserve"> transactions = [buy, sell, cooldown, buy, sell]</w:t>
      </w:r>
    </w:p>
    <w:p w14:paraId="471CE60A" w14:textId="06BD8F44" w:rsidR="008057D9" w:rsidRPr="008057D9" w:rsidRDefault="00F12E58"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8057D9" w:rsidRPr="008057D9">
        <w:t xml:space="preserve"> </w:t>
      </w:r>
      <w:r w:rsidR="008057D9" w:rsidRPr="008057D9">
        <w:rPr>
          <w:rFonts w:ascii="Consolas" w:eastAsia="Times New Roman" w:hAnsi="Consolas" w:cs="Courier New"/>
          <w:color w:val="263238"/>
          <w:sz w:val="20"/>
          <w:szCs w:val="20"/>
        </w:rPr>
        <w:t>int maxProfit(vector&lt;int&gt;&amp; prices) {</w:t>
      </w:r>
    </w:p>
    <w:p w14:paraId="3AB1DEC8"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int buy=INT_MAX;</w:t>
      </w:r>
    </w:p>
    <w:p w14:paraId="54BC6DA1"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int sell=0;</w:t>
      </w:r>
    </w:p>
    <w:p w14:paraId="5BC6A48F"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int prev_sell=0;</w:t>
      </w:r>
    </w:p>
    <w:p w14:paraId="6EA3F171"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lastRenderedPageBreak/>
        <w:t xml:space="preserve">        int prev_buy;</w:t>
      </w:r>
    </w:p>
    <w:p w14:paraId="227260AE"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for(auto it:prices)</w:t>
      </w:r>
    </w:p>
    <w:p w14:paraId="18F3CAF4"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w:t>
      </w:r>
    </w:p>
    <w:p w14:paraId="5BBDC104"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prev_buy=buy;</w:t>
      </w:r>
    </w:p>
    <w:p w14:paraId="19A29025"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buy=min(buy,it-prev_sell);</w:t>
      </w:r>
    </w:p>
    <w:p w14:paraId="0C809F2E"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prev_sell=sell;</w:t>
      </w:r>
    </w:p>
    <w:p w14:paraId="3D6762FB"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sell=max(sell,it-prev_buy);</w:t>
      </w:r>
    </w:p>
    <w:p w14:paraId="424D04A9"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w:t>
      </w:r>
    </w:p>
    <w:p w14:paraId="1FB89A31" w14:textId="77777777" w:rsidR="008057D9" w:rsidRPr="008057D9"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return sell;</w:t>
      </w:r>
    </w:p>
    <w:p w14:paraId="799345F3" w14:textId="080018A1" w:rsidR="00F12E58" w:rsidRDefault="008057D9"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7D9">
        <w:rPr>
          <w:rFonts w:ascii="Consolas" w:eastAsia="Times New Roman" w:hAnsi="Consolas" w:cs="Courier New"/>
          <w:color w:val="263238"/>
          <w:sz w:val="20"/>
          <w:szCs w:val="20"/>
        </w:rPr>
        <w:t xml:space="preserve">    }</w:t>
      </w:r>
    </w:p>
    <w:p w14:paraId="7916863A" w14:textId="474F9D9F" w:rsidR="008057D9" w:rsidRDefault="00EC2B14" w:rsidP="008057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2B14">
        <w:rPr>
          <w:rFonts w:ascii="Consolas" w:eastAsia="Times New Roman" w:hAnsi="Consolas" w:cs="Courier New"/>
          <w:color w:val="263238"/>
          <w:sz w:val="20"/>
          <w:szCs w:val="20"/>
          <w:highlight w:val="cyan"/>
        </w:rPr>
        <w:t>SELL-STOCK WITH TRANSACTION FEE</w:t>
      </w:r>
    </w:p>
    <w:p w14:paraId="2CA595AE" w14:textId="77777777" w:rsidR="00A3737D" w:rsidRPr="00A3737D" w:rsidRDefault="00A3737D" w:rsidP="00A3737D">
      <w:pPr>
        <w:shd w:val="clear" w:color="auto" w:fill="FFFFFF"/>
        <w:spacing w:after="240" w:line="240" w:lineRule="auto"/>
        <w:rPr>
          <w:rFonts w:ascii="Segoe UI" w:eastAsia="Times New Roman" w:hAnsi="Segoe UI" w:cs="Segoe UI"/>
          <w:color w:val="263238"/>
          <w:sz w:val="21"/>
          <w:szCs w:val="21"/>
        </w:rPr>
      </w:pPr>
      <w:r w:rsidRPr="00A3737D">
        <w:rPr>
          <w:rFonts w:ascii="Segoe UI" w:eastAsia="Times New Roman" w:hAnsi="Segoe UI" w:cs="Segoe UI"/>
          <w:color w:val="263238"/>
          <w:sz w:val="21"/>
          <w:szCs w:val="21"/>
        </w:rPr>
        <w:t>You are given an array </w:t>
      </w:r>
      <w:r w:rsidRPr="00A3737D">
        <w:rPr>
          <w:rFonts w:ascii="Courier New" w:eastAsia="Times New Roman" w:hAnsi="Courier New" w:cs="Courier New"/>
          <w:color w:val="546E7A"/>
          <w:sz w:val="20"/>
          <w:szCs w:val="20"/>
          <w:shd w:val="clear" w:color="auto" w:fill="F7F9FA"/>
        </w:rPr>
        <w:t>prices</w:t>
      </w:r>
      <w:r w:rsidRPr="00A3737D">
        <w:rPr>
          <w:rFonts w:ascii="Segoe UI" w:eastAsia="Times New Roman" w:hAnsi="Segoe UI" w:cs="Segoe UI"/>
          <w:color w:val="263238"/>
          <w:sz w:val="21"/>
          <w:szCs w:val="21"/>
        </w:rPr>
        <w:t> where </w:t>
      </w:r>
      <w:r w:rsidRPr="00A3737D">
        <w:rPr>
          <w:rFonts w:ascii="Courier New" w:eastAsia="Times New Roman" w:hAnsi="Courier New" w:cs="Courier New"/>
          <w:color w:val="546E7A"/>
          <w:sz w:val="20"/>
          <w:szCs w:val="20"/>
          <w:shd w:val="clear" w:color="auto" w:fill="F7F9FA"/>
        </w:rPr>
        <w:t>prices[i]</w:t>
      </w:r>
      <w:r w:rsidRPr="00A3737D">
        <w:rPr>
          <w:rFonts w:ascii="Segoe UI" w:eastAsia="Times New Roman" w:hAnsi="Segoe UI" w:cs="Segoe UI"/>
          <w:color w:val="263238"/>
          <w:sz w:val="21"/>
          <w:szCs w:val="21"/>
        </w:rPr>
        <w:t> is the price of a given stock on the </w:t>
      </w:r>
      <w:r w:rsidRPr="00A3737D">
        <w:rPr>
          <w:rFonts w:ascii="Courier New" w:eastAsia="Times New Roman" w:hAnsi="Courier New" w:cs="Courier New"/>
          <w:color w:val="546E7A"/>
          <w:sz w:val="20"/>
          <w:szCs w:val="20"/>
          <w:shd w:val="clear" w:color="auto" w:fill="F7F9FA"/>
        </w:rPr>
        <w:t>i</w:t>
      </w:r>
      <w:r w:rsidRPr="00A3737D">
        <w:rPr>
          <w:rFonts w:ascii="Courier New" w:eastAsia="Times New Roman" w:hAnsi="Courier New" w:cs="Courier New"/>
          <w:color w:val="546E7A"/>
          <w:sz w:val="15"/>
          <w:szCs w:val="15"/>
          <w:shd w:val="clear" w:color="auto" w:fill="F7F9FA"/>
          <w:vertAlign w:val="superscript"/>
        </w:rPr>
        <w:t>th</w:t>
      </w:r>
      <w:r w:rsidRPr="00A3737D">
        <w:rPr>
          <w:rFonts w:ascii="Segoe UI" w:eastAsia="Times New Roman" w:hAnsi="Segoe UI" w:cs="Segoe UI"/>
          <w:color w:val="263238"/>
          <w:sz w:val="21"/>
          <w:szCs w:val="21"/>
        </w:rPr>
        <w:t> day, and an integer </w:t>
      </w:r>
      <w:r w:rsidRPr="00A3737D">
        <w:rPr>
          <w:rFonts w:ascii="Courier New" w:eastAsia="Times New Roman" w:hAnsi="Courier New" w:cs="Courier New"/>
          <w:color w:val="546E7A"/>
          <w:sz w:val="20"/>
          <w:szCs w:val="20"/>
          <w:shd w:val="clear" w:color="auto" w:fill="F7F9FA"/>
        </w:rPr>
        <w:t>fee</w:t>
      </w:r>
      <w:r w:rsidRPr="00A3737D">
        <w:rPr>
          <w:rFonts w:ascii="Segoe UI" w:eastAsia="Times New Roman" w:hAnsi="Segoe UI" w:cs="Segoe UI"/>
          <w:color w:val="263238"/>
          <w:sz w:val="21"/>
          <w:szCs w:val="21"/>
        </w:rPr>
        <w:t> representing a transaction fee.</w:t>
      </w:r>
    </w:p>
    <w:p w14:paraId="676C0BA6" w14:textId="77777777" w:rsidR="00A3737D" w:rsidRPr="00A3737D" w:rsidRDefault="00A3737D" w:rsidP="00A3737D">
      <w:pPr>
        <w:shd w:val="clear" w:color="auto" w:fill="FFFFFF"/>
        <w:spacing w:after="240" w:line="240" w:lineRule="auto"/>
        <w:rPr>
          <w:rFonts w:ascii="Segoe UI" w:eastAsia="Times New Roman" w:hAnsi="Segoe UI" w:cs="Segoe UI"/>
          <w:color w:val="263238"/>
          <w:sz w:val="21"/>
          <w:szCs w:val="21"/>
        </w:rPr>
      </w:pPr>
      <w:r w:rsidRPr="00A3737D">
        <w:rPr>
          <w:rFonts w:ascii="Segoe UI" w:eastAsia="Times New Roman" w:hAnsi="Segoe UI" w:cs="Segoe UI"/>
          <w:color w:val="263238"/>
          <w:sz w:val="21"/>
          <w:szCs w:val="21"/>
        </w:rPr>
        <w:t>Find the maximum profit you can achieve. You may complete as many transactions as you like, but you need to pay the transaction fee for each transaction.</w:t>
      </w:r>
    </w:p>
    <w:p w14:paraId="3707DE89" w14:textId="77777777" w:rsidR="00A3737D" w:rsidRPr="00A3737D" w:rsidRDefault="00A3737D" w:rsidP="00A3737D">
      <w:pPr>
        <w:shd w:val="clear" w:color="auto" w:fill="FFFFFF"/>
        <w:spacing w:after="240" w:line="240" w:lineRule="auto"/>
        <w:rPr>
          <w:rFonts w:ascii="Segoe UI" w:eastAsia="Times New Roman" w:hAnsi="Segoe UI" w:cs="Segoe UI"/>
          <w:color w:val="263238"/>
          <w:sz w:val="21"/>
          <w:szCs w:val="21"/>
        </w:rPr>
      </w:pPr>
      <w:r w:rsidRPr="00A3737D">
        <w:rPr>
          <w:rFonts w:ascii="Segoe UI" w:eastAsia="Times New Roman" w:hAnsi="Segoe UI" w:cs="Segoe UI"/>
          <w:b/>
          <w:bCs/>
          <w:color w:val="263238"/>
          <w:sz w:val="21"/>
          <w:szCs w:val="21"/>
        </w:rPr>
        <w:t>Note:</w:t>
      </w:r>
      <w:r w:rsidRPr="00A3737D">
        <w:rPr>
          <w:rFonts w:ascii="Segoe UI" w:eastAsia="Times New Roman" w:hAnsi="Segoe UI" w:cs="Segoe UI"/>
          <w:color w:val="263238"/>
          <w:sz w:val="21"/>
          <w:szCs w:val="21"/>
        </w:rPr>
        <w:t> You may not engage in multiple transactions simultaneously (i.e., you must sell the stock before you buy again).</w:t>
      </w:r>
    </w:p>
    <w:p w14:paraId="43F0F194" w14:textId="77777777" w:rsidR="00A3737D" w:rsidRPr="00A3737D" w:rsidRDefault="00A3737D" w:rsidP="00A3737D">
      <w:pPr>
        <w:shd w:val="clear" w:color="auto" w:fill="FFFFFF"/>
        <w:spacing w:after="240" w:line="240" w:lineRule="auto"/>
        <w:rPr>
          <w:rFonts w:ascii="Segoe UI" w:eastAsia="Times New Roman" w:hAnsi="Segoe UI" w:cs="Segoe UI"/>
          <w:color w:val="263238"/>
          <w:sz w:val="21"/>
          <w:szCs w:val="21"/>
        </w:rPr>
      </w:pPr>
      <w:r w:rsidRPr="00A3737D">
        <w:rPr>
          <w:rFonts w:ascii="Segoe UI" w:eastAsia="Times New Roman" w:hAnsi="Segoe UI" w:cs="Segoe UI"/>
          <w:color w:val="263238"/>
          <w:sz w:val="21"/>
          <w:szCs w:val="21"/>
        </w:rPr>
        <w:t> </w:t>
      </w:r>
    </w:p>
    <w:p w14:paraId="0D70A35E" w14:textId="77777777" w:rsidR="00A3737D" w:rsidRPr="00A3737D" w:rsidRDefault="00A3737D" w:rsidP="00A3737D">
      <w:pPr>
        <w:shd w:val="clear" w:color="auto" w:fill="FFFFFF"/>
        <w:spacing w:after="240" w:line="240" w:lineRule="auto"/>
        <w:rPr>
          <w:rFonts w:ascii="Segoe UI" w:eastAsia="Times New Roman" w:hAnsi="Segoe UI" w:cs="Segoe UI"/>
          <w:color w:val="263238"/>
          <w:sz w:val="21"/>
          <w:szCs w:val="21"/>
        </w:rPr>
      </w:pPr>
      <w:r w:rsidRPr="00A3737D">
        <w:rPr>
          <w:rFonts w:ascii="Segoe UI" w:eastAsia="Times New Roman" w:hAnsi="Segoe UI" w:cs="Segoe UI"/>
          <w:b/>
          <w:bCs/>
          <w:color w:val="263238"/>
          <w:sz w:val="21"/>
          <w:szCs w:val="21"/>
        </w:rPr>
        <w:t>Example 1:</w:t>
      </w:r>
    </w:p>
    <w:p w14:paraId="35381681"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b/>
          <w:bCs/>
          <w:color w:val="263238"/>
          <w:sz w:val="20"/>
          <w:szCs w:val="20"/>
        </w:rPr>
        <w:t>Input:</w:t>
      </w:r>
      <w:r w:rsidRPr="00A3737D">
        <w:rPr>
          <w:rFonts w:ascii="Consolas" w:eastAsia="Times New Roman" w:hAnsi="Consolas" w:cs="Courier New"/>
          <w:color w:val="263238"/>
          <w:sz w:val="20"/>
          <w:szCs w:val="20"/>
        </w:rPr>
        <w:t xml:space="preserve"> prices = [1,3,2,8,4,9], fee = 2</w:t>
      </w:r>
    </w:p>
    <w:p w14:paraId="43C42609"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b/>
          <w:bCs/>
          <w:color w:val="263238"/>
          <w:sz w:val="20"/>
          <w:szCs w:val="20"/>
        </w:rPr>
        <w:t>Output:</w:t>
      </w:r>
      <w:r w:rsidRPr="00A3737D">
        <w:rPr>
          <w:rFonts w:ascii="Consolas" w:eastAsia="Times New Roman" w:hAnsi="Consolas" w:cs="Courier New"/>
          <w:color w:val="263238"/>
          <w:sz w:val="20"/>
          <w:szCs w:val="20"/>
        </w:rPr>
        <w:t xml:space="preserve"> 8</w:t>
      </w:r>
    </w:p>
    <w:p w14:paraId="56F3F292"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b/>
          <w:bCs/>
          <w:color w:val="263238"/>
          <w:sz w:val="20"/>
          <w:szCs w:val="20"/>
        </w:rPr>
        <w:t>Explanation:</w:t>
      </w:r>
      <w:r w:rsidRPr="00A3737D">
        <w:rPr>
          <w:rFonts w:ascii="Consolas" w:eastAsia="Times New Roman" w:hAnsi="Consolas" w:cs="Courier New"/>
          <w:color w:val="263238"/>
          <w:sz w:val="20"/>
          <w:szCs w:val="20"/>
        </w:rPr>
        <w:t xml:space="preserve"> The maximum profit can be achieved by:</w:t>
      </w:r>
    </w:p>
    <w:p w14:paraId="67ADB9EE"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color w:val="263238"/>
          <w:sz w:val="20"/>
          <w:szCs w:val="20"/>
        </w:rPr>
        <w:t>- Buying at prices[0] = 1</w:t>
      </w:r>
    </w:p>
    <w:p w14:paraId="0EC2D913"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color w:val="263238"/>
          <w:sz w:val="20"/>
          <w:szCs w:val="20"/>
        </w:rPr>
        <w:t>- Selling at prices[3] = 8</w:t>
      </w:r>
    </w:p>
    <w:p w14:paraId="640E59CF"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color w:val="263238"/>
          <w:sz w:val="20"/>
          <w:szCs w:val="20"/>
        </w:rPr>
        <w:t>- Buying at prices[4] = 4</w:t>
      </w:r>
    </w:p>
    <w:p w14:paraId="159844FA"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color w:val="263238"/>
          <w:sz w:val="20"/>
          <w:szCs w:val="20"/>
        </w:rPr>
        <w:t>- Selling at prices[5] = 9</w:t>
      </w:r>
    </w:p>
    <w:p w14:paraId="0D9AD815" w14:textId="77777777" w:rsidR="00A3737D" w:rsidRPr="00A3737D" w:rsidRDefault="00A3737D" w:rsidP="00A373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737D">
        <w:rPr>
          <w:rFonts w:ascii="Consolas" w:eastAsia="Times New Roman" w:hAnsi="Consolas" w:cs="Courier New"/>
          <w:color w:val="263238"/>
          <w:sz w:val="20"/>
          <w:szCs w:val="20"/>
        </w:rPr>
        <w:t>The total profit is ((8 - 1) - 2) + ((9 - 4) - 2) = 8.</w:t>
      </w:r>
    </w:p>
    <w:p w14:paraId="4F9BD352" w14:textId="01A0341D" w:rsidR="000A3ACB" w:rsidRPr="000A3ACB" w:rsidRDefault="00A3737D"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A3ACB" w:rsidRPr="000A3ACB">
        <w:t xml:space="preserve"> </w:t>
      </w:r>
      <w:r w:rsidR="000A3ACB" w:rsidRPr="000A3ACB">
        <w:rPr>
          <w:rFonts w:ascii="Consolas" w:eastAsia="Times New Roman" w:hAnsi="Consolas" w:cs="Courier New"/>
          <w:color w:val="263238"/>
          <w:sz w:val="20"/>
          <w:szCs w:val="20"/>
        </w:rPr>
        <w:t>int maxProfit(vector&lt;int&gt;&amp; prices, int fee) {</w:t>
      </w:r>
    </w:p>
    <w:p w14:paraId="2806CE3A"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lastRenderedPageBreak/>
        <w:t xml:space="preserve">        int buy=INT_MAX;</w:t>
      </w:r>
    </w:p>
    <w:p w14:paraId="28224DF4"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int sell=0;</w:t>
      </w:r>
    </w:p>
    <w:p w14:paraId="47155D09"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for(auto it:prices)</w:t>
      </w:r>
    </w:p>
    <w:p w14:paraId="199F027B"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w:t>
      </w:r>
    </w:p>
    <w:p w14:paraId="042EE4DB"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buy=min(buy,it-sell);</w:t>
      </w:r>
    </w:p>
    <w:p w14:paraId="160E5391"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sell=max(sell,it-buy-fee);</w:t>
      </w:r>
    </w:p>
    <w:p w14:paraId="3EA8A962"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w:t>
      </w:r>
    </w:p>
    <w:p w14:paraId="6776E7EB" w14:textId="77777777" w:rsidR="000A3ACB" w:rsidRPr="000A3ACB"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return sell;</w:t>
      </w:r>
    </w:p>
    <w:p w14:paraId="4EEC5680" w14:textId="57AC21F9" w:rsidR="00EC2B14" w:rsidRDefault="000A3ACB" w:rsidP="000A3A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A3ACB">
        <w:rPr>
          <w:rFonts w:ascii="Consolas" w:eastAsia="Times New Roman" w:hAnsi="Consolas" w:cs="Courier New"/>
          <w:color w:val="263238"/>
          <w:sz w:val="20"/>
          <w:szCs w:val="20"/>
        </w:rPr>
        <w:t xml:space="preserve">    }</w:t>
      </w:r>
    </w:p>
    <w:p w14:paraId="764C5E0F" w14:textId="40517D24" w:rsidR="00BC03E0" w:rsidRDefault="00055317"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FF0000"/>
          <w:sz w:val="20"/>
          <w:szCs w:val="20"/>
        </w:rPr>
      </w:pPr>
      <w:r w:rsidRPr="00055317">
        <w:rPr>
          <w:rFonts w:ascii="Consolas" w:eastAsia="Times New Roman" w:hAnsi="Consolas" w:cs="Courier New"/>
          <w:color w:val="FF0000"/>
          <w:sz w:val="20"/>
          <w:szCs w:val="20"/>
          <w:highlight w:val="cyan"/>
        </w:rPr>
        <w:t xml:space="preserve">MORE DETAILED </w:t>
      </w:r>
      <w:r w:rsidR="00C131E9">
        <w:rPr>
          <w:rFonts w:ascii="Consolas" w:eastAsia="Times New Roman" w:hAnsi="Consolas" w:cs="Courier New"/>
          <w:color w:val="FF0000"/>
          <w:sz w:val="20"/>
          <w:szCs w:val="20"/>
          <w:highlight w:val="cyan"/>
        </w:rPr>
        <w:t xml:space="preserve">EXPLAINATION </w:t>
      </w:r>
      <w:r w:rsidR="00184364">
        <w:rPr>
          <w:rFonts w:ascii="Consolas" w:eastAsia="Times New Roman" w:hAnsi="Consolas" w:cs="Courier New"/>
          <w:color w:val="FF0000"/>
          <w:sz w:val="20"/>
          <w:szCs w:val="20"/>
          <w:highlight w:val="cyan"/>
        </w:rPr>
        <w:t xml:space="preserve">OF </w:t>
      </w:r>
      <w:r w:rsidRPr="00055317">
        <w:rPr>
          <w:rFonts w:ascii="Consolas" w:eastAsia="Times New Roman" w:hAnsi="Consolas" w:cs="Courier New"/>
          <w:color w:val="FF0000"/>
          <w:sz w:val="20"/>
          <w:szCs w:val="20"/>
          <w:highlight w:val="cyan"/>
        </w:rPr>
        <w:t>SELL-STOCK PROBLEMS</w:t>
      </w:r>
    </w:p>
    <w:p w14:paraId="710382C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Stock:1</w:t>
      </w:r>
    </w:p>
    <w:p w14:paraId="2EBCD3B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w:t>
      </w:r>
      <w:r w:rsidRPr="00055317">
        <w:rPr>
          <w:rFonts w:ascii="Consolas" w:eastAsia="Times New Roman" w:hAnsi="Consolas" w:cs="Courier New"/>
          <w:color w:val="263238"/>
          <w:sz w:val="20"/>
          <w:szCs w:val="20"/>
        </w:rPr>
        <w:t>) {</w:t>
      </w:r>
    </w:p>
    <w:p w14:paraId="1D1257E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buy = INT_MAX;</w:t>
      </w:r>
    </w:p>
    <w:p w14:paraId="63C3765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sell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5C9FA24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732139E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006A00"/>
          <w:sz w:val="20"/>
          <w:szCs w:val="20"/>
        </w:rPr>
        <w:t>// the maximum profit if only one transaction is allowed</w:t>
      </w:r>
    </w:p>
    <w:p w14:paraId="5CB686D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 = min(buy, price);</w:t>
      </w:r>
    </w:p>
    <w:p w14:paraId="6160BE8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 = max(sell, price - buy);</w:t>
      </w:r>
    </w:p>
    <w:p w14:paraId="577B012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24E7745B"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w:t>
      </w:r>
    </w:p>
    <w:p w14:paraId="5E679C5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47E5111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Stock:2</w:t>
      </w:r>
    </w:p>
    <w:p w14:paraId="39CE7421"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//Method 1:</w:t>
      </w:r>
    </w:p>
    <w:p w14:paraId="4049F3B9"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maxProfit2</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w:t>
      </w:r>
      <w:r w:rsidRPr="00055317">
        <w:rPr>
          <w:rFonts w:ascii="Consolas" w:eastAsia="Times New Roman" w:hAnsi="Consolas" w:cs="Courier New"/>
          <w:color w:val="263238"/>
          <w:sz w:val="20"/>
          <w:szCs w:val="20"/>
        </w:rPr>
        <w:t>) {</w:t>
      </w:r>
    </w:p>
    <w:p w14:paraId="7017E2F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maxprofit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5F6AE0A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 i &lt; prices.size(); i++) {</w:t>
      </w:r>
    </w:p>
    <w:p w14:paraId="2238D55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if</w:t>
      </w:r>
      <w:r w:rsidRPr="00055317">
        <w:rPr>
          <w:rFonts w:ascii="Consolas" w:eastAsia="Times New Roman" w:hAnsi="Consolas" w:cs="Courier New"/>
          <w:color w:val="263238"/>
          <w:sz w:val="20"/>
          <w:szCs w:val="20"/>
        </w:rPr>
        <w:t xml:space="preserve"> (prices[i] &gt; prices[i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w:t>
      </w:r>
    </w:p>
    <w:p w14:paraId="795E05D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lastRenderedPageBreak/>
        <w:t xml:space="preserve">              maxprofit += prices[i] - prices[i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w:t>
      </w:r>
    </w:p>
    <w:p w14:paraId="2712AD4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128F0C4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maxprofit;</w:t>
      </w:r>
    </w:p>
    <w:p w14:paraId="14D61D0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7524D309"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//Method 2:</w:t>
      </w:r>
    </w:p>
    <w:p w14:paraId="20C0E84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maxProfit2</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w:t>
      </w:r>
      <w:r w:rsidRPr="00055317">
        <w:rPr>
          <w:rFonts w:ascii="Consolas" w:eastAsia="Times New Roman" w:hAnsi="Consolas" w:cs="Courier New"/>
          <w:color w:val="263238"/>
          <w:sz w:val="20"/>
          <w:szCs w:val="20"/>
        </w:rPr>
        <w:t>) {</w:t>
      </w:r>
    </w:p>
    <w:p w14:paraId="239B7D6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buy = INT_MAX;</w:t>
      </w:r>
    </w:p>
    <w:p w14:paraId="1F26A63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sell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28C29479"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4BC6A44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 = min(buy, price-sell); </w:t>
      </w:r>
      <w:r w:rsidRPr="00055317">
        <w:rPr>
          <w:rFonts w:ascii="Consolas" w:eastAsia="Times New Roman" w:hAnsi="Consolas" w:cs="Courier New"/>
          <w:color w:val="006A00"/>
          <w:sz w:val="20"/>
          <w:szCs w:val="20"/>
        </w:rPr>
        <w:t>//Use the previous profit for reinvetsment and minimize expenditure</w:t>
      </w:r>
    </w:p>
    <w:p w14:paraId="1E99D63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 = max(sell, price - buy);</w:t>
      </w:r>
    </w:p>
    <w:p w14:paraId="0EBCF22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01A3602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w:t>
      </w:r>
    </w:p>
    <w:p w14:paraId="73AD37D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57436A3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504E1618"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Stock:3</w:t>
      </w:r>
    </w:p>
    <w:p w14:paraId="5EB2825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//Method 1:</w:t>
      </w:r>
    </w:p>
    <w:p w14:paraId="013E30F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maxProfit3</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 prices, int pricesSize</w:t>
      </w:r>
      <w:r w:rsidRPr="00055317">
        <w:rPr>
          <w:rFonts w:ascii="Consolas" w:eastAsia="Times New Roman" w:hAnsi="Consolas" w:cs="Courier New"/>
          <w:color w:val="263238"/>
          <w:sz w:val="20"/>
          <w:szCs w:val="20"/>
        </w:rPr>
        <w:t>){</w:t>
      </w:r>
    </w:p>
    <w:p w14:paraId="49E9883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len = pricesSize;</w:t>
      </w:r>
    </w:p>
    <w:p w14:paraId="1F1C667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if</w:t>
      </w:r>
      <w:r w:rsidRPr="00055317">
        <w:rPr>
          <w:rFonts w:ascii="Consolas" w:eastAsia="Times New Roman" w:hAnsi="Consolas" w:cs="Courier New"/>
          <w:color w:val="263238"/>
          <w:sz w:val="20"/>
          <w:szCs w:val="20"/>
        </w:rPr>
        <w:t xml:space="preserve">(len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1F932A5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6BCCEA6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min_so_far = prices[</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2F4A641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max_so_far = prices[len</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w:t>
      </w:r>
    </w:p>
    <w:p w14:paraId="53EE900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max_profit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02178BC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maxProf[len];</w:t>
      </w:r>
    </w:p>
    <w:p w14:paraId="5C59E5B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memset(maxProf,</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,len*</w:t>
      </w:r>
      <w:r w:rsidRPr="00055317">
        <w:rPr>
          <w:rFonts w:ascii="Consolas" w:eastAsia="Times New Roman" w:hAnsi="Consolas" w:cs="Courier New"/>
          <w:color w:val="AA0D91"/>
          <w:sz w:val="20"/>
          <w:szCs w:val="20"/>
        </w:rPr>
        <w:t>sizeof</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w:t>
      </w:r>
    </w:p>
    <w:p w14:paraId="7FCFC0C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602394D1"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lastRenderedPageBreak/>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i=</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;i&lt;len; i++){</w:t>
      </w:r>
    </w:p>
    <w:p w14:paraId="5010FFF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profit = (prices[i] - min_so_far) ;</w:t>
      </w:r>
    </w:p>
    <w:p w14:paraId="3737E7F1"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max_profit = max_profit &gt; profit ? max_profit : profit;</w:t>
      </w:r>
    </w:p>
    <w:p w14:paraId="76C9DA2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maxProf[i] = max_profit;</w:t>
      </w:r>
    </w:p>
    <w:p w14:paraId="38C2B63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min_so_far = min_so_far &lt; prices[i] ? min_so_far : prices[i];</w:t>
      </w:r>
    </w:p>
    <w:p w14:paraId="20D5A16B"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E9E514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5A9FD3B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408B3BE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i = len</w:t>
      </w:r>
      <w:r w:rsidRPr="00055317">
        <w:rPr>
          <w:rFonts w:ascii="Consolas" w:eastAsia="Times New Roman" w:hAnsi="Consolas" w:cs="Courier New"/>
          <w:color w:val="1C00CF"/>
          <w:sz w:val="20"/>
          <w:szCs w:val="20"/>
        </w:rPr>
        <w:t>-2</w:t>
      </w:r>
      <w:r w:rsidRPr="00055317">
        <w:rPr>
          <w:rFonts w:ascii="Consolas" w:eastAsia="Times New Roman" w:hAnsi="Consolas" w:cs="Courier New"/>
          <w:color w:val="263238"/>
          <w:sz w:val="20"/>
          <w:szCs w:val="20"/>
        </w:rPr>
        <w:t>;i&gt;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;i--){</w:t>
      </w:r>
    </w:p>
    <w:p w14:paraId="3884D30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profit = (max_so_far - prices[i])+maxProf[i];</w:t>
      </w:r>
    </w:p>
    <w:p w14:paraId="5AA04E11"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max_profit = max_profit &gt; profit ? max_profit : profit;</w:t>
      </w:r>
    </w:p>
    <w:p w14:paraId="52DFC78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max_so_far = max_so_far &gt; prices[i] ? max_so_far : prices[i];</w:t>
      </w:r>
    </w:p>
    <w:p w14:paraId="6DF7633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46A5D32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62A346F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max_profit;</w:t>
      </w:r>
    </w:p>
    <w:p w14:paraId="2CE6D8A9"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w:t>
      </w:r>
    </w:p>
    <w:p w14:paraId="2F129E31"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784B8C9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//Method 2:</w:t>
      </w:r>
    </w:p>
    <w:p w14:paraId="055EB34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maxProfit3</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w:t>
      </w:r>
      <w:r w:rsidRPr="00055317">
        <w:rPr>
          <w:rFonts w:ascii="Consolas" w:eastAsia="Times New Roman" w:hAnsi="Consolas" w:cs="Courier New"/>
          <w:color w:val="263238"/>
          <w:sz w:val="20"/>
          <w:szCs w:val="20"/>
        </w:rPr>
        <w:t>) {</w:t>
      </w:r>
    </w:p>
    <w:p w14:paraId="1D0FE2C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buy1 = INT_MAX, buy2 = INT_MAX;</w:t>
      </w:r>
    </w:p>
    <w:p w14:paraId="057C23D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sell1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 xml:space="preserve">, sell2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0678D63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64BFACC9"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006A00"/>
          <w:sz w:val="20"/>
          <w:szCs w:val="20"/>
        </w:rPr>
        <w:t>// the maximum profit if only one transaction is allowed</w:t>
      </w:r>
    </w:p>
    <w:p w14:paraId="285497E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buy1 = min(buy1, price);</w:t>
      </w:r>
    </w:p>
    <w:p w14:paraId="5055311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sell1 = max(sell1, price - buy1);</w:t>
      </w:r>
    </w:p>
    <w:p w14:paraId="6F484E7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006A00"/>
          <w:sz w:val="20"/>
          <w:szCs w:val="20"/>
        </w:rPr>
        <w:t>// re-invest the gained profit in the second transaction</w:t>
      </w:r>
    </w:p>
    <w:p w14:paraId="43F602CB"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buy2 = min(buy2, price - sell1);</w:t>
      </w:r>
    </w:p>
    <w:p w14:paraId="4FD5F2F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lastRenderedPageBreak/>
        <w:t xml:space="preserve">          sell2 = max(sell2, price - buy2);</w:t>
      </w:r>
    </w:p>
    <w:p w14:paraId="5DD804E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43407A0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sell2;</w:t>
      </w:r>
    </w:p>
    <w:p w14:paraId="1B95C778"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5C11FC2B"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903D29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Stock:4</w:t>
      </w:r>
    </w:p>
    <w:p w14:paraId="62B2C3F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maxProfit4</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 k, vector&lt;int&gt;&amp; prices</w:t>
      </w:r>
      <w:r w:rsidRPr="00055317">
        <w:rPr>
          <w:rFonts w:ascii="Consolas" w:eastAsia="Times New Roman" w:hAnsi="Consolas" w:cs="Courier New"/>
          <w:color w:val="263238"/>
          <w:sz w:val="20"/>
          <w:szCs w:val="20"/>
        </w:rPr>
        <w:t>) {</w:t>
      </w:r>
    </w:p>
    <w:p w14:paraId="7F13F3A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B7643B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if</w:t>
      </w:r>
      <w:r w:rsidRPr="00055317">
        <w:rPr>
          <w:rFonts w:ascii="Consolas" w:eastAsia="Times New Roman" w:hAnsi="Consolas" w:cs="Courier New"/>
          <w:color w:val="263238"/>
          <w:sz w:val="20"/>
          <w:szCs w:val="20"/>
        </w:rPr>
        <w:t xml:space="preserve"> (k &gt;= prices.size() / </w:t>
      </w:r>
      <w:r w:rsidRPr="00055317">
        <w:rPr>
          <w:rFonts w:ascii="Consolas" w:eastAsia="Times New Roman" w:hAnsi="Consolas" w:cs="Courier New"/>
          <w:color w:val="1C00CF"/>
          <w:sz w:val="20"/>
          <w:szCs w:val="20"/>
        </w:rPr>
        <w:t>2</w:t>
      </w:r>
      <w:r w:rsidRPr="00055317">
        <w:rPr>
          <w:rFonts w:ascii="Consolas" w:eastAsia="Times New Roman" w:hAnsi="Consolas" w:cs="Courier New"/>
          <w:color w:val="263238"/>
          <w:sz w:val="20"/>
          <w:szCs w:val="20"/>
        </w:rPr>
        <w:t xml:space="preserve">) { </w:t>
      </w:r>
      <w:r w:rsidRPr="00055317">
        <w:rPr>
          <w:rFonts w:ascii="Consolas" w:eastAsia="Times New Roman" w:hAnsi="Consolas" w:cs="Courier New"/>
          <w:color w:val="006A00"/>
          <w:sz w:val="20"/>
          <w:szCs w:val="20"/>
        </w:rPr>
        <w:t>// if k &gt;= n/2, then you can make maximum number of transactions</w:t>
      </w:r>
    </w:p>
    <w:p w14:paraId="4311012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profit = </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7E64F83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 i &lt; prices.size(); i++)</w:t>
      </w:r>
    </w:p>
    <w:p w14:paraId="029292A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if</w:t>
      </w:r>
      <w:r w:rsidRPr="00055317">
        <w:rPr>
          <w:rFonts w:ascii="Consolas" w:eastAsia="Times New Roman" w:hAnsi="Consolas" w:cs="Courier New"/>
          <w:color w:val="263238"/>
          <w:sz w:val="20"/>
          <w:szCs w:val="20"/>
        </w:rPr>
        <w:t xml:space="preserve"> (prices[i] &gt; prices[i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 xml:space="preserve">]) profit += prices[i] - prices[i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w:t>
      </w:r>
    </w:p>
    <w:p w14:paraId="4C0FAC5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profit;</w:t>
      </w:r>
    </w:p>
    <w:p w14:paraId="1054340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095C723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vector&lt;</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&gt; </w:t>
      </w:r>
      <w:r w:rsidRPr="00055317">
        <w:rPr>
          <w:rFonts w:ascii="Consolas" w:eastAsia="Times New Roman" w:hAnsi="Consolas" w:cs="Courier New"/>
          <w:color w:val="1C00CF"/>
          <w:sz w:val="20"/>
          <w:szCs w:val="20"/>
        </w:rPr>
        <w:t>buy</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k+</w:t>
      </w:r>
      <w:r w:rsidRPr="00055317">
        <w:rPr>
          <w:rFonts w:ascii="Consolas" w:eastAsia="Times New Roman" w:hAnsi="Consolas" w:cs="Courier New"/>
          <w:color w:val="1C00CF"/>
          <w:sz w:val="20"/>
          <w:szCs w:val="20"/>
        </w:rPr>
        <w:t>1</w:t>
      </w:r>
      <w:r w:rsidRPr="00055317">
        <w:rPr>
          <w:rFonts w:ascii="Consolas" w:eastAsia="Times New Roman" w:hAnsi="Consolas" w:cs="Courier New"/>
          <w:color w:val="5C2699"/>
          <w:sz w:val="20"/>
          <w:szCs w:val="20"/>
        </w:rPr>
        <w:t>,INT_MAX</w:t>
      </w:r>
      <w:r w:rsidRPr="00055317">
        <w:rPr>
          <w:rFonts w:ascii="Consolas" w:eastAsia="Times New Roman" w:hAnsi="Consolas" w:cs="Courier New"/>
          <w:color w:val="263238"/>
          <w:sz w:val="20"/>
          <w:szCs w:val="20"/>
        </w:rPr>
        <w:t>);</w:t>
      </w:r>
    </w:p>
    <w:p w14:paraId="3A959B7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vector&lt;</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&gt; </w:t>
      </w:r>
      <w:r w:rsidRPr="00055317">
        <w:rPr>
          <w:rFonts w:ascii="Consolas" w:eastAsia="Times New Roman" w:hAnsi="Consolas" w:cs="Courier New"/>
          <w:color w:val="1C00CF"/>
          <w:sz w:val="20"/>
          <w:szCs w:val="20"/>
        </w:rPr>
        <w:t>sell</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 xml:space="preserve">k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5C2699"/>
          <w:sz w:val="20"/>
          <w:szCs w:val="20"/>
        </w:rPr>
        <w: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w:t>
      </w:r>
    </w:p>
    <w:p w14:paraId="187AF48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400300D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4E44C566"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 i &lt;= k; i++) {</w:t>
      </w:r>
    </w:p>
    <w:p w14:paraId="3F55ACD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buy[i] = min(buy[i], price-sell[i - </w:t>
      </w:r>
      <w:r w:rsidRPr="00055317">
        <w:rPr>
          <w:rFonts w:ascii="Consolas" w:eastAsia="Times New Roman" w:hAnsi="Consolas" w:cs="Courier New"/>
          <w:color w:val="1C00CF"/>
          <w:sz w:val="20"/>
          <w:szCs w:val="20"/>
        </w:rPr>
        <w:t>1</w:t>
      </w:r>
      <w:r w:rsidRPr="00055317">
        <w:rPr>
          <w:rFonts w:ascii="Consolas" w:eastAsia="Times New Roman" w:hAnsi="Consolas" w:cs="Courier New"/>
          <w:color w:val="263238"/>
          <w:sz w:val="20"/>
          <w:szCs w:val="20"/>
        </w:rPr>
        <w:t>]);</w:t>
      </w:r>
    </w:p>
    <w:p w14:paraId="54D4F60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sell[i] = max(sell[i], price-buy[i]);</w:t>
      </w:r>
    </w:p>
    <w:p w14:paraId="08EEFAF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531E340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48BE3AF8"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sell[k];</w:t>
      </w:r>
    </w:p>
    <w:p w14:paraId="44E91AC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w:t>
      </w:r>
    </w:p>
    <w:p w14:paraId="3DB61B1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0E3A1B6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stock with cooldown period</w:t>
      </w:r>
    </w:p>
    <w:p w14:paraId="663ABE7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lastRenderedPageBreak/>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w:t>
      </w:r>
      <w:r w:rsidRPr="00055317">
        <w:rPr>
          <w:rFonts w:ascii="Consolas" w:eastAsia="Times New Roman" w:hAnsi="Consolas" w:cs="Courier New"/>
          <w:color w:val="263238"/>
          <w:sz w:val="20"/>
          <w:szCs w:val="20"/>
        </w:rPr>
        <w:t>) {</w:t>
      </w:r>
    </w:p>
    <w:p w14:paraId="76A90EC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buy</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INT_MAX</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sell</w:t>
      </w:r>
      <w:r w:rsidRPr="00055317">
        <w:rPr>
          <w:rFonts w:ascii="Consolas" w:eastAsia="Times New Roman" w:hAnsi="Consolas" w:cs="Courier New"/>
          <w:color w:val="263238"/>
          <w:sz w:val="20"/>
          <w:szCs w:val="20"/>
        </w:rPr>
        <w: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prev_sell</w:t>
      </w:r>
      <w:r w:rsidRPr="00055317">
        <w:rPr>
          <w:rFonts w:ascii="Consolas" w:eastAsia="Times New Roman" w:hAnsi="Consolas" w:cs="Courier New"/>
          <w:color w:val="263238"/>
          <w:sz w:val="20"/>
          <w:szCs w:val="20"/>
        </w:rPr>
        <w: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 prev_buy;</w:t>
      </w:r>
    </w:p>
    <w:p w14:paraId="4EA9C42F"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61D826B3"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prev_buy = buy;</w:t>
      </w:r>
    </w:p>
    <w:p w14:paraId="3C5182E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 = min(buy,price-prev_sell);</w:t>
      </w:r>
    </w:p>
    <w:p w14:paraId="1E16FA7C"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prev_sell = sell;</w:t>
      </w:r>
    </w:p>
    <w:p w14:paraId="72942D7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 = max(sell,price-prev_buy);</w:t>
      </w:r>
    </w:p>
    <w:p w14:paraId="39A197A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0742F480"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w:t>
      </w:r>
    </w:p>
    <w:p w14:paraId="2EAA9364"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w:t>
      </w:r>
    </w:p>
    <w:p w14:paraId="60E5225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51635A9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006A00"/>
          <w:sz w:val="20"/>
          <w:szCs w:val="20"/>
        </w:rPr>
        <w:t>//Buy and Sell with transaction fee</w:t>
      </w:r>
    </w:p>
    <w:p w14:paraId="6B973DC7"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2429DCD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maxProfit</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vector&lt;int&gt;&amp; prices, int fee</w:t>
      </w:r>
      <w:r w:rsidRPr="00055317">
        <w:rPr>
          <w:rFonts w:ascii="Consolas" w:eastAsia="Times New Roman" w:hAnsi="Consolas" w:cs="Courier New"/>
          <w:color w:val="263238"/>
          <w:sz w:val="20"/>
          <w:szCs w:val="20"/>
        </w:rPr>
        <w:t>) {</w:t>
      </w:r>
    </w:p>
    <w:p w14:paraId="750A5DDA"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long</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buy</w:t>
      </w:r>
      <w:r w:rsidRPr="00055317">
        <w:rPr>
          <w:rFonts w:ascii="Consolas" w:eastAsia="Times New Roman" w:hAnsi="Consolas" w:cs="Courier New"/>
          <w:color w:val="263238"/>
          <w:sz w:val="20"/>
          <w:szCs w:val="20"/>
        </w:rPr>
        <w:t>(</w:t>
      </w:r>
      <w:r w:rsidRPr="00055317">
        <w:rPr>
          <w:rFonts w:ascii="Consolas" w:eastAsia="Times New Roman" w:hAnsi="Consolas" w:cs="Courier New"/>
          <w:color w:val="5C2699"/>
          <w:sz w:val="20"/>
          <w:szCs w:val="20"/>
        </w:rPr>
        <w:t>INT_MAX</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sell</w:t>
      </w:r>
      <w:r w:rsidRPr="00055317">
        <w:rPr>
          <w:rFonts w:ascii="Consolas" w:eastAsia="Times New Roman" w:hAnsi="Consolas" w:cs="Courier New"/>
          <w:color w:val="263238"/>
          <w:sz w:val="20"/>
          <w:szCs w:val="20"/>
        </w:rPr>
        <w: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1C00CF"/>
          <w:sz w:val="20"/>
          <w:szCs w:val="20"/>
        </w:rPr>
        <w:t>prev_sell</w:t>
      </w:r>
      <w:r w:rsidRPr="00055317">
        <w:rPr>
          <w:rFonts w:ascii="Consolas" w:eastAsia="Times New Roman" w:hAnsi="Consolas" w:cs="Courier New"/>
          <w:color w:val="263238"/>
          <w:sz w:val="20"/>
          <w:szCs w:val="20"/>
        </w:rPr>
        <w:t>(</w:t>
      </w:r>
      <w:r w:rsidRPr="00055317">
        <w:rPr>
          <w:rFonts w:ascii="Consolas" w:eastAsia="Times New Roman" w:hAnsi="Consolas" w:cs="Courier New"/>
          <w:color w:val="1C00CF"/>
          <w:sz w:val="20"/>
          <w:szCs w:val="20"/>
        </w:rPr>
        <w:t>0</w:t>
      </w:r>
      <w:r w:rsidRPr="00055317">
        <w:rPr>
          <w:rFonts w:ascii="Consolas" w:eastAsia="Times New Roman" w:hAnsi="Consolas" w:cs="Courier New"/>
          <w:color w:val="263238"/>
          <w:sz w:val="20"/>
          <w:szCs w:val="20"/>
        </w:rPr>
        <w:t>), prev_buy;</w:t>
      </w:r>
    </w:p>
    <w:p w14:paraId="29BF590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for</w:t>
      </w: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5C2699"/>
          <w:sz w:val="20"/>
          <w:szCs w:val="20"/>
        </w:rPr>
        <w:t>int</w:t>
      </w:r>
      <w:r w:rsidRPr="00055317">
        <w:rPr>
          <w:rFonts w:ascii="Consolas" w:eastAsia="Times New Roman" w:hAnsi="Consolas" w:cs="Courier New"/>
          <w:color w:val="263238"/>
          <w:sz w:val="20"/>
          <w:szCs w:val="20"/>
        </w:rPr>
        <w:t xml:space="preserve"> price : prices) {</w:t>
      </w:r>
    </w:p>
    <w:p w14:paraId="2CC80E15"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buy = min(buy,price-sell);</w:t>
      </w:r>
    </w:p>
    <w:p w14:paraId="11D1049D"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sell = max(sell,price-buy-fee);</w:t>
      </w:r>
    </w:p>
    <w:p w14:paraId="1AAAAB5E"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p>
    <w:p w14:paraId="207CEEB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 xml:space="preserve">  </w:t>
      </w:r>
      <w:r w:rsidRPr="00055317">
        <w:rPr>
          <w:rFonts w:ascii="Consolas" w:eastAsia="Times New Roman" w:hAnsi="Consolas" w:cs="Courier New"/>
          <w:color w:val="AA0D91"/>
          <w:sz w:val="20"/>
          <w:szCs w:val="20"/>
        </w:rPr>
        <w:t>return</w:t>
      </w:r>
      <w:r w:rsidRPr="00055317">
        <w:rPr>
          <w:rFonts w:ascii="Consolas" w:eastAsia="Times New Roman" w:hAnsi="Consolas" w:cs="Courier New"/>
          <w:color w:val="263238"/>
          <w:sz w:val="20"/>
          <w:szCs w:val="20"/>
        </w:rPr>
        <w:t xml:space="preserve"> sell;</w:t>
      </w:r>
    </w:p>
    <w:p w14:paraId="73DDE952" w14:textId="77777777" w:rsidR="00055317" w:rsidRPr="00055317" w:rsidRDefault="00055317" w:rsidP="000553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5317">
        <w:rPr>
          <w:rFonts w:ascii="Consolas" w:eastAsia="Times New Roman" w:hAnsi="Consolas" w:cs="Courier New"/>
          <w:color w:val="263238"/>
          <w:sz w:val="20"/>
          <w:szCs w:val="20"/>
        </w:rPr>
        <w:t>}</w:t>
      </w:r>
    </w:p>
    <w:p w14:paraId="4D0A1F27" w14:textId="77777777" w:rsidR="00055317" w:rsidRPr="00055317" w:rsidRDefault="00055317" w:rsidP="00BC03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FF0000"/>
          <w:sz w:val="20"/>
          <w:szCs w:val="20"/>
        </w:rPr>
      </w:pPr>
    </w:p>
    <w:p w14:paraId="4B3ED474" w14:textId="53EC9F29" w:rsidR="00813331" w:rsidRDefault="00813331" w:rsidP="004F61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highlight w:val="cyan"/>
        </w:rPr>
        <w:t>Variation</w:t>
      </w:r>
      <w:r w:rsidR="00EB369C">
        <w:rPr>
          <w:rFonts w:ascii="Consolas" w:eastAsia="Times New Roman" w:hAnsi="Consolas" w:cs="Courier New"/>
          <w:color w:val="263238"/>
          <w:sz w:val="20"/>
          <w:szCs w:val="20"/>
          <w:highlight w:val="cyan"/>
        </w:rPr>
        <w:t>s</w:t>
      </w:r>
      <w:r w:rsidRPr="00813331">
        <w:rPr>
          <w:rFonts w:ascii="Consolas" w:eastAsia="Times New Roman" w:hAnsi="Consolas" w:cs="Courier New"/>
          <w:color w:val="263238"/>
          <w:sz w:val="20"/>
          <w:szCs w:val="20"/>
          <w:highlight w:val="cyan"/>
        </w:rPr>
        <w:t xml:space="preserve"> on kadane’s algo</w:t>
      </w:r>
    </w:p>
    <w:p w14:paraId="1298CD83" w14:textId="77777777" w:rsidR="00813331" w:rsidRPr="00813331" w:rsidRDefault="00813331" w:rsidP="00813331">
      <w:pPr>
        <w:shd w:val="clear" w:color="auto" w:fill="FFFFFF"/>
        <w:spacing w:after="240"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t>You are given an integer array </w:t>
      </w:r>
      <w:r w:rsidRPr="00813331">
        <w:rPr>
          <w:rFonts w:ascii="Courier New" w:eastAsia="Times New Roman" w:hAnsi="Courier New" w:cs="Courier New"/>
          <w:color w:val="546E7A"/>
          <w:sz w:val="20"/>
          <w:szCs w:val="20"/>
          <w:shd w:val="clear" w:color="auto" w:fill="F7F9FA"/>
        </w:rPr>
        <w:t>nums</w:t>
      </w:r>
      <w:r w:rsidRPr="00813331">
        <w:rPr>
          <w:rFonts w:ascii="Segoe UI" w:eastAsia="Times New Roman" w:hAnsi="Segoe UI" w:cs="Segoe UI"/>
          <w:color w:val="263238"/>
          <w:sz w:val="21"/>
          <w:szCs w:val="21"/>
        </w:rPr>
        <w:t>. The </w:t>
      </w:r>
      <w:r w:rsidRPr="00813331">
        <w:rPr>
          <w:rFonts w:ascii="Segoe UI" w:eastAsia="Times New Roman" w:hAnsi="Segoe UI" w:cs="Segoe UI"/>
          <w:b/>
          <w:bCs/>
          <w:color w:val="263238"/>
          <w:sz w:val="21"/>
          <w:szCs w:val="21"/>
        </w:rPr>
        <w:t>absolute sum</w:t>
      </w:r>
      <w:r w:rsidRPr="00813331">
        <w:rPr>
          <w:rFonts w:ascii="Segoe UI" w:eastAsia="Times New Roman" w:hAnsi="Segoe UI" w:cs="Segoe UI"/>
          <w:color w:val="263238"/>
          <w:sz w:val="21"/>
          <w:szCs w:val="21"/>
        </w:rPr>
        <w:t> of a subarray </w:t>
      </w:r>
      <w:r w:rsidRPr="00813331">
        <w:rPr>
          <w:rFonts w:ascii="Courier New" w:eastAsia="Times New Roman" w:hAnsi="Courier New" w:cs="Courier New"/>
          <w:color w:val="546E7A"/>
          <w:sz w:val="20"/>
          <w:szCs w:val="20"/>
          <w:shd w:val="clear" w:color="auto" w:fill="F7F9FA"/>
        </w:rPr>
        <w:t>[nums</w:t>
      </w:r>
      <w:r w:rsidRPr="00813331">
        <w:rPr>
          <w:rFonts w:ascii="Courier New" w:eastAsia="Times New Roman" w:hAnsi="Courier New" w:cs="Courier New"/>
          <w:color w:val="546E7A"/>
          <w:sz w:val="15"/>
          <w:szCs w:val="15"/>
          <w:shd w:val="clear" w:color="auto" w:fill="F7F9FA"/>
          <w:vertAlign w:val="subscript"/>
        </w:rPr>
        <w:t>l</w:t>
      </w:r>
      <w:r w:rsidRPr="00813331">
        <w:rPr>
          <w:rFonts w:ascii="Courier New" w:eastAsia="Times New Roman" w:hAnsi="Courier New" w:cs="Courier New"/>
          <w:color w:val="546E7A"/>
          <w:sz w:val="20"/>
          <w:szCs w:val="20"/>
          <w:shd w:val="clear" w:color="auto" w:fill="F7F9FA"/>
        </w:rPr>
        <w:t>, nums</w:t>
      </w:r>
      <w:r w:rsidRPr="00813331">
        <w:rPr>
          <w:rFonts w:ascii="Courier New" w:eastAsia="Times New Roman" w:hAnsi="Courier New" w:cs="Courier New"/>
          <w:color w:val="546E7A"/>
          <w:sz w:val="15"/>
          <w:szCs w:val="15"/>
          <w:shd w:val="clear" w:color="auto" w:fill="F7F9FA"/>
          <w:vertAlign w:val="subscript"/>
        </w:rPr>
        <w:t>l+1</w:t>
      </w:r>
      <w:r w:rsidRPr="00813331">
        <w:rPr>
          <w:rFonts w:ascii="Courier New" w:eastAsia="Times New Roman" w:hAnsi="Courier New" w:cs="Courier New"/>
          <w:color w:val="546E7A"/>
          <w:sz w:val="20"/>
          <w:szCs w:val="20"/>
          <w:shd w:val="clear" w:color="auto" w:fill="F7F9FA"/>
        </w:rPr>
        <w:t>, ..., nums</w:t>
      </w:r>
      <w:r w:rsidRPr="00813331">
        <w:rPr>
          <w:rFonts w:ascii="Courier New" w:eastAsia="Times New Roman" w:hAnsi="Courier New" w:cs="Courier New"/>
          <w:color w:val="546E7A"/>
          <w:sz w:val="15"/>
          <w:szCs w:val="15"/>
          <w:shd w:val="clear" w:color="auto" w:fill="F7F9FA"/>
          <w:vertAlign w:val="subscript"/>
        </w:rPr>
        <w:t>r-1</w:t>
      </w:r>
      <w:r w:rsidRPr="00813331">
        <w:rPr>
          <w:rFonts w:ascii="Courier New" w:eastAsia="Times New Roman" w:hAnsi="Courier New" w:cs="Courier New"/>
          <w:color w:val="546E7A"/>
          <w:sz w:val="20"/>
          <w:szCs w:val="20"/>
          <w:shd w:val="clear" w:color="auto" w:fill="F7F9FA"/>
        </w:rPr>
        <w:t>, nums</w:t>
      </w:r>
      <w:r w:rsidRPr="00813331">
        <w:rPr>
          <w:rFonts w:ascii="Courier New" w:eastAsia="Times New Roman" w:hAnsi="Courier New" w:cs="Courier New"/>
          <w:color w:val="546E7A"/>
          <w:sz w:val="15"/>
          <w:szCs w:val="15"/>
          <w:shd w:val="clear" w:color="auto" w:fill="F7F9FA"/>
          <w:vertAlign w:val="subscript"/>
        </w:rPr>
        <w:t>r</w:t>
      </w:r>
      <w:r w:rsidRPr="00813331">
        <w:rPr>
          <w:rFonts w:ascii="Courier New" w:eastAsia="Times New Roman" w:hAnsi="Courier New" w:cs="Courier New"/>
          <w:color w:val="546E7A"/>
          <w:sz w:val="20"/>
          <w:szCs w:val="20"/>
          <w:shd w:val="clear" w:color="auto" w:fill="F7F9FA"/>
        </w:rPr>
        <w:t>]</w:t>
      </w:r>
      <w:r w:rsidRPr="00813331">
        <w:rPr>
          <w:rFonts w:ascii="Segoe UI" w:eastAsia="Times New Roman" w:hAnsi="Segoe UI" w:cs="Segoe UI"/>
          <w:color w:val="263238"/>
          <w:sz w:val="21"/>
          <w:szCs w:val="21"/>
        </w:rPr>
        <w:t> is </w:t>
      </w:r>
      <w:r w:rsidRPr="00813331">
        <w:rPr>
          <w:rFonts w:ascii="Courier New" w:eastAsia="Times New Roman" w:hAnsi="Courier New" w:cs="Courier New"/>
          <w:color w:val="546E7A"/>
          <w:sz w:val="20"/>
          <w:szCs w:val="20"/>
          <w:shd w:val="clear" w:color="auto" w:fill="F7F9FA"/>
        </w:rPr>
        <w:t>abs(nums</w:t>
      </w:r>
      <w:r w:rsidRPr="00813331">
        <w:rPr>
          <w:rFonts w:ascii="Courier New" w:eastAsia="Times New Roman" w:hAnsi="Courier New" w:cs="Courier New"/>
          <w:color w:val="546E7A"/>
          <w:sz w:val="15"/>
          <w:szCs w:val="15"/>
          <w:shd w:val="clear" w:color="auto" w:fill="F7F9FA"/>
          <w:vertAlign w:val="subscript"/>
        </w:rPr>
        <w:t>l</w:t>
      </w:r>
      <w:r w:rsidRPr="00813331">
        <w:rPr>
          <w:rFonts w:ascii="Courier New" w:eastAsia="Times New Roman" w:hAnsi="Courier New" w:cs="Courier New"/>
          <w:color w:val="546E7A"/>
          <w:sz w:val="20"/>
          <w:szCs w:val="20"/>
          <w:shd w:val="clear" w:color="auto" w:fill="F7F9FA"/>
        </w:rPr>
        <w:t> + nums</w:t>
      </w:r>
      <w:r w:rsidRPr="00813331">
        <w:rPr>
          <w:rFonts w:ascii="Courier New" w:eastAsia="Times New Roman" w:hAnsi="Courier New" w:cs="Courier New"/>
          <w:color w:val="546E7A"/>
          <w:sz w:val="15"/>
          <w:szCs w:val="15"/>
          <w:shd w:val="clear" w:color="auto" w:fill="F7F9FA"/>
          <w:vertAlign w:val="subscript"/>
        </w:rPr>
        <w:t>l+1</w:t>
      </w:r>
      <w:r w:rsidRPr="00813331">
        <w:rPr>
          <w:rFonts w:ascii="Courier New" w:eastAsia="Times New Roman" w:hAnsi="Courier New" w:cs="Courier New"/>
          <w:color w:val="546E7A"/>
          <w:sz w:val="20"/>
          <w:szCs w:val="20"/>
          <w:shd w:val="clear" w:color="auto" w:fill="F7F9FA"/>
        </w:rPr>
        <w:t> + ... + nums</w:t>
      </w:r>
      <w:r w:rsidRPr="00813331">
        <w:rPr>
          <w:rFonts w:ascii="Courier New" w:eastAsia="Times New Roman" w:hAnsi="Courier New" w:cs="Courier New"/>
          <w:color w:val="546E7A"/>
          <w:sz w:val="15"/>
          <w:szCs w:val="15"/>
          <w:shd w:val="clear" w:color="auto" w:fill="F7F9FA"/>
          <w:vertAlign w:val="subscript"/>
        </w:rPr>
        <w:t>r-1</w:t>
      </w:r>
      <w:r w:rsidRPr="00813331">
        <w:rPr>
          <w:rFonts w:ascii="Courier New" w:eastAsia="Times New Roman" w:hAnsi="Courier New" w:cs="Courier New"/>
          <w:color w:val="546E7A"/>
          <w:sz w:val="20"/>
          <w:szCs w:val="20"/>
          <w:shd w:val="clear" w:color="auto" w:fill="F7F9FA"/>
        </w:rPr>
        <w:t> + nums</w:t>
      </w:r>
      <w:r w:rsidRPr="00813331">
        <w:rPr>
          <w:rFonts w:ascii="Courier New" w:eastAsia="Times New Roman" w:hAnsi="Courier New" w:cs="Courier New"/>
          <w:color w:val="546E7A"/>
          <w:sz w:val="15"/>
          <w:szCs w:val="15"/>
          <w:shd w:val="clear" w:color="auto" w:fill="F7F9FA"/>
          <w:vertAlign w:val="subscript"/>
        </w:rPr>
        <w:t>r</w:t>
      </w:r>
      <w:r w:rsidRPr="00813331">
        <w:rPr>
          <w:rFonts w:ascii="Courier New" w:eastAsia="Times New Roman" w:hAnsi="Courier New" w:cs="Courier New"/>
          <w:color w:val="546E7A"/>
          <w:sz w:val="20"/>
          <w:szCs w:val="20"/>
          <w:shd w:val="clear" w:color="auto" w:fill="F7F9FA"/>
        </w:rPr>
        <w:t>)</w:t>
      </w:r>
      <w:r w:rsidRPr="00813331">
        <w:rPr>
          <w:rFonts w:ascii="Segoe UI" w:eastAsia="Times New Roman" w:hAnsi="Segoe UI" w:cs="Segoe UI"/>
          <w:color w:val="263238"/>
          <w:sz w:val="21"/>
          <w:szCs w:val="21"/>
        </w:rPr>
        <w:t>.</w:t>
      </w:r>
    </w:p>
    <w:p w14:paraId="0B10E4B3" w14:textId="77777777" w:rsidR="00813331" w:rsidRPr="00813331" w:rsidRDefault="00813331" w:rsidP="00813331">
      <w:pPr>
        <w:shd w:val="clear" w:color="auto" w:fill="FFFFFF"/>
        <w:spacing w:after="240"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t>Return </w:t>
      </w:r>
      <w:r w:rsidRPr="00813331">
        <w:rPr>
          <w:rFonts w:ascii="Segoe UI" w:eastAsia="Times New Roman" w:hAnsi="Segoe UI" w:cs="Segoe UI"/>
          <w:i/>
          <w:iCs/>
          <w:color w:val="263238"/>
          <w:sz w:val="21"/>
          <w:szCs w:val="21"/>
        </w:rPr>
        <w:t>the </w:t>
      </w:r>
      <w:r w:rsidRPr="00813331">
        <w:rPr>
          <w:rFonts w:ascii="Segoe UI" w:eastAsia="Times New Roman" w:hAnsi="Segoe UI" w:cs="Segoe UI"/>
          <w:b/>
          <w:bCs/>
          <w:i/>
          <w:iCs/>
          <w:color w:val="263238"/>
          <w:sz w:val="21"/>
          <w:szCs w:val="21"/>
        </w:rPr>
        <w:t>maximum</w:t>
      </w:r>
      <w:r w:rsidRPr="00813331">
        <w:rPr>
          <w:rFonts w:ascii="Segoe UI" w:eastAsia="Times New Roman" w:hAnsi="Segoe UI" w:cs="Segoe UI"/>
          <w:i/>
          <w:iCs/>
          <w:color w:val="263238"/>
          <w:sz w:val="21"/>
          <w:szCs w:val="21"/>
        </w:rPr>
        <w:t> absolute sum of any </w:t>
      </w:r>
      <w:r w:rsidRPr="00813331">
        <w:rPr>
          <w:rFonts w:ascii="Segoe UI" w:eastAsia="Times New Roman" w:hAnsi="Segoe UI" w:cs="Segoe UI"/>
          <w:b/>
          <w:bCs/>
          <w:i/>
          <w:iCs/>
          <w:color w:val="263238"/>
          <w:sz w:val="21"/>
          <w:szCs w:val="21"/>
        </w:rPr>
        <w:t>(possibly empty)</w:t>
      </w:r>
      <w:r w:rsidRPr="00813331">
        <w:rPr>
          <w:rFonts w:ascii="Segoe UI" w:eastAsia="Times New Roman" w:hAnsi="Segoe UI" w:cs="Segoe UI"/>
          <w:i/>
          <w:iCs/>
          <w:color w:val="263238"/>
          <w:sz w:val="21"/>
          <w:szCs w:val="21"/>
        </w:rPr>
        <w:t> subarray of </w:t>
      </w:r>
      <w:r w:rsidRPr="00813331">
        <w:rPr>
          <w:rFonts w:ascii="Courier New" w:eastAsia="Times New Roman" w:hAnsi="Courier New" w:cs="Courier New"/>
          <w:color w:val="546E7A"/>
          <w:sz w:val="20"/>
          <w:szCs w:val="20"/>
          <w:shd w:val="clear" w:color="auto" w:fill="F7F9FA"/>
        </w:rPr>
        <w:t>nums</w:t>
      </w:r>
      <w:r w:rsidRPr="00813331">
        <w:rPr>
          <w:rFonts w:ascii="Segoe UI" w:eastAsia="Times New Roman" w:hAnsi="Segoe UI" w:cs="Segoe UI"/>
          <w:color w:val="263238"/>
          <w:sz w:val="21"/>
          <w:szCs w:val="21"/>
        </w:rPr>
        <w:t>.</w:t>
      </w:r>
    </w:p>
    <w:p w14:paraId="22224CCB" w14:textId="77777777" w:rsidR="00813331" w:rsidRPr="00813331" w:rsidRDefault="00813331" w:rsidP="00813331">
      <w:pPr>
        <w:shd w:val="clear" w:color="auto" w:fill="FFFFFF"/>
        <w:spacing w:after="240"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t>Note that </w:t>
      </w:r>
      <w:r w:rsidRPr="00813331">
        <w:rPr>
          <w:rFonts w:ascii="Courier New" w:eastAsia="Times New Roman" w:hAnsi="Courier New" w:cs="Courier New"/>
          <w:color w:val="546E7A"/>
          <w:sz w:val="20"/>
          <w:szCs w:val="20"/>
          <w:shd w:val="clear" w:color="auto" w:fill="F7F9FA"/>
        </w:rPr>
        <w:t>abs(x)</w:t>
      </w:r>
      <w:r w:rsidRPr="00813331">
        <w:rPr>
          <w:rFonts w:ascii="Segoe UI" w:eastAsia="Times New Roman" w:hAnsi="Segoe UI" w:cs="Segoe UI"/>
          <w:color w:val="263238"/>
          <w:sz w:val="21"/>
          <w:szCs w:val="21"/>
        </w:rPr>
        <w:t> is defined as follows:</w:t>
      </w:r>
    </w:p>
    <w:p w14:paraId="18E8D034" w14:textId="77777777" w:rsidR="00813331" w:rsidRPr="00813331" w:rsidRDefault="00813331" w:rsidP="00A0090B">
      <w:pPr>
        <w:numPr>
          <w:ilvl w:val="0"/>
          <w:numId w:val="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lastRenderedPageBreak/>
        <w:t>If </w:t>
      </w:r>
      <w:r w:rsidRPr="00813331">
        <w:rPr>
          <w:rFonts w:ascii="Courier New" w:eastAsia="Times New Roman" w:hAnsi="Courier New" w:cs="Courier New"/>
          <w:color w:val="546E7A"/>
          <w:sz w:val="20"/>
          <w:szCs w:val="20"/>
          <w:shd w:val="clear" w:color="auto" w:fill="F7F9FA"/>
        </w:rPr>
        <w:t>x</w:t>
      </w:r>
      <w:r w:rsidRPr="00813331">
        <w:rPr>
          <w:rFonts w:ascii="Segoe UI" w:eastAsia="Times New Roman" w:hAnsi="Segoe UI" w:cs="Segoe UI"/>
          <w:color w:val="263238"/>
          <w:sz w:val="21"/>
          <w:szCs w:val="21"/>
        </w:rPr>
        <w:t> is a negative integer, then </w:t>
      </w:r>
      <w:r w:rsidRPr="00813331">
        <w:rPr>
          <w:rFonts w:ascii="Courier New" w:eastAsia="Times New Roman" w:hAnsi="Courier New" w:cs="Courier New"/>
          <w:color w:val="546E7A"/>
          <w:sz w:val="20"/>
          <w:szCs w:val="20"/>
          <w:shd w:val="clear" w:color="auto" w:fill="F7F9FA"/>
        </w:rPr>
        <w:t>abs(x) = -x</w:t>
      </w:r>
      <w:r w:rsidRPr="00813331">
        <w:rPr>
          <w:rFonts w:ascii="Segoe UI" w:eastAsia="Times New Roman" w:hAnsi="Segoe UI" w:cs="Segoe UI"/>
          <w:color w:val="263238"/>
          <w:sz w:val="21"/>
          <w:szCs w:val="21"/>
        </w:rPr>
        <w:t>.</w:t>
      </w:r>
    </w:p>
    <w:p w14:paraId="3688272B" w14:textId="77777777" w:rsidR="00813331" w:rsidRPr="00813331" w:rsidRDefault="00813331" w:rsidP="00A0090B">
      <w:pPr>
        <w:numPr>
          <w:ilvl w:val="0"/>
          <w:numId w:val="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t>If </w:t>
      </w:r>
      <w:r w:rsidRPr="00813331">
        <w:rPr>
          <w:rFonts w:ascii="Courier New" w:eastAsia="Times New Roman" w:hAnsi="Courier New" w:cs="Courier New"/>
          <w:color w:val="546E7A"/>
          <w:sz w:val="20"/>
          <w:szCs w:val="20"/>
          <w:shd w:val="clear" w:color="auto" w:fill="F7F9FA"/>
        </w:rPr>
        <w:t>x</w:t>
      </w:r>
      <w:r w:rsidRPr="00813331">
        <w:rPr>
          <w:rFonts w:ascii="Segoe UI" w:eastAsia="Times New Roman" w:hAnsi="Segoe UI" w:cs="Segoe UI"/>
          <w:color w:val="263238"/>
          <w:sz w:val="21"/>
          <w:szCs w:val="21"/>
        </w:rPr>
        <w:t> is a non-negative integer, then </w:t>
      </w:r>
      <w:r w:rsidRPr="00813331">
        <w:rPr>
          <w:rFonts w:ascii="Courier New" w:eastAsia="Times New Roman" w:hAnsi="Courier New" w:cs="Courier New"/>
          <w:color w:val="546E7A"/>
          <w:sz w:val="20"/>
          <w:szCs w:val="20"/>
          <w:shd w:val="clear" w:color="auto" w:fill="F7F9FA"/>
        </w:rPr>
        <w:t>abs(x) = x</w:t>
      </w:r>
      <w:r w:rsidRPr="00813331">
        <w:rPr>
          <w:rFonts w:ascii="Segoe UI" w:eastAsia="Times New Roman" w:hAnsi="Segoe UI" w:cs="Segoe UI"/>
          <w:color w:val="263238"/>
          <w:sz w:val="21"/>
          <w:szCs w:val="21"/>
        </w:rPr>
        <w:t>.</w:t>
      </w:r>
    </w:p>
    <w:p w14:paraId="20537304" w14:textId="77777777" w:rsidR="00813331" w:rsidRPr="00813331" w:rsidRDefault="00813331" w:rsidP="00813331">
      <w:pPr>
        <w:shd w:val="clear" w:color="auto" w:fill="FFFFFF"/>
        <w:spacing w:after="240" w:line="240" w:lineRule="auto"/>
        <w:rPr>
          <w:rFonts w:ascii="Segoe UI" w:eastAsia="Times New Roman" w:hAnsi="Segoe UI" w:cs="Segoe UI"/>
          <w:color w:val="263238"/>
          <w:sz w:val="21"/>
          <w:szCs w:val="21"/>
        </w:rPr>
      </w:pPr>
      <w:r w:rsidRPr="00813331">
        <w:rPr>
          <w:rFonts w:ascii="Segoe UI" w:eastAsia="Times New Roman" w:hAnsi="Segoe UI" w:cs="Segoe UI"/>
          <w:color w:val="263238"/>
          <w:sz w:val="21"/>
          <w:szCs w:val="21"/>
        </w:rPr>
        <w:t> </w:t>
      </w:r>
    </w:p>
    <w:p w14:paraId="3C70247D" w14:textId="77777777" w:rsidR="00813331" w:rsidRPr="00813331" w:rsidRDefault="00813331" w:rsidP="00813331">
      <w:pPr>
        <w:shd w:val="clear" w:color="auto" w:fill="FFFFFF"/>
        <w:spacing w:after="240" w:line="240" w:lineRule="auto"/>
        <w:rPr>
          <w:rFonts w:ascii="Segoe UI" w:eastAsia="Times New Roman" w:hAnsi="Segoe UI" w:cs="Segoe UI"/>
          <w:color w:val="263238"/>
          <w:sz w:val="21"/>
          <w:szCs w:val="21"/>
        </w:rPr>
      </w:pPr>
      <w:r w:rsidRPr="00813331">
        <w:rPr>
          <w:rFonts w:ascii="Segoe UI" w:eastAsia="Times New Roman" w:hAnsi="Segoe UI" w:cs="Segoe UI"/>
          <w:b/>
          <w:bCs/>
          <w:color w:val="263238"/>
          <w:sz w:val="21"/>
          <w:szCs w:val="21"/>
        </w:rPr>
        <w:t>Example 1:</w:t>
      </w:r>
    </w:p>
    <w:p w14:paraId="3534A68E"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b/>
          <w:bCs/>
          <w:color w:val="263238"/>
          <w:sz w:val="20"/>
          <w:szCs w:val="20"/>
        </w:rPr>
        <w:t>Input:</w:t>
      </w:r>
      <w:r w:rsidRPr="00813331">
        <w:rPr>
          <w:rFonts w:ascii="Consolas" w:eastAsia="Times New Roman" w:hAnsi="Consolas" w:cs="Courier New"/>
          <w:color w:val="263238"/>
          <w:sz w:val="20"/>
          <w:szCs w:val="20"/>
        </w:rPr>
        <w:t xml:space="preserve"> nums = [1,-3,2,3,-4]</w:t>
      </w:r>
    </w:p>
    <w:p w14:paraId="3FE65294"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b/>
          <w:bCs/>
          <w:color w:val="263238"/>
          <w:sz w:val="20"/>
          <w:szCs w:val="20"/>
        </w:rPr>
        <w:t>Output:</w:t>
      </w:r>
      <w:r w:rsidRPr="00813331">
        <w:rPr>
          <w:rFonts w:ascii="Consolas" w:eastAsia="Times New Roman" w:hAnsi="Consolas" w:cs="Courier New"/>
          <w:color w:val="263238"/>
          <w:sz w:val="20"/>
          <w:szCs w:val="20"/>
        </w:rPr>
        <w:t xml:space="preserve"> 5</w:t>
      </w:r>
    </w:p>
    <w:p w14:paraId="01FACC10"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b/>
          <w:bCs/>
          <w:color w:val="263238"/>
          <w:sz w:val="20"/>
          <w:szCs w:val="20"/>
        </w:rPr>
        <w:t>Explanation:</w:t>
      </w:r>
      <w:r w:rsidRPr="00813331">
        <w:rPr>
          <w:rFonts w:ascii="Consolas" w:eastAsia="Times New Roman" w:hAnsi="Consolas" w:cs="Courier New"/>
          <w:color w:val="263238"/>
          <w:sz w:val="20"/>
          <w:szCs w:val="20"/>
        </w:rPr>
        <w:t xml:space="preserve"> The subarray [2,3] has absolute sum = abs(2+3) = abs(5) = 5.</w:t>
      </w:r>
    </w:p>
    <w:p w14:paraId="5D8C7422"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Pr="00813331">
        <w:rPr>
          <w:rFonts w:ascii="Consolas" w:eastAsia="Times New Roman" w:hAnsi="Consolas" w:cs="Courier New"/>
          <w:color w:val="263238"/>
          <w:sz w:val="20"/>
          <w:szCs w:val="20"/>
        </w:rPr>
        <w:t xml:space="preserve"> int maxAbsoluteSum(vector&lt;int&gt;&amp; nums) {</w:t>
      </w:r>
    </w:p>
    <w:p w14:paraId="70501896"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int sum=0;</w:t>
      </w:r>
    </w:p>
    <w:p w14:paraId="4BCC2355"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int mini=0;</w:t>
      </w:r>
    </w:p>
    <w:p w14:paraId="717462FF"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int maxi=0;</w:t>
      </w:r>
    </w:p>
    <w:p w14:paraId="1906B8CA"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for(int i=0;i&lt;nums.size();i++)</w:t>
      </w:r>
    </w:p>
    <w:p w14:paraId="31EBE371"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w:t>
      </w:r>
    </w:p>
    <w:p w14:paraId="41813985"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sum+=nums[i];</w:t>
      </w:r>
    </w:p>
    <w:p w14:paraId="15888A7F"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mini=min(mini,sum);</w:t>
      </w:r>
    </w:p>
    <w:p w14:paraId="3235E22F"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maxi=max(maxi,sum);</w:t>
      </w:r>
    </w:p>
    <w:p w14:paraId="5832F9D1"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w:t>
      </w:r>
    </w:p>
    <w:p w14:paraId="36A6B17A" w14:textId="77777777" w:rsidR="00813331" w:rsidRPr="00813331"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return maxi-mini;</w:t>
      </w:r>
    </w:p>
    <w:p w14:paraId="2A3F9CFC" w14:textId="33F35409" w:rsidR="00813331" w:rsidRPr="004F6119" w:rsidRDefault="00813331" w:rsidP="008133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3331">
        <w:rPr>
          <w:rFonts w:ascii="Consolas" w:eastAsia="Times New Roman" w:hAnsi="Consolas" w:cs="Courier New"/>
          <w:color w:val="263238"/>
          <w:sz w:val="20"/>
          <w:szCs w:val="20"/>
        </w:rPr>
        <w:t xml:space="preserve">    }</w:t>
      </w:r>
    </w:p>
    <w:p w14:paraId="195CA01D" w14:textId="7BC20B56" w:rsidR="00831851" w:rsidRDefault="00831851" w:rsidP="00834C3A">
      <w:r>
        <w:t>12)search in matrix</w:t>
      </w:r>
    </w:p>
    <w:p w14:paraId="0797C37F" w14:textId="3D9894AE" w:rsidR="00831851" w:rsidRDefault="00831851" w:rsidP="00831851">
      <w:r w:rsidRPr="000C0D83">
        <w:rPr>
          <w:highlight w:val="cyan"/>
        </w:rPr>
        <w:t>:********GFG variant*********</w:t>
      </w:r>
    </w:p>
    <w:p w14:paraId="30B39E26" w14:textId="77777777" w:rsidR="001177C2" w:rsidRPr="001177C2" w:rsidRDefault="001177C2" w:rsidP="001177C2">
      <w:pPr>
        <w:shd w:val="clear" w:color="auto" w:fill="FFFFFF"/>
        <w:spacing w:after="150" w:line="240" w:lineRule="auto"/>
        <w:textAlignment w:val="baseline"/>
        <w:rPr>
          <w:rFonts w:ascii="Arial" w:eastAsia="Times New Roman" w:hAnsi="Arial" w:cs="Arial"/>
          <w:color w:val="273239"/>
          <w:spacing w:val="2"/>
          <w:sz w:val="26"/>
          <w:szCs w:val="26"/>
        </w:rPr>
      </w:pPr>
      <w:r w:rsidRPr="001177C2">
        <w:rPr>
          <w:rFonts w:ascii="Arial" w:eastAsia="Times New Roman" w:hAnsi="Arial" w:cs="Arial"/>
          <w:color w:val="273239"/>
          <w:spacing w:val="2"/>
          <w:sz w:val="26"/>
          <w:szCs w:val="26"/>
        </w:rPr>
        <w:t>Given an n x n matrix and a number x, find the position of x in the matrix if it is present in it. Otherwise, print “Not Found”. In the given matrix, every row and column is sorted in increasing order. The designed algorithm should have linear time complexity. </w:t>
      </w:r>
    </w:p>
    <w:p w14:paraId="75C6F563" w14:textId="77777777" w:rsidR="001177C2" w:rsidRPr="001177C2" w:rsidRDefault="001177C2" w:rsidP="001177C2">
      <w:pPr>
        <w:shd w:val="clear" w:color="auto" w:fill="FFFFFF"/>
        <w:spacing w:after="0" w:line="240" w:lineRule="auto"/>
        <w:textAlignment w:val="baseline"/>
        <w:rPr>
          <w:rFonts w:ascii="Arial" w:eastAsia="Times New Roman" w:hAnsi="Arial" w:cs="Arial"/>
          <w:color w:val="273239"/>
          <w:spacing w:val="2"/>
          <w:sz w:val="26"/>
          <w:szCs w:val="26"/>
        </w:rPr>
      </w:pPr>
      <w:r w:rsidRPr="001177C2">
        <w:rPr>
          <w:rFonts w:ascii="Arial" w:eastAsia="Times New Roman" w:hAnsi="Arial" w:cs="Arial"/>
          <w:b/>
          <w:bCs/>
          <w:color w:val="273239"/>
          <w:spacing w:val="2"/>
          <w:sz w:val="26"/>
          <w:szCs w:val="26"/>
          <w:bdr w:val="none" w:sz="0" w:space="0" w:color="auto" w:frame="1"/>
        </w:rPr>
        <w:t>Example:</w:t>
      </w:r>
      <w:r w:rsidRPr="001177C2">
        <w:rPr>
          <w:rFonts w:ascii="Arial" w:eastAsia="Times New Roman" w:hAnsi="Arial" w:cs="Arial"/>
          <w:color w:val="273239"/>
          <w:spacing w:val="2"/>
          <w:sz w:val="26"/>
          <w:szCs w:val="26"/>
        </w:rPr>
        <w:t> </w:t>
      </w:r>
    </w:p>
    <w:p w14:paraId="6CC0D225"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b/>
          <w:bCs/>
          <w:color w:val="273239"/>
          <w:spacing w:val="2"/>
          <w:sz w:val="24"/>
          <w:szCs w:val="24"/>
          <w:bdr w:val="none" w:sz="0" w:space="0" w:color="auto" w:frame="1"/>
        </w:rPr>
        <w:t>Input:</w:t>
      </w:r>
      <w:r w:rsidRPr="001177C2">
        <w:rPr>
          <w:rFonts w:ascii="Consolas" w:eastAsia="Times New Roman" w:hAnsi="Consolas" w:cs="Courier New"/>
          <w:color w:val="273239"/>
          <w:spacing w:val="2"/>
          <w:sz w:val="24"/>
          <w:szCs w:val="24"/>
        </w:rPr>
        <w:t xml:space="preserve"> mat[4][4] = { {10, 20, 30, 40},</w:t>
      </w:r>
    </w:p>
    <w:p w14:paraId="3C4AC6F5"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color w:val="273239"/>
          <w:spacing w:val="2"/>
          <w:sz w:val="24"/>
          <w:szCs w:val="24"/>
        </w:rPr>
        <w:t xml:space="preserve">                      {15, 25, 35, 45},</w:t>
      </w:r>
    </w:p>
    <w:p w14:paraId="1BBF860A"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color w:val="273239"/>
          <w:spacing w:val="2"/>
          <w:sz w:val="24"/>
          <w:szCs w:val="24"/>
        </w:rPr>
        <w:t xml:space="preserve">                      {27, 29, 37, 48},</w:t>
      </w:r>
    </w:p>
    <w:p w14:paraId="1D85E9BA"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color w:val="273239"/>
          <w:spacing w:val="2"/>
          <w:sz w:val="24"/>
          <w:szCs w:val="24"/>
        </w:rPr>
        <w:t xml:space="preserve">                      {32, 33, 39, 50}};</w:t>
      </w:r>
    </w:p>
    <w:p w14:paraId="356451F9"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color w:val="273239"/>
          <w:spacing w:val="2"/>
          <w:sz w:val="24"/>
          <w:szCs w:val="24"/>
        </w:rPr>
        <w:t xml:space="preserve">              x = 29</w:t>
      </w:r>
    </w:p>
    <w:p w14:paraId="64A98948"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b/>
          <w:bCs/>
          <w:color w:val="273239"/>
          <w:spacing w:val="2"/>
          <w:sz w:val="24"/>
          <w:szCs w:val="24"/>
          <w:bdr w:val="none" w:sz="0" w:space="0" w:color="auto" w:frame="1"/>
        </w:rPr>
        <w:lastRenderedPageBreak/>
        <w:t>Output:</w:t>
      </w:r>
      <w:r w:rsidRPr="001177C2">
        <w:rPr>
          <w:rFonts w:ascii="Consolas" w:eastAsia="Times New Roman" w:hAnsi="Consolas" w:cs="Courier New"/>
          <w:color w:val="273239"/>
          <w:spacing w:val="2"/>
          <w:sz w:val="24"/>
          <w:szCs w:val="24"/>
        </w:rPr>
        <w:t xml:space="preserve"> Found at (2, 1)</w:t>
      </w:r>
    </w:p>
    <w:p w14:paraId="57048877" w14:textId="77777777" w:rsidR="001177C2" w:rsidRPr="001177C2" w:rsidRDefault="001177C2" w:rsidP="0011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1177C2">
        <w:rPr>
          <w:rFonts w:ascii="Consolas" w:eastAsia="Times New Roman" w:hAnsi="Consolas" w:cs="Courier New"/>
          <w:b/>
          <w:bCs/>
          <w:color w:val="273239"/>
          <w:spacing w:val="2"/>
          <w:sz w:val="24"/>
          <w:szCs w:val="24"/>
          <w:bdr w:val="none" w:sz="0" w:space="0" w:color="auto" w:frame="1"/>
        </w:rPr>
        <w:t xml:space="preserve">Explanation: </w:t>
      </w:r>
      <w:r w:rsidRPr="001177C2">
        <w:rPr>
          <w:rFonts w:ascii="Consolas" w:eastAsia="Times New Roman" w:hAnsi="Consolas" w:cs="Courier New"/>
          <w:color w:val="273239"/>
          <w:spacing w:val="2"/>
          <w:sz w:val="24"/>
          <w:szCs w:val="24"/>
        </w:rPr>
        <w:t>Element at (2,1) is 29</w:t>
      </w:r>
    </w:p>
    <w:p w14:paraId="218CBD7E" w14:textId="77777777" w:rsidR="001177C2" w:rsidRDefault="001177C2" w:rsidP="00831851"/>
    <w:p w14:paraId="22E27A1D" w14:textId="000CD6C4" w:rsidR="00831851" w:rsidRDefault="00831851" w:rsidP="00831851">
      <w:r w:rsidRPr="00831851">
        <w:t xml:space="preserve"> </w:t>
      </w:r>
      <w:r>
        <w:t>int matSearch (vector &lt;vector &lt;int&gt;&gt; &amp;mat, int N, int M, int X)</w:t>
      </w:r>
    </w:p>
    <w:p w14:paraId="65736AF9" w14:textId="77777777" w:rsidR="00831851" w:rsidRDefault="00831851" w:rsidP="00831851">
      <w:r>
        <w:tab/>
        <w:t>{</w:t>
      </w:r>
    </w:p>
    <w:p w14:paraId="17DBB464" w14:textId="77777777" w:rsidR="00831851" w:rsidRDefault="00831851" w:rsidP="00831851">
      <w:r>
        <w:tab/>
        <w:t xml:space="preserve">    // your code here</w:t>
      </w:r>
    </w:p>
    <w:p w14:paraId="62A42350" w14:textId="77777777" w:rsidR="00831851" w:rsidRDefault="00831851" w:rsidP="00831851">
      <w:r>
        <w:tab/>
        <w:t>int i=0,j=M-1;</w:t>
      </w:r>
    </w:p>
    <w:p w14:paraId="4DEB9CBD" w14:textId="77777777" w:rsidR="00831851" w:rsidRDefault="00831851" w:rsidP="00831851">
      <w:r>
        <w:t xml:space="preserve">    while(i&lt;N&amp;&amp;j&gt;=0)</w:t>
      </w:r>
    </w:p>
    <w:p w14:paraId="62E8CEFB" w14:textId="77777777" w:rsidR="00831851" w:rsidRDefault="00831851" w:rsidP="00831851">
      <w:r>
        <w:t xml:space="preserve">    {</w:t>
      </w:r>
    </w:p>
    <w:p w14:paraId="18596899" w14:textId="77777777" w:rsidR="00831851" w:rsidRDefault="00831851" w:rsidP="00831851">
      <w:r>
        <w:t xml:space="preserve">        if(mat[i][j]==X)</w:t>
      </w:r>
    </w:p>
    <w:p w14:paraId="390E8143" w14:textId="77777777" w:rsidR="00831851" w:rsidRDefault="00831851" w:rsidP="00831851">
      <w:r>
        <w:t xml:space="preserve">        return 1;</w:t>
      </w:r>
    </w:p>
    <w:p w14:paraId="7C81AC58" w14:textId="77777777" w:rsidR="00831851" w:rsidRDefault="00831851" w:rsidP="00831851">
      <w:r>
        <w:t xml:space="preserve">        if(mat[i][j]&gt;X)</w:t>
      </w:r>
    </w:p>
    <w:p w14:paraId="15BDB757" w14:textId="77777777" w:rsidR="00831851" w:rsidRDefault="00831851" w:rsidP="00831851">
      <w:r>
        <w:t xml:space="preserve">        j--;</w:t>
      </w:r>
    </w:p>
    <w:p w14:paraId="2A2F3263" w14:textId="0F6CECC8" w:rsidR="00831851" w:rsidRDefault="00831851" w:rsidP="00831851">
      <w:r>
        <w:t xml:space="preserve">        else</w:t>
      </w:r>
    </w:p>
    <w:p w14:paraId="6FACD920" w14:textId="77777777" w:rsidR="00831851" w:rsidRDefault="00831851" w:rsidP="00831851">
      <w:r>
        <w:t xml:space="preserve">        i++;</w:t>
      </w:r>
    </w:p>
    <w:p w14:paraId="5512A6AC" w14:textId="77777777" w:rsidR="00831851" w:rsidRDefault="00831851" w:rsidP="00831851">
      <w:r>
        <w:t xml:space="preserve">    }</w:t>
      </w:r>
    </w:p>
    <w:p w14:paraId="4790ECAD" w14:textId="77777777" w:rsidR="00831851" w:rsidRDefault="00831851" w:rsidP="00831851">
      <w:r>
        <w:t xml:space="preserve">    return 0;</w:t>
      </w:r>
    </w:p>
    <w:p w14:paraId="7E95D2CD" w14:textId="0D7506D0" w:rsidR="00831851" w:rsidRDefault="00831851" w:rsidP="00831851">
      <w:r>
        <w:tab/>
        <w:t>}</w:t>
      </w:r>
    </w:p>
    <w:p w14:paraId="5D931BA6" w14:textId="3959FC40" w:rsidR="00831851" w:rsidRDefault="00831851" w:rsidP="00831851">
      <w:r w:rsidRPr="00DB5389">
        <w:rPr>
          <w:highlight w:val="cyan"/>
        </w:rPr>
        <w:t>********LEETCODE variant********</w:t>
      </w:r>
    </w:p>
    <w:p w14:paraId="376F84E4"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Write an efficient algorithm that searches for a value in an </w:t>
      </w:r>
      <w:r w:rsidRPr="001177C2">
        <w:rPr>
          <w:rFonts w:ascii="Courier New" w:eastAsia="Times New Roman" w:hAnsi="Courier New" w:cs="Courier New"/>
          <w:color w:val="546E7A"/>
          <w:sz w:val="20"/>
          <w:szCs w:val="20"/>
          <w:shd w:val="clear" w:color="auto" w:fill="F7F9FA"/>
        </w:rPr>
        <w:t>m x n</w:t>
      </w:r>
      <w:r w:rsidRPr="001177C2">
        <w:rPr>
          <w:rFonts w:ascii="Segoe UI" w:eastAsia="Times New Roman" w:hAnsi="Segoe UI" w:cs="Segoe UI"/>
          <w:color w:val="263238"/>
          <w:sz w:val="21"/>
          <w:szCs w:val="21"/>
        </w:rPr>
        <w:t> matrix. This matrix has the following properties:</w:t>
      </w:r>
    </w:p>
    <w:p w14:paraId="4C49FB24" w14:textId="77777777" w:rsidR="001177C2" w:rsidRPr="001177C2" w:rsidRDefault="001177C2" w:rsidP="001177C2">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Integers in each row are sorted from left to right.</w:t>
      </w:r>
    </w:p>
    <w:p w14:paraId="6E27B086" w14:textId="44CE6D4E" w:rsidR="001177C2" w:rsidRPr="009B692F" w:rsidRDefault="001177C2" w:rsidP="009B692F">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The first integer of each row is greater than the last integer of the previous row.</w:t>
      </w:r>
    </w:p>
    <w:p w14:paraId="03AC05A3"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b/>
          <w:bCs/>
          <w:color w:val="263238"/>
          <w:sz w:val="21"/>
          <w:szCs w:val="21"/>
        </w:rPr>
        <w:t>Example 1:</w:t>
      </w:r>
    </w:p>
    <w:p w14:paraId="7960E28D" w14:textId="3733CDDD" w:rsidR="001177C2" w:rsidRPr="001177C2" w:rsidRDefault="001177C2" w:rsidP="001177C2">
      <w:pPr>
        <w:spacing w:after="0" w:line="240" w:lineRule="auto"/>
        <w:rPr>
          <w:rFonts w:ascii="Times New Roman" w:eastAsia="Times New Roman" w:hAnsi="Times New Roman" w:cs="Times New Roman"/>
          <w:sz w:val="24"/>
          <w:szCs w:val="24"/>
        </w:rPr>
      </w:pPr>
      <w:r w:rsidRPr="001177C2">
        <w:rPr>
          <w:rFonts w:ascii="Times New Roman" w:eastAsia="Times New Roman" w:hAnsi="Times New Roman" w:cs="Times New Roman"/>
          <w:noProof/>
          <w:sz w:val="24"/>
          <w:szCs w:val="24"/>
        </w:rPr>
        <w:lastRenderedPageBreak/>
        <w:drawing>
          <wp:inline distT="0" distB="0" distL="0" distR="0" wp14:anchorId="66C890FF" wp14:editId="25CCA71D">
            <wp:extent cx="3063240" cy="2301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301240"/>
                    </a:xfrm>
                    <a:prstGeom prst="rect">
                      <a:avLst/>
                    </a:prstGeom>
                    <a:noFill/>
                    <a:ln>
                      <a:noFill/>
                    </a:ln>
                  </pic:spPr>
                </pic:pic>
              </a:graphicData>
            </a:graphic>
          </wp:inline>
        </w:drawing>
      </w:r>
    </w:p>
    <w:p w14:paraId="14E03F19"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Input:</w:t>
      </w:r>
      <w:r w:rsidRPr="001177C2">
        <w:rPr>
          <w:rFonts w:ascii="Consolas" w:eastAsia="Times New Roman" w:hAnsi="Consolas" w:cs="Courier New"/>
          <w:color w:val="263238"/>
          <w:sz w:val="20"/>
          <w:szCs w:val="20"/>
        </w:rPr>
        <w:t xml:space="preserve"> matrix = [[1,3,5,7],[10,11,16,20],[23,30,34,60]], target = 3</w:t>
      </w:r>
    </w:p>
    <w:p w14:paraId="4C2EF599" w14:textId="1BDCE51F" w:rsidR="001177C2" w:rsidRPr="00D37E76" w:rsidRDefault="001177C2" w:rsidP="00D37E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Output:</w:t>
      </w:r>
      <w:r w:rsidRPr="001177C2">
        <w:rPr>
          <w:rFonts w:ascii="Consolas" w:eastAsia="Times New Roman" w:hAnsi="Consolas" w:cs="Courier New"/>
          <w:color w:val="263238"/>
          <w:sz w:val="20"/>
          <w:szCs w:val="20"/>
        </w:rPr>
        <w:t xml:space="preserve"> true</w:t>
      </w:r>
    </w:p>
    <w:p w14:paraId="1859B3F8" w14:textId="348873F5" w:rsidR="0080763A" w:rsidRDefault="0080763A" w:rsidP="0080763A">
      <w:r>
        <w:t>:</w:t>
      </w:r>
      <w:r w:rsidRPr="0080763A">
        <w:t xml:space="preserve"> </w:t>
      </w:r>
      <w:r>
        <w:t>bool searchMatrix(vector&lt;vector&lt;int&gt;&gt;&amp; matrix, int target) {</w:t>
      </w:r>
    </w:p>
    <w:p w14:paraId="4459EB17" w14:textId="77777777" w:rsidR="0080763A" w:rsidRDefault="0080763A" w:rsidP="0080763A">
      <w:r>
        <w:t xml:space="preserve">        if(matrix.size()==0)</w:t>
      </w:r>
    </w:p>
    <w:p w14:paraId="489C9B76" w14:textId="77777777" w:rsidR="0080763A" w:rsidRDefault="0080763A" w:rsidP="0080763A">
      <w:r>
        <w:t xml:space="preserve">            return 0;</w:t>
      </w:r>
    </w:p>
    <w:p w14:paraId="3B04C9FF" w14:textId="77777777" w:rsidR="0080763A" w:rsidRDefault="0080763A" w:rsidP="0080763A">
      <w:r>
        <w:t xml:space="preserve">        </w:t>
      </w:r>
    </w:p>
    <w:p w14:paraId="41C60418" w14:textId="77777777" w:rsidR="0080763A" w:rsidRDefault="0080763A" w:rsidP="0080763A">
      <w:r>
        <w:t xml:space="preserve">        int row=matrix.size();</w:t>
      </w:r>
    </w:p>
    <w:p w14:paraId="6497D8FE" w14:textId="77777777" w:rsidR="0080763A" w:rsidRDefault="0080763A" w:rsidP="0080763A">
      <w:r>
        <w:t xml:space="preserve">        int col=matrix[0].size();</w:t>
      </w:r>
    </w:p>
    <w:p w14:paraId="306C8508" w14:textId="77777777" w:rsidR="0080763A" w:rsidRDefault="0080763A" w:rsidP="0080763A">
      <w:r>
        <w:t xml:space="preserve">        int lo=0;</w:t>
      </w:r>
    </w:p>
    <w:p w14:paraId="4E3847F1" w14:textId="77777777" w:rsidR="0080763A" w:rsidRDefault="0080763A" w:rsidP="0080763A">
      <w:r>
        <w:t xml:space="preserve">        int hi=(row*col)-1;</w:t>
      </w:r>
    </w:p>
    <w:p w14:paraId="602CBFB1" w14:textId="77777777" w:rsidR="0080763A" w:rsidRDefault="0080763A" w:rsidP="0080763A">
      <w:r>
        <w:t xml:space="preserve">        while(lo&lt;=hi) </w:t>
      </w:r>
    </w:p>
    <w:p w14:paraId="2FC2CCA8" w14:textId="77777777" w:rsidR="0080763A" w:rsidRDefault="0080763A" w:rsidP="0080763A">
      <w:r>
        <w:t xml:space="preserve">        {</w:t>
      </w:r>
    </w:p>
    <w:p w14:paraId="5F321D53" w14:textId="58AB5F38" w:rsidR="0080763A" w:rsidRDefault="0080763A" w:rsidP="0080763A">
      <w:r>
        <w:t xml:space="preserve">            int mid=hi-(hi-lo)/2;</w:t>
      </w:r>
      <w:r w:rsidR="00FE5D81">
        <w:t xml:space="preserve">             ********************IMP****************</w:t>
      </w:r>
    </w:p>
    <w:p w14:paraId="209BE042" w14:textId="77777777" w:rsidR="0080763A" w:rsidRDefault="0080763A" w:rsidP="0080763A">
      <w:r>
        <w:t xml:space="preserve">            if(matrix[mid/col][mid%col]==target)</w:t>
      </w:r>
    </w:p>
    <w:p w14:paraId="16F6F50F" w14:textId="77777777" w:rsidR="0080763A" w:rsidRDefault="0080763A" w:rsidP="0080763A">
      <w:r>
        <w:t xml:space="preserve">                return 1;</w:t>
      </w:r>
    </w:p>
    <w:p w14:paraId="1B23F2F4" w14:textId="77777777" w:rsidR="0080763A" w:rsidRDefault="0080763A" w:rsidP="0080763A">
      <w:r>
        <w:t xml:space="preserve">            if(matrix[mid/col][mid%col]&lt;target)</w:t>
      </w:r>
    </w:p>
    <w:p w14:paraId="4D2C3E73" w14:textId="77777777" w:rsidR="0080763A" w:rsidRDefault="0080763A" w:rsidP="0080763A">
      <w:r>
        <w:t xml:space="preserve">            {</w:t>
      </w:r>
    </w:p>
    <w:p w14:paraId="3564AA61" w14:textId="77777777" w:rsidR="0080763A" w:rsidRDefault="0080763A" w:rsidP="0080763A">
      <w:r>
        <w:t xml:space="preserve">                lo=mid+1;               </w:t>
      </w:r>
    </w:p>
    <w:p w14:paraId="71E91497" w14:textId="77777777" w:rsidR="0080763A" w:rsidRDefault="0080763A" w:rsidP="0080763A">
      <w:r>
        <w:t xml:space="preserve">            }</w:t>
      </w:r>
    </w:p>
    <w:p w14:paraId="15C7DE64" w14:textId="77777777" w:rsidR="0080763A" w:rsidRDefault="0080763A" w:rsidP="0080763A">
      <w:r>
        <w:t xml:space="preserve">            else</w:t>
      </w:r>
    </w:p>
    <w:p w14:paraId="3EE43252" w14:textId="77777777" w:rsidR="001033F1" w:rsidRDefault="0080763A" w:rsidP="001033F1">
      <w:r>
        <w:t xml:space="preserve">                hi=mid-1;</w:t>
      </w:r>
    </w:p>
    <w:p w14:paraId="246A5EA1" w14:textId="28BE751C" w:rsidR="0080763A" w:rsidRDefault="0080763A" w:rsidP="001033F1">
      <w:r>
        <w:lastRenderedPageBreak/>
        <w:t xml:space="preserve">        return 0;</w:t>
      </w:r>
    </w:p>
    <w:p w14:paraId="02C3BB5E" w14:textId="2D9F8658" w:rsidR="00831851" w:rsidRDefault="0080763A" w:rsidP="0080763A">
      <w:r>
        <w:t xml:space="preserve">        }</w:t>
      </w:r>
    </w:p>
    <w:p w14:paraId="75ED1CCB" w14:textId="764F51ED" w:rsidR="002C71DD" w:rsidRPr="001177C2" w:rsidRDefault="001033F1" w:rsidP="001177C2">
      <w:pPr>
        <w:pStyle w:val="NormalWeb"/>
        <w:shd w:val="clear" w:color="auto" w:fill="FFFFFF"/>
        <w:spacing w:before="0" w:beforeAutospacing="0" w:after="240" w:afterAutospacing="0"/>
        <w:rPr>
          <w:rFonts w:ascii="Segoe UI" w:hAnsi="Segoe UI" w:cs="Segoe UI"/>
          <w:color w:val="263238"/>
          <w:sz w:val="21"/>
          <w:szCs w:val="21"/>
        </w:rPr>
      </w:pPr>
      <w:r>
        <w:t>13)</w:t>
      </w:r>
      <w:r w:rsidR="001177C2" w:rsidRPr="001177C2">
        <w:rPr>
          <w:rFonts w:ascii="Segoe UI" w:hAnsi="Segoe UI" w:cs="Segoe UI"/>
          <w:color w:val="263238"/>
          <w:sz w:val="21"/>
          <w:szCs w:val="21"/>
        </w:rPr>
        <w:t xml:space="preserve"> Given an array </w:t>
      </w:r>
      <w:r w:rsidR="001177C2" w:rsidRPr="001177C2">
        <w:rPr>
          <w:rFonts w:ascii="Courier New" w:hAnsi="Courier New" w:cs="Courier New"/>
          <w:color w:val="546E7A"/>
          <w:sz w:val="20"/>
          <w:szCs w:val="20"/>
          <w:shd w:val="clear" w:color="auto" w:fill="F7F9FA"/>
        </w:rPr>
        <w:t>nums</w:t>
      </w:r>
      <w:r w:rsidR="001177C2" w:rsidRPr="001177C2">
        <w:rPr>
          <w:rFonts w:ascii="Segoe UI" w:hAnsi="Segoe UI" w:cs="Segoe UI"/>
          <w:color w:val="263238"/>
          <w:sz w:val="21"/>
          <w:szCs w:val="21"/>
        </w:rPr>
        <w:t> of size </w:t>
      </w:r>
      <w:r w:rsidR="001177C2" w:rsidRPr="001177C2">
        <w:rPr>
          <w:rFonts w:ascii="Courier New" w:hAnsi="Courier New" w:cs="Courier New"/>
          <w:color w:val="546E7A"/>
          <w:sz w:val="20"/>
          <w:szCs w:val="20"/>
          <w:shd w:val="clear" w:color="auto" w:fill="F7F9FA"/>
        </w:rPr>
        <w:t>n</w:t>
      </w:r>
      <w:r w:rsidR="001177C2" w:rsidRPr="001177C2">
        <w:rPr>
          <w:rFonts w:ascii="Segoe UI" w:hAnsi="Segoe UI" w:cs="Segoe UI"/>
          <w:color w:val="263238"/>
          <w:sz w:val="21"/>
          <w:szCs w:val="21"/>
        </w:rPr>
        <w:t>, return </w:t>
      </w:r>
      <w:r w:rsidR="001177C2" w:rsidRPr="001177C2">
        <w:rPr>
          <w:rFonts w:ascii="Segoe UI" w:hAnsi="Segoe UI" w:cs="Segoe UI"/>
          <w:i/>
          <w:iCs/>
          <w:color w:val="263238"/>
          <w:sz w:val="21"/>
          <w:szCs w:val="21"/>
        </w:rPr>
        <w:t>the majority element</w:t>
      </w:r>
      <w:r w:rsidR="002C71DD">
        <w:rPr>
          <w:rFonts w:ascii="Segoe UI" w:hAnsi="Segoe UI" w:cs="Segoe UI"/>
          <w:color w:val="263238"/>
          <w:sz w:val="21"/>
          <w:szCs w:val="21"/>
        </w:rPr>
        <w:t>.</w:t>
      </w:r>
    </w:p>
    <w:p w14:paraId="1D9C01FF" w14:textId="5B8F1E21"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color w:val="263238"/>
          <w:sz w:val="21"/>
          <w:szCs w:val="21"/>
        </w:rPr>
        <w:t>The majority element is the element that appears more than </w:t>
      </w:r>
      <w:r w:rsidRPr="001177C2">
        <w:rPr>
          <w:rFonts w:ascii="Cambria Math" w:eastAsia="Times New Roman" w:hAnsi="Cambria Math" w:cs="Cambria Math"/>
          <w:color w:val="546E7A"/>
          <w:sz w:val="20"/>
          <w:szCs w:val="20"/>
          <w:shd w:val="clear" w:color="auto" w:fill="F7F9FA"/>
        </w:rPr>
        <w:t>⌊</w:t>
      </w:r>
      <w:r w:rsidRPr="001177C2">
        <w:rPr>
          <w:rFonts w:ascii="Courier New" w:eastAsia="Times New Roman" w:hAnsi="Courier New" w:cs="Courier New"/>
          <w:color w:val="546E7A"/>
          <w:sz w:val="20"/>
          <w:szCs w:val="20"/>
          <w:shd w:val="clear" w:color="auto" w:fill="F7F9FA"/>
        </w:rPr>
        <w:t>n / 2</w:t>
      </w:r>
      <w:r w:rsidRPr="001177C2">
        <w:rPr>
          <w:rFonts w:ascii="Cambria Math" w:eastAsia="Times New Roman" w:hAnsi="Cambria Math" w:cs="Cambria Math"/>
          <w:color w:val="546E7A"/>
          <w:sz w:val="20"/>
          <w:szCs w:val="20"/>
          <w:shd w:val="clear" w:color="auto" w:fill="F7F9FA"/>
        </w:rPr>
        <w:t>⌋</w:t>
      </w:r>
      <w:r w:rsidRPr="001177C2">
        <w:rPr>
          <w:rFonts w:ascii="Segoe UI" w:eastAsia="Times New Roman" w:hAnsi="Segoe UI" w:cs="Segoe UI"/>
          <w:color w:val="263238"/>
          <w:sz w:val="21"/>
          <w:szCs w:val="21"/>
        </w:rPr>
        <w:t> times. You may assume that the majority element always exists in the array.</w:t>
      </w:r>
    </w:p>
    <w:p w14:paraId="05054864"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b/>
          <w:bCs/>
          <w:color w:val="263238"/>
          <w:sz w:val="21"/>
          <w:szCs w:val="21"/>
        </w:rPr>
        <w:t>Example 1:</w:t>
      </w:r>
    </w:p>
    <w:p w14:paraId="36B6D302"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Input:</w:t>
      </w:r>
      <w:r w:rsidRPr="001177C2">
        <w:rPr>
          <w:rFonts w:ascii="Consolas" w:eastAsia="Times New Roman" w:hAnsi="Consolas" w:cs="Courier New"/>
          <w:color w:val="263238"/>
          <w:sz w:val="20"/>
          <w:szCs w:val="20"/>
        </w:rPr>
        <w:t xml:space="preserve"> nums = [3,2,3]</w:t>
      </w:r>
    </w:p>
    <w:p w14:paraId="1EC9D3C9"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Output:</w:t>
      </w:r>
      <w:r w:rsidRPr="001177C2">
        <w:rPr>
          <w:rFonts w:ascii="Consolas" w:eastAsia="Times New Roman" w:hAnsi="Consolas" w:cs="Courier New"/>
          <w:color w:val="263238"/>
          <w:sz w:val="20"/>
          <w:szCs w:val="20"/>
        </w:rPr>
        <w:t xml:space="preserve"> 3</w:t>
      </w:r>
    </w:p>
    <w:p w14:paraId="3FCE9A9D"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b/>
          <w:bCs/>
          <w:color w:val="263238"/>
          <w:sz w:val="21"/>
          <w:szCs w:val="21"/>
        </w:rPr>
        <w:t>Example 2:</w:t>
      </w:r>
    </w:p>
    <w:p w14:paraId="740E55A5"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Input:</w:t>
      </w:r>
      <w:r w:rsidRPr="001177C2">
        <w:rPr>
          <w:rFonts w:ascii="Consolas" w:eastAsia="Times New Roman" w:hAnsi="Consolas" w:cs="Courier New"/>
          <w:color w:val="263238"/>
          <w:sz w:val="20"/>
          <w:szCs w:val="20"/>
        </w:rPr>
        <w:t xml:space="preserve"> nums = [2,2,1,1,1,2,2]</w:t>
      </w:r>
    </w:p>
    <w:p w14:paraId="64F88843" w14:textId="549C6FC3"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Output:</w:t>
      </w:r>
      <w:r w:rsidRPr="001177C2">
        <w:rPr>
          <w:rFonts w:ascii="Consolas" w:eastAsia="Times New Roman" w:hAnsi="Consolas" w:cs="Courier New"/>
          <w:color w:val="263238"/>
          <w:sz w:val="20"/>
          <w:szCs w:val="20"/>
        </w:rPr>
        <w:t xml:space="preserve"> 2</w:t>
      </w:r>
      <w:r w:rsidR="009C7350">
        <w:rPr>
          <w:rFonts w:ascii="Consolas" w:eastAsia="Times New Roman" w:hAnsi="Consolas" w:cs="Courier New"/>
          <w:color w:val="263238"/>
          <w:sz w:val="20"/>
          <w:szCs w:val="20"/>
        </w:rPr>
        <w:t xml:space="preserve">                                                                              </w:t>
      </w:r>
      <w:r w:rsidR="009C7350" w:rsidRPr="00750992">
        <w:rPr>
          <w:rFonts w:ascii="Consolas" w:eastAsia="Times New Roman" w:hAnsi="Consolas" w:cs="Courier New"/>
          <w:color w:val="263238"/>
          <w:sz w:val="20"/>
          <w:szCs w:val="20"/>
          <w:highlight w:val="cyan"/>
        </w:rPr>
        <w:t>*******BOYER’S MOORE VOTING ALGO WORKS WELL</w:t>
      </w:r>
      <w:r w:rsidR="00CA4D8C">
        <w:rPr>
          <w:rFonts w:ascii="Consolas" w:eastAsia="Times New Roman" w:hAnsi="Consolas" w:cs="Courier New"/>
          <w:color w:val="263238"/>
          <w:sz w:val="20"/>
          <w:szCs w:val="20"/>
          <w:highlight w:val="cyan"/>
        </w:rPr>
        <w:t>(</w:t>
      </w:r>
      <w:r w:rsidR="00CA4D8C" w:rsidRPr="00DB1127">
        <w:rPr>
          <w:rFonts w:ascii="Consolas" w:eastAsia="Times New Roman" w:hAnsi="Consolas" w:cs="Courier New"/>
          <w:color w:val="C00000"/>
          <w:sz w:val="20"/>
          <w:szCs w:val="20"/>
          <w:highlight w:val="cyan"/>
        </w:rPr>
        <w:t xml:space="preserve">NO NEED OF SORTING </w:t>
      </w:r>
      <w:r w:rsidR="00CA4D8C">
        <w:rPr>
          <w:rFonts w:ascii="Consolas" w:eastAsia="Times New Roman" w:hAnsi="Consolas" w:cs="Courier New"/>
          <w:color w:val="263238"/>
          <w:sz w:val="20"/>
          <w:szCs w:val="20"/>
          <w:highlight w:val="cyan"/>
        </w:rPr>
        <w:t>)</w:t>
      </w:r>
      <w:r w:rsidR="009C7350" w:rsidRPr="00750992">
        <w:rPr>
          <w:rFonts w:ascii="Consolas" w:eastAsia="Times New Roman" w:hAnsi="Consolas" w:cs="Courier New"/>
          <w:color w:val="263238"/>
          <w:sz w:val="20"/>
          <w:szCs w:val="20"/>
          <w:highlight w:val="cyan"/>
        </w:rPr>
        <w:t>**********</w:t>
      </w:r>
    </w:p>
    <w:p w14:paraId="43E05F69" w14:textId="2D904CC8" w:rsidR="001033F1" w:rsidRDefault="001033F1" w:rsidP="001033F1">
      <w:r>
        <w:t>:    int majorityElement(vector&lt;int&gt;&amp; nums) {</w:t>
      </w:r>
    </w:p>
    <w:p w14:paraId="11B9117E" w14:textId="77777777" w:rsidR="001033F1" w:rsidRDefault="001033F1" w:rsidP="001033F1">
      <w:r>
        <w:t xml:space="preserve">        sort(nums.begin(),nums.end());</w:t>
      </w:r>
    </w:p>
    <w:p w14:paraId="03E0DA28" w14:textId="77777777" w:rsidR="001033F1" w:rsidRDefault="001033F1" w:rsidP="001033F1">
      <w:r>
        <w:t xml:space="preserve">        int ans=nums[nums.size()/2];</w:t>
      </w:r>
    </w:p>
    <w:p w14:paraId="641DD9AA" w14:textId="77777777" w:rsidR="001033F1" w:rsidRDefault="001033F1" w:rsidP="001033F1">
      <w:r>
        <w:t xml:space="preserve">        int i;</w:t>
      </w:r>
    </w:p>
    <w:p w14:paraId="6834443E" w14:textId="77777777" w:rsidR="001033F1" w:rsidRDefault="001033F1" w:rsidP="001033F1">
      <w:r>
        <w:t xml:space="preserve">        for(i=0;i&lt;nums.size();i++)</w:t>
      </w:r>
    </w:p>
    <w:p w14:paraId="382AF789" w14:textId="77777777" w:rsidR="001033F1" w:rsidRDefault="001033F1" w:rsidP="001033F1">
      <w:r>
        <w:t xml:space="preserve">        {</w:t>
      </w:r>
    </w:p>
    <w:p w14:paraId="636703A8" w14:textId="77777777" w:rsidR="001033F1" w:rsidRDefault="001033F1" w:rsidP="001033F1">
      <w:r>
        <w:t xml:space="preserve">            if(nums[i]==ans)</w:t>
      </w:r>
    </w:p>
    <w:p w14:paraId="0204296A" w14:textId="77777777" w:rsidR="001033F1" w:rsidRDefault="001033F1" w:rsidP="001033F1">
      <w:r>
        <w:t xml:space="preserve">                break;</w:t>
      </w:r>
    </w:p>
    <w:p w14:paraId="74B571C4" w14:textId="77777777" w:rsidR="001033F1" w:rsidRDefault="001033F1" w:rsidP="001033F1">
      <w:r>
        <w:t xml:space="preserve">        }</w:t>
      </w:r>
    </w:p>
    <w:p w14:paraId="6FDA5720" w14:textId="77777777" w:rsidR="001033F1" w:rsidRDefault="001033F1" w:rsidP="001033F1">
      <w:r>
        <w:t xml:space="preserve">        if(nums[i+nums.size()/2]==ans)</w:t>
      </w:r>
    </w:p>
    <w:p w14:paraId="264D5F30" w14:textId="77777777" w:rsidR="001033F1" w:rsidRDefault="001033F1" w:rsidP="001033F1">
      <w:r>
        <w:t xml:space="preserve">            return ans;</w:t>
      </w:r>
    </w:p>
    <w:p w14:paraId="014971F5" w14:textId="77777777" w:rsidR="001033F1" w:rsidRDefault="001033F1" w:rsidP="001033F1">
      <w:r>
        <w:t xml:space="preserve">        return ans;</w:t>
      </w:r>
    </w:p>
    <w:p w14:paraId="46E04B65" w14:textId="5CA052F3" w:rsidR="001033F1" w:rsidRDefault="001033F1" w:rsidP="001033F1">
      <w:r>
        <w:t xml:space="preserve">    }</w:t>
      </w:r>
    </w:p>
    <w:p w14:paraId="484F9363" w14:textId="52BF93E4" w:rsidR="00753982" w:rsidRPr="00753982" w:rsidRDefault="001033F1" w:rsidP="00493A3F">
      <w:pPr>
        <w:pStyle w:val="NormalWeb"/>
        <w:shd w:val="clear" w:color="auto" w:fill="FFFFFF"/>
        <w:spacing w:before="0" w:beforeAutospacing="0" w:after="240" w:afterAutospacing="0"/>
        <w:rPr>
          <w:rFonts w:ascii="Segoe UI" w:hAnsi="Segoe UI" w:cs="Segoe UI"/>
          <w:color w:val="263238"/>
          <w:sz w:val="21"/>
          <w:szCs w:val="21"/>
        </w:rPr>
      </w:pPr>
      <w:r>
        <w:t>14)</w:t>
      </w:r>
      <w:r w:rsidR="00753982" w:rsidRPr="00753982">
        <w:rPr>
          <w:rFonts w:ascii="Segoe UI" w:hAnsi="Segoe UI" w:cs="Segoe UI"/>
          <w:color w:val="263238"/>
          <w:sz w:val="21"/>
          <w:szCs w:val="21"/>
        </w:rPr>
        <w:t xml:space="preserve"> Implement </w:t>
      </w:r>
      <w:hyperlink r:id="rId17" w:tgtFrame="_blank" w:history="1">
        <w:r w:rsidR="00753982" w:rsidRPr="00753982">
          <w:rPr>
            <w:rFonts w:ascii="Segoe UI" w:hAnsi="Segoe UI" w:cs="Segoe UI"/>
            <w:color w:val="607D8B"/>
            <w:sz w:val="21"/>
            <w:szCs w:val="21"/>
            <w:u w:val="single"/>
          </w:rPr>
          <w:t>pow(x, n)</w:t>
        </w:r>
      </w:hyperlink>
      <w:r w:rsidR="00753982" w:rsidRPr="00753982">
        <w:rPr>
          <w:rFonts w:ascii="Segoe UI" w:hAnsi="Segoe UI" w:cs="Segoe UI"/>
          <w:color w:val="263238"/>
          <w:sz w:val="21"/>
          <w:szCs w:val="21"/>
        </w:rPr>
        <w:t>, which calculates </w:t>
      </w:r>
      <w:r w:rsidR="00753982" w:rsidRPr="00753982">
        <w:rPr>
          <w:rFonts w:ascii="Courier New" w:hAnsi="Courier New" w:cs="Courier New"/>
          <w:color w:val="546E7A"/>
          <w:sz w:val="20"/>
          <w:szCs w:val="20"/>
          <w:shd w:val="clear" w:color="auto" w:fill="F7F9FA"/>
        </w:rPr>
        <w:t>x</w:t>
      </w:r>
      <w:r w:rsidR="00753982" w:rsidRPr="00753982">
        <w:rPr>
          <w:rFonts w:ascii="Segoe UI" w:hAnsi="Segoe UI" w:cs="Segoe UI"/>
          <w:color w:val="263238"/>
          <w:sz w:val="21"/>
          <w:szCs w:val="21"/>
        </w:rPr>
        <w:t> raised to the power </w:t>
      </w:r>
      <w:r w:rsidR="00753982" w:rsidRPr="00753982">
        <w:rPr>
          <w:rFonts w:ascii="Courier New" w:hAnsi="Courier New" w:cs="Courier New"/>
          <w:color w:val="546E7A"/>
          <w:sz w:val="20"/>
          <w:szCs w:val="20"/>
          <w:shd w:val="clear" w:color="auto" w:fill="F7F9FA"/>
        </w:rPr>
        <w:t>n</w:t>
      </w:r>
      <w:r w:rsidR="00753982" w:rsidRPr="00753982">
        <w:rPr>
          <w:rFonts w:ascii="Segoe UI" w:hAnsi="Segoe UI" w:cs="Segoe UI"/>
          <w:color w:val="263238"/>
          <w:sz w:val="21"/>
          <w:szCs w:val="21"/>
        </w:rPr>
        <w:t> (i.e., </w:t>
      </w:r>
      <w:r w:rsidR="00753982" w:rsidRPr="00753982">
        <w:rPr>
          <w:rFonts w:ascii="Courier New" w:hAnsi="Courier New" w:cs="Courier New"/>
          <w:color w:val="546E7A"/>
          <w:sz w:val="20"/>
          <w:szCs w:val="20"/>
          <w:shd w:val="clear" w:color="auto" w:fill="F7F9FA"/>
        </w:rPr>
        <w:t>x</w:t>
      </w:r>
      <w:r w:rsidR="00753982" w:rsidRPr="00753982">
        <w:rPr>
          <w:rFonts w:ascii="Courier New" w:hAnsi="Courier New" w:cs="Courier New"/>
          <w:color w:val="546E7A"/>
          <w:sz w:val="15"/>
          <w:szCs w:val="15"/>
          <w:shd w:val="clear" w:color="auto" w:fill="F7F9FA"/>
          <w:vertAlign w:val="superscript"/>
        </w:rPr>
        <w:t>n</w:t>
      </w:r>
      <w:r w:rsidR="00753982" w:rsidRPr="00753982">
        <w:rPr>
          <w:rFonts w:ascii="Segoe UI" w:hAnsi="Segoe UI" w:cs="Segoe UI"/>
          <w:color w:val="263238"/>
          <w:sz w:val="21"/>
          <w:szCs w:val="21"/>
        </w:rPr>
        <w:t>).</w:t>
      </w:r>
    </w:p>
    <w:p w14:paraId="2FD6111C" w14:textId="77777777" w:rsidR="00753982" w:rsidRPr="00753982" w:rsidRDefault="00753982" w:rsidP="00753982">
      <w:pPr>
        <w:shd w:val="clear" w:color="auto" w:fill="FFFFFF"/>
        <w:spacing w:after="240" w:line="240" w:lineRule="auto"/>
        <w:rPr>
          <w:rFonts w:ascii="Segoe UI" w:eastAsia="Times New Roman" w:hAnsi="Segoe UI" w:cs="Segoe UI"/>
          <w:color w:val="263238"/>
          <w:sz w:val="21"/>
          <w:szCs w:val="21"/>
        </w:rPr>
      </w:pPr>
      <w:r w:rsidRPr="00753982">
        <w:rPr>
          <w:rFonts w:ascii="Segoe UI" w:eastAsia="Times New Roman" w:hAnsi="Segoe UI" w:cs="Segoe UI"/>
          <w:b/>
          <w:bCs/>
          <w:color w:val="263238"/>
          <w:sz w:val="21"/>
          <w:szCs w:val="21"/>
        </w:rPr>
        <w:t>Example 1:</w:t>
      </w:r>
    </w:p>
    <w:p w14:paraId="425B3856" w14:textId="77777777" w:rsidR="00753982" w:rsidRPr="00753982" w:rsidRDefault="00753982" w:rsidP="007539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3982">
        <w:rPr>
          <w:rFonts w:ascii="Consolas" w:eastAsia="Times New Roman" w:hAnsi="Consolas" w:cs="Courier New"/>
          <w:b/>
          <w:bCs/>
          <w:color w:val="263238"/>
          <w:sz w:val="20"/>
          <w:szCs w:val="20"/>
        </w:rPr>
        <w:t>Input:</w:t>
      </w:r>
      <w:r w:rsidRPr="00753982">
        <w:rPr>
          <w:rFonts w:ascii="Consolas" w:eastAsia="Times New Roman" w:hAnsi="Consolas" w:cs="Courier New"/>
          <w:color w:val="263238"/>
          <w:sz w:val="20"/>
          <w:szCs w:val="20"/>
        </w:rPr>
        <w:t xml:space="preserve"> x = 2.00000, n = 10</w:t>
      </w:r>
    </w:p>
    <w:p w14:paraId="408D1AED" w14:textId="77777777" w:rsidR="00753982" w:rsidRPr="00753982" w:rsidRDefault="00753982" w:rsidP="007539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3982">
        <w:rPr>
          <w:rFonts w:ascii="Consolas" w:eastAsia="Times New Roman" w:hAnsi="Consolas" w:cs="Courier New"/>
          <w:b/>
          <w:bCs/>
          <w:color w:val="263238"/>
          <w:sz w:val="20"/>
          <w:szCs w:val="20"/>
        </w:rPr>
        <w:lastRenderedPageBreak/>
        <w:t>Output:</w:t>
      </w:r>
      <w:r w:rsidRPr="00753982">
        <w:rPr>
          <w:rFonts w:ascii="Consolas" w:eastAsia="Times New Roman" w:hAnsi="Consolas" w:cs="Courier New"/>
          <w:color w:val="263238"/>
          <w:sz w:val="20"/>
          <w:szCs w:val="20"/>
        </w:rPr>
        <w:t xml:space="preserve"> 1024.00000</w:t>
      </w:r>
    </w:p>
    <w:p w14:paraId="2FB5EA0E" w14:textId="004ECE38" w:rsidR="001033F1" w:rsidRDefault="001033F1" w:rsidP="001033F1">
      <w:r>
        <w:t>:</w:t>
      </w:r>
    </w:p>
    <w:p w14:paraId="034BC823" w14:textId="77777777" w:rsidR="001033F1" w:rsidRDefault="001033F1" w:rsidP="001033F1">
      <w:r>
        <w:t xml:space="preserve">    double myPow(double x, int n) {</w:t>
      </w:r>
    </w:p>
    <w:p w14:paraId="0D49A3B6" w14:textId="77777777" w:rsidR="001033F1" w:rsidRDefault="001033F1" w:rsidP="001033F1">
      <w:r>
        <w:t xml:space="preserve">        double ans=1.0;</w:t>
      </w:r>
    </w:p>
    <w:p w14:paraId="5D1A2B0D" w14:textId="77777777" w:rsidR="001033F1" w:rsidRDefault="001033F1" w:rsidP="001033F1">
      <w:r>
        <w:t xml:space="preserve">        long long nn=n;</w:t>
      </w:r>
    </w:p>
    <w:p w14:paraId="4FF26974" w14:textId="77777777" w:rsidR="001033F1" w:rsidRDefault="001033F1" w:rsidP="001033F1">
      <w:r>
        <w:t xml:space="preserve">        if(nn&lt;0)</w:t>
      </w:r>
    </w:p>
    <w:p w14:paraId="21C46C98" w14:textId="77777777" w:rsidR="001033F1" w:rsidRDefault="001033F1" w:rsidP="001033F1">
      <w:r>
        <w:t xml:space="preserve">            nn=-1*nn;</w:t>
      </w:r>
    </w:p>
    <w:p w14:paraId="0786DAD0" w14:textId="77777777" w:rsidR="001033F1" w:rsidRDefault="001033F1" w:rsidP="001033F1">
      <w:r>
        <w:t xml:space="preserve">        while(nn)</w:t>
      </w:r>
    </w:p>
    <w:p w14:paraId="5B851E00" w14:textId="77777777" w:rsidR="001033F1" w:rsidRDefault="001033F1" w:rsidP="001033F1">
      <w:r>
        <w:t xml:space="preserve">        {</w:t>
      </w:r>
    </w:p>
    <w:p w14:paraId="1CDCC7EF" w14:textId="77777777" w:rsidR="001033F1" w:rsidRDefault="001033F1" w:rsidP="001033F1">
      <w:r>
        <w:t xml:space="preserve">            if(nn%2==1)</w:t>
      </w:r>
    </w:p>
    <w:p w14:paraId="5CEEDECF" w14:textId="77777777" w:rsidR="001033F1" w:rsidRDefault="001033F1" w:rsidP="001033F1">
      <w:r>
        <w:t xml:space="preserve">            {</w:t>
      </w:r>
    </w:p>
    <w:p w14:paraId="52E693E0" w14:textId="77777777" w:rsidR="001033F1" w:rsidRDefault="001033F1" w:rsidP="001033F1">
      <w:r>
        <w:t xml:space="preserve">                ans*=x;</w:t>
      </w:r>
    </w:p>
    <w:p w14:paraId="72C3C8B2" w14:textId="77777777" w:rsidR="001033F1" w:rsidRDefault="001033F1" w:rsidP="001033F1">
      <w:r>
        <w:t xml:space="preserve">                nn-=1;</w:t>
      </w:r>
    </w:p>
    <w:p w14:paraId="5BF74A13" w14:textId="77777777" w:rsidR="001033F1" w:rsidRDefault="001033F1" w:rsidP="001033F1">
      <w:r>
        <w:t xml:space="preserve">            }</w:t>
      </w:r>
    </w:p>
    <w:p w14:paraId="38E1AD05" w14:textId="77777777" w:rsidR="001033F1" w:rsidRDefault="001033F1" w:rsidP="001033F1">
      <w:r>
        <w:t xml:space="preserve">            else</w:t>
      </w:r>
    </w:p>
    <w:p w14:paraId="44B764CB" w14:textId="77777777" w:rsidR="001033F1" w:rsidRDefault="001033F1" w:rsidP="001033F1">
      <w:r>
        <w:t xml:space="preserve">            {</w:t>
      </w:r>
    </w:p>
    <w:p w14:paraId="4AA2A0A1" w14:textId="77777777" w:rsidR="001033F1" w:rsidRDefault="001033F1" w:rsidP="001033F1">
      <w:r>
        <w:t xml:space="preserve">                x*=x;</w:t>
      </w:r>
    </w:p>
    <w:p w14:paraId="5BF91502" w14:textId="77777777" w:rsidR="001033F1" w:rsidRDefault="001033F1" w:rsidP="001033F1">
      <w:r>
        <w:t xml:space="preserve">                nn/=2;</w:t>
      </w:r>
    </w:p>
    <w:p w14:paraId="7DA7C35E" w14:textId="77777777" w:rsidR="001033F1" w:rsidRDefault="001033F1" w:rsidP="001033F1">
      <w:r>
        <w:t xml:space="preserve">            }</w:t>
      </w:r>
    </w:p>
    <w:p w14:paraId="27FEDE97" w14:textId="77777777" w:rsidR="001033F1" w:rsidRDefault="001033F1" w:rsidP="001033F1">
      <w:r>
        <w:t xml:space="preserve">        }</w:t>
      </w:r>
    </w:p>
    <w:p w14:paraId="77AE20FE" w14:textId="77777777" w:rsidR="001033F1" w:rsidRDefault="001033F1" w:rsidP="001033F1">
      <w:r>
        <w:t xml:space="preserve">        if(n&lt;0)</w:t>
      </w:r>
    </w:p>
    <w:p w14:paraId="6E349DD1" w14:textId="77777777" w:rsidR="001033F1" w:rsidRDefault="001033F1" w:rsidP="001033F1">
      <w:r>
        <w:t xml:space="preserve">        {</w:t>
      </w:r>
    </w:p>
    <w:p w14:paraId="73974A57" w14:textId="77777777" w:rsidR="001033F1" w:rsidRDefault="001033F1" w:rsidP="001033F1">
      <w:r>
        <w:t xml:space="preserve">            ans=1/ans;</w:t>
      </w:r>
    </w:p>
    <w:p w14:paraId="0E0BEFB5" w14:textId="77777777" w:rsidR="001033F1" w:rsidRDefault="001033F1" w:rsidP="001033F1">
      <w:r>
        <w:t xml:space="preserve">        }</w:t>
      </w:r>
    </w:p>
    <w:p w14:paraId="7AF7AF38" w14:textId="77777777" w:rsidR="001033F1" w:rsidRDefault="001033F1" w:rsidP="001033F1">
      <w:r>
        <w:t xml:space="preserve">        return ans;</w:t>
      </w:r>
    </w:p>
    <w:p w14:paraId="20E92911" w14:textId="6FF60787" w:rsidR="001033F1" w:rsidRDefault="001033F1" w:rsidP="001033F1">
      <w:r>
        <w:t xml:space="preserve">    }</w:t>
      </w:r>
    </w:p>
    <w:p w14:paraId="2885ADB1" w14:textId="79BAAC18" w:rsidR="001177C2" w:rsidRPr="001177C2" w:rsidRDefault="00441ED4" w:rsidP="006243A0">
      <w:pPr>
        <w:pStyle w:val="NormalWeb"/>
        <w:shd w:val="clear" w:color="auto" w:fill="FFFFFF"/>
        <w:spacing w:before="0" w:beforeAutospacing="0" w:after="240" w:afterAutospacing="0"/>
        <w:rPr>
          <w:rFonts w:ascii="Segoe UI" w:hAnsi="Segoe UI" w:cs="Segoe UI"/>
          <w:color w:val="263238"/>
          <w:sz w:val="21"/>
          <w:szCs w:val="21"/>
        </w:rPr>
      </w:pPr>
      <w:r>
        <w:t>15)</w:t>
      </w:r>
      <w:r w:rsidR="001177C2" w:rsidRPr="001177C2">
        <w:rPr>
          <w:rFonts w:ascii="Segoe UI" w:hAnsi="Segoe UI" w:cs="Segoe UI"/>
          <w:color w:val="263238"/>
          <w:sz w:val="21"/>
          <w:szCs w:val="21"/>
        </w:rPr>
        <w:t xml:space="preserve"> Given an integer array of size </w:t>
      </w:r>
      <w:r w:rsidR="001177C2" w:rsidRPr="001177C2">
        <w:rPr>
          <w:rFonts w:ascii="Courier New" w:hAnsi="Courier New" w:cs="Courier New"/>
          <w:color w:val="546E7A"/>
          <w:sz w:val="20"/>
          <w:szCs w:val="20"/>
          <w:shd w:val="clear" w:color="auto" w:fill="F7F9FA"/>
        </w:rPr>
        <w:t>n</w:t>
      </w:r>
      <w:r w:rsidR="001177C2" w:rsidRPr="001177C2">
        <w:rPr>
          <w:rFonts w:ascii="Segoe UI" w:hAnsi="Segoe UI" w:cs="Segoe UI"/>
          <w:color w:val="263238"/>
          <w:sz w:val="21"/>
          <w:szCs w:val="21"/>
        </w:rPr>
        <w:t>, find all elements that appear more than </w:t>
      </w:r>
      <w:r w:rsidR="001177C2" w:rsidRPr="001177C2">
        <w:rPr>
          <w:rFonts w:ascii="Cambria Math" w:hAnsi="Cambria Math" w:cs="Cambria Math"/>
          <w:color w:val="546E7A"/>
          <w:sz w:val="20"/>
          <w:szCs w:val="20"/>
          <w:shd w:val="clear" w:color="auto" w:fill="F7F9FA"/>
        </w:rPr>
        <w:t>⌊</w:t>
      </w:r>
      <w:r w:rsidR="001177C2" w:rsidRPr="001177C2">
        <w:rPr>
          <w:rFonts w:ascii="Courier New" w:hAnsi="Courier New" w:cs="Courier New"/>
          <w:color w:val="546E7A"/>
          <w:sz w:val="20"/>
          <w:szCs w:val="20"/>
          <w:shd w:val="clear" w:color="auto" w:fill="F7F9FA"/>
        </w:rPr>
        <w:t xml:space="preserve"> n/3 </w:t>
      </w:r>
      <w:r w:rsidR="001177C2" w:rsidRPr="001177C2">
        <w:rPr>
          <w:rFonts w:ascii="Cambria Math" w:hAnsi="Cambria Math" w:cs="Cambria Math"/>
          <w:color w:val="546E7A"/>
          <w:sz w:val="20"/>
          <w:szCs w:val="20"/>
          <w:shd w:val="clear" w:color="auto" w:fill="F7F9FA"/>
        </w:rPr>
        <w:t>⌋</w:t>
      </w:r>
      <w:r w:rsidR="001177C2" w:rsidRPr="001177C2">
        <w:rPr>
          <w:rFonts w:ascii="Segoe UI" w:hAnsi="Segoe UI" w:cs="Segoe UI"/>
          <w:color w:val="263238"/>
          <w:sz w:val="21"/>
          <w:szCs w:val="21"/>
        </w:rPr>
        <w:t> times.</w:t>
      </w:r>
    </w:p>
    <w:p w14:paraId="2B652BE1" w14:textId="77777777" w:rsidR="001177C2" w:rsidRPr="001177C2" w:rsidRDefault="001177C2" w:rsidP="001177C2">
      <w:pPr>
        <w:shd w:val="clear" w:color="auto" w:fill="FFFFFF"/>
        <w:spacing w:after="240" w:line="240" w:lineRule="auto"/>
        <w:rPr>
          <w:rFonts w:ascii="Segoe UI" w:eastAsia="Times New Roman" w:hAnsi="Segoe UI" w:cs="Segoe UI"/>
          <w:color w:val="263238"/>
          <w:sz w:val="21"/>
          <w:szCs w:val="21"/>
        </w:rPr>
      </w:pPr>
      <w:r w:rsidRPr="001177C2">
        <w:rPr>
          <w:rFonts w:ascii="Segoe UI" w:eastAsia="Times New Roman" w:hAnsi="Segoe UI" w:cs="Segoe UI"/>
          <w:b/>
          <w:bCs/>
          <w:color w:val="263238"/>
          <w:sz w:val="21"/>
          <w:szCs w:val="21"/>
        </w:rPr>
        <w:t>Example 1:</w:t>
      </w:r>
    </w:p>
    <w:p w14:paraId="635122A4"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lastRenderedPageBreak/>
        <w:t>Input:</w:t>
      </w:r>
      <w:r w:rsidRPr="001177C2">
        <w:rPr>
          <w:rFonts w:ascii="Consolas" w:eastAsia="Times New Roman" w:hAnsi="Consolas" w:cs="Courier New"/>
          <w:color w:val="263238"/>
          <w:sz w:val="20"/>
          <w:szCs w:val="20"/>
        </w:rPr>
        <w:t xml:space="preserve"> nums = [3,2,3]</w:t>
      </w:r>
    </w:p>
    <w:p w14:paraId="3AAAC77E" w14:textId="77777777" w:rsidR="001177C2" w:rsidRPr="001177C2" w:rsidRDefault="001177C2" w:rsidP="001177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7C2">
        <w:rPr>
          <w:rFonts w:ascii="Consolas" w:eastAsia="Times New Roman" w:hAnsi="Consolas" w:cs="Courier New"/>
          <w:b/>
          <w:bCs/>
          <w:color w:val="263238"/>
          <w:sz w:val="20"/>
          <w:szCs w:val="20"/>
        </w:rPr>
        <w:t>Output:</w:t>
      </w:r>
      <w:r w:rsidRPr="001177C2">
        <w:rPr>
          <w:rFonts w:ascii="Consolas" w:eastAsia="Times New Roman" w:hAnsi="Consolas" w:cs="Courier New"/>
          <w:color w:val="263238"/>
          <w:sz w:val="20"/>
          <w:szCs w:val="20"/>
        </w:rPr>
        <w:t xml:space="preserve"> [3]</w:t>
      </w:r>
    </w:p>
    <w:p w14:paraId="4C8BB32D" w14:textId="44B4056A" w:rsidR="00441ED4" w:rsidRDefault="00441ED4" w:rsidP="001033F1">
      <w:r>
        <w:t>***********BOYER MOORE’S VOTING ALGORITHM************</w:t>
      </w:r>
    </w:p>
    <w:p w14:paraId="17F793D0" w14:textId="7569829E" w:rsidR="00441ED4" w:rsidRDefault="00441ED4" w:rsidP="00441ED4">
      <w:r>
        <w:t xml:space="preserve">:    vector&lt;int&gt; majorityElement(vector&lt;int&gt;&amp; nums) {           </w:t>
      </w:r>
    </w:p>
    <w:p w14:paraId="0FEE49CA" w14:textId="77777777" w:rsidR="00441ED4" w:rsidRDefault="00441ED4" w:rsidP="00441ED4">
      <w:r>
        <w:t xml:space="preserve">        int num1=-1,num2=-1,cnt1=0,cnt2=0;</w:t>
      </w:r>
    </w:p>
    <w:p w14:paraId="439178D7" w14:textId="77777777" w:rsidR="00441ED4" w:rsidRDefault="00441ED4" w:rsidP="00441ED4">
      <w:r>
        <w:t xml:space="preserve">        int i;</w:t>
      </w:r>
    </w:p>
    <w:p w14:paraId="3ED59B42" w14:textId="77777777" w:rsidR="00441ED4" w:rsidRDefault="00441ED4" w:rsidP="00441ED4">
      <w:r>
        <w:t xml:space="preserve">        for(int i=0;i&lt;nums.size();i++)</w:t>
      </w:r>
    </w:p>
    <w:p w14:paraId="23B213F0" w14:textId="77777777" w:rsidR="00441ED4" w:rsidRDefault="00441ED4" w:rsidP="00441ED4">
      <w:r>
        <w:t xml:space="preserve">        {</w:t>
      </w:r>
    </w:p>
    <w:p w14:paraId="01B39351" w14:textId="77777777" w:rsidR="00441ED4" w:rsidRDefault="00441ED4" w:rsidP="00441ED4">
      <w:r>
        <w:t xml:space="preserve">            if(nums[i]==num1)</w:t>
      </w:r>
    </w:p>
    <w:p w14:paraId="61273595" w14:textId="77777777" w:rsidR="00441ED4" w:rsidRDefault="00441ED4" w:rsidP="00441ED4">
      <w:r>
        <w:t xml:space="preserve">                cnt1++;</w:t>
      </w:r>
    </w:p>
    <w:p w14:paraId="383F86F3" w14:textId="77777777" w:rsidR="00441ED4" w:rsidRDefault="00441ED4" w:rsidP="00441ED4">
      <w:r>
        <w:t xml:space="preserve">            else if(nums[i]==num2)</w:t>
      </w:r>
    </w:p>
    <w:p w14:paraId="7828DF62" w14:textId="77777777" w:rsidR="00441ED4" w:rsidRDefault="00441ED4" w:rsidP="00441ED4">
      <w:r>
        <w:t xml:space="preserve">                cnt2++;</w:t>
      </w:r>
    </w:p>
    <w:p w14:paraId="530E9AE7" w14:textId="77777777" w:rsidR="00441ED4" w:rsidRDefault="00441ED4" w:rsidP="00441ED4">
      <w:r>
        <w:t xml:space="preserve">            else if(cnt1==0)</w:t>
      </w:r>
    </w:p>
    <w:p w14:paraId="725963C3" w14:textId="77777777" w:rsidR="00441ED4" w:rsidRDefault="00441ED4" w:rsidP="00441ED4">
      <w:r>
        <w:t xml:space="preserve">            {</w:t>
      </w:r>
    </w:p>
    <w:p w14:paraId="6A55137E" w14:textId="77777777" w:rsidR="00441ED4" w:rsidRDefault="00441ED4" w:rsidP="00441ED4">
      <w:r>
        <w:t xml:space="preserve">                num1=nums[i];</w:t>
      </w:r>
    </w:p>
    <w:p w14:paraId="5CD9B917" w14:textId="77777777" w:rsidR="00441ED4" w:rsidRDefault="00441ED4" w:rsidP="00441ED4">
      <w:r>
        <w:t xml:space="preserve">                cnt1=1;</w:t>
      </w:r>
    </w:p>
    <w:p w14:paraId="279E8BE9" w14:textId="77777777" w:rsidR="00441ED4" w:rsidRDefault="00441ED4" w:rsidP="00441ED4">
      <w:r>
        <w:t xml:space="preserve">            }</w:t>
      </w:r>
    </w:p>
    <w:p w14:paraId="086A3A59" w14:textId="77777777" w:rsidR="00441ED4" w:rsidRDefault="00441ED4" w:rsidP="00441ED4">
      <w:r>
        <w:t xml:space="preserve">            else if(cnt2==0)</w:t>
      </w:r>
    </w:p>
    <w:p w14:paraId="6E4D0D7E" w14:textId="77777777" w:rsidR="00441ED4" w:rsidRDefault="00441ED4" w:rsidP="00441ED4">
      <w:r>
        <w:t xml:space="preserve">            {</w:t>
      </w:r>
    </w:p>
    <w:p w14:paraId="1D0B9E93" w14:textId="77777777" w:rsidR="00441ED4" w:rsidRDefault="00441ED4" w:rsidP="00441ED4">
      <w:r>
        <w:t xml:space="preserve">                num2=nums[i];</w:t>
      </w:r>
    </w:p>
    <w:p w14:paraId="61CF345C" w14:textId="7F780486" w:rsidR="00441ED4" w:rsidRDefault="00441ED4" w:rsidP="00441ED4">
      <w:r>
        <w:t xml:space="preserve">                cnt2</w:t>
      </w:r>
      <w:ins w:id="3" w:author="pravinya kumbhare" w:date="2021-10-28T11:03:00Z">
        <w:r w:rsidR="006A4B95">
          <w:t>=1</w:t>
        </w:r>
        <w:r>
          <w:t>;</w:t>
        </w:r>
      </w:ins>
    </w:p>
    <w:p w14:paraId="651887C9" w14:textId="77777777" w:rsidR="00441ED4" w:rsidRDefault="00441ED4" w:rsidP="00441ED4">
      <w:r>
        <w:t xml:space="preserve">            }</w:t>
      </w:r>
    </w:p>
    <w:p w14:paraId="791E061A" w14:textId="77777777" w:rsidR="00441ED4" w:rsidRDefault="00441ED4" w:rsidP="00441ED4">
      <w:r>
        <w:t xml:space="preserve">            else</w:t>
      </w:r>
    </w:p>
    <w:p w14:paraId="0FDD1CB8" w14:textId="77777777" w:rsidR="00441ED4" w:rsidRDefault="00441ED4" w:rsidP="00441ED4">
      <w:r>
        <w:t xml:space="preserve">            {</w:t>
      </w:r>
    </w:p>
    <w:p w14:paraId="30A36954" w14:textId="77777777" w:rsidR="00441ED4" w:rsidRDefault="00441ED4" w:rsidP="00441ED4">
      <w:r>
        <w:t xml:space="preserve">                cnt1--;</w:t>
      </w:r>
    </w:p>
    <w:p w14:paraId="080C94FC" w14:textId="77777777" w:rsidR="00441ED4" w:rsidRDefault="00441ED4" w:rsidP="00441ED4">
      <w:r>
        <w:t xml:space="preserve">                cnt2--;</w:t>
      </w:r>
    </w:p>
    <w:p w14:paraId="65BC3660" w14:textId="77777777" w:rsidR="00441ED4" w:rsidRDefault="00441ED4" w:rsidP="00441ED4">
      <w:r>
        <w:t xml:space="preserve">            }</w:t>
      </w:r>
    </w:p>
    <w:p w14:paraId="007EEEE0" w14:textId="77777777" w:rsidR="00441ED4" w:rsidRDefault="00441ED4" w:rsidP="00441ED4">
      <w:r>
        <w:t xml:space="preserve">        }</w:t>
      </w:r>
    </w:p>
    <w:p w14:paraId="209EAD5E" w14:textId="77777777" w:rsidR="00441ED4" w:rsidRDefault="00441ED4" w:rsidP="00441ED4">
      <w:r>
        <w:t xml:space="preserve">        cnt1=0,cnt2=0;</w:t>
      </w:r>
    </w:p>
    <w:p w14:paraId="026DA627" w14:textId="13F6B542" w:rsidR="00441ED4" w:rsidRDefault="00441ED4" w:rsidP="00441ED4">
      <w:r>
        <w:lastRenderedPageBreak/>
        <w:t xml:space="preserve">        vector&lt;int&gt;v;                        </w:t>
      </w:r>
    </w:p>
    <w:p w14:paraId="438BCB38" w14:textId="77777777" w:rsidR="00441ED4" w:rsidRDefault="00441ED4" w:rsidP="00441ED4">
      <w:r>
        <w:t xml:space="preserve">        for(int i=0;i&lt;nums.size();i++)</w:t>
      </w:r>
    </w:p>
    <w:p w14:paraId="65000982" w14:textId="77777777" w:rsidR="00441ED4" w:rsidRDefault="00441ED4" w:rsidP="00441ED4">
      <w:r>
        <w:t xml:space="preserve">        {</w:t>
      </w:r>
    </w:p>
    <w:p w14:paraId="4D79B770" w14:textId="77777777" w:rsidR="00441ED4" w:rsidRDefault="00441ED4" w:rsidP="00441ED4">
      <w:r>
        <w:t xml:space="preserve">            if(nums[i]==num1)</w:t>
      </w:r>
    </w:p>
    <w:p w14:paraId="517F1D27" w14:textId="77777777" w:rsidR="00441ED4" w:rsidRDefault="00441ED4" w:rsidP="00441ED4">
      <w:r>
        <w:t xml:space="preserve">                cnt1++;</w:t>
      </w:r>
    </w:p>
    <w:p w14:paraId="148E365D" w14:textId="77777777" w:rsidR="00441ED4" w:rsidRDefault="00441ED4" w:rsidP="00441ED4">
      <w:r>
        <w:t xml:space="preserve">            else if(nums[i]==num2)</w:t>
      </w:r>
    </w:p>
    <w:p w14:paraId="2EC8556B" w14:textId="77777777" w:rsidR="00441ED4" w:rsidRDefault="00441ED4" w:rsidP="00441ED4">
      <w:r>
        <w:t xml:space="preserve">                cnt2++;</w:t>
      </w:r>
    </w:p>
    <w:p w14:paraId="5681B639" w14:textId="77777777" w:rsidR="00441ED4" w:rsidRDefault="00441ED4" w:rsidP="00441ED4">
      <w:r>
        <w:t xml:space="preserve">        }</w:t>
      </w:r>
    </w:p>
    <w:p w14:paraId="49388611" w14:textId="77777777" w:rsidR="00441ED4" w:rsidRDefault="00441ED4" w:rsidP="00441ED4">
      <w:r>
        <w:t xml:space="preserve">        if(cnt1&gt;=nums.size()/3+1)</w:t>
      </w:r>
    </w:p>
    <w:p w14:paraId="187C2075" w14:textId="77777777" w:rsidR="00441ED4" w:rsidRDefault="00441ED4" w:rsidP="00441ED4">
      <w:r>
        <w:t xml:space="preserve">            v.push_back(num1);</w:t>
      </w:r>
    </w:p>
    <w:p w14:paraId="6CF5D9A8" w14:textId="77777777" w:rsidR="00441ED4" w:rsidRDefault="00441ED4" w:rsidP="00441ED4">
      <w:r>
        <w:t xml:space="preserve">        if(cnt2&gt;=nums.size()/3+1)</w:t>
      </w:r>
    </w:p>
    <w:p w14:paraId="2EABE1DE" w14:textId="77777777" w:rsidR="00441ED4" w:rsidRDefault="00441ED4" w:rsidP="00441ED4">
      <w:r>
        <w:t xml:space="preserve">            v.push_back(num2);</w:t>
      </w:r>
    </w:p>
    <w:p w14:paraId="1304C16A" w14:textId="77777777" w:rsidR="00441ED4" w:rsidRDefault="00441ED4" w:rsidP="00441ED4">
      <w:r>
        <w:t xml:space="preserve">        return v;</w:t>
      </w:r>
    </w:p>
    <w:p w14:paraId="387CC917" w14:textId="77777777" w:rsidR="00441ED4" w:rsidRDefault="00441ED4" w:rsidP="00441ED4">
      <w:r>
        <w:t xml:space="preserve">    }</w:t>
      </w:r>
    </w:p>
    <w:p w14:paraId="5F9B04FC" w14:textId="0CACA931" w:rsidR="00753982" w:rsidRPr="00753982" w:rsidRDefault="00441ED4" w:rsidP="00753982">
      <w:pPr>
        <w:pStyle w:val="NormalWeb"/>
        <w:shd w:val="clear" w:color="auto" w:fill="FFFFFF"/>
        <w:spacing w:before="0" w:beforeAutospacing="0" w:after="240" w:afterAutospacing="0"/>
        <w:rPr>
          <w:rFonts w:ascii="Segoe UI" w:hAnsi="Segoe UI" w:cs="Segoe UI"/>
          <w:color w:val="263238"/>
          <w:sz w:val="21"/>
          <w:szCs w:val="21"/>
        </w:rPr>
      </w:pPr>
      <w:r>
        <w:t xml:space="preserve">    </w:t>
      </w:r>
      <w:r w:rsidR="00FD15F4">
        <w:t>16)</w:t>
      </w:r>
      <w:r w:rsidR="00753982" w:rsidRPr="00753982">
        <w:rPr>
          <w:rFonts w:ascii="Segoe UI" w:hAnsi="Segoe UI" w:cs="Segoe UI"/>
          <w:color w:val="263238"/>
          <w:sz w:val="21"/>
          <w:szCs w:val="21"/>
        </w:rPr>
        <w:t xml:space="preserve"> A robot is located at the top-left corner of a </w:t>
      </w:r>
      <w:r w:rsidR="00753982" w:rsidRPr="00753982">
        <w:rPr>
          <w:rFonts w:ascii="Courier New" w:hAnsi="Courier New" w:cs="Courier New"/>
          <w:color w:val="546E7A"/>
          <w:sz w:val="20"/>
          <w:szCs w:val="20"/>
          <w:shd w:val="clear" w:color="auto" w:fill="F7F9FA"/>
        </w:rPr>
        <w:t>m x n</w:t>
      </w:r>
      <w:r w:rsidR="00753982" w:rsidRPr="00753982">
        <w:rPr>
          <w:rFonts w:ascii="Segoe UI" w:hAnsi="Segoe UI" w:cs="Segoe UI"/>
          <w:color w:val="263238"/>
          <w:sz w:val="21"/>
          <w:szCs w:val="21"/>
        </w:rPr>
        <w:t> grid (marked 'Start' in the diagram below).</w:t>
      </w:r>
    </w:p>
    <w:p w14:paraId="591B2C5C" w14:textId="77777777" w:rsidR="00753982" w:rsidRPr="00753982" w:rsidRDefault="00753982" w:rsidP="00753982">
      <w:pPr>
        <w:shd w:val="clear" w:color="auto" w:fill="FFFFFF"/>
        <w:spacing w:after="240" w:line="240" w:lineRule="auto"/>
        <w:rPr>
          <w:rFonts w:ascii="Segoe UI" w:eastAsia="Times New Roman" w:hAnsi="Segoe UI" w:cs="Segoe UI"/>
          <w:color w:val="263238"/>
          <w:sz w:val="21"/>
          <w:szCs w:val="21"/>
        </w:rPr>
      </w:pPr>
      <w:r w:rsidRPr="00753982">
        <w:rPr>
          <w:rFonts w:ascii="Segoe UI" w:eastAsia="Times New Roman" w:hAnsi="Segoe UI" w:cs="Segoe UI"/>
          <w:color w:val="263238"/>
          <w:sz w:val="21"/>
          <w:szCs w:val="21"/>
        </w:rPr>
        <w:t>The robot can only move either down or right at any point in time. The robot is trying to reach the bottom-right corner of the grid (marked 'Finish' in the diagram below).</w:t>
      </w:r>
    </w:p>
    <w:p w14:paraId="42CD333E" w14:textId="755F61C6" w:rsidR="00753982" w:rsidRDefault="00753982" w:rsidP="00753982">
      <w:pPr>
        <w:shd w:val="clear" w:color="auto" w:fill="FFFFFF"/>
        <w:spacing w:after="240" w:line="240" w:lineRule="auto"/>
        <w:rPr>
          <w:rFonts w:ascii="Segoe UI" w:eastAsia="Times New Roman" w:hAnsi="Segoe UI" w:cs="Segoe UI"/>
          <w:color w:val="263238"/>
          <w:sz w:val="21"/>
          <w:szCs w:val="21"/>
        </w:rPr>
      </w:pPr>
      <w:r w:rsidRPr="00753982">
        <w:rPr>
          <w:rFonts w:ascii="Segoe UI" w:eastAsia="Times New Roman" w:hAnsi="Segoe UI" w:cs="Segoe UI"/>
          <w:color w:val="263238"/>
          <w:sz w:val="21"/>
          <w:szCs w:val="21"/>
        </w:rPr>
        <w:t>How many possible unique paths are there?</w:t>
      </w:r>
    </w:p>
    <w:p w14:paraId="6875172C" w14:textId="5A197DEC" w:rsidR="00F63E4F" w:rsidRPr="0088147E" w:rsidRDefault="00F63E4F" w:rsidP="00753982">
      <w:pPr>
        <w:shd w:val="clear" w:color="auto" w:fill="FFFFFF"/>
        <w:spacing w:after="240" w:line="240" w:lineRule="auto"/>
        <w:rPr>
          <w:rFonts w:ascii="Segoe UI" w:eastAsia="Times New Roman" w:hAnsi="Segoe UI" w:cs="Segoe UI"/>
          <w:color w:val="FF0000"/>
          <w:sz w:val="21"/>
          <w:szCs w:val="21"/>
        </w:rPr>
      </w:pPr>
      <w:r w:rsidRPr="0088147E">
        <w:rPr>
          <w:rFonts w:ascii="Segoe UI" w:eastAsia="Times New Roman" w:hAnsi="Segoe UI" w:cs="Segoe UI"/>
          <w:color w:val="FF0000"/>
          <w:sz w:val="21"/>
          <w:szCs w:val="21"/>
          <w:highlight w:val="cyan"/>
        </w:rPr>
        <w:t>[FIRST PROPOSE RECURSIVE APPROACH THEN GO TO DP WALA AND THEN FINAL</w:t>
      </w:r>
      <w:r w:rsidR="0088147E" w:rsidRPr="0088147E">
        <w:rPr>
          <w:rFonts w:ascii="Segoe UI" w:eastAsia="Times New Roman" w:hAnsi="Segoe UI" w:cs="Segoe UI"/>
          <w:color w:val="FF0000"/>
          <w:sz w:val="21"/>
          <w:szCs w:val="21"/>
          <w:highlight w:val="cyan"/>
        </w:rPr>
        <w:t>L</w:t>
      </w:r>
      <w:r w:rsidRPr="0088147E">
        <w:rPr>
          <w:rFonts w:ascii="Segoe UI" w:eastAsia="Times New Roman" w:hAnsi="Segoe UI" w:cs="Segoe UI"/>
          <w:color w:val="FF0000"/>
          <w:sz w:val="21"/>
          <w:szCs w:val="21"/>
          <w:highlight w:val="cyan"/>
        </w:rPr>
        <w:t xml:space="preserve">Y OPTIMIZE IT TO MATHEMATICAL WAY I.E USING </w:t>
      </w:r>
      <w:r w:rsidR="0088147E" w:rsidRPr="0088147E">
        <w:rPr>
          <w:rFonts w:ascii="Segoe UI" w:eastAsia="Times New Roman" w:hAnsi="Segoe UI" w:cs="Segoe UI"/>
          <w:color w:val="FF0000"/>
          <w:sz w:val="21"/>
          <w:szCs w:val="21"/>
          <w:highlight w:val="cyan"/>
        </w:rPr>
        <w:t>COMBI</w:t>
      </w:r>
      <w:r w:rsidR="00E56233">
        <w:rPr>
          <w:rFonts w:ascii="Segoe UI" w:eastAsia="Times New Roman" w:hAnsi="Segoe UI" w:cs="Segoe UI"/>
          <w:color w:val="FF0000"/>
          <w:sz w:val="21"/>
          <w:szCs w:val="21"/>
          <w:highlight w:val="cyan"/>
        </w:rPr>
        <w:t>N</w:t>
      </w:r>
      <w:r w:rsidR="0088147E" w:rsidRPr="0088147E">
        <w:rPr>
          <w:rFonts w:ascii="Segoe UI" w:eastAsia="Times New Roman" w:hAnsi="Segoe UI" w:cs="Segoe UI"/>
          <w:color w:val="FF0000"/>
          <w:sz w:val="21"/>
          <w:szCs w:val="21"/>
          <w:highlight w:val="cyan"/>
        </w:rPr>
        <w:t>ATIONS]</w:t>
      </w:r>
    </w:p>
    <w:p w14:paraId="5533B388" w14:textId="77777777" w:rsidR="00753982" w:rsidRPr="00753982" w:rsidRDefault="00753982" w:rsidP="00753982">
      <w:pPr>
        <w:shd w:val="clear" w:color="auto" w:fill="FFFFFF"/>
        <w:spacing w:after="240" w:line="240" w:lineRule="auto"/>
        <w:rPr>
          <w:rFonts w:ascii="Segoe UI" w:eastAsia="Times New Roman" w:hAnsi="Segoe UI" w:cs="Segoe UI"/>
          <w:color w:val="263238"/>
          <w:sz w:val="21"/>
          <w:szCs w:val="21"/>
        </w:rPr>
      </w:pPr>
      <w:r w:rsidRPr="00753982">
        <w:rPr>
          <w:rFonts w:ascii="Segoe UI" w:eastAsia="Times New Roman" w:hAnsi="Segoe UI" w:cs="Segoe UI"/>
          <w:b/>
          <w:bCs/>
          <w:color w:val="263238"/>
          <w:sz w:val="21"/>
          <w:szCs w:val="21"/>
        </w:rPr>
        <w:t>Example 1:</w:t>
      </w:r>
    </w:p>
    <w:p w14:paraId="3B7B495D" w14:textId="462BD679" w:rsidR="00753982" w:rsidRPr="00753982" w:rsidRDefault="00753982" w:rsidP="00753982">
      <w:pPr>
        <w:spacing w:after="0" w:line="240" w:lineRule="auto"/>
        <w:rPr>
          <w:rFonts w:ascii="Times New Roman" w:eastAsia="Times New Roman" w:hAnsi="Times New Roman" w:cs="Times New Roman"/>
          <w:sz w:val="24"/>
          <w:szCs w:val="24"/>
        </w:rPr>
      </w:pPr>
      <w:r w:rsidRPr="00753982">
        <w:rPr>
          <w:rFonts w:ascii="Times New Roman" w:eastAsia="Times New Roman" w:hAnsi="Times New Roman" w:cs="Times New Roman"/>
          <w:noProof/>
          <w:sz w:val="24"/>
          <w:szCs w:val="24"/>
        </w:rPr>
        <w:drawing>
          <wp:inline distT="0" distB="0" distL="0" distR="0" wp14:anchorId="2DA9A13A" wp14:editId="09D4DCEB">
            <wp:extent cx="3810000" cy="1744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744980"/>
                    </a:xfrm>
                    <a:prstGeom prst="rect">
                      <a:avLst/>
                    </a:prstGeom>
                    <a:noFill/>
                    <a:ln>
                      <a:noFill/>
                    </a:ln>
                  </pic:spPr>
                </pic:pic>
              </a:graphicData>
            </a:graphic>
          </wp:inline>
        </w:drawing>
      </w:r>
    </w:p>
    <w:p w14:paraId="03BA5047" w14:textId="77777777" w:rsidR="00753982" w:rsidRPr="00753982" w:rsidRDefault="00753982" w:rsidP="007539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3982">
        <w:rPr>
          <w:rFonts w:ascii="Consolas" w:eastAsia="Times New Roman" w:hAnsi="Consolas" w:cs="Courier New"/>
          <w:b/>
          <w:bCs/>
          <w:color w:val="263238"/>
          <w:sz w:val="20"/>
          <w:szCs w:val="20"/>
        </w:rPr>
        <w:t>Input:</w:t>
      </w:r>
      <w:r w:rsidRPr="00753982">
        <w:rPr>
          <w:rFonts w:ascii="Consolas" w:eastAsia="Times New Roman" w:hAnsi="Consolas" w:cs="Courier New"/>
          <w:color w:val="263238"/>
          <w:sz w:val="20"/>
          <w:szCs w:val="20"/>
        </w:rPr>
        <w:t xml:space="preserve"> m = 3, n = 7</w:t>
      </w:r>
    </w:p>
    <w:p w14:paraId="1DA65EF4" w14:textId="77777777" w:rsidR="00753982" w:rsidRPr="00753982" w:rsidRDefault="00753982" w:rsidP="007539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3982">
        <w:rPr>
          <w:rFonts w:ascii="Consolas" w:eastAsia="Times New Roman" w:hAnsi="Consolas" w:cs="Courier New"/>
          <w:b/>
          <w:bCs/>
          <w:color w:val="263238"/>
          <w:sz w:val="20"/>
          <w:szCs w:val="20"/>
        </w:rPr>
        <w:t>Output:</w:t>
      </w:r>
      <w:r w:rsidRPr="00753982">
        <w:rPr>
          <w:rFonts w:ascii="Consolas" w:eastAsia="Times New Roman" w:hAnsi="Consolas" w:cs="Courier New"/>
          <w:color w:val="263238"/>
          <w:sz w:val="20"/>
          <w:szCs w:val="20"/>
        </w:rPr>
        <w:t xml:space="preserve"> 28</w:t>
      </w:r>
    </w:p>
    <w:p w14:paraId="45310261" w14:textId="155C5254" w:rsidR="00307715" w:rsidRDefault="00307715" w:rsidP="00307715">
      <w:r w:rsidRPr="00307715">
        <w:rPr>
          <w:highlight w:val="cyan"/>
        </w:rPr>
        <w:lastRenderedPageBreak/>
        <w:t>BRUTE-FORCE</w:t>
      </w:r>
      <w:r w:rsidR="003A0AF8" w:rsidRPr="003A0AF8">
        <w:rPr>
          <w:color w:val="FF0000"/>
        </w:rPr>
        <w:t>(RECURSIVE)</w:t>
      </w:r>
    </w:p>
    <w:p w14:paraId="3452BDFF" w14:textId="651A836E" w:rsidR="00307715" w:rsidRDefault="000C7DA8" w:rsidP="00307715">
      <w:r>
        <w:t>:</w:t>
      </w:r>
      <w:r w:rsidR="00307715" w:rsidRPr="00307715">
        <w:t xml:space="preserve"> </w:t>
      </w:r>
      <w:r w:rsidR="00307715">
        <w:t>int func(int a,int b,int c,int d)</w:t>
      </w:r>
    </w:p>
    <w:p w14:paraId="654FA671" w14:textId="77777777" w:rsidR="00307715" w:rsidRDefault="00307715" w:rsidP="00307715">
      <w:r>
        <w:t xml:space="preserve">    {</w:t>
      </w:r>
    </w:p>
    <w:p w14:paraId="3BB12FD7" w14:textId="77777777" w:rsidR="00307715" w:rsidRDefault="00307715" w:rsidP="00307715">
      <w:r>
        <w:t xml:space="preserve">        if(a==c-1&amp;&amp;b==d-1)</w:t>
      </w:r>
    </w:p>
    <w:p w14:paraId="17852F70" w14:textId="77777777" w:rsidR="00307715" w:rsidRDefault="00307715" w:rsidP="00307715">
      <w:r>
        <w:t xml:space="preserve">            return 1;</w:t>
      </w:r>
    </w:p>
    <w:p w14:paraId="6B79977A" w14:textId="77777777" w:rsidR="00307715" w:rsidRDefault="00307715" w:rsidP="00307715">
      <w:r>
        <w:t xml:space="preserve">        if(a&gt;=c||b&gt;=d)</w:t>
      </w:r>
    </w:p>
    <w:p w14:paraId="32B52193" w14:textId="77777777" w:rsidR="00307715" w:rsidRDefault="00307715" w:rsidP="00307715">
      <w:r>
        <w:t xml:space="preserve">          return 0;</w:t>
      </w:r>
    </w:p>
    <w:p w14:paraId="69D5E0C9" w14:textId="77777777" w:rsidR="00307715" w:rsidRDefault="00307715" w:rsidP="00307715">
      <w:r>
        <w:t xml:space="preserve">        return func(a+1,b,c,d)+func(a,b+1,c,d);</w:t>
      </w:r>
    </w:p>
    <w:p w14:paraId="07D9E4E7" w14:textId="49F38A92" w:rsidR="00F2799D" w:rsidRDefault="00307715" w:rsidP="008D6AD3">
      <w:r>
        <w:t xml:space="preserve">    }</w:t>
      </w:r>
    </w:p>
    <w:p w14:paraId="7F6FE1D5" w14:textId="77777777" w:rsidR="00307715" w:rsidRDefault="00307715" w:rsidP="00307715">
      <w:r>
        <w:t xml:space="preserve">    int uniquePaths(int m, int n) {</w:t>
      </w:r>
    </w:p>
    <w:p w14:paraId="0237A9B6" w14:textId="77777777" w:rsidR="00307715" w:rsidRDefault="00307715" w:rsidP="00307715">
      <w:r>
        <w:t xml:space="preserve">       return func(0,0,m,n);</w:t>
      </w:r>
    </w:p>
    <w:p w14:paraId="789D3F03" w14:textId="11CF14D2" w:rsidR="000C7DA8" w:rsidRDefault="00307715" w:rsidP="00307715">
      <w:r>
        <w:t xml:space="preserve">    }</w:t>
      </w:r>
    </w:p>
    <w:p w14:paraId="505E6786" w14:textId="42593C58" w:rsidR="003A0AF8" w:rsidRPr="003A0AF8" w:rsidRDefault="003A0AF8" w:rsidP="00307715">
      <w:pPr>
        <w:rPr>
          <w:color w:val="FF0000"/>
        </w:rPr>
      </w:pPr>
      <w:r w:rsidRPr="003A0AF8">
        <w:rPr>
          <w:color w:val="FF0000"/>
        </w:rPr>
        <w:t>MAKE IT DP WALA BY JUST INSETING DP VECTOR IN F</w:t>
      </w:r>
      <w:r w:rsidR="002F610C">
        <w:rPr>
          <w:color w:val="FF0000"/>
        </w:rPr>
        <w:t>U</w:t>
      </w:r>
      <w:r w:rsidRPr="003A0AF8">
        <w:rPr>
          <w:color w:val="FF0000"/>
        </w:rPr>
        <w:t>NCTION CALL AND IN FUNCTION AS WELL</w:t>
      </w:r>
    </w:p>
    <w:p w14:paraId="10816BCF" w14:textId="77777777" w:rsidR="008D6AD3" w:rsidRDefault="008D6AD3" w:rsidP="008D6AD3">
      <w:r w:rsidRPr="00F2799D">
        <w:rPr>
          <w:highlight w:val="cyan"/>
        </w:rPr>
        <w:t>OPTIMIZED</w:t>
      </w:r>
    </w:p>
    <w:p w14:paraId="7210FB31" w14:textId="77777777" w:rsidR="008D6AD3" w:rsidRDefault="008D6AD3" w:rsidP="00307715"/>
    <w:p w14:paraId="194B4D70" w14:textId="428EBAB3" w:rsidR="00FD15F4" w:rsidRDefault="00FD15F4" w:rsidP="00FD15F4">
      <w:r>
        <w:t>: int uniquePaths(int m, int n) {</w:t>
      </w:r>
    </w:p>
    <w:p w14:paraId="78E6850B" w14:textId="70D987B0" w:rsidR="00FD15F4" w:rsidRDefault="00FD15F4" w:rsidP="00FD15F4">
      <w:r>
        <w:t xml:space="preserve">        int N=n+m-2</w:t>
      </w:r>
      <w:r w:rsidR="00D140C2">
        <w:t>;</w:t>
      </w:r>
    </w:p>
    <w:p w14:paraId="3E8B0283" w14:textId="77777777" w:rsidR="00FD15F4" w:rsidRDefault="00FD15F4" w:rsidP="00FD15F4">
      <w:r>
        <w:t xml:space="preserve">        int r=n-1;</w:t>
      </w:r>
    </w:p>
    <w:p w14:paraId="75EC3DD1" w14:textId="77777777" w:rsidR="00FD15F4" w:rsidRDefault="00FD15F4" w:rsidP="00FD15F4">
      <w:r>
        <w:t xml:space="preserve">        double ans=1;</w:t>
      </w:r>
    </w:p>
    <w:p w14:paraId="030C8027" w14:textId="77777777" w:rsidR="00FD15F4" w:rsidRDefault="00FD15F4" w:rsidP="00FD15F4">
      <w:r>
        <w:t xml:space="preserve">        for(int i=1;i&lt;=r;i++)</w:t>
      </w:r>
    </w:p>
    <w:p w14:paraId="119D0A26" w14:textId="77777777" w:rsidR="00FD15F4" w:rsidRDefault="00FD15F4" w:rsidP="00FD15F4">
      <w:r>
        <w:t xml:space="preserve">            ans=ans*(N-r+i)/i;</w:t>
      </w:r>
    </w:p>
    <w:p w14:paraId="38C500B2" w14:textId="76458667" w:rsidR="00025A84" w:rsidRDefault="00FD15F4" w:rsidP="00FD15F4">
      <w:r>
        <w:t xml:space="preserve">            return ans</w:t>
      </w:r>
      <w:r w:rsidR="00A053DE">
        <w:t>;</w:t>
      </w:r>
      <w:r>
        <w:t xml:space="preserve">   </w:t>
      </w:r>
    </w:p>
    <w:p w14:paraId="0EE66BF2" w14:textId="6C23541C" w:rsidR="00FD15F4" w:rsidRDefault="00FD15F4" w:rsidP="00FD15F4">
      <w:r>
        <w:t xml:space="preserve">    }</w:t>
      </w:r>
    </w:p>
    <w:p w14:paraId="225EAC1C" w14:textId="260D492D" w:rsidR="00A053DE" w:rsidRDefault="00A053DE" w:rsidP="00FD15F4">
      <w:r>
        <w:t>17)</w:t>
      </w:r>
      <w:r w:rsidR="00D140C2">
        <w:t>Reverse a linked list</w:t>
      </w:r>
    </w:p>
    <w:p w14:paraId="0AE32608" w14:textId="77777777" w:rsidR="00D140C2" w:rsidRDefault="00D140C2" w:rsidP="00D140C2">
      <w:r>
        <w:t>: ListNode* reverseList(ListNode* head) {</w:t>
      </w:r>
    </w:p>
    <w:p w14:paraId="4736BB5A" w14:textId="77777777" w:rsidR="00D140C2" w:rsidRDefault="00D140C2" w:rsidP="00D140C2">
      <w:r>
        <w:t xml:space="preserve">        if(head==NULL||head-&gt;next==NULL)</w:t>
      </w:r>
    </w:p>
    <w:p w14:paraId="19BE3940" w14:textId="77777777" w:rsidR="00D140C2" w:rsidRDefault="00D140C2" w:rsidP="00D140C2">
      <w:r>
        <w:t xml:space="preserve">            return head;</w:t>
      </w:r>
    </w:p>
    <w:p w14:paraId="31A6FFA7" w14:textId="77777777" w:rsidR="00D140C2" w:rsidRDefault="00D140C2" w:rsidP="00D140C2">
      <w:r>
        <w:t xml:space="preserve">        ListNode*prev=NULL;</w:t>
      </w:r>
    </w:p>
    <w:p w14:paraId="6EAA745E" w14:textId="3B34E287" w:rsidR="00D140C2" w:rsidRDefault="00D140C2" w:rsidP="00D140C2">
      <w:r>
        <w:t xml:space="preserve">        ListNode*curr=head;</w:t>
      </w:r>
    </w:p>
    <w:p w14:paraId="1C3F3E06" w14:textId="77777777" w:rsidR="00D140C2" w:rsidRDefault="00D140C2" w:rsidP="00D140C2">
      <w:r>
        <w:lastRenderedPageBreak/>
        <w:t xml:space="preserve">        ListNode*nextptr=NULL;</w:t>
      </w:r>
    </w:p>
    <w:p w14:paraId="413B3A08" w14:textId="77777777" w:rsidR="00D140C2" w:rsidRDefault="00D140C2" w:rsidP="00D140C2">
      <w:r>
        <w:t xml:space="preserve">        while(curr!=NULL)</w:t>
      </w:r>
    </w:p>
    <w:p w14:paraId="182E142F" w14:textId="77777777" w:rsidR="00D140C2" w:rsidRDefault="00D140C2" w:rsidP="00D140C2">
      <w:r>
        <w:t xml:space="preserve">        {</w:t>
      </w:r>
    </w:p>
    <w:p w14:paraId="3AC9094B" w14:textId="77777777" w:rsidR="00D140C2" w:rsidRDefault="00D140C2" w:rsidP="00D140C2">
      <w:r>
        <w:t xml:space="preserve">            nextptr=curr-&gt;next;</w:t>
      </w:r>
    </w:p>
    <w:p w14:paraId="4D766141" w14:textId="77777777" w:rsidR="00D140C2" w:rsidRDefault="00D140C2" w:rsidP="00D140C2">
      <w:r>
        <w:t xml:space="preserve">            curr-&gt;next=prev;</w:t>
      </w:r>
    </w:p>
    <w:p w14:paraId="517DE0BD" w14:textId="77777777" w:rsidR="00D140C2" w:rsidRDefault="00D140C2" w:rsidP="00D140C2">
      <w:r>
        <w:t xml:space="preserve">            prev=curr;</w:t>
      </w:r>
    </w:p>
    <w:p w14:paraId="6523A29A" w14:textId="77777777" w:rsidR="00D140C2" w:rsidRDefault="00D140C2" w:rsidP="00D140C2">
      <w:r>
        <w:t xml:space="preserve">            curr=nextptr;</w:t>
      </w:r>
    </w:p>
    <w:p w14:paraId="2321D606" w14:textId="77777777" w:rsidR="00D140C2" w:rsidRDefault="00D140C2" w:rsidP="00D140C2">
      <w:r>
        <w:t xml:space="preserve">        }</w:t>
      </w:r>
    </w:p>
    <w:p w14:paraId="641C631E" w14:textId="77777777" w:rsidR="00D140C2" w:rsidRDefault="00D140C2" w:rsidP="00D140C2">
      <w:r>
        <w:t xml:space="preserve">        return prev;</w:t>
      </w:r>
    </w:p>
    <w:p w14:paraId="66BD1CF6" w14:textId="7339B10C" w:rsidR="00D140C2" w:rsidRDefault="00D140C2" w:rsidP="00D140C2">
      <w:r>
        <w:t xml:space="preserve">    }</w:t>
      </w:r>
    </w:p>
    <w:p w14:paraId="127E19D5" w14:textId="61F9B7CB" w:rsidR="00501E50" w:rsidRDefault="00501E50" w:rsidP="00501E50">
      <w:r w:rsidRPr="00501E50">
        <w:rPr>
          <w:highlight w:val="cyan"/>
        </w:rPr>
        <w:t xml:space="preserve"> </w:t>
      </w:r>
      <w:r w:rsidRPr="002518CD">
        <w:rPr>
          <w:highlight w:val="cyan"/>
        </w:rPr>
        <w:t>IMPORTANT</w:t>
      </w:r>
    </w:p>
    <w:p w14:paraId="0AB1B67B" w14:textId="527DB79B" w:rsidR="00501E50" w:rsidRPr="002518CD" w:rsidRDefault="00501E50" w:rsidP="00501E50">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18)</w:t>
      </w:r>
      <w:r w:rsidRPr="002518CD">
        <w:rPr>
          <w:rFonts w:ascii="Segoe UI" w:eastAsia="Times New Roman" w:hAnsi="Segoe UI" w:cs="Segoe UI"/>
          <w:color w:val="263238"/>
          <w:sz w:val="21"/>
          <w:szCs w:val="21"/>
        </w:rPr>
        <w:t>You are given the </w:t>
      </w:r>
      <w:r w:rsidRPr="002518CD">
        <w:rPr>
          <w:rFonts w:ascii="Courier New" w:eastAsia="Times New Roman" w:hAnsi="Courier New" w:cs="Courier New"/>
          <w:color w:val="546E7A"/>
          <w:sz w:val="20"/>
          <w:szCs w:val="20"/>
          <w:shd w:val="clear" w:color="auto" w:fill="F7F9FA"/>
        </w:rPr>
        <w:t>head</w:t>
      </w:r>
      <w:r w:rsidRPr="002518CD">
        <w:rPr>
          <w:rFonts w:ascii="Segoe UI" w:eastAsia="Times New Roman" w:hAnsi="Segoe UI" w:cs="Segoe UI"/>
          <w:color w:val="263238"/>
          <w:sz w:val="21"/>
          <w:szCs w:val="21"/>
        </w:rPr>
        <w:t> of a linked list. </w:t>
      </w:r>
      <w:r w:rsidRPr="002518CD">
        <w:rPr>
          <w:rFonts w:ascii="Segoe UI" w:eastAsia="Times New Roman" w:hAnsi="Segoe UI" w:cs="Segoe UI"/>
          <w:b/>
          <w:bCs/>
          <w:color w:val="263238"/>
          <w:sz w:val="21"/>
          <w:szCs w:val="21"/>
        </w:rPr>
        <w:t>Delete</w:t>
      </w:r>
      <w:r w:rsidRPr="002518CD">
        <w:rPr>
          <w:rFonts w:ascii="Segoe UI" w:eastAsia="Times New Roman" w:hAnsi="Segoe UI" w:cs="Segoe UI"/>
          <w:color w:val="263238"/>
          <w:sz w:val="21"/>
          <w:szCs w:val="21"/>
        </w:rPr>
        <w:t> the </w:t>
      </w:r>
      <w:r w:rsidRPr="002518CD">
        <w:rPr>
          <w:rFonts w:ascii="Segoe UI" w:eastAsia="Times New Roman" w:hAnsi="Segoe UI" w:cs="Segoe UI"/>
          <w:b/>
          <w:bCs/>
          <w:color w:val="263238"/>
          <w:sz w:val="21"/>
          <w:szCs w:val="21"/>
        </w:rPr>
        <w:t>middle node</w:t>
      </w:r>
      <w:r w:rsidRPr="002518CD">
        <w:rPr>
          <w:rFonts w:ascii="Segoe UI" w:eastAsia="Times New Roman" w:hAnsi="Segoe UI" w:cs="Segoe UI"/>
          <w:color w:val="263238"/>
          <w:sz w:val="21"/>
          <w:szCs w:val="21"/>
        </w:rPr>
        <w:t>, and return </w:t>
      </w:r>
      <w:r w:rsidRPr="002518CD">
        <w:rPr>
          <w:rFonts w:ascii="Segoe UI" w:eastAsia="Times New Roman" w:hAnsi="Segoe UI" w:cs="Segoe UI"/>
          <w:i/>
          <w:iCs/>
          <w:color w:val="263238"/>
          <w:sz w:val="21"/>
          <w:szCs w:val="21"/>
        </w:rPr>
        <w:t>the</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head</w:t>
      </w:r>
      <w:r w:rsidRPr="002518CD">
        <w:rPr>
          <w:rFonts w:ascii="Segoe UI" w:eastAsia="Times New Roman" w:hAnsi="Segoe UI" w:cs="Segoe UI"/>
          <w:color w:val="263238"/>
          <w:sz w:val="21"/>
          <w:szCs w:val="21"/>
        </w:rPr>
        <w:t> </w:t>
      </w:r>
      <w:r w:rsidRPr="002518CD">
        <w:rPr>
          <w:rFonts w:ascii="Segoe UI" w:eastAsia="Times New Roman" w:hAnsi="Segoe UI" w:cs="Segoe UI"/>
          <w:i/>
          <w:iCs/>
          <w:color w:val="263238"/>
          <w:sz w:val="21"/>
          <w:szCs w:val="21"/>
        </w:rPr>
        <w:t>of the modified linked list</w:t>
      </w:r>
      <w:r w:rsidRPr="002518CD">
        <w:rPr>
          <w:rFonts w:ascii="Segoe UI" w:eastAsia="Times New Roman" w:hAnsi="Segoe UI" w:cs="Segoe UI"/>
          <w:color w:val="263238"/>
          <w:sz w:val="21"/>
          <w:szCs w:val="21"/>
        </w:rPr>
        <w:t>.</w:t>
      </w:r>
    </w:p>
    <w:p w14:paraId="5EB245B4" w14:textId="77777777" w:rsidR="00501E50" w:rsidRPr="002518CD" w:rsidRDefault="00501E50" w:rsidP="00501E50">
      <w:pPr>
        <w:shd w:val="clear" w:color="auto" w:fill="FFFFFF"/>
        <w:spacing w:after="240" w:line="240" w:lineRule="auto"/>
        <w:rPr>
          <w:rFonts w:ascii="Segoe UI" w:eastAsia="Times New Roman" w:hAnsi="Segoe UI" w:cs="Segoe UI"/>
          <w:color w:val="263238"/>
          <w:sz w:val="21"/>
          <w:szCs w:val="21"/>
        </w:rPr>
      </w:pPr>
      <w:r w:rsidRPr="002518CD">
        <w:rPr>
          <w:rFonts w:ascii="Segoe UI" w:eastAsia="Times New Roman" w:hAnsi="Segoe UI" w:cs="Segoe UI"/>
          <w:color w:val="263238"/>
          <w:sz w:val="21"/>
          <w:szCs w:val="21"/>
        </w:rPr>
        <w:t>The </w:t>
      </w:r>
      <w:r w:rsidRPr="002518CD">
        <w:rPr>
          <w:rFonts w:ascii="Segoe UI" w:eastAsia="Times New Roman" w:hAnsi="Segoe UI" w:cs="Segoe UI"/>
          <w:b/>
          <w:bCs/>
          <w:color w:val="263238"/>
          <w:sz w:val="21"/>
          <w:szCs w:val="21"/>
        </w:rPr>
        <w:t>middle node</w:t>
      </w:r>
      <w:r w:rsidRPr="002518CD">
        <w:rPr>
          <w:rFonts w:ascii="Segoe UI" w:eastAsia="Times New Roman" w:hAnsi="Segoe UI" w:cs="Segoe UI"/>
          <w:color w:val="263238"/>
          <w:sz w:val="21"/>
          <w:szCs w:val="21"/>
        </w:rPr>
        <w:t> of a linked list of size </w:t>
      </w:r>
      <w:r w:rsidRPr="002518CD">
        <w:rPr>
          <w:rFonts w:ascii="Courier New" w:eastAsia="Times New Roman" w:hAnsi="Courier New" w:cs="Courier New"/>
          <w:color w:val="546E7A"/>
          <w:sz w:val="20"/>
          <w:szCs w:val="20"/>
          <w:shd w:val="clear" w:color="auto" w:fill="F7F9FA"/>
        </w:rPr>
        <w:t>n</w:t>
      </w:r>
      <w:r w:rsidRPr="002518CD">
        <w:rPr>
          <w:rFonts w:ascii="Segoe UI" w:eastAsia="Times New Roman" w:hAnsi="Segoe UI" w:cs="Segoe UI"/>
          <w:color w:val="263238"/>
          <w:sz w:val="21"/>
          <w:szCs w:val="21"/>
        </w:rPr>
        <w:t> is the </w:t>
      </w:r>
      <w:r w:rsidRPr="002518CD">
        <w:rPr>
          <w:rFonts w:ascii="Cambria Math" w:eastAsia="Times New Roman" w:hAnsi="Cambria Math" w:cs="Cambria Math"/>
          <w:color w:val="546E7A"/>
          <w:sz w:val="20"/>
          <w:szCs w:val="20"/>
          <w:shd w:val="clear" w:color="auto" w:fill="F7F9FA"/>
        </w:rPr>
        <w:t>⌊</w:t>
      </w:r>
      <w:r w:rsidRPr="002518CD">
        <w:rPr>
          <w:rFonts w:ascii="Courier New" w:eastAsia="Times New Roman" w:hAnsi="Courier New" w:cs="Courier New"/>
          <w:color w:val="546E7A"/>
          <w:sz w:val="20"/>
          <w:szCs w:val="20"/>
          <w:shd w:val="clear" w:color="auto" w:fill="F7F9FA"/>
        </w:rPr>
        <w:t>n / 2</w:t>
      </w:r>
      <w:r w:rsidRPr="002518CD">
        <w:rPr>
          <w:rFonts w:ascii="Cambria Math" w:eastAsia="Times New Roman" w:hAnsi="Cambria Math" w:cs="Cambria Math"/>
          <w:color w:val="546E7A"/>
          <w:sz w:val="20"/>
          <w:szCs w:val="20"/>
          <w:shd w:val="clear" w:color="auto" w:fill="F7F9FA"/>
        </w:rPr>
        <w:t>⌋</w:t>
      </w:r>
      <w:r w:rsidRPr="002518CD">
        <w:rPr>
          <w:rFonts w:ascii="Courier New" w:eastAsia="Times New Roman" w:hAnsi="Courier New" w:cs="Courier New"/>
          <w:color w:val="546E7A"/>
          <w:sz w:val="15"/>
          <w:szCs w:val="15"/>
          <w:shd w:val="clear" w:color="auto" w:fill="F7F9FA"/>
          <w:vertAlign w:val="superscript"/>
        </w:rPr>
        <w:t>th</w:t>
      </w:r>
      <w:r w:rsidRPr="002518CD">
        <w:rPr>
          <w:rFonts w:ascii="Segoe UI" w:eastAsia="Times New Roman" w:hAnsi="Segoe UI" w:cs="Segoe UI"/>
          <w:color w:val="263238"/>
          <w:sz w:val="21"/>
          <w:szCs w:val="21"/>
        </w:rPr>
        <w:t> node from the </w:t>
      </w:r>
      <w:r w:rsidRPr="002518CD">
        <w:rPr>
          <w:rFonts w:ascii="Segoe UI" w:eastAsia="Times New Roman" w:hAnsi="Segoe UI" w:cs="Segoe UI"/>
          <w:b/>
          <w:bCs/>
          <w:color w:val="263238"/>
          <w:sz w:val="21"/>
          <w:szCs w:val="21"/>
        </w:rPr>
        <w:t>start</w:t>
      </w:r>
      <w:r w:rsidRPr="002518CD">
        <w:rPr>
          <w:rFonts w:ascii="Segoe UI" w:eastAsia="Times New Roman" w:hAnsi="Segoe UI" w:cs="Segoe UI"/>
          <w:color w:val="263238"/>
          <w:sz w:val="21"/>
          <w:szCs w:val="21"/>
        </w:rPr>
        <w:t> using </w:t>
      </w:r>
      <w:r w:rsidRPr="002518CD">
        <w:rPr>
          <w:rFonts w:ascii="Segoe UI" w:eastAsia="Times New Roman" w:hAnsi="Segoe UI" w:cs="Segoe UI"/>
          <w:b/>
          <w:bCs/>
          <w:color w:val="263238"/>
          <w:sz w:val="21"/>
          <w:szCs w:val="21"/>
        </w:rPr>
        <w:t>0-based indexing</w:t>
      </w:r>
      <w:r w:rsidRPr="002518CD">
        <w:rPr>
          <w:rFonts w:ascii="Segoe UI" w:eastAsia="Times New Roman" w:hAnsi="Segoe UI" w:cs="Segoe UI"/>
          <w:color w:val="263238"/>
          <w:sz w:val="21"/>
          <w:szCs w:val="21"/>
        </w:rPr>
        <w:t>, where </w:t>
      </w:r>
      <w:r w:rsidRPr="002518CD">
        <w:rPr>
          <w:rFonts w:ascii="Cambria Math" w:eastAsia="Times New Roman" w:hAnsi="Cambria Math" w:cs="Cambria Math"/>
          <w:color w:val="546E7A"/>
          <w:sz w:val="20"/>
          <w:szCs w:val="20"/>
          <w:shd w:val="clear" w:color="auto" w:fill="F7F9FA"/>
        </w:rPr>
        <w:t>⌊</w:t>
      </w:r>
      <w:r w:rsidRPr="002518CD">
        <w:rPr>
          <w:rFonts w:ascii="Courier New" w:eastAsia="Times New Roman" w:hAnsi="Courier New" w:cs="Courier New"/>
          <w:color w:val="546E7A"/>
          <w:sz w:val="20"/>
          <w:szCs w:val="20"/>
          <w:shd w:val="clear" w:color="auto" w:fill="F7F9FA"/>
        </w:rPr>
        <w:t>x</w:t>
      </w:r>
      <w:r w:rsidRPr="002518CD">
        <w:rPr>
          <w:rFonts w:ascii="Cambria Math" w:eastAsia="Times New Roman" w:hAnsi="Cambria Math" w:cs="Cambria Math"/>
          <w:color w:val="546E7A"/>
          <w:sz w:val="20"/>
          <w:szCs w:val="20"/>
          <w:shd w:val="clear" w:color="auto" w:fill="F7F9FA"/>
        </w:rPr>
        <w:t>⌋</w:t>
      </w:r>
      <w:r w:rsidRPr="002518CD">
        <w:rPr>
          <w:rFonts w:ascii="Segoe UI" w:eastAsia="Times New Roman" w:hAnsi="Segoe UI" w:cs="Segoe UI"/>
          <w:color w:val="263238"/>
          <w:sz w:val="21"/>
          <w:szCs w:val="21"/>
        </w:rPr>
        <w:t> denotes the largest integer less than or equal to </w:t>
      </w:r>
      <w:r w:rsidRPr="002518CD">
        <w:rPr>
          <w:rFonts w:ascii="Courier New" w:eastAsia="Times New Roman" w:hAnsi="Courier New" w:cs="Courier New"/>
          <w:color w:val="546E7A"/>
          <w:sz w:val="20"/>
          <w:szCs w:val="20"/>
          <w:shd w:val="clear" w:color="auto" w:fill="F7F9FA"/>
        </w:rPr>
        <w:t>x</w:t>
      </w:r>
      <w:r w:rsidRPr="002518CD">
        <w:rPr>
          <w:rFonts w:ascii="Segoe UI" w:eastAsia="Times New Roman" w:hAnsi="Segoe UI" w:cs="Segoe UI"/>
          <w:color w:val="263238"/>
          <w:sz w:val="21"/>
          <w:szCs w:val="21"/>
        </w:rPr>
        <w:t>.</w:t>
      </w:r>
    </w:p>
    <w:p w14:paraId="7828ECFE" w14:textId="77777777" w:rsidR="00501E50" w:rsidRPr="002518CD" w:rsidRDefault="00501E50" w:rsidP="00501E50">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518CD">
        <w:rPr>
          <w:rFonts w:ascii="Segoe UI" w:eastAsia="Times New Roman" w:hAnsi="Segoe UI" w:cs="Segoe UI"/>
          <w:color w:val="263238"/>
          <w:sz w:val="21"/>
          <w:szCs w:val="21"/>
        </w:rPr>
        <w:t>For </w:t>
      </w:r>
      <w:r w:rsidRPr="002518CD">
        <w:rPr>
          <w:rFonts w:ascii="Courier New" w:eastAsia="Times New Roman" w:hAnsi="Courier New" w:cs="Courier New"/>
          <w:color w:val="546E7A"/>
          <w:sz w:val="20"/>
          <w:szCs w:val="20"/>
          <w:shd w:val="clear" w:color="auto" w:fill="F7F9FA"/>
        </w:rPr>
        <w:t>n</w:t>
      </w:r>
      <w:r w:rsidRPr="002518CD">
        <w:rPr>
          <w:rFonts w:ascii="Segoe UI" w:eastAsia="Times New Roman" w:hAnsi="Segoe UI" w:cs="Segoe UI"/>
          <w:color w:val="263238"/>
          <w:sz w:val="21"/>
          <w:szCs w:val="21"/>
        </w:rPr>
        <w:t> = </w:t>
      </w:r>
      <w:r w:rsidRPr="002518CD">
        <w:rPr>
          <w:rFonts w:ascii="Courier New" w:eastAsia="Times New Roman" w:hAnsi="Courier New" w:cs="Courier New"/>
          <w:color w:val="546E7A"/>
          <w:sz w:val="20"/>
          <w:szCs w:val="20"/>
          <w:shd w:val="clear" w:color="auto" w:fill="F7F9FA"/>
        </w:rPr>
        <w:t>1</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2</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3</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4</w:t>
      </w:r>
      <w:r w:rsidRPr="002518CD">
        <w:rPr>
          <w:rFonts w:ascii="Segoe UI" w:eastAsia="Times New Roman" w:hAnsi="Segoe UI" w:cs="Segoe UI"/>
          <w:color w:val="263238"/>
          <w:sz w:val="21"/>
          <w:szCs w:val="21"/>
        </w:rPr>
        <w:t>, and </w:t>
      </w:r>
      <w:r w:rsidRPr="002518CD">
        <w:rPr>
          <w:rFonts w:ascii="Courier New" w:eastAsia="Times New Roman" w:hAnsi="Courier New" w:cs="Courier New"/>
          <w:color w:val="546E7A"/>
          <w:sz w:val="20"/>
          <w:szCs w:val="20"/>
          <w:shd w:val="clear" w:color="auto" w:fill="F7F9FA"/>
        </w:rPr>
        <w:t>5</w:t>
      </w:r>
      <w:r w:rsidRPr="002518CD">
        <w:rPr>
          <w:rFonts w:ascii="Segoe UI" w:eastAsia="Times New Roman" w:hAnsi="Segoe UI" w:cs="Segoe UI"/>
          <w:color w:val="263238"/>
          <w:sz w:val="21"/>
          <w:szCs w:val="21"/>
        </w:rPr>
        <w:t>, the middle nodes are </w:t>
      </w:r>
      <w:r w:rsidRPr="002518CD">
        <w:rPr>
          <w:rFonts w:ascii="Courier New" w:eastAsia="Times New Roman" w:hAnsi="Courier New" w:cs="Courier New"/>
          <w:color w:val="546E7A"/>
          <w:sz w:val="20"/>
          <w:szCs w:val="20"/>
          <w:shd w:val="clear" w:color="auto" w:fill="F7F9FA"/>
        </w:rPr>
        <w:t>0</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1</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1</w:t>
      </w:r>
      <w:r w:rsidRPr="002518CD">
        <w:rPr>
          <w:rFonts w:ascii="Segoe UI" w:eastAsia="Times New Roman" w:hAnsi="Segoe UI" w:cs="Segoe UI"/>
          <w:color w:val="263238"/>
          <w:sz w:val="21"/>
          <w:szCs w:val="21"/>
        </w:rPr>
        <w:t>, </w:t>
      </w:r>
      <w:r w:rsidRPr="002518CD">
        <w:rPr>
          <w:rFonts w:ascii="Courier New" w:eastAsia="Times New Roman" w:hAnsi="Courier New" w:cs="Courier New"/>
          <w:color w:val="546E7A"/>
          <w:sz w:val="20"/>
          <w:szCs w:val="20"/>
          <w:shd w:val="clear" w:color="auto" w:fill="F7F9FA"/>
        </w:rPr>
        <w:t>2</w:t>
      </w:r>
      <w:r w:rsidRPr="002518CD">
        <w:rPr>
          <w:rFonts w:ascii="Segoe UI" w:eastAsia="Times New Roman" w:hAnsi="Segoe UI" w:cs="Segoe UI"/>
          <w:color w:val="263238"/>
          <w:sz w:val="21"/>
          <w:szCs w:val="21"/>
        </w:rPr>
        <w:t>, and </w:t>
      </w:r>
      <w:r w:rsidRPr="002518CD">
        <w:rPr>
          <w:rFonts w:ascii="Courier New" w:eastAsia="Times New Roman" w:hAnsi="Courier New" w:cs="Courier New"/>
          <w:color w:val="546E7A"/>
          <w:sz w:val="20"/>
          <w:szCs w:val="20"/>
          <w:shd w:val="clear" w:color="auto" w:fill="F7F9FA"/>
        </w:rPr>
        <w:t>2</w:t>
      </w:r>
      <w:r w:rsidRPr="002518CD">
        <w:rPr>
          <w:rFonts w:ascii="Segoe UI" w:eastAsia="Times New Roman" w:hAnsi="Segoe UI" w:cs="Segoe UI"/>
          <w:color w:val="263238"/>
          <w:sz w:val="21"/>
          <w:szCs w:val="21"/>
        </w:rPr>
        <w:t>, respectively.</w:t>
      </w:r>
    </w:p>
    <w:p w14:paraId="5518CDF9" w14:textId="77777777" w:rsidR="00501E50" w:rsidRPr="002518CD" w:rsidRDefault="00501E50" w:rsidP="00501E50">
      <w:pPr>
        <w:shd w:val="clear" w:color="auto" w:fill="FFFFFF"/>
        <w:spacing w:after="240" w:line="240" w:lineRule="auto"/>
        <w:rPr>
          <w:rFonts w:ascii="Segoe UI" w:eastAsia="Times New Roman" w:hAnsi="Segoe UI" w:cs="Segoe UI"/>
          <w:color w:val="263238"/>
          <w:sz w:val="21"/>
          <w:szCs w:val="21"/>
        </w:rPr>
      </w:pPr>
      <w:r w:rsidRPr="002518CD">
        <w:rPr>
          <w:rFonts w:ascii="Segoe UI" w:eastAsia="Times New Roman" w:hAnsi="Segoe UI" w:cs="Segoe UI"/>
          <w:color w:val="263238"/>
          <w:sz w:val="21"/>
          <w:szCs w:val="21"/>
        </w:rPr>
        <w:t> </w:t>
      </w:r>
    </w:p>
    <w:p w14:paraId="33A2B37B" w14:textId="77777777" w:rsidR="00501E50" w:rsidRPr="002518CD" w:rsidRDefault="00501E50" w:rsidP="00501E50">
      <w:pPr>
        <w:shd w:val="clear" w:color="auto" w:fill="FFFFFF"/>
        <w:spacing w:after="240" w:line="240" w:lineRule="auto"/>
        <w:rPr>
          <w:rFonts w:ascii="Segoe UI" w:eastAsia="Times New Roman" w:hAnsi="Segoe UI" w:cs="Segoe UI"/>
          <w:color w:val="263238"/>
          <w:sz w:val="21"/>
          <w:szCs w:val="21"/>
        </w:rPr>
      </w:pPr>
      <w:r w:rsidRPr="002518CD">
        <w:rPr>
          <w:rFonts w:ascii="Segoe UI" w:eastAsia="Times New Roman" w:hAnsi="Segoe UI" w:cs="Segoe UI"/>
          <w:b/>
          <w:bCs/>
          <w:color w:val="263238"/>
          <w:sz w:val="21"/>
          <w:szCs w:val="21"/>
        </w:rPr>
        <w:t>Example 1:</w:t>
      </w:r>
    </w:p>
    <w:p w14:paraId="03CC505A" w14:textId="77777777" w:rsidR="00501E50" w:rsidRPr="002518CD" w:rsidRDefault="00501E50" w:rsidP="00501E50">
      <w:pPr>
        <w:spacing w:after="0" w:line="240" w:lineRule="auto"/>
        <w:rPr>
          <w:rFonts w:ascii="Times New Roman" w:eastAsia="Times New Roman" w:hAnsi="Times New Roman" w:cs="Times New Roman"/>
          <w:sz w:val="24"/>
          <w:szCs w:val="24"/>
        </w:rPr>
      </w:pPr>
      <w:r w:rsidRPr="002518CD">
        <w:rPr>
          <w:rFonts w:ascii="Times New Roman" w:eastAsia="Times New Roman" w:hAnsi="Times New Roman" w:cs="Times New Roman"/>
          <w:noProof/>
          <w:sz w:val="24"/>
          <w:szCs w:val="24"/>
        </w:rPr>
        <w:drawing>
          <wp:inline distT="0" distB="0" distL="0" distR="0" wp14:anchorId="4DEE31E0" wp14:editId="45FC4613">
            <wp:extent cx="5943600" cy="9156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15670"/>
                    </a:xfrm>
                    <a:prstGeom prst="rect">
                      <a:avLst/>
                    </a:prstGeom>
                    <a:noFill/>
                    <a:ln>
                      <a:noFill/>
                    </a:ln>
                  </pic:spPr>
                </pic:pic>
              </a:graphicData>
            </a:graphic>
          </wp:inline>
        </w:drawing>
      </w:r>
    </w:p>
    <w:p w14:paraId="503337EE"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b/>
          <w:bCs/>
          <w:color w:val="263238"/>
          <w:sz w:val="20"/>
          <w:szCs w:val="20"/>
        </w:rPr>
        <w:t>Input:</w:t>
      </w:r>
      <w:r w:rsidRPr="002518CD">
        <w:rPr>
          <w:rFonts w:ascii="Consolas" w:eastAsia="Times New Roman" w:hAnsi="Consolas" w:cs="Courier New"/>
          <w:color w:val="263238"/>
          <w:sz w:val="20"/>
          <w:szCs w:val="20"/>
        </w:rPr>
        <w:t xml:space="preserve"> head = [1,3,4,7,1,2,6]</w:t>
      </w:r>
    </w:p>
    <w:p w14:paraId="57F577E2"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b/>
          <w:bCs/>
          <w:color w:val="263238"/>
          <w:sz w:val="20"/>
          <w:szCs w:val="20"/>
        </w:rPr>
        <w:t>Output:</w:t>
      </w:r>
      <w:r w:rsidRPr="002518CD">
        <w:rPr>
          <w:rFonts w:ascii="Consolas" w:eastAsia="Times New Roman" w:hAnsi="Consolas" w:cs="Courier New"/>
          <w:color w:val="263238"/>
          <w:sz w:val="20"/>
          <w:szCs w:val="20"/>
        </w:rPr>
        <w:t xml:space="preserve"> [1,3,4,1,2,6]</w:t>
      </w:r>
    </w:p>
    <w:p w14:paraId="7F04EB72"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b/>
          <w:bCs/>
          <w:color w:val="263238"/>
          <w:sz w:val="20"/>
          <w:szCs w:val="20"/>
        </w:rPr>
        <w:t>Explanation:</w:t>
      </w:r>
    </w:p>
    <w:p w14:paraId="7AC96627"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color w:val="263238"/>
          <w:sz w:val="20"/>
          <w:szCs w:val="20"/>
        </w:rPr>
        <w:t>The above figure represents the given linked list. The indices of the nodes are written below.</w:t>
      </w:r>
    </w:p>
    <w:p w14:paraId="1B60DC2F"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color w:val="263238"/>
          <w:sz w:val="20"/>
          <w:szCs w:val="20"/>
        </w:rPr>
        <w:t>Since n = 7, node 3 with value 7 is the middle node, which is marked in red.</w:t>
      </w:r>
    </w:p>
    <w:p w14:paraId="6DEBADD8" w14:textId="77777777" w:rsidR="00501E50" w:rsidRPr="002518CD" w:rsidRDefault="00501E50" w:rsidP="00501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8CD">
        <w:rPr>
          <w:rFonts w:ascii="Consolas" w:eastAsia="Times New Roman" w:hAnsi="Consolas" w:cs="Courier New"/>
          <w:color w:val="263238"/>
          <w:sz w:val="20"/>
          <w:szCs w:val="20"/>
        </w:rPr>
        <w:t xml:space="preserve">We return the new list after removing this node. </w:t>
      </w:r>
    </w:p>
    <w:p w14:paraId="05792F35" w14:textId="77777777" w:rsidR="00501E50" w:rsidRDefault="00501E50" w:rsidP="00501E50">
      <w:r>
        <w:lastRenderedPageBreak/>
        <w:t>:</w:t>
      </w:r>
      <w:r w:rsidRPr="00774C6C">
        <w:t xml:space="preserve"> </w:t>
      </w:r>
      <w:r>
        <w:t>ListNode* deleteMiddle(ListNode* head) {</w:t>
      </w:r>
    </w:p>
    <w:p w14:paraId="1514C1EC" w14:textId="77777777" w:rsidR="00501E50" w:rsidRDefault="00501E50" w:rsidP="00501E50">
      <w:r>
        <w:t xml:space="preserve">       if(!head-&gt;next)</w:t>
      </w:r>
    </w:p>
    <w:p w14:paraId="58604104" w14:textId="77777777" w:rsidR="00501E50" w:rsidRDefault="00501E50" w:rsidP="00501E50">
      <w:r>
        <w:t xml:space="preserve">           return NULL;</w:t>
      </w:r>
    </w:p>
    <w:p w14:paraId="7FAB1ED3" w14:textId="77777777" w:rsidR="00501E50" w:rsidRDefault="00501E50" w:rsidP="00501E50">
      <w:r>
        <w:t xml:space="preserve">        ListNode*slow=head;</w:t>
      </w:r>
    </w:p>
    <w:p w14:paraId="62CA85D4" w14:textId="77777777" w:rsidR="00501E50" w:rsidRDefault="00501E50" w:rsidP="00501E50">
      <w:r>
        <w:t xml:space="preserve">        ListNode*fast=head-&gt;next-&gt;next;</w:t>
      </w:r>
    </w:p>
    <w:p w14:paraId="0E7CF58D" w14:textId="77777777" w:rsidR="00501E50" w:rsidRDefault="00501E50" w:rsidP="00501E50">
      <w:r>
        <w:t xml:space="preserve">        while(fast&amp;&amp;fast-&gt;next)</w:t>
      </w:r>
    </w:p>
    <w:p w14:paraId="6AE4EC66" w14:textId="77777777" w:rsidR="00501E50" w:rsidRDefault="00501E50" w:rsidP="00501E50">
      <w:r>
        <w:t xml:space="preserve">        {</w:t>
      </w:r>
    </w:p>
    <w:p w14:paraId="6B4DFE83" w14:textId="77777777" w:rsidR="00501E50" w:rsidRDefault="00501E50" w:rsidP="00501E50">
      <w:r>
        <w:t xml:space="preserve">            slow=slow-&gt;next;</w:t>
      </w:r>
    </w:p>
    <w:p w14:paraId="2A29D25D" w14:textId="77777777" w:rsidR="00501E50" w:rsidRDefault="00501E50" w:rsidP="00501E50">
      <w:r>
        <w:t xml:space="preserve">            fast=fast-&gt;next-&gt;next;</w:t>
      </w:r>
    </w:p>
    <w:p w14:paraId="21780D7B" w14:textId="77777777" w:rsidR="00501E50" w:rsidRDefault="00501E50" w:rsidP="00501E50">
      <w:r>
        <w:t xml:space="preserve">        }</w:t>
      </w:r>
    </w:p>
    <w:p w14:paraId="15A9FD68" w14:textId="77777777" w:rsidR="00501E50" w:rsidRDefault="00501E50" w:rsidP="00501E50">
      <w:r>
        <w:t xml:space="preserve">        slow-&gt;next=slow-&gt;next-&gt;next;</w:t>
      </w:r>
    </w:p>
    <w:p w14:paraId="356B2A77" w14:textId="77777777" w:rsidR="00501E50" w:rsidRDefault="00501E50" w:rsidP="00501E50">
      <w:r>
        <w:t xml:space="preserve">        return head;</w:t>
      </w:r>
    </w:p>
    <w:p w14:paraId="6B48ED19" w14:textId="77777777" w:rsidR="00501E50" w:rsidRDefault="00501E50" w:rsidP="00501E50">
      <w:r>
        <w:t xml:space="preserve">   }</w:t>
      </w:r>
    </w:p>
    <w:p w14:paraId="2947D345" w14:textId="67BCB810" w:rsidR="00640343" w:rsidRPr="00640343" w:rsidRDefault="00D140C2" w:rsidP="00501E50">
      <w:pPr>
        <w:rPr>
          <w:rFonts w:ascii="Segoe UI" w:hAnsi="Segoe UI" w:cs="Segoe UI"/>
          <w:color w:val="263238"/>
          <w:sz w:val="21"/>
          <w:szCs w:val="21"/>
        </w:rPr>
      </w:pPr>
      <w:r>
        <w:t>19)</w:t>
      </w:r>
      <w:r w:rsidR="00640343" w:rsidRPr="00640343">
        <w:rPr>
          <w:rFonts w:ascii="Segoe UI" w:hAnsi="Segoe UI" w:cs="Segoe UI"/>
          <w:color w:val="263238"/>
          <w:sz w:val="21"/>
          <w:szCs w:val="21"/>
        </w:rPr>
        <w:t xml:space="preserve"> Given an array of integers </w:t>
      </w:r>
      <w:r w:rsidR="00640343" w:rsidRPr="00640343">
        <w:rPr>
          <w:rFonts w:ascii="Courier New" w:hAnsi="Courier New" w:cs="Courier New"/>
          <w:color w:val="546E7A"/>
          <w:sz w:val="20"/>
          <w:szCs w:val="20"/>
          <w:shd w:val="clear" w:color="auto" w:fill="F7F9FA"/>
        </w:rPr>
        <w:t>nums</w:t>
      </w:r>
      <w:r w:rsidR="00640343" w:rsidRPr="00640343">
        <w:rPr>
          <w:rFonts w:ascii="Segoe UI" w:hAnsi="Segoe UI" w:cs="Segoe UI"/>
          <w:color w:val="263238"/>
          <w:sz w:val="21"/>
          <w:szCs w:val="21"/>
        </w:rPr>
        <w:t> and an integer </w:t>
      </w:r>
      <w:r w:rsidR="00640343" w:rsidRPr="00640343">
        <w:rPr>
          <w:rFonts w:ascii="Courier New" w:hAnsi="Courier New" w:cs="Courier New"/>
          <w:color w:val="546E7A"/>
          <w:sz w:val="20"/>
          <w:szCs w:val="20"/>
          <w:shd w:val="clear" w:color="auto" w:fill="F7F9FA"/>
        </w:rPr>
        <w:t>target</w:t>
      </w:r>
      <w:r w:rsidR="00640343" w:rsidRPr="00640343">
        <w:rPr>
          <w:rFonts w:ascii="Segoe UI" w:hAnsi="Segoe UI" w:cs="Segoe UI"/>
          <w:color w:val="263238"/>
          <w:sz w:val="21"/>
          <w:szCs w:val="21"/>
        </w:rPr>
        <w:t>, return </w:t>
      </w:r>
      <w:r w:rsidR="00640343" w:rsidRPr="00640343">
        <w:rPr>
          <w:rFonts w:ascii="Segoe UI" w:hAnsi="Segoe UI" w:cs="Segoe UI"/>
          <w:i/>
          <w:iCs/>
          <w:color w:val="263238"/>
          <w:sz w:val="21"/>
          <w:szCs w:val="21"/>
        </w:rPr>
        <w:t>indices of the two numbers such that they add up to </w:t>
      </w:r>
      <w:r w:rsidR="00640343" w:rsidRPr="00640343">
        <w:rPr>
          <w:rFonts w:ascii="Courier New" w:hAnsi="Courier New" w:cs="Courier New"/>
          <w:i/>
          <w:iCs/>
          <w:color w:val="546E7A"/>
          <w:sz w:val="20"/>
          <w:szCs w:val="20"/>
          <w:shd w:val="clear" w:color="auto" w:fill="F7F9FA"/>
        </w:rPr>
        <w:t>target</w:t>
      </w:r>
      <w:r w:rsidR="00640343" w:rsidRPr="00640343">
        <w:rPr>
          <w:rFonts w:ascii="Segoe UI" w:hAnsi="Segoe UI" w:cs="Segoe UI"/>
          <w:color w:val="263238"/>
          <w:sz w:val="21"/>
          <w:szCs w:val="21"/>
        </w:rPr>
        <w:t>.</w:t>
      </w:r>
    </w:p>
    <w:p w14:paraId="4380B9A2" w14:textId="77777777" w:rsidR="00640343" w:rsidRPr="00640343" w:rsidRDefault="00640343" w:rsidP="00640343">
      <w:pPr>
        <w:shd w:val="clear" w:color="auto" w:fill="FFFFFF"/>
        <w:spacing w:after="240" w:line="240" w:lineRule="auto"/>
        <w:rPr>
          <w:rFonts w:ascii="Segoe UI" w:eastAsia="Times New Roman" w:hAnsi="Segoe UI" w:cs="Segoe UI"/>
          <w:color w:val="263238"/>
          <w:sz w:val="21"/>
          <w:szCs w:val="21"/>
        </w:rPr>
      </w:pPr>
      <w:r w:rsidRPr="00640343">
        <w:rPr>
          <w:rFonts w:ascii="Segoe UI" w:eastAsia="Times New Roman" w:hAnsi="Segoe UI" w:cs="Segoe UI"/>
          <w:color w:val="263238"/>
          <w:sz w:val="21"/>
          <w:szCs w:val="21"/>
        </w:rPr>
        <w:t>You may assume that each input would have </w:t>
      </w:r>
      <w:r w:rsidRPr="00640343">
        <w:rPr>
          <w:rFonts w:ascii="Segoe UI" w:eastAsia="Times New Roman" w:hAnsi="Segoe UI" w:cs="Segoe UI"/>
          <w:b/>
          <w:bCs/>
          <w:i/>
          <w:iCs/>
          <w:color w:val="263238"/>
          <w:sz w:val="21"/>
          <w:szCs w:val="21"/>
        </w:rPr>
        <w:t>exactly</w:t>
      </w:r>
      <w:r w:rsidRPr="00640343">
        <w:rPr>
          <w:rFonts w:ascii="Segoe UI" w:eastAsia="Times New Roman" w:hAnsi="Segoe UI" w:cs="Segoe UI"/>
          <w:b/>
          <w:bCs/>
          <w:color w:val="263238"/>
          <w:sz w:val="21"/>
          <w:szCs w:val="21"/>
        </w:rPr>
        <w:t> one solution</w:t>
      </w:r>
      <w:r w:rsidRPr="00640343">
        <w:rPr>
          <w:rFonts w:ascii="Segoe UI" w:eastAsia="Times New Roman" w:hAnsi="Segoe UI" w:cs="Segoe UI"/>
          <w:color w:val="263238"/>
          <w:sz w:val="21"/>
          <w:szCs w:val="21"/>
        </w:rPr>
        <w:t>, and you may not use the </w:t>
      </w:r>
      <w:r w:rsidRPr="00640343">
        <w:rPr>
          <w:rFonts w:ascii="Segoe UI" w:eastAsia="Times New Roman" w:hAnsi="Segoe UI" w:cs="Segoe UI"/>
          <w:i/>
          <w:iCs/>
          <w:color w:val="263238"/>
          <w:sz w:val="21"/>
          <w:szCs w:val="21"/>
        </w:rPr>
        <w:t>same</w:t>
      </w:r>
      <w:r w:rsidRPr="00640343">
        <w:rPr>
          <w:rFonts w:ascii="Segoe UI" w:eastAsia="Times New Roman" w:hAnsi="Segoe UI" w:cs="Segoe UI"/>
          <w:color w:val="263238"/>
          <w:sz w:val="21"/>
          <w:szCs w:val="21"/>
        </w:rPr>
        <w:t> element twice.</w:t>
      </w:r>
    </w:p>
    <w:p w14:paraId="0C5D3E35" w14:textId="5C3BA305" w:rsidR="00640343" w:rsidRPr="00640343" w:rsidRDefault="00640343" w:rsidP="00640343">
      <w:pPr>
        <w:shd w:val="clear" w:color="auto" w:fill="FFFFFF"/>
        <w:spacing w:after="240" w:line="240" w:lineRule="auto"/>
        <w:rPr>
          <w:rFonts w:ascii="Segoe UI" w:eastAsia="Times New Roman" w:hAnsi="Segoe UI" w:cs="Segoe UI"/>
          <w:color w:val="263238"/>
          <w:sz w:val="21"/>
          <w:szCs w:val="21"/>
        </w:rPr>
      </w:pPr>
      <w:r w:rsidRPr="00640343">
        <w:rPr>
          <w:rFonts w:ascii="Segoe UI" w:eastAsia="Times New Roman" w:hAnsi="Segoe UI" w:cs="Segoe UI"/>
          <w:color w:val="263238"/>
          <w:sz w:val="21"/>
          <w:szCs w:val="21"/>
        </w:rPr>
        <w:t>You can return the answer in any order.</w:t>
      </w:r>
    </w:p>
    <w:p w14:paraId="70282136" w14:textId="77777777" w:rsidR="00640343" w:rsidRPr="00640343" w:rsidRDefault="00640343" w:rsidP="00640343">
      <w:pPr>
        <w:shd w:val="clear" w:color="auto" w:fill="FFFFFF"/>
        <w:spacing w:after="240" w:line="240" w:lineRule="auto"/>
        <w:rPr>
          <w:rFonts w:ascii="Segoe UI" w:eastAsia="Times New Roman" w:hAnsi="Segoe UI" w:cs="Segoe UI"/>
          <w:color w:val="263238"/>
          <w:sz w:val="21"/>
          <w:szCs w:val="21"/>
        </w:rPr>
      </w:pPr>
      <w:r w:rsidRPr="00640343">
        <w:rPr>
          <w:rFonts w:ascii="Segoe UI" w:eastAsia="Times New Roman" w:hAnsi="Segoe UI" w:cs="Segoe UI"/>
          <w:b/>
          <w:bCs/>
          <w:color w:val="263238"/>
          <w:sz w:val="21"/>
          <w:szCs w:val="21"/>
        </w:rPr>
        <w:t>Example 1:</w:t>
      </w:r>
    </w:p>
    <w:p w14:paraId="4E8F0A07" w14:textId="77777777" w:rsidR="00640343" w:rsidRPr="00640343" w:rsidRDefault="00640343" w:rsidP="00640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0343">
        <w:rPr>
          <w:rFonts w:ascii="Consolas" w:eastAsia="Times New Roman" w:hAnsi="Consolas" w:cs="Courier New"/>
          <w:b/>
          <w:bCs/>
          <w:color w:val="263238"/>
          <w:sz w:val="20"/>
          <w:szCs w:val="20"/>
        </w:rPr>
        <w:t>Input:</w:t>
      </w:r>
      <w:r w:rsidRPr="00640343">
        <w:rPr>
          <w:rFonts w:ascii="Consolas" w:eastAsia="Times New Roman" w:hAnsi="Consolas" w:cs="Courier New"/>
          <w:color w:val="263238"/>
          <w:sz w:val="20"/>
          <w:szCs w:val="20"/>
        </w:rPr>
        <w:t xml:space="preserve"> nums = [2,7,11,15], target = 9</w:t>
      </w:r>
    </w:p>
    <w:p w14:paraId="6080A0A8" w14:textId="77777777" w:rsidR="00640343" w:rsidRPr="00640343" w:rsidRDefault="00640343" w:rsidP="00640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0343">
        <w:rPr>
          <w:rFonts w:ascii="Consolas" w:eastAsia="Times New Roman" w:hAnsi="Consolas" w:cs="Courier New"/>
          <w:b/>
          <w:bCs/>
          <w:color w:val="263238"/>
          <w:sz w:val="20"/>
          <w:szCs w:val="20"/>
        </w:rPr>
        <w:t>Output:</w:t>
      </w:r>
      <w:r w:rsidRPr="00640343">
        <w:rPr>
          <w:rFonts w:ascii="Consolas" w:eastAsia="Times New Roman" w:hAnsi="Consolas" w:cs="Courier New"/>
          <w:color w:val="263238"/>
          <w:sz w:val="20"/>
          <w:szCs w:val="20"/>
        </w:rPr>
        <w:t xml:space="preserve"> [0,1]</w:t>
      </w:r>
    </w:p>
    <w:p w14:paraId="44052050" w14:textId="7B7556D2" w:rsidR="00D140C2" w:rsidRPr="00AF0A2E" w:rsidRDefault="00640343" w:rsidP="00AF0A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0343">
        <w:rPr>
          <w:rFonts w:ascii="Consolas" w:eastAsia="Times New Roman" w:hAnsi="Consolas" w:cs="Courier New"/>
          <w:b/>
          <w:bCs/>
          <w:color w:val="263238"/>
          <w:sz w:val="20"/>
          <w:szCs w:val="20"/>
        </w:rPr>
        <w:t>Output:</w:t>
      </w:r>
      <w:r w:rsidRPr="00640343">
        <w:rPr>
          <w:rFonts w:ascii="Consolas" w:eastAsia="Times New Roman" w:hAnsi="Consolas" w:cs="Courier New"/>
          <w:color w:val="263238"/>
          <w:sz w:val="20"/>
          <w:szCs w:val="20"/>
        </w:rPr>
        <w:t xml:space="preserve"> Because nums[0] + nums[1] == 9, we return [0, 1].</w:t>
      </w:r>
    </w:p>
    <w:p w14:paraId="1ABDEE9A" w14:textId="142CF13A" w:rsidR="00640343" w:rsidRDefault="00640343" w:rsidP="00640343">
      <w:r>
        <w:t>:</w:t>
      </w:r>
      <w:r w:rsidRPr="00640343">
        <w:t xml:space="preserve"> </w:t>
      </w:r>
      <w:r>
        <w:t>vector&lt;int&gt; twoSum(vector&lt;int&gt;&amp; nums, int target) {</w:t>
      </w:r>
    </w:p>
    <w:p w14:paraId="03774D03" w14:textId="77777777" w:rsidR="00640343" w:rsidRDefault="00640343" w:rsidP="00640343">
      <w:r>
        <w:t xml:space="preserve">        vector&lt;int&gt;v;</w:t>
      </w:r>
    </w:p>
    <w:p w14:paraId="12D20F02" w14:textId="77777777" w:rsidR="00640343" w:rsidRDefault="00640343" w:rsidP="00640343">
      <w:r>
        <w:t xml:space="preserve">        unordered_map&lt;int,int&gt;m;</w:t>
      </w:r>
    </w:p>
    <w:p w14:paraId="1F968BEE" w14:textId="77777777" w:rsidR="00640343" w:rsidRDefault="00640343" w:rsidP="00640343">
      <w:r>
        <w:t xml:space="preserve">        for(int i=0;i&lt;nums.size();i++)</w:t>
      </w:r>
    </w:p>
    <w:p w14:paraId="6D82F8E2" w14:textId="77777777" w:rsidR="00640343" w:rsidRDefault="00640343" w:rsidP="00640343">
      <w:r>
        <w:t xml:space="preserve">        {</w:t>
      </w:r>
    </w:p>
    <w:p w14:paraId="5492E49F" w14:textId="77777777" w:rsidR="00640343" w:rsidRDefault="00640343" w:rsidP="00640343">
      <w:r>
        <w:t xml:space="preserve">            if(m.find(target-nums[i])!=m.end())</w:t>
      </w:r>
    </w:p>
    <w:p w14:paraId="22597E9B" w14:textId="77777777" w:rsidR="00640343" w:rsidRDefault="00640343" w:rsidP="00640343">
      <w:r>
        <w:t xml:space="preserve">            {</w:t>
      </w:r>
    </w:p>
    <w:p w14:paraId="5E5AC7CA" w14:textId="66480496" w:rsidR="00640343" w:rsidRDefault="00640343" w:rsidP="00640343">
      <w:r>
        <w:lastRenderedPageBreak/>
        <w:t xml:space="preserve">                v.push_back(m[target-nums[i]]);</w:t>
      </w:r>
    </w:p>
    <w:p w14:paraId="5BAF7529" w14:textId="77777777" w:rsidR="00640343" w:rsidRDefault="00640343" w:rsidP="00640343">
      <w:r>
        <w:t xml:space="preserve">                v.push_back(i);</w:t>
      </w:r>
    </w:p>
    <w:p w14:paraId="752E8B7F" w14:textId="77777777" w:rsidR="00640343" w:rsidRDefault="00640343" w:rsidP="00640343">
      <w:r>
        <w:t xml:space="preserve">                return v;</w:t>
      </w:r>
    </w:p>
    <w:p w14:paraId="15AA6CAB" w14:textId="77777777" w:rsidR="00640343" w:rsidRDefault="00640343" w:rsidP="00640343">
      <w:r>
        <w:t xml:space="preserve">            }</w:t>
      </w:r>
    </w:p>
    <w:p w14:paraId="46179464" w14:textId="77777777" w:rsidR="00640343" w:rsidRDefault="00640343" w:rsidP="00640343">
      <w:r>
        <w:t xml:space="preserve">            else</w:t>
      </w:r>
    </w:p>
    <w:p w14:paraId="11A4A9FB" w14:textId="77777777" w:rsidR="00640343" w:rsidRDefault="00640343" w:rsidP="00640343">
      <w:r>
        <w:t xml:space="preserve">                m[nums[i]]=i;</w:t>
      </w:r>
    </w:p>
    <w:p w14:paraId="7519BA01" w14:textId="77777777" w:rsidR="00640343" w:rsidRDefault="00640343" w:rsidP="00640343">
      <w:r>
        <w:t xml:space="preserve">        }</w:t>
      </w:r>
    </w:p>
    <w:p w14:paraId="38B70B10" w14:textId="0D0EBB81" w:rsidR="00640343" w:rsidRDefault="00640343" w:rsidP="00640343">
      <w:r>
        <w:t xml:space="preserve">       return v;</w:t>
      </w:r>
    </w:p>
    <w:p w14:paraId="093C08CD" w14:textId="76845BB4" w:rsidR="00847876" w:rsidRDefault="00847876" w:rsidP="00640343">
      <w:r>
        <w:t>}</w:t>
      </w:r>
    </w:p>
    <w:p w14:paraId="0C3DB9BF" w14:textId="0D00F275" w:rsidR="00434D2B" w:rsidRPr="00434D2B" w:rsidRDefault="00847876" w:rsidP="00434D2B">
      <w:pPr>
        <w:pStyle w:val="NormalWeb"/>
        <w:shd w:val="clear" w:color="auto" w:fill="FFFFFF"/>
        <w:spacing w:before="0" w:beforeAutospacing="0" w:after="240" w:afterAutospacing="0"/>
        <w:rPr>
          <w:rFonts w:ascii="Segoe UI" w:hAnsi="Segoe UI" w:cs="Segoe UI"/>
          <w:color w:val="263238"/>
          <w:sz w:val="21"/>
          <w:szCs w:val="21"/>
        </w:rPr>
      </w:pPr>
      <w:r>
        <w:t>20</w:t>
      </w:r>
      <w:r w:rsidR="00434D2B">
        <w:t>)</w:t>
      </w:r>
      <w:r w:rsidR="00434D2B" w:rsidRPr="00434D2B">
        <w:rPr>
          <w:rFonts w:ascii="Segoe UI" w:hAnsi="Segoe UI" w:cs="Segoe UI"/>
          <w:color w:val="263238"/>
          <w:sz w:val="21"/>
          <w:szCs w:val="21"/>
        </w:rPr>
        <w:t xml:space="preserve"> Given an unsorted array of integers </w:t>
      </w:r>
      <w:r w:rsidR="00434D2B" w:rsidRPr="00434D2B">
        <w:rPr>
          <w:rFonts w:ascii="Courier New" w:hAnsi="Courier New" w:cs="Courier New"/>
          <w:color w:val="546E7A"/>
          <w:sz w:val="20"/>
          <w:szCs w:val="20"/>
          <w:shd w:val="clear" w:color="auto" w:fill="F7F9FA"/>
        </w:rPr>
        <w:t>nums</w:t>
      </w:r>
      <w:r w:rsidR="00434D2B" w:rsidRPr="00434D2B">
        <w:rPr>
          <w:rFonts w:ascii="Segoe UI" w:hAnsi="Segoe UI" w:cs="Segoe UI"/>
          <w:color w:val="263238"/>
          <w:sz w:val="21"/>
          <w:szCs w:val="21"/>
        </w:rPr>
        <w:t>, return </w:t>
      </w:r>
      <w:r w:rsidR="00434D2B" w:rsidRPr="00434D2B">
        <w:rPr>
          <w:rFonts w:ascii="Segoe UI" w:hAnsi="Segoe UI" w:cs="Segoe UI"/>
          <w:i/>
          <w:iCs/>
          <w:color w:val="263238"/>
          <w:sz w:val="21"/>
          <w:szCs w:val="21"/>
        </w:rPr>
        <w:t>the length of the longest consecutive elements sequence.</w:t>
      </w:r>
    </w:p>
    <w:p w14:paraId="370B8025" w14:textId="77777777" w:rsidR="00434D2B" w:rsidRPr="00434D2B" w:rsidRDefault="00434D2B" w:rsidP="00434D2B">
      <w:pPr>
        <w:shd w:val="clear" w:color="auto" w:fill="FFFFFF"/>
        <w:spacing w:after="240" w:line="240" w:lineRule="auto"/>
        <w:rPr>
          <w:rFonts w:ascii="Segoe UI" w:eastAsia="Times New Roman" w:hAnsi="Segoe UI" w:cs="Segoe UI"/>
          <w:color w:val="263238"/>
          <w:sz w:val="21"/>
          <w:szCs w:val="21"/>
        </w:rPr>
      </w:pPr>
      <w:r w:rsidRPr="00434D2B">
        <w:rPr>
          <w:rFonts w:ascii="Segoe UI" w:eastAsia="Times New Roman" w:hAnsi="Segoe UI" w:cs="Segoe UI"/>
          <w:color w:val="263238"/>
          <w:sz w:val="21"/>
          <w:szCs w:val="21"/>
        </w:rPr>
        <w:t>You must write an algorithm that runs in </w:t>
      </w:r>
      <w:r w:rsidRPr="00434D2B">
        <w:rPr>
          <w:rFonts w:ascii="Courier New" w:eastAsia="Times New Roman" w:hAnsi="Courier New" w:cs="Courier New"/>
          <w:color w:val="546E7A"/>
          <w:sz w:val="20"/>
          <w:szCs w:val="20"/>
          <w:shd w:val="clear" w:color="auto" w:fill="F7F9FA"/>
        </w:rPr>
        <w:t>O(n)</w:t>
      </w:r>
      <w:r w:rsidRPr="00434D2B">
        <w:rPr>
          <w:rFonts w:ascii="Segoe UI" w:eastAsia="Times New Roman" w:hAnsi="Segoe UI" w:cs="Segoe UI"/>
          <w:color w:val="263238"/>
          <w:sz w:val="21"/>
          <w:szCs w:val="21"/>
        </w:rPr>
        <w:t> time.</w:t>
      </w:r>
    </w:p>
    <w:p w14:paraId="4F3FE847" w14:textId="77777777" w:rsidR="00434D2B" w:rsidRPr="00434D2B" w:rsidRDefault="00434D2B" w:rsidP="00434D2B">
      <w:pPr>
        <w:shd w:val="clear" w:color="auto" w:fill="FFFFFF"/>
        <w:spacing w:after="240" w:line="240" w:lineRule="auto"/>
        <w:rPr>
          <w:rFonts w:ascii="Segoe UI" w:eastAsia="Times New Roman" w:hAnsi="Segoe UI" w:cs="Segoe UI"/>
          <w:color w:val="263238"/>
          <w:sz w:val="21"/>
          <w:szCs w:val="21"/>
        </w:rPr>
      </w:pPr>
      <w:r w:rsidRPr="00434D2B">
        <w:rPr>
          <w:rFonts w:ascii="Segoe UI" w:eastAsia="Times New Roman" w:hAnsi="Segoe UI" w:cs="Segoe UI"/>
          <w:color w:val="263238"/>
          <w:sz w:val="21"/>
          <w:szCs w:val="21"/>
        </w:rPr>
        <w:t> </w:t>
      </w:r>
    </w:p>
    <w:p w14:paraId="61BEC7A7" w14:textId="77777777" w:rsidR="00434D2B" w:rsidRPr="00434D2B" w:rsidRDefault="00434D2B" w:rsidP="00434D2B">
      <w:pPr>
        <w:shd w:val="clear" w:color="auto" w:fill="FFFFFF"/>
        <w:spacing w:after="240" w:line="240" w:lineRule="auto"/>
        <w:rPr>
          <w:rFonts w:ascii="Segoe UI" w:eastAsia="Times New Roman" w:hAnsi="Segoe UI" w:cs="Segoe UI"/>
          <w:color w:val="263238"/>
          <w:sz w:val="21"/>
          <w:szCs w:val="21"/>
        </w:rPr>
      </w:pPr>
      <w:r w:rsidRPr="00434D2B">
        <w:rPr>
          <w:rFonts w:ascii="Segoe UI" w:eastAsia="Times New Roman" w:hAnsi="Segoe UI" w:cs="Segoe UI"/>
          <w:b/>
          <w:bCs/>
          <w:color w:val="263238"/>
          <w:sz w:val="21"/>
          <w:szCs w:val="21"/>
        </w:rPr>
        <w:t>Example 1:</w:t>
      </w:r>
    </w:p>
    <w:p w14:paraId="6EFE4607" w14:textId="77777777" w:rsidR="00434D2B" w:rsidRPr="00434D2B" w:rsidRDefault="00434D2B" w:rsidP="00434D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D2B">
        <w:rPr>
          <w:rFonts w:ascii="Consolas" w:eastAsia="Times New Roman" w:hAnsi="Consolas" w:cs="Courier New"/>
          <w:b/>
          <w:bCs/>
          <w:color w:val="263238"/>
          <w:sz w:val="20"/>
          <w:szCs w:val="20"/>
        </w:rPr>
        <w:t>Input:</w:t>
      </w:r>
      <w:r w:rsidRPr="00434D2B">
        <w:rPr>
          <w:rFonts w:ascii="Consolas" w:eastAsia="Times New Roman" w:hAnsi="Consolas" w:cs="Courier New"/>
          <w:color w:val="263238"/>
          <w:sz w:val="20"/>
          <w:szCs w:val="20"/>
        </w:rPr>
        <w:t xml:space="preserve"> nums = [100,4,200,1,3,2]</w:t>
      </w:r>
    </w:p>
    <w:p w14:paraId="2BD17E1E" w14:textId="0FDDC55F" w:rsidR="00434D2B" w:rsidRPr="00434D2B" w:rsidRDefault="00434D2B" w:rsidP="00434D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D2B">
        <w:rPr>
          <w:rFonts w:ascii="Consolas" w:eastAsia="Times New Roman" w:hAnsi="Consolas" w:cs="Courier New"/>
          <w:b/>
          <w:bCs/>
          <w:color w:val="263238"/>
          <w:sz w:val="20"/>
          <w:szCs w:val="20"/>
        </w:rPr>
        <w:t>Output:</w:t>
      </w:r>
      <w:r w:rsidRPr="00434D2B">
        <w:rPr>
          <w:rFonts w:ascii="Consolas" w:eastAsia="Times New Roman" w:hAnsi="Consolas" w:cs="Courier New"/>
          <w:color w:val="263238"/>
          <w:sz w:val="20"/>
          <w:szCs w:val="20"/>
        </w:rPr>
        <w:t xml:space="preserve"> 4</w:t>
      </w:r>
    </w:p>
    <w:p w14:paraId="1EE01D3E" w14:textId="77777777" w:rsidR="00434D2B" w:rsidRPr="00434D2B" w:rsidRDefault="00434D2B" w:rsidP="00434D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D2B">
        <w:rPr>
          <w:rFonts w:ascii="Consolas" w:eastAsia="Times New Roman" w:hAnsi="Consolas" w:cs="Courier New"/>
          <w:b/>
          <w:bCs/>
          <w:color w:val="263238"/>
          <w:sz w:val="20"/>
          <w:szCs w:val="20"/>
        </w:rPr>
        <w:t>Explanation:</w:t>
      </w:r>
      <w:r w:rsidRPr="00434D2B">
        <w:rPr>
          <w:rFonts w:ascii="Consolas" w:eastAsia="Times New Roman" w:hAnsi="Consolas" w:cs="Courier New"/>
          <w:color w:val="263238"/>
          <w:sz w:val="20"/>
          <w:szCs w:val="20"/>
        </w:rPr>
        <w:t xml:space="preserve"> The longest consecutive elements sequence is [1, 2, 3, 4]. Therefore its length is 4.</w:t>
      </w:r>
    </w:p>
    <w:p w14:paraId="0EDFB868" w14:textId="16CE8CEC" w:rsidR="00847876" w:rsidRDefault="00847876" w:rsidP="00640343"/>
    <w:p w14:paraId="05EC8079" w14:textId="1E9EC345" w:rsidR="00434D2B" w:rsidRDefault="00434D2B" w:rsidP="00434D2B">
      <w:r>
        <w:t>:</w:t>
      </w:r>
      <w:r w:rsidRPr="00434D2B">
        <w:t xml:space="preserve"> </w:t>
      </w:r>
      <w:r>
        <w:t>int longestConsecutive(vector&lt;int&gt;&amp; nums) {</w:t>
      </w:r>
    </w:p>
    <w:p w14:paraId="5D0949BE" w14:textId="77777777" w:rsidR="00434D2B" w:rsidRDefault="00434D2B" w:rsidP="00434D2B">
      <w:r>
        <w:t xml:space="preserve">        unordered_map&lt;int,int&gt;m;</w:t>
      </w:r>
    </w:p>
    <w:p w14:paraId="485EE92C" w14:textId="77777777" w:rsidR="00434D2B" w:rsidRDefault="00434D2B" w:rsidP="00434D2B">
      <w:r>
        <w:t xml:space="preserve">        int r=0;</w:t>
      </w:r>
    </w:p>
    <w:p w14:paraId="7C240D14" w14:textId="77777777" w:rsidR="00434D2B" w:rsidRDefault="00434D2B" w:rsidP="00434D2B">
      <w:r>
        <w:t xml:space="preserve">        for(auto i:nums)</w:t>
      </w:r>
    </w:p>
    <w:p w14:paraId="0E16BF24" w14:textId="77777777" w:rsidR="00434D2B" w:rsidRDefault="00434D2B" w:rsidP="00434D2B">
      <w:r>
        <w:t xml:space="preserve">        {</w:t>
      </w:r>
    </w:p>
    <w:p w14:paraId="19AF79C2" w14:textId="77777777" w:rsidR="00434D2B" w:rsidRDefault="00434D2B" w:rsidP="00434D2B">
      <w:r>
        <w:t xml:space="preserve">            if(m[i])</w:t>
      </w:r>
    </w:p>
    <w:p w14:paraId="7BDECB5C" w14:textId="77777777" w:rsidR="00434D2B" w:rsidRDefault="00434D2B" w:rsidP="00434D2B">
      <w:r>
        <w:t xml:space="preserve">                continue;</w:t>
      </w:r>
    </w:p>
    <w:p w14:paraId="2D2C77FE" w14:textId="77777777" w:rsidR="00434D2B" w:rsidRDefault="00434D2B" w:rsidP="00434D2B">
      <w:r>
        <w:t xml:space="preserve">            r=max(r,m[i]=m[i-m[i-1]]=m[i+m[i+1]]=m[i+1]+m[i-1]+1);</w:t>
      </w:r>
    </w:p>
    <w:p w14:paraId="1E041096" w14:textId="77777777" w:rsidR="00434D2B" w:rsidRDefault="00434D2B" w:rsidP="00434D2B">
      <w:r>
        <w:t xml:space="preserve">            </w:t>
      </w:r>
    </w:p>
    <w:p w14:paraId="1CFCFEA5" w14:textId="77777777" w:rsidR="00434D2B" w:rsidRDefault="00434D2B" w:rsidP="00434D2B">
      <w:r>
        <w:t xml:space="preserve">        }</w:t>
      </w:r>
    </w:p>
    <w:p w14:paraId="30C1C39A" w14:textId="77777777" w:rsidR="00434D2B" w:rsidRDefault="00434D2B" w:rsidP="00434D2B">
      <w:r>
        <w:lastRenderedPageBreak/>
        <w:t xml:space="preserve">        return r;</w:t>
      </w:r>
    </w:p>
    <w:p w14:paraId="70C63404" w14:textId="623EA293" w:rsidR="00434D2B" w:rsidRDefault="00434D2B" w:rsidP="00434D2B">
      <w:r>
        <w:t xml:space="preserve">      }</w:t>
      </w:r>
    </w:p>
    <w:p w14:paraId="3281E5EE" w14:textId="6A904E47" w:rsidR="00382218" w:rsidRDefault="00382218" w:rsidP="00434D2B">
      <w:r w:rsidRPr="00382218">
        <w:rPr>
          <w:highlight w:val="cyan"/>
        </w:rPr>
        <w:t>ANOTHER APPROACH</w:t>
      </w:r>
    </w:p>
    <w:p w14:paraId="3C9E25EA" w14:textId="77777777" w:rsidR="00382218" w:rsidRDefault="00382218" w:rsidP="00382218">
      <w:r>
        <w:t>: int longestConsecutive(vector&lt;int&gt;&amp; nums) {</w:t>
      </w:r>
    </w:p>
    <w:p w14:paraId="1A21491E" w14:textId="77777777" w:rsidR="00382218" w:rsidRDefault="00382218" w:rsidP="00382218">
      <w:r>
        <w:t xml:space="preserve">        unordered_set&lt;int&gt;st;</w:t>
      </w:r>
    </w:p>
    <w:p w14:paraId="09FEC5D7" w14:textId="77777777" w:rsidR="00382218" w:rsidRDefault="00382218" w:rsidP="00382218">
      <w:r>
        <w:t xml:space="preserve">        for(auto it:nums)</w:t>
      </w:r>
    </w:p>
    <w:p w14:paraId="0DF87697" w14:textId="77777777" w:rsidR="00382218" w:rsidRDefault="00382218" w:rsidP="00382218">
      <w:r>
        <w:t xml:space="preserve">        {</w:t>
      </w:r>
    </w:p>
    <w:p w14:paraId="0FEA3C26" w14:textId="77777777" w:rsidR="00382218" w:rsidRDefault="00382218" w:rsidP="00382218">
      <w:r>
        <w:t xml:space="preserve">            st.insert(it);</w:t>
      </w:r>
    </w:p>
    <w:p w14:paraId="2812479C" w14:textId="77777777" w:rsidR="00382218" w:rsidRDefault="00382218" w:rsidP="00382218">
      <w:r>
        <w:t xml:space="preserve">        }</w:t>
      </w:r>
    </w:p>
    <w:p w14:paraId="6052024A" w14:textId="77777777" w:rsidR="00382218" w:rsidRDefault="00382218" w:rsidP="00382218">
      <w:r>
        <w:t xml:space="preserve">        int best=0;</w:t>
      </w:r>
    </w:p>
    <w:p w14:paraId="452EA9D3" w14:textId="77777777" w:rsidR="00382218" w:rsidRDefault="00382218" w:rsidP="00382218">
      <w:r>
        <w:t xml:space="preserve">        for(auto it:st)</w:t>
      </w:r>
    </w:p>
    <w:p w14:paraId="2A35CE6F" w14:textId="77777777" w:rsidR="00382218" w:rsidRDefault="00382218" w:rsidP="00382218">
      <w:r>
        <w:t xml:space="preserve">        {</w:t>
      </w:r>
    </w:p>
    <w:p w14:paraId="6D3D3670" w14:textId="77777777" w:rsidR="00382218" w:rsidRDefault="00382218" w:rsidP="00382218">
      <w:r>
        <w:t xml:space="preserve">            if(st.find(it-1)==st.end())</w:t>
      </w:r>
    </w:p>
    <w:p w14:paraId="605E56C7" w14:textId="77777777" w:rsidR="00382218" w:rsidRDefault="00382218" w:rsidP="00382218">
      <w:r>
        <w:t xml:space="preserve">            {</w:t>
      </w:r>
    </w:p>
    <w:p w14:paraId="1E34064F" w14:textId="77777777" w:rsidR="00382218" w:rsidRDefault="00382218" w:rsidP="00382218">
      <w:r>
        <w:t xml:space="preserve">                int m=it+1;</w:t>
      </w:r>
    </w:p>
    <w:p w14:paraId="4CE2BB65" w14:textId="77777777" w:rsidR="00382218" w:rsidRDefault="00382218" w:rsidP="00382218">
      <w:r>
        <w:t xml:space="preserve">                while(st.find(m)!=st.end())</w:t>
      </w:r>
    </w:p>
    <w:p w14:paraId="313C0276" w14:textId="77777777" w:rsidR="00382218" w:rsidRDefault="00382218" w:rsidP="00382218">
      <w:r>
        <w:t xml:space="preserve">                    m++;</w:t>
      </w:r>
    </w:p>
    <w:p w14:paraId="66372A81" w14:textId="77777777" w:rsidR="00382218" w:rsidRDefault="00382218" w:rsidP="00382218">
      <w:r>
        <w:t xml:space="preserve">                best=max(best,m-it);</w:t>
      </w:r>
    </w:p>
    <w:p w14:paraId="6D667532" w14:textId="77777777" w:rsidR="00382218" w:rsidRDefault="00382218" w:rsidP="00382218">
      <w:r>
        <w:t xml:space="preserve">            }</w:t>
      </w:r>
    </w:p>
    <w:p w14:paraId="0EAAF34E" w14:textId="77777777" w:rsidR="00382218" w:rsidRDefault="00382218" w:rsidP="00382218">
      <w:r>
        <w:t xml:space="preserve">        }</w:t>
      </w:r>
    </w:p>
    <w:p w14:paraId="4F44BFCA" w14:textId="77777777" w:rsidR="00382218" w:rsidRDefault="00382218" w:rsidP="00382218">
      <w:r>
        <w:t xml:space="preserve">        return best;</w:t>
      </w:r>
    </w:p>
    <w:p w14:paraId="5D0002B1" w14:textId="1B7E9B07" w:rsidR="00382218" w:rsidRDefault="00382218" w:rsidP="00382218">
      <w:r>
        <w:t xml:space="preserve">    }</w:t>
      </w:r>
    </w:p>
    <w:p w14:paraId="4CA686A6" w14:textId="1C127C39" w:rsidR="00242239" w:rsidRDefault="00242239" w:rsidP="00382218">
      <w:r w:rsidRPr="00242239">
        <w:rPr>
          <w:highlight w:val="cyan"/>
        </w:rPr>
        <w:t>ANOTHER APPROACH</w:t>
      </w:r>
    </w:p>
    <w:p w14:paraId="7318D6A1" w14:textId="77777777" w:rsidR="009407AF" w:rsidRDefault="009407AF" w:rsidP="009407AF">
      <w:r>
        <w:t>: int longestConsecutive(vector&lt;int&gt;&amp; nums) {</w:t>
      </w:r>
    </w:p>
    <w:p w14:paraId="1AEEC4C5" w14:textId="77777777" w:rsidR="009407AF" w:rsidRDefault="009407AF" w:rsidP="009407AF">
      <w:r>
        <w:t xml:space="preserve">        if(nums.size()==0)</w:t>
      </w:r>
    </w:p>
    <w:p w14:paraId="54FF6ACB" w14:textId="77777777" w:rsidR="009407AF" w:rsidRDefault="009407AF" w:rsidP="009407AF">
      <w:r>
        <w:t xml:space="preserve">            return 0;</w:t>
      </w:r>
    </w:p>
    <w:p w14:paraId="65B0D48C" w14:textId="77777777" w:rsidR="009407AF" w:rsidRDefault="009407AF" w:rsidP="009407AF">
      <w:r>
        <w:t xml:space="preserve">        int curr=1;</w:t>
      </w:r>
    </w:p>
    <w:p w14:paraId="4BD6E0CA" w14:textId="77777777" w:rsidR="009407AF" w:rsidRDefault="009407AF" w:rsidP="009407AF">
      <w:r>
        <w:t xml:space="preserve">        int maxi=1;</w:t>
      </w:r>
    </w:p>
    <w:p w14:paraId="0D7A8EBC" w14:textId="77777777" w:rsidR="009407AF" w:rsidRDefault="009407AF" w:rsidP="009407AF">
      <w:r>
        <w:t xml:space="preserve">        sort(nums.begin(),nums.end());</w:t>
      </w:r>
    </w:p>
    <w:p w14:paraId="31C2849C" w14:textId="77777777" w:rsidR="009407AF" w:rsidRDefault="009407AF" w:rsidP="009407AF">
      <w:r>
        <w:lastRenderedPageBreak/>
        <w:t xml:space="preserve">        for(int i=1;i&lt;nums.size();i++)</w:t>
      </w:r>
    </w:p>
    <w:p w14:paraId="0E662500" w14:textId="77777777" w:rsidR="009407AF" w:rsidRDefault="009407AF" w:rsidP="009407AF">
      <w:r>
        <w:t xml:space="preserve">        {</w:t>
      </w:r>
    </w:p>
    <w:p w14:paraId="7FA619AF" w14:textId="77777777" w:rsidR="009407AF" w:rsidRDefault="009407AF" w:rsidP="009407AF">
      <w:r>
        <w:t xml:space="preserve">            if(nums[i]!=nums[i-1])</w:t>
      </w:r>
    </w:p>
    <w:p w14:paraId="2234409E" w14:textId="77777777" w:rsidR="009407AF" w:rsidRDefault="009407AF" w:rsidP="009407AF">
      <w:r>
        <w:t xml:space="preserve">            {</w:t>
      </w:r>
    </w:p>
    <w:p w14:paraId="499FB28F" w14:textId="77777777" w:rsidR="009407AF" w:rsidRDefault="009407AF" w:rsidP="009407AF">
      <w:r>
        <w:t xml:space="preserve">                if(nums[i]==nums[i-1]+1)</w:t>
      </w:r>
    </w:p>
    <w:p w14:paraId="0E91E487" w14:textId="77777777" w:rsidR="009407AF" w:rsidRDefault="009407AF" w:rsidP="009407AF">
      <w:r>
        <w:t xml:space="preserve">                    curr+=1;</w:t>
      </w:r>
    </w:p>
    <w:p w14:paraId="0DF8DAF3" w14:textId="77777777" w:rsidR="009407AF" w:rsidRDefault="009407AF" w:rsidP="009407AF">
      <w:r>
        <w:t xml:space="preserve">                else</w:t>
      </w:r>
    </w:p>
    <w:p w14:paraId="1EF44FD5" w14:textId="77777777" w:rsidR="009407AF" w:rsidRDefault="009407AF" w:rsidP="009407AF">
      <w:r>
        <w:t xml:space="preserve">                {</w:t>
      </w:r>
    </w:p>
    <w:p w14:paraId="1DA750A9" w14:textId="77777777" w:rsidR="009407AF" w:rsidRDefault="009407AF" w:rsidP="009407AF">
      <w:r>
        <w:t xml:space="preserve">                    maxi=max(maxi,curr);</w:t>
      </w:r>
    </w:p>
    <w:p w14:paraId="36CE124D" w14:textId="77777777" w:rsidR="009407AF" w:rsidRDefault="009407AF" w:rsidP="009407AF">
      <w:r>
        <w:t xml:space="preserve">                    curr=1;</w:t>
      </w:r>
    </w:p>
    <w:p w14:paraId="1AA0E293" w14:textId="77777777" w:rsidR="009407AF" w:rsidRDefault="009407AF" w:rsidP="009407AF">
      <w:r>
        <w:t xml:space="preserve">                }</w:t>
      </w:r>
    </w:p>
    <w:p w14:paraId="2920E9A3" w14:textId="77777777" w:rsidR="009407AF" w:rsidRDefault="009407AF" w:rsidP="009407AF">
      <w:r>
        <w:t xml:space="preserve">            }</w:t>
      </w:r>
    </w:p>
    <w:p w14:paraId="6EAFC996" w14:textId="77777777" w:rsidR="009407AF" w:rsidRDefault="009407AF" w:rsidP="009407AF">
      <w:r>
        <w:t xml:space="preserve">        }</w:t>
      </w:r>
    </w:p>
    <w:p w14:paraId="68D5623F" w14:textId="77777777" w:rsidR="009407AF" w:rsidRDefault="009407AF" w:rsidP="009407AF">
      <w:r>
        <w:t xml:space="preserve">        return max(curr,maxi);</w:t>
      </w:r>
    </w:p>
    <w:p w14:paraId="70B2D43C" w14:textId="5D26F44F" w:rsidR="009407AF" w:rsidRDefault="009407AF" w:rsidP="009407AF">
      <w:r>
        <w:t xml:space="preserve">    }</w:t>
      </w:r>
    </w:p>
    <w:p w14:paraId="5CEA4424" w14:textId="1110E098" w:rsidR="000411ED" w:rsidRPr="000411ED" w:rsidRDefault="000411ED" w:rsidP="000411ED">
      <w:pPr>
        <w:pStyle w:val="NormalWeb"/>
        <w:shd w:val="clear" w:color="auto" w:fill="FFFFFF"/>
        <w:spacing w:before="0" w:beforeAutospacing="0" w:after="150" w:afterAutospacing="0"/>
        <w:rPr>
          <w:rFonts w:ascii="Arial" w:hAnsi="Arial" w:cs="Arial"/>
          <w:color w:val="333333"/>
          <w:sz w:val="21"/>
          <w:szCs w:val="21"/>
        </w:rPr>
      </w:pPr>
      <w:r>
        <w:t>21)</w:t>
      </w:r>
      <w:r w:rsidRPr="000411ED">
        <w:rPr>
          <w:rFonts w:ascii="Arial" w:hAnsi="Arial" w:cs="Arial"/>
          <w:color w:val="333333"/>
          <w:sz w:val="27"/>
          <w:szCs w:val="27"/>
        </w:rPr>
        <w:t xml:space="preserve"> Given an array having both positive and negative integers. The task is to compute the length of the largest subarray with sum 0.</w:t>
      </w:r>
    </w:p>
    <w:p w14:paraId="2244F2EB" w14:textId="77777777" w:rsidR="000411ED" w:rsidRPr="000411ED" w:rsidRDefault="000411ED" w:rsidP="000411ED">
      <w:pPr>
        <w:shd w:val="clear" w:color="auto" w:fill="FFFFFF"/>
        <w:spacing w:after="150" w:line="240" w:lineRule="auto"/>
        <w:rPr>
          <w:rFonts w:ascii="Arial" w:eastAsia="Times New Roman" w:hAnsi="Arial" w:cs="Arial"/>
          <w:color w:val="333333"/>
          <w:sz w:val="21"/>
          <w:szCs w:val="21"/>
        </w:rPr>
      </w:pPr>
      <w:r w:rsidRPr="000411ED">
        <w:rPr>
          <w:rFonts w:ascii="Arial" w:eastAsia="Times New Roman" w:hAnsi="Arial" w:cs="Arial"/>
          <w:b/>
          <w:bCs/>
          <w:color w:val="333333"/>
          <w:sz w:val="27"/>
          <w:szCs w:val="27"/>
        </w:rPr>
        <w:t>Example 1:</w:t>
      </w:r>
    </w:p>
    <w:p w14:paraId="4A27F30B"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411ED">
        <w:rPr>
          <w:rFonts w:ascii="Consolas" w:eastAsia="Times New Roman" w:hAnsi="Consolas" w:cs="Courier New"/>
          <w:b/>
          <w:bCs/>
          <w:color w:val="333333"/>
          <w:sz w:val="27"/>
          <w:szCs w:val="27"/>
        </w:rPr>
        <w:t>Input:</w:t>
      </w:r>
    </w:p>
    <w:p w14:paraId="79A3C662"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411ED">
        <w:rPr>
          <w:rFonts w:ascii="Consolas" w:eastAsia="Times New Roman" w:hAnsi="Consolas" w:cs="Courier New"/>
          <w:color w:val="333333"/>
          <w:sz w:val="27"/>
          <w:szCs w:val="27"/>
        </w:rPr>
        <w:t>N = 8</w:t>
      </w:r>
    </w:p>
    <w:p w14:paraId="1AFE9231"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411ED">
        <w:rPr>
          <w:rFonts w:ascii="Consolas" w:eastAsia="Times New Roman" w:hAnsi="Consolas" w:cs="Courier New"/>
          <w:color w:val="333333"/>
          <w:sz w:val="27"/>
          <w:szCs w:val="27"/>
        </w:rPr>
        <w:t>A[] = {15,-2,2,-8,1,7,10,23}</w:t>
      </w:r>
    </w:p>
    <w:p w14:paraId="333B2D8E"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411ED">
        <w:rPr>
          <w:rFonts w:ascii="Consolas" w:eastAsia="Times New Roman" w:hAnsi="Consolas" w:cs="Courier New"/>
          <w:b/>
          <w:bCs/>
          <w:color w:val="333333"/>
          <w:sz w:val="27"/>
          <w:szCs w:val="27"/>
        </w:rPr>
        <w:t xml:space="preserve">Output: </w:t>
      </w:r>
      <w:r w:rsidRPr="000411ED">
        <w:rPr>
          <w:rFonts w:ascii="Consolas" w:eastAsia="Times New Roman" w:hAnsi="Consolas" w:cs="Courier New"/>
          <w:color w:val="333333"/>
          <w:sz w:val="27"/>
          <w:szCs w:val="27"/>
        </w:rPr>
        <w:t>5</w:t>
      </w:r>
    </w:p>
    <w:p w14:paraId="004F6C91"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411ED">
        <w:rPr>
          <w:rFonts w:ascii="Consolas" w:eastAsia="Times New Roman" w:hAnsi="Consolas" w:cs="Courier New"/>
          <w:b/>
          <w:bCs/>
          <w:color w:val="333333"/>
          <w:sz w:val="27"/>
          <w:szCs w:val="27"/>
        </w:rPr>
        <w:t xml:space="preserve">Explanation: </w:t>
      </w:r>
      <w:r w:rsidRPr="000411ED">
        <w:rPr>
          <w:rFonts w:ascii="Consolas" w:eastAsia="Times New Roman" w:hAnsi="Consolas" w:cs="Courier New"/>
          <w:color w:val="333333"/>
          <w:sz w:val="27"/>
          <w:szCs w:val="27"/>
        </w:rPr>
        <w:t>The largest subarray with</w:t>
      </w:r>
    </w:p>
    <w:p w14:paraId="0204B133" w14:textId="77777777" w:rsidR="000411ED" w:rsidRPr="000411ED" w:rsidRDefault="000411ED" w:rsidP="000411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411ED">
        <w:rPr>
          <w:rFonts w:ascii="Consolas" w:eastAsia="Times New Roman" w:hAnsi="Consolas" w:cs="Courier New"/>
          <w:color w:val="333333"/>
          <w:sz w:val="27"/>
          <w:szCs w:val="27"/>
        </w:rPr>
        <w:t>sum 0 will be -2 2 -8 1 7.</w:t>
      </w:r>
    </w:p>
    <w:p w14:paraId="17EFC463" w14:textId="090E9FB0" w:rsidR="000411ED" w:rsidRDefault="000411ED" w:rsidP="00434D2B"/>
    <w:p w14:paraId="5E26DB62" w14:textId="77777777" w:rsidR="000411ED" w:rsidRDefault="000411ED" w:rsidP="000411ED">
      <w:r>
        <w:t>int maxLen(vector&lt;int&gt;&amp;A, int n)</w:t>
      </w:r>
    </w:p>
    <w:p w14:paraId="13BB179F" w14:textId="77777777" w:rsidR="000411ED" w:rsidRDefault="000411ED" w:rsidP="000411ED">
      <w:r>
        <w:t xml:space="preserve">    {   </w:t>
      </w:r>
    </w:p>
    <w:p w14:paraId="0B85DA26" w14:textId="77777777" w:rsidR="000411ED" w:rsidRDefault="000411ED" w:rsidP="000411ED">
      <w:r>
        <w:t xml:space="preserve">        // Your code here</w:t>
      </w:r>
    </w:p>
    <w:p w14:paraId="290E9DCD" w14:textId="77777777" w:rsidR="000411ED" w:rsidRDefault="000411ED" w:rsidP="000411ED">
      <w:r>
        <w:lastRenderedPageBreak/>
        <w:t xml:space="preserve">        unordered_map&lt;int,int&gt;m;</w:t>
      </w:r>
    </w:p>
    <w:p w14:paraId="30C88B94" w14:textId="77777777" w:rsidR="000411ED" w:rsidRDefault="000411ED" w:rsidP="000411ED">
      <w:r>
        <w:t xml:space="preserve">        int maxi=0;</w:t>
      </w:r>
    </w:p>
    <w:p w14:paraId="189F78E5" w14:textId="77777777" w:rsidR="000411ED" w:rsidRDefault="000411ED" w:rsidP="000411ED">
      <w:r>
        <w:t xml:space="preserve">        int sum=0;</w:t>
      </w:r>
    </w:p>
    <w:p w14:paraId="38EDB1A6" w14:textId="77777777" w:rsidR="000411ED" w:rsidRDefault="000411ED" w:rsidP="000411ED">
      <w:r>
        <w:t xml:space="preserve">        for(int i=0;i&lt;n;i++)</w:t>
      </w:r>
    </w:p>
    <w:p w14:paraId="11C4F996" w14:textId="77777777" w:rsidR="000411ED" w:rsidRDefault="000411ED" w:rsidP="000411ED">
      <w:r>
        <w:t xml:space="preserve">        {</w:t>
      </w:r>
    </w:p>
    <w:p w14:paraId="4CA79F85" w14:textId="77777777" w:rsidR="000411ED" w:rsidRDefault="000411ED" w:rsidP="000411ED">
      <w:r>
        <w:t xml:space="preserve">            sum+=A[i];</w:t>
      </w:r>
    </w:p>
    <w:p w14:paraId="559F9BB7" w14:textId="77777777" w:rsidR="000411ED" w:rsidRDefault="000411ED" w:rsidP="000411ED">
      <w:r>
        <w:t xml:space="preserve">            if(sum==0)</w:t>
      </w:r>
    </w:p>
    <w:p w14:paraId="6725929F" w14:textId="77777777" w:rsidR="000411ED" w:rsidRDefault="000411ED" w:rsidP="000411ED">
      <w:r>
        <w:t xml:space="preserve">            maxi=i+1;</w:t>
      </w:r>
    </w:p>
    <w:p w14:paraId="2776C11E" w14:textId="77777777" w:rsidR="000411ED" w:rsidRDefault="000411ED" w:rsidP="000411ED">
      <w:r>
        <w:t xml:space="preserve">            else</w:t>
      </w:r>
    </w:p>
    <w:p w14:paraId="11DB7032" w14:textId="77777777" w:rsidR="000411ED" w:rsidRDefault="000411ED" w:rsidP="000411ED">
      <w:r>
        <w:t xml:space="preserve">            {</w:t>
      </w:r>
    </w:p>
    <w:p w14:paraId="2A6BEEE7" w14:textId="77777777" w:rsidR="000411ED" w:rsidRDefault="000411ED" w:rsidP="000411ED">
      <w:r>
        <w:t xml:space="preserve">                if(m.find(sum)!=m.end())</w:t>
      </w:r>
    </w:p>
    <w:p w14:paraId="09B8EB5D" w14:textId="77777777" w:rsidR="000411ED" w:rsidRDefault="000411ED" w:rsidP="000411ED">
      <w:r>
        <w:t xml:space="preserve">                maxi=max(maxi,i-m[sum]);</w:t>
      </w:r>
    </w:p>
    <w:p w14:paraId="162A014A" w14:textId="77777777" w:rsidR="000411ED" w:rsidRDefault="000411ED" w:rsidP="000411ED">
      <w:r>
        <w:t xml:space="preserve">                else</w:t>
      </w:r>
    </w:p>
    <w:p w14:paraId="648037B1" w14:textId="77777777" w:rsidR="000411ED" w:rsidRDefault="000411ED" w:rsidP="000411ED">
      <w:r>
        <w:t xml:space="preserve">                m[sum]=i;</w:t>
      </w:r>
    </w:p>
    <w:p w14:paraId="25E569E7" w14:textId="77777777" w:rsidR="000411ED" w:rsidRDefault="000411ED" w:rsidP="000411ED">
      <w:r>
        <w:t xml:space="preserve">            }</w:t>
      </w:r>
    </w:p>
    <w:p w14:paraId="6D1C8C45" w14:textId="77777777" w:rsidR="000411ED" w:rsidRDefault="000411ED" w:rsidP="000411ED">
      <w:r>
        <w:t xml:space="preserve">        }</w:t>
      </w:r>
    </w:p>
    <w:p w14:paraId="7B3E2C99" w14:textId="77777777" w:rsidR="000411ED" w:rsidRDefault="000411ED" w:rsidP="000411ED">
      <w:r>
        <w:t xml:space="preserve">        return maxi;</w:t>
      </w:r>
    </w:p>
    <w:p w14:paraId="16ADB7FE" w14:textId="12126E06" w:rsidR="000411ED" w:rsidRDefault="000411ED" w:rsidP="000411ED">
      <w:r>
        <w:t xml:space="preserve">    }</w:t>
      </w:r>
    </w:p>
    <w:p w14:paraId="11A91BE1" w14:textId="096A0817" w:rsidR="000411ED" w:rsidRPr="000411ED" w:rsidRDefault="000411ED" w:rsidP="000411ED">
      <w:pPr>
        <w:pStyle w:val="NormalWeb"/>
        <w:shd w:val="clear" w:color="auto" w:fill="FFFFFF"/>
        <w:spacing w:before="0" w:beforeAutospacing="0" w:after="240" w:afterAutospacing="0"/>
        <w:rPr>
          <w:rFonts w:ascii="Segoe UI" w:hAnsi="Segoe UI" w:cs="Segoe UI"/>
          <w:color w:val="263238"/>
          <w:sz w:val="21"/>
          <w:szCs w:val="21"/>
        </w:rPr>
      </w:pPr>
      <w:r>
        <w:t>22)</w:t>
      </w:r>
      <w:r w:rsidRPr="000411ED">
        <w:rPr>
          <w:rFonts w:ascii="Segoe UI" w:hAnsi="Segoe UI" w:cs="Segoe UI"/>
          <w:color w:val="263238"/>
          <w:sz w:val="21"/>
          <w:szCs w:val="21"/>
        </w:rPr>
        <w:t xml:space="preserve"> Given the </w:t>
      </w:r>
      <w:r w:rsidRPr="000411ED">
        <w:rPr>
          <w:rFonts w:ascii="Courier New" w:hAnsi="Courier New" w:cs="Courier New"/>
          <w:color w:val="546E7A"/>
          <w:sz w:val="20"/>
          <w:szCs w:val="20"/>
          <w:shd w:val="clear" w:color="auto" w:fill="F7F9FA"/>
        </w:rPr>
        <w:t>head</w:t>
      </w:r>
      <w:r w:rsidRPr="000411ED">
        <w:rPr>
          <w:rFonts w:ascii="Segoe UI" w:hAnsi="Segoe UI" w:cs="Segoe UI"/>
          <w:color w:val="263238"/>
          <w:sz w:val="21"/>
          <w:szCs w:val="21"/>
        </w:rPr>
        <w:t> of a linked list, return </w:t>
      </w:r>
      <w:r w:rsidRPr="000411ED">
        <w:rPr>
          <w:rFonts w:ascii="Segoe UI" w:hAnsi="Segoe UI" w:cs="Segoe UI"/>
          <w:i/>
          <w:iCs/>
          <w:color w:val="263238"/>
          <w:sz w:val="21"/>
          <w:szCs w:val="21"/>
        </w:rPr>
        <w:t>the node where the cycle begins. If there is no cycle, return </w:t>
      </w:r>
      <w:r w:rsidRPr="000411ED">
        <w:rPr>
          <w:rFonts w:ascii="Courier New" w:hAnsi="Courier New" w:cs="Courier New"/>
          <w:color w:val="546E7A"/>
          <w:sz w:val="20"/>
          <w:szCs w:val="20"/>
          <w:shd w:val="clear" w:color="auto" w:fill="F7F9FA"/>
        </w:rPr>
        <w:t>null</w:t>
      </w:r>
      <w:r w:rsidRPr="000411ED">
        <w:rPr>
          <w:rFonts w:ascii="Segoe UI" w:hAnsi="Segoe UI" w:cs="Segoe UI"/>
          <w:color w:val="263238"/>
          <w:sz w:val="21"/>
          <w:szCs w:val="21"/>
        </w:rPr>
        <w:t>.</w:t>
      </w:r>
    </w:p>
    <w:p w14:paraId="1F9F3F16" w14:textId="77777777" w:rsidR="000411ED" w:rsidRPr="000411ED" w:rsidRDefault="000411ED" w:rsidP="000411ED">
      <w:pPr>
        <w:shd w:val="clear" w:color="auto" w:fill="FFFFFF"/>
        <w:spacing w:after="240" w:line="240" w:lineRule="auto"/>
        <w:rPr>
          <w:rFonts w:ascii="Segoe UI" w:eastAsia="Times New Roman" w:hAnsi="Segoe UI" w:cs="Segoe UI"/>
          <w:color w:val="263238"/>
          <w:sz w:val="21"/>
          <w:szCs w:val="21"/>
        </w:rPr>
      </w:pPr>
      <w:r w:rsidRPr="000411ED">
        <w:rPr>
          <w:rFonts w:ascii="Segoe UI" w:eastAsia="Times New Roman" w:hAnsi="Segoe UI" w:cs="Segoe UI"/>
          <w:color w:val="263238"/>
          <w:sz w:val="21"/>
          <w:szCs w:val="21"/>
        </w:rPr>
        <w:t>There is a cycle in a linked list if there is some node in the list that can be reached again by continuously following the </w:t>
      </w:r>
      <w:r w:rsidRPr="000411ED">
        <w:rPr>
          <w:rFonts w:ascii="Courier New" w:eastAsia="Times New Roman" w:hAnsi="Courier New" w:cs="Courier New"/>
          <w:color w:val="546E7A"/>
          <w:sz w:val="20"/>
          <w:szCs w:val="20"/>
          <w:shd w:val="clear" w:color="auto" w:fill="F7F9FA"/>
        </w:rPr>
        <w:t>next</w:t>
      </w:r>
      <w:r w:rsidRPr="000411ED">
        <w:rPr>
          <w:rFonts w:ascii="Segoe UI" w:eastAsia="Times New Roman" w:hAnsi="Segoe UI" w:cs="Segoe UI"/>
          <w:color w:val="263238"/>
          <w:sz w:val="21"/>
          <w:szCs w:val="21"/>
        </w:rPr>
        <w:t> pointer. Internally, </w:t>
      </w:r>
      <w:r w:rsidRPr="000411ED">
        <w:rPr>
          <w:rFonts w:ascii="Courier New" w:eastAsia="Times New Roman" w:hAnsi="Courier New" w:cs="Courier New"/>
          <w:color w:val="546E7A"/>
          <w:sz w:val="20"/>
          <w:szCs w:val="20"/>
          <w:shd w:val="clear" w:color="auto" w:fill="F7F9FA"/>
        </w:rPr>
        <w:t>pos</w:t>
      </w:r>
      <w:r w:rsidRPr="000411ED">
        <w:rPr>
          <w:rFonts w:ascii="Segoe UI" w:eastAsia="Times New Roman" w:hAnsi="Segoe UI" w:cs="Segoe UI"/>
          <w:color w:val="263238"/>
          <w:sz w:val="21"/>
          <w:szCs w:val="21"/>
        </w:rPr>
        <w:t> is used to denote the index of the node that tail's </w:t>
      </w:r>
      <w:r w:rsidRPr="000411ED">
        <w:rPr>
          <w:rFonts w:ascii="Courier New" w:eastAsia="Times New Roman" w:hAnsi="Courier New" w:cs="Courier New"/>
          <w:color w:val="546E7A"/>
          <w:sz w:val="20"/>
          <w:szCs w:val="20"/>
          <w:shd w:val="clear" w:color="auto" w:fill="F7F9FA"/>
        </w:rPr>
        <w:t>next</w:t>
      </w:r>
      <w:r w:rsidRPr="000411ED">
        <w:rPr>
          <w:rFonts w:ascii="Segoe UI" w:eastAsia="Times New Roman" w:hAnsi="Segoe UI" w:cs="Segoe UI"/>
          <w:color w:val="263238"/>
          <w:sz w:val="21"/>
          <w:szCs w:val="21"/>
        </w:rPr>
        <w:t> pointer is connected to (</w:t>
      </w:r>
      <w:r w:rsidRPr="000411ED">
        <w:rPr>
          <w:rFonts w:ascii="Segoe UI" w:eastAsia="Times New Roman" w:hAnsi="Segoe UI" w:cs="Segoe UI"/>
          <w:b/>
          <w:bCs/>
          <w:color w:val="263238"/>
          <w:sz w:val="21"/>
          <w:szCs w:val="21"/>
        </w:rPr>
        <w:t>0-indexed</w:t>
      </w:r>
      <w:r w:rsidRPr="000411ED">
        <w:rPr>
          <w:rFonts w:ascii="Segoe UI" w:eastAsia="Times New Roman" w:hAnsi="Segoe UI" w:cs="Segoe UI"/>
          <w:color w:val="263238"/>
          <w:sz w:val="21"/>
          <w:szCs w:val="21"/>
        </w:rPr>
        <w:t>). It is </w:t>
      </w:r>
      <w:r w:rsidRPr="000411ED">
        <w:rPr>
          <w:rFonts w:ascii="Courier New" w:eastAsia="Times New Roman" w:hAnsi="Courier New" w:cs="Courier New"/>
          <w:color w:val="546E7A"/>
          <w:sz w:val="20"/>
          <w:szCs w:val="20"/>
          <w:shd w:val="clear" w:color="auto" w:fill="F7F9FA"/>
        </w:rPr>
        <w:t>-1</w:t>
      </w:r>
      <w:r w:rsidRPr="000411ED">
        <w:rPr>
          <w:rFonts w:ascii="Segoe UI" w:eastAsia="Times New Roman" w:hAnsi="Segoe UI" w:cs="Segoe UI"/>
          <w:color w:val="263238"/>
          <w:sz w:val="21"/>
          <w:szCs w:val="21"/>
        </w:rPr>
        <w:t> if there is no cycle. </w:t>
      </w:r>
      <w:r w:rsidRPr="000411ED">
        <w:rPr>
          <w:rFonts w:ascii="Segoe UI" w:eastAsia="Times New Roman" w:hAnsi="Segoe UI" w:cs="Segoe UI"/>
          <w:b/>
          <w:bCs/>
          <w:color w:val="263238"/>
          <w:sz w:val="21"/>
          <w:szCs w:val="21"/>
        </w:rPr>
        <w:t>Note that</w:t>
      </w:r>
      <w:r w:rsidRPr="000411ED">
        <w:rPr>
          <w:rFonts w:ascii="Segoe UI" w:eastAsia="Times New Roman" w:hAnsi="Segoe UI" w:cs="Segoe UI"/>
          <w:color w:val="263238"/>
          <w:sz w:val="21"/>
          <w:szCs w:val="21"/>
        </w:rPr>
        <w:t> </w:t>
      </w:r>
      <w:r w:rsidRPr="000411ED">
        <w:rPr>
          <w:rFonts w:ascii="Courier New" w:eastAsia="Times New Roman" w:hAnsi="Courier New" w:cs="Courier New"/>
          <w:color w:val="546E7A"/>
          <w:sz w:val="20"/>
          <w:szCs w:val="20"/>
          <w:shd w:val="clear" w:color="auto" w:fill="F7F9FA"/>
        </w:rPr>
        <w:t>pos</w:t>
      </w:r>
      <w:r w:rsidRPr="000411ED">
        <w:rPr>
          <w:rFonts w:ascii="Segoe UI" w:eastAsia="Times New Roman" w:hAnsi="Segoe UI" w:cs="Segoe UI"/>
          <w:color w:val="263238"/>
          <w:sz w:val="21"/>
          <w:szCs w:val="21"/>
        </w:rPr>
        <w:t> </w:t>
      </w:r>
      <w:r w:rsidRPr="000411ED">
        <w:rPr>
          <w:rFonts w:ascii="Segoe UI" w:eastAsia="Times New Roman" w:hAnsi="Segoe UI" w:cs="Segoe UI"/>
          <w:b/>
          <w:bCs/>
          <w:color w:val="263238"/>
          <w:sz w:val="21"/>
          <w:szCs w:val="21"/>
        </w:rPr>
        <w:t>is not passed as a parameter</w:t>
      </w:r>
      <w:r w:rsidRPr="000411ED">
        <w:rPr>
          <w:rFonts w:ascii="Segoe UI" w:eastAsia="Times New Roman" w:hAnsi="Segoe UI" w:cs="Segoe UI"/>
          <w:color w:val="263238"/>
          <w:sz w:val="21"/>
          <w:szCs w:val="21"/>
        </w:rPr>
        <w:t>.</w:t>
      </w:r>
    </w:p>
    <w:p w14:paraId="39BDBFF4" w14:textId="65DDC761" w:rsidR="000411ED" w:rsidRPr="000411ED" w:rsidRDefault="000411ED" w:rsidP="000411ED">
      <w:pPr>
        <w:shd w:val="clear" w:color="auto" w:fill="FFFFFF"/>
        <w:spacing w:after="240" w:line="240" w:lineRule="auto"/>
        <w:rPr>
          <w:rFonts w:ascii="Segoe UI" w:eastAsia="Times New Roman" w:hAnsi="Segoe UI" w:cs="Segoe UI"/>
          <w:color w:val="263238"/>
          <w:sz w:val="21"/>
          <w:szCs w:val="21"/>
        </w:rPr>
      </w:pPr>
      <w:r w:rsidRPr="000411ED">
        <w:rPr>
          <w:rFonts w:ascii="Segoe UI" w:eastAsia="Times New Roman" w:hAnsi="Segoe UI" w:cs="Segoe UI"/>
          <w:b/>
          <w:bCs/>
          <w:color w:val="263238"/>
          <w:sz w:val="21"/>
          <w:szCs w:val="21"/>
        </w:rPr>
        <w:t>Do not modify</w:t>
      </w:r>
      <w:r w:rsidRPr="000411ED">
        <w:rPr>
          <w:rFonts w:ascii="Segoe UI" w:eastAsia="Times New Roman" w:hAnsi="Segoe UI" w:cs="Segoe UI"/>
          <w:color w:val="263238"/>
          <w:sz w:val="21"/>
          <w:szCs w:val="21"/>
        </w:rPr>
        <w:t> the linked list.</w:t>
      </w:r>
    </w:p>
    <w:p w14:paraId="3F79B3DB" w14:textId="77777777" w:rsidR="000411ED" w:rsidRPr="000411ED" w:rsidRDefault="000411ED" w:rsidP="000411ED">
      <w:pPr>
        <w:shd w:val="clear" w:color="auto" w:fill="FFFFFF"/>
        <w:spacing w:after="240" w:line="240" w:lineRule="auto"/>
        <w:rPr>
          <w:rFonts w:ascii="Segoe UI" w:eastAsia="Times New Roman" w:hAnsi="Segoe UI" w:cs="Segoe UI"/>
          <w:color w:val="263238"/>
          <w:sz w:val="21"/>
          <w:szCs w:val="21"/>
        </w:rPr>
      </w:pPr>
      <w:r w:rsidRPr="000411ED">
        <w:rPr>
          <w:rFonts w:ascii="Segoe UI" w:eastAsia="Times New Roman" w:hAnsi="Segoe UI" w:cs="Segoe UI"/>
          <w:b/>
          <w:bCs/>
          <w:color w:val="263238"/>
          <w:sz w:val="21"/>
          <w:szCs w:val="21"/>
        </w:rPr>
        <w:t>Example 1:</w:t>
      </w:r>
    </w:p>
    <w:p w14:paraId="3AF5A596" w14:textId="7C3ACE7E" w:rsidR="000411ED" w:rsidRPr="000411ED" w:rsidRDefault="000411ED" w:rsidP="000411ED">
      <w:pPr>
        <w:spacing w:after="0" w:line="240" w:lineRule="auto"/>
        <w:rPr>
          <w:rFonts w:ascii="Times New Roman" w:eastAsia="Times New Roman" w:hAnsi="Times New Roman" w:cs="Times New Roman"/>
          <w:sz w:val="24"/>
          <w:szCs w:val="24"/>
        </w:rPr>
      </w:pPr>
      <w:r w:rsidRPr="000411ED">
        <w:rPr>
          <w:rFonts w:ascii="Times New Roman" w:eastAsia="Times New Roman" w:hAnsi="Times New Roman" w:cs="Times New Roman"/>
          <w:noProof/>
          <w:sz w:val="24"/>
          <w:szCs w:val="24"/>
        </w:rPr>
        <w:lastRenderedPageBreak/>
        <w:drawing>
          <wp:inline distT="0" distB="0" distL="0" distR="0" wp14:anchorId="43F7BA0B" wp14:editId="51A32E7A">
            <wp:extent cx="5059680" cy="1630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1630680"/>
                    </a:xfrm>
                    <a:prstGeom prst="rect">
                      <a:avLst/>
                    </a:prstGeom>
                    <a:noFill/>
                    <a:ln>
                      <a:noFill/>
                    </a:ln>
                  </pic:spPr>
                </pic:pic>
              </a:graphicData>
            </a:graphic>
          </wp:inline>
        </w:drawing>
      </w:r>
    </w:p>
    <w:p w14:paraId="7CDE3AD6" w14:textId="77777777" w:rsidR="000411ED" w:rsidRPr="000411ED" w:rsidRDefault="000411ED" w:rsidP="000411E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11ED">
        <w:rPr>
          <w:rFonts w:ascii="Consolas" w:eastAsia="Times New Roman" w:hAnsi="Consolas" w:cs="Courier New"/>
          <w:b/>
          <w:bCs/>
          <w:color w:val="263238"/>
          <w:sz w:val="20"/>
          <w:szCs w:val="20"/>
        </w:rPr>
        <w:t>Input:</w:t>
      </w:r>
      <w:r w:rsidRPr="000411ED">
        <w:rPr>
          <w:rFonts w:ascii="Consolas" w:eastAsia="Times New Roman" w:hAnsi="Consolas" w:cs="Courier New"/>
          <w:color w:val="263238"/>
          <w:sz w:val="20"/>
          <w:szCs w:val="20"/>
        </w:rPr>
        <w:t xml:space="preserve"> head = [3,2,0,-4], pos = 1</w:t>
      </w:r>
    </w:p>
    <w:p w14:paraId="748431A7" w14:textId="77777777" w:rsidR="000411ED" w:rsidRPr="000411ED" w:rsidRDefault="000411ED" w:rsidP="000411E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11ED">
        <w:rPr>
          <w:rFonts w:ascii="Consolas" w:eastAsia="Times New Roman" w:hAnsi="Consolas" w:cs="Courier New"/>
          <w:b/>
          <w:bCs/>
          <w:color w:val="263238"/>
          <w:sz w:val="20"/>
          <w:szCs w:val="20"/>
        </w:rPr>
        <w:t>Output:</w:t>
      </w:r>
      <w:r w:rsidRPr="000411ED">
        <w:rPr>
          <w:rFonts w:ascii="Consolas" w:eastAsia="Times New Roman" w:hAnsi="Consolas" w:cs="Courier New"/>
          <w:color w:val="263238"/>
          <w:sz w:val="20"/>
          <w:szCs w:val="20"/>
        </w:rPr>
        <w:t xml:space="preserve"> tail connects to node index 1</w:t>
      </w:r>
    </w:p>
    <w:p w14:paraId="0E71D513" w14:textId="77777777" w:rsidR="000411ED" w:rsidRPr="000411ED" w:rsidRDefault="000411ED" w:rsidP="000411E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11ED">
        <w:rPr>
          <w:rFonts w:ascii="Consolas" w:eastAsia="Times New Roman" w:hAnsi="Consolas" w:cs="Courier New"/>
          <w:b/>
          <w:bCs/>
          <w:color w:val="263238"/>
          <w:sz w:val="20"/>
          <w:szCs w:val="20"/>
        </w:rPr>
        <w:t>Explanation:</w:t>
      </w:r>
      <w:r w:rsidRPr="000411ED">
        <w:rPr>
          <w:rFonts w:ascii="Consolas" w:eastAsia="Times New Roman" w:hAnsi="Consolas" w:cs="Courier New"/>
          <w:color w:val="263238"/>
          <w:sz w:val="20"/>
          <w:szCs w:val="20"/>
        </w:rPr>
        <w:t xml:space="preserve"> There is a cycle in the linked list, where tail connects to the second node.</w:t>
      </w:r>
    </w:p>
    <w:p w14:paraId="68139353" w14:textId="4007E1B1" w:rsidR="000411ED" w:rsidRDefault="000411ED" w:rsidP="000411ED"/>
    <w:p w14:paraId="49771528" w14:textId="77777777" w:rsidR="000411ED" w:rsidRDefault="000411ED" w:rsidP="000411ED">
      <w:r>
        <w:t>ListNode *detectCycle(ListNode *head) {</w:t>
      </w:r>
    </w:p>
    <w:p w14:paraId="78737D31" w14:textId="77777777" w:rsidR="000411ED" w:rsidRDefault="000411ED" w:rsidP="000411ED">
      <w:r>
        <w:t xml:space="preserve">        int pos;</w:t>
      </w:r>
    </w:p>
    <w:p w14:paraId="0196AAFA" w14:textId="77777777" w:rsidR="000411ED" w:rsidRDefault="000411ED" w:rsidP="000411ED">
      <w:r>
        <w:t xml:space="preserve">        cin&gt;&gt;pos;</w:t>
      </w:r>
    </w:p>
    <w:p w14:paraId="0C29FB23" w14:textId="77777777" w:rsidR="000411ED" w:rsidRDefault="000411ED" w:rsidP="000411ED">
      <w:r>
        <w:t xml:space="preserve">        if(!head&amp;&amp;!head-&gt;next)</w:t>
      </w:r>
    </w:p>
    <w:p w14:paraId="419417AD" w14:textId="77777777" w:rsidR="000411ED" w:rsidRDefault="000411ED" w:rsidP="000411ED">
      <w:r>
        <w:t xml:space="preserve">            return head;</w:t>
      </w:r>
    </w:p>
    <w:p w14:paraId="695D2265" w14:textId="77777777" w:rsidR="000411ED" w:rsidRDefault="000411ED" w:rsidP="000411ED">
      <w:r>
        <w:t xml:space="preserve">        ListNode* slow=head;</w:t>
      </w:r>
    </w:p>
    <w:p w14:paraId="34FD7D6B" w14:textId="77777777" w:rsidR="000411ED" w:rsidRDefault="000411ED" w:rsidP="000411ED">
      <w:r>
        <w:t xml:space="preserve">        ListNode* fast=head;</w:t>
      </w:r>
    </w:p>
    <w:p w14:paraId="7BC14DF4" w14:textId="77777777" w:rsidR="000411ED" w:rsidRDefault="000411ED" w:rsidP="000411ED">
      <w:r>
        <w:t xml:space="preserve">        bool flag=0;</w:t>
      </w:r>
    </w:p>
    <w:p w14:paraId="41D892E9" w14:textId="77777777" w:rsidR="000411ED" w:rsidRDefault="000411ED" w:rsidP="000411ED">
      <w:r>
        <w:t xml:space="preserve">        while(slow&amp;&amp;fast&amp;&amp;fast-&gt;next)</w:t>
      </w:r>
    </w:p>
    <w:p w14:paraId="2C88C57E" w14:textId="77777777" w:rsidR="000411ED" w:rsidRDefault="000411ED" w:rsidP="000411ED">
      <w:r>
        <w:t xml:space="preserve">        {</w:t>
      </w:r>
    </w:p>
    <w:p w14:paraId="160D4C3E" w14:textId="77777777" w:rsidR="000411ED" w:rsidRDefault="000411ED" w:rsidP="000411ED">
      <w:r>
        <w:t xml:space="preserve">            slow=slow-&gt;next;</w:t>
      </w:r>
    </w:p>
    <w:p w14:paraId="1732955B" w14:textId="77777777" w:rsidR="000411ED" w:rsidRDefault="000411ED" w:rsidP="000411ED">
      <w:r>
        <w:t xml:space="preserve">            fast=fast-&gt;next-&gt;next;</w:t>
      </w:r>
    </w:p>
    <w:p w14:paraId="0A988BB2" w14:textId="77777777" w:rsidR="000411ED" w:rsidRDefault="000411ED" w:rsidP="000411ED">
      <w:r>
        <w:t xml:space="preserve">            if(slow==fast)</w:t>
      </w:r>
    </w:p>
    <w:p w14:paraId="1933D1A8" w14:textId="77777777" w:rsidR="000411ED" w:rsidRDefault="000411ED" w:rsidP="000411ED">
      <w:r>
        <w:t xml:space="preserve">            {</w:t>
      </w:r>
    </w:p>
    <w:p w14:paraId="73FED107" w14:textId="77777777" w:rsidR="000411ED" w:rsidRDefault="000411ED" w:rsidP="000411ED">
      <w:r>
        <w:t xml:space="preserve">                flag=1;</w:t>
      </w:r>
    </w:p>
    <w:p w14:paraId="11A5DFD3" w14:textId="77777777" w:rsidR="000411ED" w:rsidRDefault="000411ED" w:rsidP="000411ED">
      <w:r>
        <w:t xml:space="preserve">                break;</w:t>
      </w:r>
    </w:p>
    <w:p w14:paraId="238852E2" w14:textId="77777777" w:rsidR="000411ED" w:rsidRDefault="000411ED" w:rsidP="000411ED">
      <w:r>
        <w:t xml:space="preserve">            }</w:t>
      </w:r>
    </w:p>
    <w:p w14:paraId="3FE0688A" w14:textId="77777777" w:rsidR="000411ED" w:rsidRDefault="000411ED" w:rsidP="000411ED">
      <w:r>
        <w:t xml:space="preserve">        }</w:t>
      </w:r>
    </w:p>
    <w:p w14:paraId="1F175811" w14:textId="77777777" w:rsidR="000411ED" w:rsidRDefault="000411ED" w:rsidP="000411ED">
      <w:r>
        <w:lastRenderedPageBreak/>
        <w:t xml:space="preserve">        if(flag==1)</w:t>
      </w:r>
    </w:p>
    <w:p w14:paraId="5D9A4729" w14:textId="77777777" w:rsidR="000411ED" w:rsidRDefault="000411ED" w:rsidP="000411ED">
      <w:r>
        <w:t xml:space="preserve">        {</w:t>
      </w:r>
    </w:p>
    <w:p w14:paraId="02A8D893" w14:textId="77777777" w:rsidR="000411ED" w:rsidRDefault="000411ED" w:rsidP="000411ED">
      <w:r>
        <w:t xml:space="preserve">        slow=head;</w:t>
      </w:r>
    </w:p>
    <w:p w14:paraId="2289295D" w14:textId="77777777" w:rsidR="000411ED" w:rsidRDefault="000411ED" w:rsidP="000411ED">
      <w:r>
        <w:t xml:space="preserve">            </w:t>
      </w:r>
    </w:p>
    <w:p w14:paraId="0304A3D7" w14:textId="77777777" w:rsidR="000411ED" w:rsidRDefault="000411ED" w:rsidP="000411ED">
      <w:r>
        <w:t xml:space="preserve">        while(slow!=fast)</w:t>
      </w:r>
    </w:p>
    <w:p w14:paraId="640E2B6C" w14:textId="77777777" w:rsidR="000411ED" w:rsidRDefault="000411ED" w:rsidP="000411ED">
      <w:r>
        <w:t xml:space="preserve">        {</w:t>
      </w:r>
    </w:p>
    <w:p w14:paraId="0EA4B08C" w14:textId="77777777" w:rsidR="000411ED" w:rsidRDefault="000411ED" w:rsidP="000411ED">
      <w:r>
        <w:t xml:space="preserve">            slow=slow-&gt;next;</w:t>
      </w:r>
    </w:p>
    <w:p w14:paraId="5F159AF6" w14:textId="77777777" w:rsidR="000411ED" w:rsidRDefault="000411ED" w:rsidP="000411ED">
      <w:r>
        <w:t xml:space="preserve">            fast=fast-&gt;next;</w:t>
      </w:r>
    </w:p>
    <w:p w14:paraId="5AE6C0BB" w14:textId="77777777" w:rsidR="000411ED" w:rsidRDefault="000411ED" w:rsidP="000411ED">
      <w:r>
        <w:t xml:space="preserve">            </w:t>
      </w:r>
    </w:p>
    <w:p w14:paraId="617CBF51" w14:textId="77777777" w:rsidR="000411ED" w:rsidRDefault="000411ED" w:rsidP="000411ED">
      <w:r>
        <w:t xml:space="preserve">        }</w:t>
      </w:r>
    </w:p>
    <w:p w14:paraId="09C46A29" w14:textId="77777777" w:rsidR="000411ED" w:rsidRDefault="000411ED" w:rsidP="000411ED">
      <w:r>
        <w:t xml:space="preserve">         return slow;   </w:t>
      </w:r>
    </w:p>
    <w:p w14:paraId="4F29514E" w14:textId="77777777" w:rsidR="000411ED" w:rsidRDefault="000411ED" w:rsidP="000411ED">
      <w:r>
        <w:t xml:space="preserve">        }</w:t>
      </w:r>
    </w:p>
    <w:p w14:paraId="7F20EFD4" w14:textId="77777777" w:rsidR="000411ED" w:rsidRDefault="000411ED" w:rsidP="000411ED">
      <w:r>
        <w:t xml:space="preserve">        return NULL;</w:t>
      </w:r>
    </w:p>
    <w:p w14:paraId="06DFE76C" w14:textId="0CE50755" w:rsidR="000411ED" w:rsidRDefault="000411ED" w:rsidP="000411ED">
      <w:r>
        <w:t xml:space="preserve">    }</w:t>
      </w:r>
    </w:p>
    <w:p w14:paraId="4956FBE1" w14:textId="3CCEBE5D" w:rsidR="001F0406" w:rsidRDefault="001F0406" w:rsidP="000411ED">
      <w:r w:rsidRPr="001F0406">
        <w:rPr>
          <w:highlight w:val="cyan"/>
        </w:rPr>
        <w:t>*******************PROOF FOR TWO POINTER APPOACH****************</w:t>
      </w:r>
    </w:p>
    <w:p w14:paraId="4DFC4DD0" w14:textId="77777777"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Distance travelled by slowPointer before meeting = x + y</w:t>
      </w:r>
    </w:p>
    <w:p w14:paraId="63420F8F" w14:textId="77777777"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Distance travelled by fastPointer before meeting = (x + y + z) + y = x + 2y + z</w:t>
      </w:r>
    </w:p>
    <w:p w14:paraId="785BC979" w14:textId="7C3CD711"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Since fastPointer travels with double the speed of slowPointer, and time is constant for both when the</w:t>
      </w:r>
      <w:r w:rsidR="007C4814">
        <w:rPr>
          <w:rFonts w:ascii="Segoe UI" w:eastAsia="Times New Roman" w:hAnsi="Segoe UI" w:cs="Segoe UI"/>
          <w:color w:val="232629"/>
          <w:sz w:val="23"/>
          <w:szCs w:val="23"/>
        </w:rPr>
        <w:t>y</w:t>
      </w:r>
      <w:r w:rsidRPr="001F0406">
        <w:rPr>
          <w:rFonts w:ascii="Segoe UI" w:eastAsia="Times New Roman" w:hAnsi="Segoe UI" w:cs="Segoe UI"/>
          <w:color w:val="232629"/>
          <w:sz w:val="23"/>
          <w:szCs w:val="23"/>
        </w:rPr>
        <w:t xml:space="preserve"> reach the meeting point.</w:t>
      </w:r>
    </w:p>
    <w:p w14:paraId="744D0FB4" w14:textId="77777777"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So by using simple speed, time and distance relation 2(x+y)= x+2y+z =&gt; x+2y+z = 2x+2y =&gt; x=z</w:t>
      </w:r>
    </w:p>
    <w:p w14:paraId="4B606A32" w14:textId="77777777"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Hence by moving slowPointer to start of linked list, and making both slowPointer and fastPointer to move one node at a time, they both have same distance to cover .</w:t>
      </w:r>
    </w:p>
    <w:p w14:paraId="4CD6D91A" w14:textId="77777777" w:rsidR="001F0406" w:rsidRPr="001F0406" w:rsidRDefault="001F0406" w:rsidP="001F0406">
      <w:pPr>
        <w:shd w:val="clear" w:color="auto" w:fill="FFFFFF"/>
        <w:spacing w:after="100" w:afterAutospacing="1" w:line="240" w:lineRule="auto"/>
        <w:textAlignment w:val="baseline"/>
        <w:rPr>
          <w:rFonts w:ascii="Segoe UI" w:eastAsia="Times New Roman" w:hAnsi="Segoe UI" w:cs="Segoe UI"/>
          <w:color w:val="232629"/>
          <w:sz w:val="23"/>
          <w:szCs w:val="23"/>
        </w:rPr>
      </w:pPr>
      <w:r w:rsidRPr="001F0406">
        <w:rPr>
          <w:rFonts w:ascii="Segoe UI" w:eastAsia="Times New Roman" w:hAnsi="Segoe UI" w:cs="Segoe UI"/>
          <w:color w:val="232629"/>
          <w:sz w:val="23"/>
          <w:szCs w:val="23"/>
        </w:rPr>
        <w:t>They will reach at the point where the loop starts in the linked list.</w:t>
      </w:r>
    </w:p>
    <w:p w14:paraId="6953AB96" w14:textId="077B207E" w:rsidR="001F0406" w:rsidRPr="001F0406" w:rsidRDefault="001F0406" w:rsidP="001F0406">
      <w:pPr>
        <w:shd w:val="clear" w:color="auto" w:fill="FFFFFF"/>
        <w:spacing w:after="0" w:line="240" w:lineRule="auto"/>
        <w:textAlignment w:val="baseline"/>
        <w:rPr>
          <w:rFonts w:ascii="Segoe UI" w:eastAsia="Times New Roman" w:hAnsi="Segoe UI" w:cs="Segoe UI"/>
          <w:color w:val="232629"/>
          <w:sz w:val="23"/>
          <w:szCs w:val="23"/>
        </w:rPr>
      </w:pPr>
      <w:r w:rsidRPr="001F0406">
        <w:rPr>
          <w:rFonts w:ascii="inherit" w:eastAsia="Times New Roman" w:hAnsi="inherit" w:cs="Segoe UI"/>
          <w:noProof/>
          <w:color w:val="0000FF"/>
          <w:sz w:val="23"/>
          <w:szCs w:val="23"/>
          <w:bdr w:val="none" w:sz="0" w:space="0" w:color="auto" w:frame="1"/>
        </w:rPr>
        <w:lastRenderedPageBreak/>
        <w:drawing>
          <wp:inline distT="0" distB="0" distL="0" distR="0" wp14:anchorId="0C810DD5" wp14:editId="421398C6">
            <wp:extent cx="5943600" cy="3943985"/>
            <wp:effectExtent l="0" t="0" r="0" b="0"/>
            <wp:docPr id="67" name="Picture 67" descr="Diagram of proo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proof">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p>
    <w:p w14:paraId="6269D16C" w14:textId="77777777" w:rsidR="001F0406" w:rsidRDefault="001F0406" w:rsidP="000411ED"/>
    <w:p w14:paraId="0F99E3D1" w14:textId="3AF20102" w:rsidR="00433119" w:rsidRPr="00433119" w:rsidRDefault="000411ED" w:rsidP="00433119">
      <w:pPr>
        <w:pStyle w:val="NormalWeb"/>
        <w:shd w:val="clear" w:color="auto" w:fill="FFFFFF"/>
        <w:spacing w:before="0" w:beforeAutospacing="0" w:after="0" w:afterAutospacing="0"/>
        <w:textAlignment w:val="baseline"/>
        <w:rPr>
          <w:rFonts w:ascii="Arial" w:hAnsi="Arial" w:cs="Arial"/>
          <w:color w:val="273239"/>
          <w:spacing w:val="2"/>
          <w:sz w:val="26"/>
          <w:szCs w:val="26"/>
        </w:rPr>
      </w:pPr>
      <w:r>
        <w:t>23)</w:t>
      </w:r>
      <w:r w:rsidR="00433119" w:rsidRPr="00433119">
        <w:rPr>
          <w:rFonts w:ascii="Arial" w:hAnsi="Arial" w:cs="Arial"/>
          <w:color w:val="273239"/>
          <w:spacing w:val="2"/>
          <w:sz w:val="26"/>
          <w:szCs w:val="26"/>
        </w:rPr>
        <w:t xml:space="preserve"> Given an array of integers arr[] and a number m, count the number of subarrays having XOR of their elements as m.</w:t>
      </w:r>
      <w:r w:rsidR="00433119" w:rsidRPr="00433119">
        <w:rPr>
          <w:rFonts w:ascii="Arial" w:hAnsi="Arial" w:cs="Arial"/>
          <w:color w:val="273239"/>
          <w:spacing w:val="2"/>
          <w:sz w:val="26"/>
          <w:szCs w:val="26"/>
        </w:rPr>
        <w:br/>
      </w:r>
      <w:r w:rsidR="00433119" w:rsidRPr="00433119">
        <w:rPr>
          <w:rFonts w:ascii="Arial" w:hAnsi="Arial" w:cs="Arial"/>
          <w:b/>
          <w:bCs/>
          <w:color w:val="273239"/>
          <w:spacing w:val="2"/>
          <w:sz w:val="26"/>
          <w:szCs w:val="26"/>
          <w:bdr w:val="none" w:sz="0" w:space="0" w:color="auto" w:frame="1"/>
        </w:rPr>
        <w:t>Examples:</w:t>
      </w:r>
      <w:r w:rsidR="00433119" w:rsidRPr="00433119">
        <w:rPr>
          <w:rFonts w:ascii="Arial" w:hAnsi="Arial" w:cs="Arial"/>
          <w:color w:val="273239"/>
          <w:spacing w:val="2"/>
          <w:sz w:val="26"/>
          <w:szCs w:val="26"/>
        </w:rPr>
        <w:t> </w:t>
      </w:r>
    </w:p>
    <w:p w14:paraId="1DC57283"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b/>
          <w:bCs/>
          <w:color w:val="273239"/>
          <w:spacing w:val="2"/>
          <w:sz w:val="24"/>
          <w:szCs w:val="24"/>
          <w:bdr w:val="none" w:sz="0" w:space="0" w:color="auto" w:frame="1"/>
        </w:rPr>
        <w:t>Input :</w:t>
      </w:r>
      <w:r w:rsidRPr="00433119">
        <w:rPr>
          <w:rFonts w:ascii="Consolas" w:eastAsia="Times New Roman" w:hAnsi="Consolas" w:cs="Courier New"/>
          <w:color w:val="273239"/>
          <w:spacing w:val="2"/>
          <w:sz w:val="24"/>
          <w:szCs w:val="24"/>
        </w:rPr>
        <w:t xml:space="preserve"> arr[] = {4, 2, 2, 6, 4}, m = 6</w:t>
      </w:r>
    </w:p>
    <w:p w14:paraId="3AC6DE29"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b/>
          <w:bCs/>
          <w:color w:val="273239"/>
          <w:spacing w:val="2"/>
          <w:sz w:val="24"/>
          <w:szCs w:val="24"/>
          <w:bdr w:val="none" w:sz="0" w:space="0" w:color="auto" w:frame="1"/>
        </w:rPr>
        <w:t>Output :</w:t>
      </w:r>
      <w:r w:rsidRPr="00433119">
        <w:rPr>
          <w:rFonts w:ascii="Consolas" w:eastAsia="Times New Roman" w:hAnsi="Consolas" w:cs="Courier New"/>
          <w:color w:val="273239"/>
          <w:spacing w:val="2"/>
          <w:sz w:val="24"/>
          <w:szCs w:val="24"/>
        </w:rPr>
        <w:t xml:space="preserve"> 4</w:t>
      </w:r>
    </w:p>
    <w:p w14:paraId="7A45AB2D"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b/>
          <w:bCs/>
          <w:color w:val="273239"/>
          <w:spacing w:val="2"/>
          <w:sz w:val="24"/>
          <w:szCs w:val="24"/>
          <w:bdr w:val="none" w:sz="0" w:space="0" w:color="auto" w:frame="1"/>
        </w:rPr>
        <w:t>Explanation :</w:t>
      </w:r>
      <w:r w:rsidRPr="00433119">
        <w:rPr>
          <w:rFonts w:ascii="Consolas" w:eastAsia="Times New Roman" w:hAnsi="Consolas" w:cs="Courier New"/>
          <w:color w:val="273239"/>
          <w:spacing w:val="2"/>
          <w:sz w:val="24"/>
          <w:szCs w:val="24"/>
        </w:rPr>
        <w:t xml:space="preserve"> The subarrays having XOR of </w:t>
      </w:r>
    </w:p>
    <w:p w14:paraId="5DC4C6D8"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color w:val="273239"/>
          <w:spacing w:val="2"/>
          <w:sz w:val="24"/>
          <w:szCs w:val="24"/>
        </w:rPr>
        <w:t xml:space="preserve">              their elements as 6 are {4, 2}, </w:t>
      </w:r>
    </w:p>
    <w:p w14:paraId="610D4314"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color w:val="273239"/>
          <w:spacing w:val="2"/>
          <w:sz w:val="24"/>
          <w:szCs w:val="24"/>
        </w:rPr>
        <w:t xml:space="preserve">              {4, 2, 2, 6, 4}, {2, 2, 6},</w:t>
      </w:r>
    </w:p>
    <w:p w14:paraId="54D344B5" w14:textId="77777777" w:rsidR="00433119" w:rsidRPr="00433119" w:rsidRDefault="00433119" w:rsidP="00433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433119">
        <w:rPr>
          <w:rFonts w:ascii="Consolas" w:eastAsia="Times New Roman" w:hAnsi="Consolas" w:cs="Courier New"/>
          <w:color w:val="273239"/>
          <w:spacing w:val="2"/>
          <w:sz w:val="24"/>
          <w:szCs w:val="24"/>
        </w:rPr>
        <w:t xml:space="preserve">               and {6}</w:t>
      </w:r>
    </w:p>
    <w:p w14:paraId="74F07D8A" w14:textId="47FFC9EA" w:rsidR="000411ED" w:rsidRDefault="000411ED" w:rsidP="000411ED"/>
    <w:p w14:paraId="130CCCAD" w14:textId="0AB75629" w:rsidR="00433119" w:rsidRDefault="00433119" w:rsidP="00433119">
      <w:r>
        <w:t>:</w:t>
      </w:r>
      <w:r w:rsidRPr="00433119">
        <w:t xml:space="preserve"> </w:t>
      </w:r>
      <w:r>
        <w:t>int XOR(vector&lt;int&gt;&amp;v,int k)</w:t>
      </w:r>
    </w:p>
    <w:p w14:paraId="6D14CCF4" w14:textId="77777777" w:rsidR="00433119" w:rsidRDefault="00433119" w:rsidP="00433119">
      <w:r>
        <w:t>{</w:t>
      </w:r>
    </w:p>
    <w:p w14:paraId="5207B11D" w14:textId="7BBCBCA8" w:rsidR="00433119" w:rsidRDefault="00433119" w:rsidP="00433119">
      <w:r>
        <w:t xml:space="preserve">    unordered_map&lt;int,int</w:t>
      </w:r>
      <w:r w:rsidR="002C71DD">
        <w:softHyphen/>
      </w:r>
      <w:r w:rsidR="002C71DD">
        <w:softHyphen/>
      </w:r>
      <w:r w:rsidR="002C71DD">
        <w:softHyphen/>
      </w:r>
      <w:r w:rsidR="002C71DD">
        <w:softHyphen/>
      </w:r>
      <w:r>
        <w:t>&gt;m;</w:t>
      </w:r>
    </w:p>
    <w:p w14:paraId="0C2284C6" w14:textId="77777777" w:rsidR="00433119" w:rsidRDefault="00433119" w:rsidP="00433119">
      <w:r>
        <w:t xml:space="preserve">    int cnt=0;</w:t>
      </w:r>
    </w:p>
    <w:p w14:paraId="234C4E3D" w14:textId="77777777" w:rsidR="00433119" w:rsidRDefault="00433119" w:rsidP="00433119">
      <w:r>
        <w:t xml:space="preserve">    int xor=0;</w:t>
      </w:r>
    </w:p>
    <w:p w14:paraId="41623760" w14:textId="77777777" w:rsidR="00433119" w:rsidRDefault="00433119" w:rsidP="00433119">
      <w:r>
        <w:t xml:space="preserve">    for(int i=0;i&lt;v.size();i++)</w:t>
      </w:r>
    </w:p>
    <w:p w14:paraId="6FF34712" w14:textId="77777777" w:rsidR="00433119" w:rsidRDefault="00433119" w:rsidP="00433119">
      <w:r>
        <w:t xml:space="preserve">    {</w:t>
      </w:r>
    </w:p>
    <w:p w14:paraId="62FA7EA4" w14:textId="77777777" w:rsidR="00433119" w:rsidRDefault="00433119" w:rsidP="00433119">
      <w:r>
        <w:lastRenderedPageBreak/>
        <w:t xml:space="preserve">        xor^=v[i];</w:t>
      </w:r>
    </w:p>
    <w:p w14:paraId="3ED93238" w14:textId="77777777" w:rsidR="00433119" w:rsidRDefault="00433119" w:rsidP="00433119">
      <w:r>
        <w:t xml:space="preserve">        if(xor==k)</w:t>
      </w:r>
    </w:p>
    <w:p w14:paraId="2D68639D" w14:textId="77777777" w:rsidR="00433119" w:rsidRDefault="00433119" w:rsidP="00433119">
      <w:r>
        <w:t xml:space="preserve">        cnt++;</w:t>
      </w:r>
    </w:p>
    <w:p w14:paraId="18C24CA3" w14:textId="77777777" w:rsidR="00433119" w:rsidRDefault="00433119" w:rsidP="00433119">
      <w:r>
        <w:t xml:space="preserve">        if(m.find(xor^k)!=m.end())</w:t>
      </w:r>
    </w:p>
    <w:p w14:paraId="7102D171" w14:textId="77777777" w:rsidR="00433119" w:rsidRDefault="00433119" w:rsidP="00433119">
      <w:r>
        <w:t xml:space="preserve">        cnt+=m[xor^k];</w:t>
      </w:r>
    </w:p>
    <w:p w14:paraId="1429E027" w14:textId="77777777" w:rsidR="00433119" w:rsidRDefault="00433119" w:rsidP="00433119">
      <w:r>
        <w:t xml:space="preserve">        m[xor]=1;</w:t>
      </w:r>
    </w:p>
    <w:p w14:paraId="2588F4A3" w14:textId="77777777" w:rsidR="00433119" w:rsidRDefault="00433119" w:rsidP="00433119">
      <w:r>
        <w:t xml:space="preserve">    }</w:t>
      </w:r>
    </w:p>
    <w:p w14:paraId="121DDB19" w14:textId="77777777" w:rsidR="00433119" w:rsidRDefault="00433119" w:rsidP="00433119">
      <w:r>
        <w:t xml:space="preserve">    return cnt;</w:t>
      </w:r>
    </w:p>
    <w:p w14:paraId="2CF04EC2" w14:textId="474C9BF9" w:rsidR="00433119" w:rsidRDefault="00433119" w:rsidP="00433119">
      <w:r>
        <w:t>}</w:t>
      </w:r>
    </w:p>
    <w:p w14:paraId="114DAD25" w14:textId="308597FB" w:rsidR="00953BC6" w:rsidRPr="00B610A0" w:rsidRDefault="00B610A0" w:rsidP="000832E4">
      <w:pPr>
        <w:pStyle w:val="NormalWeb"/>
        <w:shd w:val="clear" w:color="auto" w:fill="FFFFFF"/>
        <w:spacing w:before="0" w:beforeAutospacing="0" w:after="240" w:afterAutospacing="0"/>
        <w:rPr>
          <w:rFonts w:ascii="Segoe UI" w:hAnsi="Segoe UI" w:cs="Segoe UI"/>
          <w:color w:val="263238"/>
          <w:sz w:val="21"/>
          <w:szCs w:val="21"/>
        </w:rPr>
      </w:pPr>
      <w:r w:rsidRPr="009852C8">
        <w:rPr>
          <w:rPrChange w:id="4" w:author="pravinya kumbhare" w:date="2021-10-28T13:17:00Z">
            <w:rPr>
              <w:color w:val="FF0000"/>
            </w:rPr>
          </w:rPrChange>
        </w:rPr>
        <w:t>2</w:t>
      </w:r>
      <w:r w:rsidR="00433119" w:rsidRPr="009852C8">
        <w:rPr>
          <w:rPrChange w:id="5" w:author="pravinya kumbhare" w:date="2021-10-28T13:17:00Z">
            <w:rPr>
              <w:color w:val="FF0000"/>
            </w:rPr>
          </w:rPrChange>
        </w:rPr>
        <w:t>4</w:t>
      </w:r>
      <w:r w:rsidR="00433119" w:rsidRPr="00B610A0">
        <w:t>)</w:t>
      </w:r>
      <w:r w:rsidR="00953BC6" w:rsidRPr="00B610A0">
        <w:rPr>
          <w:rFonts w:ascii="Segoe UI" w:hAnsi="Segoe UI" w:cs="Segoe UI"/>
          <w:color w:val="263238"/>
          <w:sz w:val="21"/>
          <w:szCs w:val="21"/>
        </w:rPr>
        <w:t xml:space="preserve"> Given a string </w:t>
      </w:r>
      <w:r w:rsidR="00953BC6" w:rsidRPr="00B610A0">
        <w:rPr>
          <w:rFonts w:ascii="Courier New" w:hAnsi="Courier New" w:cs="Courier New"/>
          <w:color w:val="546E7A"/>
          <w:sz w:val="20"/>
          <w:szCs w:val="20"/>
          <w:shd w:val="clear" w:color="auto" w:fill="F7F9FA"/>
        </w:rPr>
        <w:t>s</w:t>
      </w:r>
      <w:r w:rsidR="00953BC6" w:rsidRPr="00B610A0">
        <w:rPr>
          <w:rFonts w:ascii="Segoe UI" w:hAnsi="Segoe UI" w:cs="Segoe UI"/>
          <w:color w:val="263238"/>
          <w:sz w:val="21"/>
          <w:szCs w:val="21"/>
        </w:rPr>
        <w:t>, find the length of the </w:t>
      </w:r>
      <w:r w:rsidR="00953BC6" w:rsidRPr="00B610A0">
        <w:rPr>
          <w:rFonts w:ascii="Segoe UI" w:hAnsi="Segoe UI" w:cs="Segoe UI"/>
          <w:b/>
          <w:bCs/>
          <w:color w:val="263238"/>
          <w:sz w:val="21"/>
          <w:szCs w:val="21"/>
        </w:rPr>
        <w:t>longest substring</w:t>
      </w:r>
      <w:r w:rsidR="00953BC6" w:rsidRPr="00B610A0">
        <w:rPr>
          <w:rFonts w:ascii="Segoe UI" w:hAnsi="Segoe UI" w:cs="Segoe UI"/>
          <w:color w:val="263238"/>
          <w:sz w:val="21"/>
          <w:szCs w:val="21"/>
        </w:rPr>
        <w:t> without repeating characters.</w:t>
      </w:r>
    </w:p>
    <w:p w14:paraId="6BF81884" w14:textId="77777777" w:rsidR="00953BC6" w:rsidRPr="00B610A0" w:rsidRDefault="00953BC6" w:rsidP="00953BC6">
      <w:pPr>
        <w:shd w:val="clear" w:color="auto" w:fill="FFFFFF"/>
        <w:spacing w:after="240" w:line="240" w:lineRule="auto"/>
        <w:rPr>
          <w:rFonts w:ascii="Segoe UI" w:eastAsia="Times New Roman" w:hAnsi="Segoe UI" w:cs="Segoe UI"/>
          <w:color w:val="263238"/>
          <w:sz w:val="21"/>
          <w:szCs w:val="21"/>
        </w:rPr>
      </w:pPr>
      <w:r w:rsidRPr="00B610A0">
        <w:rPr>
          <w:rFonts w:ascii="Segoe UI" w:eastAsia="Times New Roman" w:hAnsi="Segoe UI" w:cs="Segoe UI"/>
          <w:b/>
          <w:bCs/>
          <w:color w:val="263238"/>
          <w:sz w:val="21"/>
          <w:szCs w:val="21"/>
        </w:rPr>
        <w:t>Example 1:</w:t>
      </w:r>
    </w:p>
    <w:p w14:paraId="27D16303" w14:textId="77777777" w:rsidR="00953BC6" w:rsidRPr="00B610A0" w:rsidRDefault="00953BC6" w:rsidP="00953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610A0">
        <w:rPr>
          <w:rFonts w:ascii="Consolas" w:eastAsia="Times New Roman" w:hAnsi="Consolas" w:cs="Courier New"/>
          <w:b/>
          <w:bCs/>
          <w:color w:val="263238"/>
          <w:sz w:val="20"/>
          <w:szCs w:val="20"/>
        </w:rPr>
        <w:t>Input:</w:t>
      </w:r>
      <w:r w:rsidRPr="00B610A0">
        <w:rPr>
          <w:rFonts w:ascii="Consolas" w:eastAsia="Times New Roman" w:hAnsi="Consolas" w:cs="Courier New"/>
          <w:color w:val="263238"/>
          <w:sz w:val="20"/>
          <w:szCs w:val="20"/>
        </w:rPr>
        <w:t xml:space="preserve"> s = "abcabcbb"</w:t>
      </w:r>
    </w:p>
    <w:p w14:paraId="26D022AA" w14:textId="77777777" w:rsidR="00953BC6" w:rsidRPr="00B610A0" w:rsidRDefault="00953BC6" w:rsidP="00953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610A0">
        <w:rPr>
          <w:rFonts w:ascii="Consolas" w:eastAsia="Times New Roman" w:hAnsi="Consolas" w:cs="Courier New"/>
          <w:b/>
          <w:bCs/>
          <w:color w:val="263238"/>
          <w:sz w:val="20"/>
          <w:szCs w:val="20"/>
        </w:rPr>
        <w:t>Output:</w:t>
      </w:r>
      <w:r w:rsidRPr="00B610A0">
        <w:rPr>
          <w:rFonts w:ascii="Consolas" w:eastAsia="Times New Roman" w:hAnsi="Consolas" w:cs="Courier New"/>
          <w:color w:val="263238"/>
          <w:sz w:val="20"/>
          <w:szCs w:val="20"/>
        </w:rPr>
        <w:t xml:space="preserve"> 3</w:t>
      </w:r>
    </w:p>
    <w:p w14:paraId="19CE8C8E" w14:textId="77777777" w:rsidR="00953BC6" w:rsidRPr="00B610A0" w:rsidRDefault="00953BC6" w:rsidP="00953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610A0">
        <w:rPr>
          <w:rFonts w:ascii="Consolas" w:eastAsia="Times New Roman" w:hAnsi="Consolas" w:cs="Courier New"/>
          <w:b/>
          <w:bCs/>
          <w:color w:val="263238"/>
          <w:sz w:val="20"/>
          <w:szCs w:val="20"/>
        </w:rPr>
        <w:t>Explanation:</w:t>
      </w:r>
      <w:r w:rsidRPr="00B610A0">
        <w:rPr>
          <w:rFonts w:ascii="Consolas" w:eastAsia="Times New Roman" w:hAnsi="Consolas" w:cs="Courier New"/>
          <w:color w:val="263238"/>
          <w:sz w:val="20"/>
          <w:szCs w:val="20"/>
        </w:rPr>
        <w:t xml:space="preserve"> The answer is "abc", with the length of 3.</w:t>
      </w:r>
    </w:p>
    <w:p w14:paraId="200FD280" w14:textId="23F2F14A" w:rsidR="00953BC6" w:rsidRPr="00B610A0" w:rsidRDefault="00953BC6" w:rsidP="00953BC6"/>
    <w:p w14:paraId="311A18D9" w14:textId="1A0B3EEF" w:rsidR="00953BC6" w:rsidRPr="00B610A0" w:rsidRDefault="00953BC6" w:rsidP="00953BC6">
      <w:r w:rsidRPr="00B610A0">
        <w:t>: int lengthOfLongestSubstring(string s) {</w:t>
      </w:r>
    </w:p>
    <w:p w14:paraId="51380763" w14:textId="77777777" w:rsidR="00953BC6" w:rsidRPr="00B610A0" w:rsidRDefault="00953BC6" w:rsidP="00953BC6">
      <w:r w:rsidRPr="00B610A0">
        <w:t xml:space="preserve">        vector&lt;int&gt;m(256,-1);</w:t>
      </w:r>
    </w:p>
    <w:p w14:paraId="6D803089" w14:textId="77777777" w:rsidR="00953BC6" w:rsidRPr="00B610A0" w:rsidRDefault="00953BC6" w:rsidP="00953BC6">
      <w:r w:rsidRPr="00B610A0">
        <w:t xml:space="preserve">        int l=0,r=0;</w:t>
      </w:r>
    </w:p>
    <w:p w14:paraId="69D2F439" w14:textId="77777777" w:rsidR="00953BC6" w:rsidRPr="00B610A0" w:rsidRDefault="00953BC6" w:rsidP="00953BC6">
      <w:r w:rsidRPr="00B610A0">
        <w:t xml:space="preserve">        int n=s.size();</w:t>
      </w:r>
    </w:p>
    <w:p w14:paraId="5CF023AB" w14:textId="77777777" w:rsidR="00953BC6" w:rsidRPr="00B610A0" w:rsidRDefault="00953BC6" w:rsidP="00953BC6">
      <w:r w:rsidRPr="00B610A0">
        <w:t xml:space="preserve">        int len=0;</w:t>
      </w:r>
    </w:p>
    <w:p w14:paraId="039545B8" w14:textId="77777777" w:rsidR="00953BC6" w:rsidRPr="00B610A0" w:rsidRDefault="00953BC6" w:rsidP="00953BC6">
      <w:r w:rsidRPr="00B610A0">
        <w:t xml:space="preserve">        while(r&lt;n)</w:t>
      </w:r>
    </w:p>
    <w:p w14:paraId="10A05B38" w14:textId="77777777" w:rsidR="00953BC6" w:rsidRPr="00B610A0" w:rsidRDefault="00953BC6" w:rsidP="00953BC6">
      <w:r w:rsidRPr="00B610A0">
        <w:t xml:space="preserve">        {</w:t>
      </w:r>
    </w:p>
    <w:p w14:paraId="72D82FBC" w14:textId="77777777" w:rsidR="00953BC6" w:rsidRPr="00B610A0" w:rsidRDefault="00953BC6" w:rsidP="00953BC6">
      <w:r w:rsidRPr="00B610A0">
        <w:t xml:space="preserve">            if(m[s[r]]!=-1)</w:t>
      </w:r>
    </w:p>
    <w:p w14:paraId="6AAC2892" w14:textId="77777777" w:rsidR="00953BC6" w:rsidRPr="00B610A0" w:rsidRDefault="00953BC6" w:rsidP="00953BC6">
      <w:r w:rsidRPr="00B610A0">
        <w:t xml:space="preserve">                l=max(l,m[s[r]]+1);</w:t>
      </w:r>
    </w:p>
    <w:p w14:paraId="699D4AD1" w14:textId="77777777" w:rsidR="00953BC6" w:rsidRPr="00B610A0" w:rsidRDefault="00953BC6" w:rsidP="00953BC6">
      <w:r w:rsidRPr="00B610A0">
        <w:t xml:space="preserve">            m[s[r]]=r;</w:t>
      </w:r>
    </w:p>
    <w:p w14:paraId="524C35B3" w14:textId="77777777" w:rsidR="00953BC6" w:rsidRPr="00B610A0" w:rsidRDefault="00953BC6" w:rsidP="00953BC6">
      <w:r w:rsidRPr="00B610A0">
        <w:t xml:space="preserve">            len=max(len,r-l+1);</w:t>
      </w:r>
    </w:p>
    <w:p w14:paraId="50B504F2" w14:textId="77777777" w:rsidR="00953BC6" w:rsidRPr="00B610A0" w:rsidRDefault="00953BC6" w:rsidP="00953BC6">
      <w:r w:rsidRPr="00B610A0">
        <w:t xml:space="preserve">            r++;</w:t>
      </w:r>
    </w:p>
    <w:p w14:paraId="4B8B877D" w14:textId="77777777" w:rsidR="00953BC6" w:rsidRPr="00B610A0" w:rsidRDefault="00953BC6" w:rsidP="00953BC6">
      <w:r w:rsidRPr="00B610A0">
        <w:t xml:space="preserve">        }</w:t>
      </w:r>
    </w:p>
    <w:p w14:paraId="42D99C81" w14:textId="77777777" w:rsidR="00953BC6" w:rsidRPr="00B610A0" w:rsidRDefault="00953BC6" w:rsidP="00953BC6">
      <w:r w:rsidRPr="00B610A0">
        <w:lastRenderedPageBreak/>
        <w:t xml:space="preserve">        return len;</w:t>
      </w:r>
    </w:p>
    <w:p w14:paraId="4D5D41F3" w14:textId="15023728" w:rsidR="00433119" w:rsidRDefault="00953BC6" w:rsidP="00953BC6">
      <w:r w:rsidRPr="00B610A0">
        <w:t xml:space="preserve">    }</w:t>
      </w:r>
    </w:p>
    <w:p w14:paraId="0842AFE1" w14:textId="117DE3E9" w:rsidR="006A64E1" w:rsidRPr="006A64E1" w:rsidRDefault="006A64E1" w:rsidP="00884395">
      <w:pPr>
        <w:pStyle w:val="NormalWeb"/>
        <w:shd w:val="clear" w:color="auto" w:fill="FFFFFF"/>
        <w:spacing w:before="0" w:beforeAutospacing="0" w:after="240" w:afterAutospacing="0"/>
        <w:rPr>
          <w:rFonts w:ascii="Segoe UI" w:hAnsi="Segoe UI" w:cs="Segoe UI"/>
          <w:color w:val="263238"/>
          <w:sz w:val="21"/>
          <w:szCs w:val="21"/>
        </w:rPr>
      </w:pPr>
      <w:r>
        <w:t>25)</w:t>
      </w:r>
      <w:r w:rsidRPr="006A64E1">
        <w:rPr>
          <w:rFonts w:ascii="Segoe UI" w:hAnsi="Segoe UI" w:cs="Segoe UI"/>
          <w:color w:val="263238"/>
          <w:sz w:val="21"/>
          <w:szCs w:val="21"/>
        </w:rPr>
        <w:t xml:space="preserve"> Merge two sorted linked lists and return it as a </w:t>
      </w:r>
      <w:r w:rsidRPr="006A64E1">
        <w:rPr>
          <w:rFonts w:ascii="Segoe UI" w:hAnsi="Segoe UI" w:cs="Segoe UI"/>
          <w:b/>
          <w:bCs/>
          <w:color w:val="263238"/>
          <w:sz w:val="21"/>
          <w:szCs w:val="21"/>
        </w:rPr>
        <w:t>sorted</w:t>
      </w:r>
      <w:r w:rsidRPr="006A64E1">
        <w:rPr>
          <w:rFonts w:ascii="Segoe UI" w:hAnsi="Segoe UI" w:cs="Segoe UI"/>
          <w:color w:val="263238"/>
          <w:sz w:val="21"/>
          <w:szCs w:val="21"/>
        </w:rPr>
        <w:t> list. The list should be made by splicing together the nodes of the first two lists.</w:t>
      </w:r>
    </w:p>
    <w:p w14:paraId="01621303" w14:textId="77777777" w:rsidR="006A64E1" w:rsidRPr="006A64E1" w:rsidRDefault="006A64E1" w:rsidP="006A64E1">
      <w:pPr>
        <w:shd w:val="clear" w:color="auto" w:fill="FFFFFF"/>
        <w:spacing w:after="240" w:line="240" w:lineRule="auto"/>
        <w:rPr>
          <w:rFonts w:ascii="Segoe UI" w:eastAsia="Times New Roman" w:hAnsi="Segoe UI" w:cs="Segoe UI"/>
          <w:color w:val="263238"/>
          <w:sz w:val="21"/>
          <w:szCs w:val="21"/>
        </w:rPr>
      </w:pPr>
      <w:r w:rsidRPr="006A64E1">
        <w:rPr>
          <w:rFonts w:ascii="Segoe UI" w:eastAsia="Times New Roman" w:hAnsi="Segoe UI" w:cs="Segoe UI"/>
          <w:b/>
          <w:bCs/>
          <w:color w:val="263238"/>
          <w:sz w:val="21"/>
          <w:szCs w:val="21"/>
        </w:rPr>
        <w:t>Example 1:</w:t>
      </w:r>
    </w:p>
    <w:p w14:paraId="2A8001C4" w14:textId="68B8F997" w:rsidR="006A64E1" w:rsidRPr="006A64E1" w:rsidRDefault="006A64E1" w:rsidP="006A64E1">
      <w:pPr>
        <w:spacing w:after="0" w:line="240" w:lineRule="auto"/>
        <w:rPr>
          <w:rFonts w:ascii="Times New Roman" w:eastAsia="Times New Roman" w:hAnsi="Times New Roman" w:cs="Times New Roman"/>
          <w:sz w:val="24"/>
          <w:szCs w:val="24"/>
        </w:rPr>
      </w:pPr>
      <w:r w:rsidRPr="006A64E1">
        <w:rPr>
          <w:rFonts w:ascii="Times New Roman" w:eastAsia="Times New Roman" w:hAnsi="Times New Roman" w:cs="Times New Roman"/>
          <w:noProof/>
          <w:sz w:val="24"/>
          <w:szCs w:val="24"/>
        </w:rPr>
        <w:drawing>
          <wp:inline distT="0" distB="0" distL="0" distR="0" wp14:anchorId="00D1B6DD" wp14:editId="26C82ED2">
            <wp:extent cx="630936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2880360"/>
                    </a:xfrm>
                    <a:prstGeom prst="rect">
                      <a:avLst/>
                    </a:prstGeom>
                    <a:noFill/>
                    <a:ln>
                      <a:noFill/>
                    </a:ln>
                  </pic:spPr>
                </pic:pic>
              </a:graphicData>
            </a:graphic>
          </wp:inline>
        </w:drawing>
      </w:r>
    </w:p>
    <w:p w14:paraId="0BD089B9" w14:textId="77777777" w:rsidR="006A64E1" w:rsidRPr="006A64E1" w:rsidRDefault="006A64E1" w:rsidP="006A6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A64E1">
        <w:rPr>
          <w:rFonts w:ascii="Consolas" w:eastAsia="Times New Roman" w:hAnsi="Consolas" w:cs="Courier New"/>
          <w:b/>
          <w:bCs/>
          <w:color w:val="263238"/>
          <w:sz w:val="20"/>
          <w:szCs w:val="20"/>
        </w:rPr>
        <w:t>Input:</w:t>
      </w:r>
      <w:r w:rsidRPr="006A64E1">
        <w:rPr>
          <w:rFonts w:ascii="Consolas" w:eastAsia="Times New Roman" w:hAnsi="Consolas" w:cs="Courier New"/>
          <w:color w:val="263238"/>
          <w:sz w:val="20"/>
          <w:szCs w:val="20"/>
        </w:rPr>
        <w:t xml:space="preserve"> l1 = [1,2,4], l2 = [1,3,4]</w:t>
      </w:r>
    </w:p>
    <w:p w14:paraId="5A402671" w14:textId="77777777" w:rsidR="006A64E1" w:rsidRPr="006A64E1" w:rsidRDefault="006A64E1" w:rsidP="006A6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A64E1">
        <w:rPr>
          <w:rFonts w:ascii="Consolas" w:eastAsia="Times New Roman" w:hAnsi="Consolas" w:cs="Courier New"/>
          <w:b/>
          <w:bCs/>
          <w:color w:val="263238"/>
          <w:sz w:val="20"/>
          <w:szCs w:val="20"/>
        </w:rPr>
        <w:t>Output:</w:t>
      </w:r>
      <w:r w:rsidRPr="006A64E1">
        <w:rPr>
          <w:rFonts w:ascii="Consolas" w:eastAsia="Times New Roman" w:hAnsi="Consolas" w:cs="Courier New"/>
          <w:color w:val="263238"/>
          <w:sz w:val="20"/>
          <w:szCs w:val="20"/>
        </w:rPr>
        <w:t xml:space="preserve"> [1,1,2,3,4,4]</w:t>
      </w:r>
    </w:p>
    <w:p w14:paraId="2FC9BDEA" w14:textId="753605E9" w:rsidR="00B607C2" w:rsidRDefault="006A64E1" w:rsidP="00B607C2">
      <w:r>
        <w:t>:</w:t>
      </w:r>
      <w:r w:rsidR="00B607C2">
        <w:t xml:space="preserve">  ListNode* mergeTwoLists(ListNode* l1, ListNode* l2) {                                                        ***************WITH EXTRA SPACE*********</w:t>
      </w:r>
    </w:p>
    <w:p w14:paraId="69877C65" w14:textId="77777777" w:rsidR="00B607C2" w:rsidRDefault="00B607C2" w:rsidP="00B607C2">
      <w:r>
        <w:t xml:space="preserve">        </w:t>
      </w:r>
    </w:p>
    <w:p w14:paraId="0DBC1CFD" w14:textId="77777777" w:rsidR="00B607C2" w:rsidRDefault="00B607C2" w:rsidP="00B607C2">
      <w:r>
        <w:t xml:space="preserve">        ListNode*dummy=new ListNode();</w:t>
      </w:r>
    </w:p>
    <w:p w14:paraId="04B0D7C7" w14:textId="77777777" w:rsidR="00B607C2" w:rsidRDefault="00B607C2" w:rsidP="00B607C2">
      <w:r>
        <w:t xml:space="preserve">        dummy-&gt;next=NULL;</w:t>
      </w:r>
    </w:p>
    <w:p w14:paraId="0F5293CF" w14:textId="77777777" w:rsidR="00B607C2" w:rsidRDefault="00B607C2" w:rsidP="00B607C2">
      <w:r>
        <w:t xml:space="preserve">        ListNode*temp=dummy;</w:t>
      </w:r>
    </w:p>
    <w:p w14:paraId="6DFD2D9C" w14:textId="77777777" w:rsidR="00B607C2" w:rsidRDefault="00B607C2" w:rsidP="00B607C2">
      <w:r>
        <w:t xml:space="preserve">        while(l1&amp;&amp;l2)</w:t>
      </w:r>
    </w:p>
    <w:p w14:paraId="24CBA978" w14:textId="77777777" w:rsidR="00B607C2" w:rsidRDefault="00B607C2" w:rsidP="00B607C2">
      <w:r>
        <w:t xml:space="preserve">        {</w:t>
      </w:r>
    </w:p>
    <w:p w14:paraId="3431145F" w14:textId="77777777" w:rsidR="00B607C2" w:rsidRDefault="00B607C2" w:rsidP="00B607C2">
      <w:r>
        <w:t xml:space="preserve">            if(l1-&gt;val&lt;=l2-&gt;val)</w:t>
      </w:r>
    </w:p>
    <w:p w14:paraId="59E747B1" w14:textId="77777777" w:rsidR="00B607C2" w:rsidRDefault="00B607C2" w:rsidP="00B607C2">
      <w:r>
        <w:t xml:space="preserve">            {</w:t>
      </w:r>
    </w:p>
    <w:p w14:paraId="18B64092" w14:textId="77777777" w:rsidR="00B607C2" w:rsidRDefault="00B607C2" w:rsidP="00B607C2">
      <w:r>
        <w:t xml:space="preserve">                temp-&gt;next=l1;</w:t>
      </w:r>
    </w:p>
    <w:p w14:paraId="22D7F0C4" w14:textId="77777777" w:rsidR="00B607C2" w:rsidRDefault="00B607C2" w:rsidP="00B607C2">
      <w:r>
        <w:t xml:space="preserve">                l1=l1-&gt;next;</w:t>
      </w:r>
    </w:p>
    <w:p w14:paraId="513C4CDE" w14:textId="77777777" w:rsidR="00B607C2" w:rsidRDefault="00B607C2" w:rsidP="00B607C2">
      <w:r>
        <w:lastRenderedPageBreak/>
        <w:t xml:space="preserve">                temp=temp-&gt;next;</w:t>
      </w:r>
    </w:p>
    <w:p w14:paraId="115DCD4C" w14:textId="77777777" w:rsidR="00B607C2" w:rsidRDefault="00B607C2" w:rsidP="00B607C2">
      <w:r>
        <w:t xml:space="preserve">            }</w:t>
      </w:r>
    </w:p>
    <w:p w14:paraId="56999E9F" w14:textId="77777777" w:rsidR="00B607C2" w:rsidRDefault="00B607C2" w:rsidP="00B607C2">
      <w:r>
        <w:t xml:space="preserve">            else</w:t>
      </w:r>
    </w:p>
    <w:p w14:paraId="5E671493" w14:textId="77777777" w:rsidR="00B607C2" w:rsidRDefault="00B607C2" w:rsidP="00B607C2">
      <w:r>
        <w:t xml:space="preserve">            {</w:t>
      </w:r>
    </w:p>
    <w:p w14:paraId="338D2AF0" w14:textId="77777777" w:rsidR="00B607C2" w:rsidRDefault="00B607C2" w:rsidP="00B607C2">
      <w:r>
        <w:t xml:space="preserve">                temp-&gt;next=l2;</w:t>
      </w:r>
    </w:p>
    <w:p w14:paraId="49B5035E" w14:textId="77777777" w:rsidR="00B607C2" w:rsidRDefault="00B607C2" w:rsidP="00B607C2">
      <w:r>
        <w:t xml:space="preserve">                l2=l2-&gt;next;</w:t>
      </w:r>
    </w:p>
    <w:p w14:paraId="404F003F" w14:textId="77777777" w:rsidR="00B607C2" w:rsidRDefault="00B607C2" w:rsidP="00B607C2">
      <w:r>
        <w:t xml:space="preserve">                temp=temp-&gt;next;</w:t>
      </w:r>
    </w:p>
    <w:p w14:paraId="31C93539" w14:textId="77777777" w:rsidR="00B607C2" w:rsidRDefault="00B607C2" w:rsidP="00B607C2">
      <w:r>
        <w:t xml:space="preserve">            }</w:t>
      </w:r>
    </w:p>
    <w:p w14:paraId="0F0B985D" w14:textId="77777777" w:rsidR="00B607C2" w:rsidRDefault="00B607C2" w:rsidP="00B607C2">
      <w:r>
        <w:t xml:space="preserve">        }</w:t>
      </w:r>
    </w:p>
    <w:p w14:paraId="4AE0D44B" w14:textId="77777777" w:rsidR="00B607C2" w:rsidRDefault="00B607C2" w:rsidP="00B607C2">
      <w:r>
        <w:t xml:space="preserve">        while(l1)</w:t>
      </w:r>
    </w:p>
    <w:p w14:paraId="2E3D170A" w14:textId="77777777" w:rsidR="00B607C2" w:rsidRDefault="00B607C2" w:rsidP="00B607C2">
      <w:r>
        <w:t xml:space="preserve">        {</w:t>
      </w:r>
    </w:p>
    <w:p w14:paraId="78A9B3A5" w14:textId="77777777" w:rsidR="00B607C2" w:rsidRDefault="00B607C2" w:rsidP="00B607C2">
      <w:r>
        <w:t xml:space="preserve">            temp-&gt;next=l1;</w:t>
      </w:r>
    </w:p>
    <w:p w14:paraId="215DB90E" w14:textId="77777777" w:rsidR="00B607C2" w:rsidRDefault="00B607C2" w:rsidP="00B607C2">
      <w:r>
        <w:t xml:space="preserve">            l1=l1-&gt;next;</w:t>
      </w:r>
    </w:p>
    <w:p w14:paraId="23910828" w14:textId="77777777" w:rsidR="00B607C2" w:rsidRDefault="00B607C2" w:rsidP="00B607C2">
      <w:r>
        <w:t xml:space="preserve">            temp=temp-&gt;next;</w:t>
      </w:r>
    </w:p>
    <w:p w14:paraId="0DF2B79B" w14:textId="77777777" w:rsidR="00B607C2" w:rsidRDefault="00B607C2" w:rsidP="00B607C2">
      <w:r>
        <w:t xml:space="preserve">        }</w:t>
      </w:r>
    </w:p>
    <w:p w14:paraId="337A7D51" w14:textId="77777777" w:rsidR="00B607C2" w:rsidRDefault="00B607C2" w:rsidP="00B607C2">
      <w:r>
        <w:t xml:space="preserve">        while(l2)</w:t>
      </w:r>
    </w:p>
    <w:p w14:paraId="7D265541" w14:textId="77777777" w:rsidR="00B607C2" w:rsidRDefault="00B607C2" w:rsidP="00B607C2">
      <w:r>
        <w:t xml:space="preserve">        {</w:t>
      </w:r>
    </w:p>
    <w:p w14:paraId="42A18DBB" w14:textId="77777777" w:rsidR="00B607C2" w:rsidRDefault="00B607C2" w:rsidP="00B607C2">
      <w:r>
        <w:t xml:space="preserve">            temp-&gt;next=l2;</w:t>
      </w:r>
    </w:p>
    <w:p w14:paraId="4AC72729" w14:textId="77777777" w:rsidR="00B607C2" w:rsidRDefault="00B607C2" w:rsidP="00B607C2">
      <w:r>
        <w:t xml:space="preserve">            l2=l2-&gt;next;</w:t>
      </w:r>
    </w:p>
    <w:p w14:paraId="55361CC5" w14:textId="77777777" w:rsidR="00B607C2" w:rsidRDefault="00B607C2" w:rsidP="00B607C2">
      <w:r>
        <w:t xml:space="preserve">            temp=temp-&gt;next;</w:t>
      </w:r>
    </w:p>
    <w:p w14:paraId="17FA9958" w14:textId="77777777" w:rsidR="00B607C2" w:rsidRDefault="00B607C2" w:rsidP="00B607C2">
      <w:r>
        <w:t xml:space="preserve">        }</w:t>
      </w:r>
    </w:p>
    <w:p w14:paraId="03D98E67" w14:textId="77777777" w:rsidR="00B607C2" w:rsidRDefault="00B607C2" w:rsidP="00B607C2">
      <w:r>
        <w:t xml:space="preserve">        temp=dummy-&gt;next;</w:t>
      </w:r>
    </w:p>
    <w:p w14:paraId="4C38B931" w14:textId="77777777" w:rsidR="00B607C2" w:rsidRDefault="00B607C2" w:rsidP="00B607C2">
      <w:r>
        <w:t xml:space="preserve">        return temp;</w:t>
      </w:r>
    </w:p>
    <w:p w14:paraId="1B51FE10" w14:textId="77777777" w:rsidR="000869BE" w:rsidRDefault="00B607C2" w:rsidP="00B607C2">
      <w:r>
        <w:t xml:space="preserve">    </w:t>
      </w:r>
      <w:r w:rsidR="000869BE">
        <w:t>}</w:t>
      </w:r>
    </w:p>
    <w:p w14:paraId="38A1DAAB" w14:textId="3FDCF38F" w:rsidR="000869BE" w:rsidRPr="000869BE" w:rsidRDefault="000869BE" w:rsidP="000869BE">
      <w:pPr>
        <w:pStyle w:val="NormalWeb"/>
        <w:shd w:val="clear" w:color="auto" w:fill="FFFFFF"/>
        <w:spacing w:before="0" w:beforeAutospacing="0" w:after="240" w:afterAutospacing="0"/>
        <w:rPr>
          <w:rFonts w:ascii="Segoe UI" w:hAnsi="Segoe UI" w:cs="Segoe UI"/>
          <w:color w:val="263238"/>
          <w:sz w:val="21"/>
          <w:szCs w:val="21"/>
        </w:rPr>
      </w:pPr>
      <w:r>
        <w:t>26)</w:t>
      </w:r>
      <w:r w:rsidRPr="000869BE">
        <w:rPr>
          <w:rFonts w:ascii="Segoe UI" w:hAnsi="Segoe UI" w:cs="Segoe UI"/>
          <w:color w:val="263238"/>
          <w:sz w:val="21"/>
          <w:szCs w:val="21"/>
        </w:rPr>
        <w:t xml:space="preserve"> Given the heads of two singly linked-lists </w:t>
      </w:r>
      <w:r w:rsidRPr="000869BE">
        <w:rPr>
          <w:rFonts w:ascii="Courier New" w:hAnsi="Courier New" w:cs="Courier New"/>
          <w:color w:val="546E7A"/>
          <w:sz w:val="20"/>
          <w:szCs w:val="20"/>
          <w:shd w:val="clear" w:color="auto" w:fill="F7F9FA"/>
        </w:rPr>
        <w:t>headA</w:t>
      </w:r>
      <w:r w:rsidRPr="000869BE">
        <w:rPr>
          <w:rFonts w:ascii="Segoe UI" w:hAnsi="Segoe UI" w:cs="Segoe UI"/>
          <w:color w:val="263238"/>
          <w:sz w:val="21"/>
          <w:szCs w:val="21"/>
        </w:rPr>
        <w:t> and </w:t>
      </w:r>
      <w:r w:rsidRPr="000869BE">
        <w:rPr>
          <w:rFonts w:ascii="Courier New" w:hAnsi="Courier New" w:cs="Courier New"/>
          <w:color w:val="546E7A"/>
          <w:sz w:val="20"/>
          <w:szCs w:val="20"/>
          <w:shd w:val="clear" w:color="auto" w:fill="F7F9FA"/>
        </w:rPr>
        <w:t>headB</w:t>
      </w:r>
      <w:r w:rsidRPr="000869BE">
        <w:rPr>
          <w:rFonts w:ascii="Segoe UI" w:hAnsi="Segoe UI" w:cs="Segoe UI"/>
          <w:color w:val="263238"/>
          <w:sz w:val="21"/>
          <w:szCs w:val="21"/>
        </w:rPr>
        <w:t>, return </w:t>
      </w:r>
      <w:r w:rsidRPr="000869BE">
        <w:rPr>
          <w:rFonts w:ascii="Segoe UI" w:hAnsi="Segoe UI" w:cs="Segoe UI"/>
          <w:i/>
          <w:iCs/>
          <w:color w:val="263238"/>
          <w:sz w:val="21"/>
          <w:szCs w:val="21"/>
        </w:rPr>
        <w:t>the node at which the two lists intersect</w:t>
      </w:r>
      <w:r w:rsidRPr="000869BE">
        <w:rPr>
          <w:rFonts w:ascii="Segoe UI" w:hAnsi="Segoe UI" w:cs="Segoe UI"/>
          <w:color w:val="263238"/>
          <w:sz w:val="21"/>
          <w:szCs w:val="21"/>
        </w:rPr>
        <w:t>. If the two linked lists have no intersection at all, return </w:t>
      </w:r>
      <w:r w:rsidRPr="000869BE">
        <w:rPr>
          <w:rFonts w:ascii="Courier New" w:hAnsi="Courier New" w:cs="Courier New"/>
          <w:color w:val="546E7A"/>
          <w:sz w:val="20"/>
          <w:szCs w:val="20"/>
          <w:shd w:val="clear" w:color="auto" w:fill="F7F9FA"/>
        </w:rPr>
        <w:t>null</w:t>
      </w:r>
      <w:r w:rsidRPr="000869BE">
        <w:rPr>
          <w:rFonts w:ascii="Segoe UI" w:hAnsi="Segoe UI" w:cs="Segoe UI"/>
          <w:color w:val="263238"/>
          <w:sz w:val="21"/>
          <w:szCs w:val="21"/>
        </w:rPr>
        <w:t>.</w:t>
      </w:r>
    </w:p>
    <w:p w14:paraId="344E927C" w14:textId="77777777" w:rsidR="000869BE" w:rsidRPr="000869BE" w:rsidRDefault="000869BE" w:rsidP="000869BE">
      <w:pPr>
        <w:shd w:val="clear" w:color="auto" w:fill="FFFFFF"/>
        <w:spacing w:after="240" w:line="240" w:lineRule="auto"/>
        <w:rPr>
          <w:rFonts w:ascii="Segoe UI" w:eastAsia="Times New Roman" w:hAnsi="Segoe UI" w:cs="Segoe UI"/>
          <w:color w:val="263238"/>
          <w:sz w:val="21"/>
          <w:szCs w:val="21"/>
        </w:rPr>
      </w:pPr>
      <w:r w:rsidRPr="000869BE">
        <w:rPr>
          <w:rFonts w:ascii="Segoe UI" w:eastAsia="Times New Roman" w:hAnsi="Segoe UI" w:cs="Segoe UI"/>
          <w:color w:val="263238"/>
          <w:sz w:val="21"/>
          <w:szCs w:val="21"/>
        </w:rPr>
        <w:t>For example, the following two linked lists begin to intersect at node </w:t>
      </w:r>
      <w:r w:rsidRPr="000869BE">
        <w:rPr>
          <w:rFonts w:ascii="Courier New" w:eastAsia="Times New Roman" w:hAnsi="Courier New" w:cs="Courier New"/>
          <w:color w:val="546E7A"/>
          <w:sz w:val="20"/>
          <w:szCs w:val="20"/>
          <w:shd w:val="clear" w:color="auto" w:fill="F7F9FA"/>
        </w:rPr>
        <w:t>c1</w:t>
      </w:r>
      <w:r w:rsidRPr="000869BE">
        <w:rPr>
          <w:rFonts w:ascii="Segoe UI" w:eastAsia="Times New Roman" w:hAnsi="Segoe UI" w:cs="Segoe UI"/>
          <w:color w:val="263238"/>
          <w:sz w:val="21"/>
          <w:szCs w:val="21"/>
        </w:rPr>
        <w:t>:</w:t>
      </w:r>
    </w:p>
    <w:p w14:paraId="45567A03" w14:textId="62001ECB" w:rsidR="000869BE" w:rsidRPr="000869BE" w:rsidRDefault="000869BE" w:rsidP="000869BE">
      <w:pPr>
        <w:spacing w:after="0" w:line="240" w:lineRule="auto"/>
        <w:rPr>
          <w:rFonts w:ascii="Times New Roman" w:eastAsia="Times New Roman" w:hAnsi="Times New Roman" w:cs="Times New Roman"/>
          <w:sz w:val="24"/>
          <w:szCs w:val="24"/>
        </w:rPr>
      </w:pPr>
      <w:r w:rsidRPr="000869BE">
        <w:rPr>
          <w:rFonts w:ascii="Times New Roman" w:eastAsia="Times New Roman" w:hAnsi="Times New Roman" w:cs="Times New Roman"/>
          <w:noProof/>
          <w:sz w:val="24"/>
          <w:szCs w:val="24"/>
        </w:rPr>
        <w:lastRenderedPageBreak/>
        <w:drawing>
          <wp:inline distT="0" distB="0" distL="0" distR="0" wp14:anchorId="2CCC6740" wp14:editId="68553B74">
            <wp:extent cx="6529137" cy="1996324"/>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8477" cy="2063388"/>
                    </a:xfrm>
                    <a:prstGeom prst="rect">
                      <a:avLst/>
                    </a:prstGeom>
                    <a:noFill/>
                    <a:ln>
                      <a:noFill/>
                    </a:ln>
                  </pic:spPr>
                </pic:pic>
              </a:graphicData>
            </a:graphic>
          </wp:inline>
        </w:drawing>
      </w:r>
    </w:p>
    <w:p w14:paraId="21938C33" w14:textId="77777777" w:rsidR="000869BE" w:rsidRPr="000869BE" w:rsidRDefault="000869BE" w:rsidP="000869BE">
      <w:pPr>
        <w:shd w:val="clear" w:color="auto" w:fill="FFFFFF"/>
        <w:spacing w:after="240" w:line="240" w:lineRule="auto"/>
        <w:rPr>
          <w:rFonts w:ascii="Segoe UI" w:eastAsia="Times New Roman" w:hAnsi="Segoe UI" w:cs="Segoe UI"/>
          <w:color w:val="263238"/>
          <w:sz w:val="21"/>
          <w:szCs w:val="21"/>
        </w:rPr>
      </w:pPr>
      <w:r w:rsidRPr="000869BE">
        <w:rPr>
          <w:rFonts w:ascii="Segoe UI" w:eastAsia="Times New Roman" w:hAnsi="Segoe UI" w:cs="Segoe UI"/>
          <w:color w:val="263238"/>
          <w:sz w:val="21"/>
          <w:szCs w:val="21"/>
        </w:rPr>
        <w:t>The test cases are generated such that there are no cycles anywhere in the entire linked structure.</w:t>
      </w:r>
    </w:p>
    <w:p w14:paraId="34764277" w14:textId="77777777" w:rsidR="000869BE" w:rsidRPr="000869BE" w:rsidRDefault="000869BE" w:rsidP="000869BE">
      <w:pPr>
        <w:shd w:val="clear" w:color="auto" w:fill="FFFFFF"/>
        <w:spacing w:after="240" w:line="240" w:lineRule="auto"/>
        <w:rPr>
          <w:rFonts w:ascii="Segoe UI" w:eastAsia="Times New Roman" w:hAnsi="Segoe UI" w:cs="Segoe UI"/>
          <w:color w:val="263238"/>
          <w:sz w:val="21"/>
          <w:szCs w:val="21"/>
        </w:rPr>
      </w:pPr>
      <w:r w:rsidRPr="000869BE">
        <w:rPr>
          <w:rFonts w:ascii="Segoe UI" w:eastAsia="Times New Roman" w:hAnsi="Segoe UI" w:cs="Segoe UI"/>
          <w:b/>
          <w:bCs/>
          <w:color w:val="263238"/>
          <w:sz w:val="21"/>
          <w:szCs w:val="21"/>
        </w:rPr>
        <w:t>Note</w:t>
      </w:r>
      <w:r w:rsidRPr="000869BE">
        <w:rPr>
          <w:rFonts w:ascii="Segoe UI" w:eastAsia="Times New Roman" w:hAnsi="Segoe UI" w:cs="Segoe UI"/>
          <w:color w:val="263238"/>
          <w:sz w:val="21"/>
          <w:szCs w:val="21"/>
        </w:rPr>
        <w:t> that the linked lists must </w:t>
      </w:r>
      <w:r w:rsidRPr="000869BE">
        <w:rPr>
          <w:rFonts w:ascii="Segoe UI" w:eastAsia="Times New Roman" w:hAnsi="Segoe UI" w:cs="Segoe UI"/>
          <w:b/>
          <w:bCs/>
          <w:color w:val="263238"/>
          <w:sz w:val="21"/>
          <w:szCs w:val="21"/>
        </w:rPr>
        <w:t>retain their original structure</w:t>
      </w:r>
      <w:r w:rsidRPr="000869BE">
        <w:rPr>
          <w:rFonts w:ascii="Segoe UI" w:eastAsia="Times New Roman" w:hAnsi="Segoe UI" w:cs="Segoe UI"/>
          <w:color w:val="263238"/>
          <w:sz w:val="21"/>
          <w:szCs w:val="21"/>
        </w:rPr>
        <w:t> after the function returns.</w:t>
      </w:r>
    </w:p>
    <w:p w14:paraId="022F0086" w14:textId="37E0A313" w:rsidR="000869BE" w:rsidRDefault="000869BE" w:rsidP="00B607C2"/>
    <w:p w14:paraId="481E53B5" w14:textId="77777777" w:rsidR="000869BE" w:rsidRDefault="000869BE" w:rsidP="000869BE">
      <w:r>
        <w:t>: ListNode *getIntersectionNode(ListNode *headA, ListNode *headB) {</w:t>
      </w:r>
    </w:p>
    <w:p w14:paraId="4E7E28AF" w14:textId="77777777" w:rsidR="000869BE" w:rsidRDefault="000869BE" w:rsidP="000869BE">
      <w:r>
        <w:t xml:space="preserve">       if(!headA||!headB)</w:t>
      </w:r>
    </w:p>
    <w:p w14:paraId="58EBAAEC" w14:textId="77777777" w:rsidR="000869BE" w:rsidRDefault="000869BE" w:rsidP="000869BE">
      <w:r>
        <w:t xml:space="preserve">           return NULL;</w:t>
      </w:r>
    </w:p>
    <w:p w14:paraId="64090868" w14:textId="77777777" w:rsidR="000869BE" w:rsidRDefault="000869BE" w:rsidP="000869BE">
      <w:r>
        <w:t xml:space="preserve">        ListNode*temp1=headA;</w:t>
      </w:r>
    </w:p>
    <w:p w14:paraId="49947478" w14:textId="77777777" w:rsidR="000869BE" w:rsidRDefault="000869BE" w:rsidP="000869BE">
      <w:r>
        <w:t xml:space="preserve">        ListNode*temp2=headB;</w:t>
      </w:r>
    </w:p>
    <w:p w14:paraId="5F44EEA4" w14:textId="77777777" w:rsidR="000869BE" w:rsidRDefault="000869BE" w:rsidP="000869BE">
      <w:r>
        <w:t xml:space="preserve">        while(temp1!=temp2)</w:t>
      </w:r>
    </w:p>
    <w:p w14:paraId="7283FB9E" w14:textId="77777777" w:rsidR="000869BE" w:rsidRDefault="000869BE" w:rsidP="000869BE">
      <w:r>
        <w:t xml:space="preserve">        {</w:t>
      </w:r>
    </w:p>
    <w:p w14:paraId="4C58C7C5" w14:textId="77777777" w:rsidR="000869BE" w:rsidRDefault="000869BE" w:rsidP="000869BE">
      <w:r>
        <w:t xml:space="preserve">            temp1=temp1==NULL?headB:temp1-&gt;next;</w:t>
      </w:r>
    </w:p>
    <w:p w14:paraId="04F4B5A6" w14:textId="77777777" w:rsidR="000869BE" w:rsidRDefault="000869BE" w:rsidP="000869BE">
      <w:r>
        <w:t xml:space="preserve">            temp2=temp2==NULL?headA:temp2-&gt;next;</w:t>
      </w:r>
    </w:p>
    <w:p w14:paraId="3AE9560E" w14:textId="77777777" w:rsidR="000869BE" w:rsidRDefault="000869BE" w:rsidP="000869BE">
      <w:r>
        <w:t xml:space="preserve">        }</w:t>
      </w:r>
    </w:p>
    <w:p w14:paraId="24972C22" w14:textId="16B79B55" w:rsidR="000869BE" w:rsidRDefault="000869BE" w:rsidP="000869BE">
      <w:r>
        <w:t xml:space="preserve">        return temp2</w:t>
      </w:r>
      <w:r w:rsidR="00EF6483">
        <w:t xml:space="preserve"> </w:t>
      </w:r>
      <w:r w:rsidR="00D6630C">
        <w:t>(</w:t>
      </w:r>
      <w:r w:rsidR="00EF6483">
        <w:t>or temp1</w:t>
      </w:r>
      <w:r w:rsidR="00D6630C">
        <w:t>)</w:t>
      </w:r>
      <w:r>
        <w:t>;</w:t>
      </w:r>
    </w:p>
    <w:p w14:paraId="3D077E99" w14:textId="5684CE0C" w:rsidR="00B607C2" w:rsidRDefault="000869BE" w:rsidP="000869BE">
      <w:r>
        <w:t xml:space="preserve">    }</w:t>
      </w:r>
      <w:r w:rsidR="00B607C2">
        <w:t xml:space="preserve">                                                                                                                               </w:t>
      </w:r>
    </w:p>
    <w:p w14:paraId="30A3884D" w14:textId="359A5A8F" w:rsidR="0049344A" w:rsidRPr="0049344A" w:rsidRDefault="000869BE" w:rsidP="00F144BB">
      <w:pPr>
        <w:pStyle w:val="NormalWeb"/>
        <w:shd w:val="clear" w:color="auto" w:fill="FFFFFF"/>
        <w:spacing w:before="0" w:beforeAutospacing="0" w:after="240" w:afterAutospacing="0"/>
        <w:rPr>
          <w:rFonts w:ascii="Segoe UI" w:hAnsi="Segoe UI" w:cs="Segoe UI"/>
          <w:color w:val="263238"/>
          <w:sz w:val="21"/>
          <w:szCs w:val="21"/>
        </w:rPr>
      </w:pPr>
      <w:r>
        <w:t>27)</w:t>
      </w:r>
      <w:r w:rsidR="0049344A" w:rsidRPr="0049344A">
        <w:rPr>
          <w:rFonts w:ascii="Segoe UI" w:hAnsi="Segoe UI" w:cs="Segoe UI"/>
          <w:color w:val="263238"/>
          <w:sz w:val="21"/>
          <w:szCs w:val="21"/>
        </w:rPr>
        <w:t xml:space="preserve"> Given the </w:t>
      </w:r>
      <w:r w:rsidR="0049344A" w:rsidRPr="0049344A">
        <w:rPr>
          <w:rFonts w:ascii="Courier New" w:hAnsi="Courier New" w:cs="Courier New"/>
          <w:color w:val="546E7A"/>
          <w:sz w:val="20"/>
          <w:szCs w:val="20"/>
          <w:shd w:val="clear" w:color="auto" w:fill="F7F9FA"/>
        </w:rPr>
        <w:t>head</w:t>
      </w:r>
      <w:r w:rsidR="0049344A" w:rsidRPr="0049344A">
        <w:rPr>
          <w:rFonts w:ascii="Segoe UI" w:hAnsi="Segoe UI" w:cs="Segoe UI"/>
          <w:color w:val="263238"/>
          <w:sz w:val="21"/>
          <w:szCs w:val="21"/>
        </w:rPr>
        <w:t> of a linked list, remove the </w:t>
      </w:r>
      <w:r w:rsidR="0049344A" w:rsidRPr="0049344A">
        <w:rPr>
          <w:rFonts w:ascii="Courier New" w:hAnsi="Courier New" w:cs="Courier New"/>
          <w:color w:val="546E7A"/>
          <w:sz w:val="20"/>
          <w:szCs w:val="20"/>
          <w:shd w:val="clear" w:color="auto" w:fill="F7F9FA"/>
        </w:rPr>
        <w:t>n</w:t>
      </w:r>
      <w:r w:rsidR="0049344A" w:rsidRPr="0049344A">
        <w:rPr>
          <w:rFonts w:ascii="Courier New" w:hAnsi="Courier New" w:cs="Courier New"/>
          <w:color w:val="546E7A"/>
          <w:sz w:val="15"/>
          <w:szCs w:val="15"/>
          <w:shd w:val="clear" w:color="auto" w:fill="F7F9FA"/>
          <w:vertAlign w:val="superscript"/>
        </w:rPr>
        <w:t>th</w:t>
      </w:r>
      <w:r w:rsidR="0049344A" w:rsidRPr="0049344A">
        <w:rPr>
          <w:rFonts w:ascii="Segoe UI" w:hAnsi="Segoe UI" w:cs="Segoe UI"/>
          <w:color w:val="263238"/>
          <w:sz w:val="21"/>
          <w:szCs w:val="21"/>
        </w:rPr>
        <w:t> node from the end of the list and return its head.</w:t>
      </w:r>
    </w:p>
    <w:p w14:paraId="0CB0CDC3" w14:textId="77777777" w:rsidR="0049344A" w:rsidRPr="0049344A" w:rsidRDefault="0049344A" w:rsidP="0049344A">
      <w:pPr>
        <w:shd w:val="clear" w:color="auto" w:fill="FFFFFF"/>
        <w:spacing w:after="240" w:line="240" w:lineRule="auto"/>
        <w:rPr>
          <w:rFonts w:ascii="Segoe UI" w:eastAsia="Times New Roman" w:hAnsi="Segoe UI" w:cs="Segoe UI"/>
          <w:color w:val="263238"/>
          <w:sz w:val="21"/>
          <w:szCs w:val="21"/>
        </w:rPr>
      </w:pPr>
      <w:r w:rsidRPr="0049344A">
        <w:rPr>
          <w:rFonts w:ascii="Segoe UI" w:eastAsia="Times New Roman" w:hAnsi="Segoe UI" w:cs="Segoe UI"/>
          <w:b/>
          <w:bCs/>
          <w:color w:val="263238"/>
          <w:sz w:val="21"/>
          <w:szCs w:val="21"/>
        </w:rPr>
        <w:t>Example 1:</w:t>
      </w:r>
    </w:p>
    <w:p w14:paraId="75D278DE" w14:textId="5C640A3B" w:rsidR="0049344A" w:rsidRPr="0049344A" w:rsidRDefault="0049344A" w:rsidP="0049344A">
      <w:pPr>
        <w:spacing w:after="0" w:line="240" w:lineRule="auto"/>
        <w:rPr>
          <w:rFonts w:ascii="Times New Roman" w:eastAsia="Times New Roman" w:hAnsi="Times New Roman" w:cs="Times New Roman"/>
          <w:sz w:val="24"/>
          <w:szCs w:val="24"/>
        </w:rPr>
      </w:pPr>
      <w:r w:rsidRPr="0049344A">
        <w:rPr>
          <w:rFonts w:ascii="Times New Roman" w:eastAsia="Times New Roman" w:hAnsi="Times New Roman" w:cs="Times New Roman"/>
          <w:noProof/>
          <w:sz w:val="24"/>
          <w:szCs w:val="24"/>
        </w:rPr>
        <w:lastRenderedPageBreak/>
        <w:drawing>
          <wp:inline distT="0" distB="0" distL="0" distR="0" wp14:anchorId="3E12571E" wp14:editId="66CCDDC0">
            <wp:extent cx="5166360" cy="211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360" cy="2118360"/>
                    </a:xfrm>
                    <a:prstGeom prst="rect">
                      <a:avLst/>
                    </a:prstGeom>
                    <a:noFill/>
                    <a:ln>
                      <a:noFill/>
                    </a:ln>
                  </pic:spPr>
                </pic:pic>
              </a:graphicData>
            </a:graphic>
          </wp:inline>
        </w:drawing>
      </w:r>
    </w:p>
    <w:p w14:paraId="2673E458" w14:textId="77777777" w:rsidR="0049344A" w:rsidRPr="0049344A" w:rsidRDefault="0049344A" w:rsidP="004934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44A">
        <w:rPr>
          <w:rFonts w:ascii="Consolas" w:eastAsia="Times New Roman" w:hAnsi="Consolas" w:cs="Courier New"/>
          <w:b/>
          <w:bCs/>
          <w:color w:val="263238"/>
          <w:sz w:val="20"/>
          <w:szCs w:val="20"/>
        </w:rPr>
        <w:t>Input:</w:t>
      </w:r>
      <w:r w:rsidRPr="0049344A">
        <w:rPr>
          <w:rFonts w:ascii="Consolas" w:eastAsia="Times New Roman" w:hAnsi="Consolas" w:cs="Courier New"/>
          <w:color w:val="263238"/>
          <w:sz w:val="20"/>
          <w:szCs w:val="20"/>
        </w:rPr>
        <w:t xml:space="preserve"> head = [1,2,3,4,5], n = 2</w:t>
      </w:r>
    </w:p>
    <w:p w14:paraId="470BDC02" w14:textId="77777777" w:rsidR="0049344A" w:rsidRPr="0049344A" w:rsidRDefault="0049344A" w:rsidP="004934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44A">
        <w:rPr>
          <w:rFonts w:ascii="Consolas" w:eastAsia="Times New Roman" w:hAnsi="Consolas" w:cs="Courier New"/>
          <w:b/>
          <w:bCs/>
          <w:color w:val="263238"/>
          <w:sz w:val="20"/>
          <w:szCs w:val="20"/>
        </w:rPr>
        <w:t>Output:</w:t>
      </w:r>
      <w:r w:rsidRPr="0049344A">
        <w:rPr>
          <w:rFonts w:ascii="Consolas" w:eastAsia="Times New Roman" w:hAnsi="Consolas" w:cs="Courier New"/>
          <w:color w:val="263238"/>
          <w:sz w:val="20"/>
          <w:szCs w:val="20"/>
        </w:rPr>
        <w:t xml:space="preserve"> [1,2,3,5]</w:t>
      </w:r>
    </w:p>
    <w:p w14:paraId="01916890" w14:textId="2D0422FA" w:rsidR="00B607C2" w:rsidRDefault="00B607C2" w:rsidP="00B607C2"/>
    <w:p w14:paraId="39CC2C9B" w14:textId="77777777" w:rsidR="0049344A" w:rsidRDefault="0049344A" w:rsidP="0049344A">
      <w:r>
        <w:t>: ListNode* removeNthFromEnd(ListNode* head, int n) {</w:t>
      </w:r>
    </w:p>
    <w:p w14:paraId="68D81B9C" w14:textId="77777777" w:rsidR="0049344A" w:rsidRDefault="0049344A" w:rsidP="0049344A">
      <w:r>
        <w:t xml:space="preserve">       ListNode*dummy=new ListNode();</w:t>
      </w:r>
    </w:p>
    <w:p w14:paraId="45A81FB1" w14:textId="77777777" w:rsidR="0049344A" w:rsidRDefault="0049344A" w:rsidP="0049344A">
      <w:r>
        <w:t xml:space="preserve">        dummy-&gt;next=head;</w:t>
      </w:r>
    </w:p>
    <w:p w14:paraId="5DD491FB" w14:textId="77777777" w:rsidR="0049344A" w:rsidRDefault="0049344A" w:rsidP="0049344A">
      <w:r>
        <w:t xml:space="preserve">        ListNode*slow=dummy;</w:t>
      </w:r>
    </w:p>
    <w:p w14:paraId="3EF12B5E" w14:textId="77777777" w:rsidR="0049344A" w:rsidRDefault="0049344A" w:rsidP="0049344A">
      <w:r>
        <w:t xml:space="preserve">        ListNode*fast=dummy;</w:t>
      </w:r>
    </w:p>
    <w:p w14:paraId="45197F2D" w14:textId="77777777" w:rsidR="0049344A" w:rsidRDefault="0049344A" w:rsidP="0049344A">
      <w:r>
        <w:t xml:space="preserve">        for(int i=1;i&lt;=n;i++)</w:t>
      </w:r>
    </w:p>
    <w:p w14:paraId="7E30CCDE" w14:textId="77777777" w:rsidR="0049344A" w:rsidRDefault="0049344A" w:rsidP="0049344A">
      <w:r>
        <w:t xml:space="preserve">            fast=fast-&gt;next;</w:t>
      </w:r>
    </w:p>
    <w:p w14:paraId="31305397" w14:textId="77777777" w:rsidR="0049344A" w:rsidRDefault="0049344A" w:rsidP="0049344A">
      <w:r>
        <w:t xml:space="preserve">        while(fast-&gt;next)</w:t>
      </w:r>
    </w:p>
    <w:p w14:paraId="260393E9" w14:textId="77777777" w:rsidR="0049344A" w:rsidRDefault="0049344A" w:rsidP="0049344A">
      <w:r>
        <w:t xml:space="preserve">        {</w:t>
      </w:r>
    </w:p>
    <w:p w14:paraId="724E1321" w14:textId="77777777" w:rsidR="0049344A" w:rsidRDefault="0049344A" w:rsidP="0049344A">
      <w:r>
        <w:t xml:space="preserve">            slow=slow-&gt;next;</w:t>
      </w:r>
    </w:p>
    <w:p w14:paraId="3840CFC0" w14:textId="77777777" w:rsidR="0049344A" w:rsidRDefault="0049344A" w:rsidP="0049344A">
      <w:r>
        <w:t xml:space="preserve">            fast=fast-&gt;next;</w:t>
      </w:r>
    </w:p>
    <w:p w14:paraId="296ECED8" w14:textId="77777777" w:rsidR="0049344A" w:rsidRDefault="0049344A" w:rsidP="0049344A">
      <w:r>
        <w:t xml:space="preserve">        }</w:t>
      </w:r>
    </w:p>
    <w:p w14:paraId="1B0202FF" w14:textId="77777777" w:rsidR="0049344A" w:rsidRDefault="0049344A" w:rsidP="0049344A">
      <w:r>
        <w:t xml:space="preserve">        slow-&gt;next=slow-&gt;next-&gt;next;</w:t>
      </w:r>
    </w:p>
    <w:p w14:paraId="3739B1E6" w14:textId="77777777" w:rsidR="0049344A" w:rsidRDefault="0049344A" w:rsidP="0049344A">
      <w:r>
        <w:t xml:space="preserve">        return dummy-&gt;next;</w:t>
      </w:r>
    </w:p>
    <w:p w14:paraId="127D2CD1" w14:textId="75ADE6A7" w:rsidR="0049344A" w:rsidRDefault="0049344A" w:rsidP="0049344A">
      <w:r>
        <w:t xml:space="preserve">    }</w:t>
      </w:r>
    </w:p>
    <w:p w14:paraId="2D7185A1" w14:textId="78CC3A76" w:rsidR="0049344A" w:rsidRPr="0049344A" w:rsidRDefault="0049344A" w:rsidP="0049344A">
      <w:pPr>
        <w:pStyle w:val="NormalWeb"/>
        <w:shd w:val="clear" w:color="auto" w:fill="FFFFFF"/>
        <w:spacing w:before="0" w:beforeAutospacing="0" w:after="240" w:afterAutospacing="0"/>
        <w:rPr>
          <w:rFonts w:ascii="Segoe UI" w:hAnsi="Segoe UI" w:cs="Segoe UI"/>
          <w:color w:val="263238"/>
          <w:sz w:val="21"/>
          <w:szCs w:val="21"/>
        </w:rPr>
      </w:pPr>
      <w:r>
        <w:t>28)</w:t>
      </w:r>
      <w:r w:rsidRPr="0049344A">
        <w:rPr>
          <w:rFonts w:ascii="Segoe UI" w:hAnsi="Segoe UI" w:cs="Segoe UI"/>
          <w:color w:val="263238"/>
          <w:sz w:val="21"/>
          <w:szCs w:val="21"/>
        </w:rPr>
        <w:t xml:space="preserve"> Write a function to </w:t>
      </w:r>
      <w:r w:rsidRPr="0049344A">
        <w:rPr>
          <w:rFonts w:ascii="Segoe UI" w:hAnsi="Segoe UI" w:cs="Segoe UI"/>
          <w:b/>
          <w:bCs/>
          <w:color w:val="263238"/>
          <w:sz w:val="21"/>
          <w:szCs w:val="21"/>
        </w:rPr>
        <w:t>delete a node</w:t>
      </w:r>
      <w:r w:rsidRPr="0049344A">
        <w:rPr>
          <w:rFonts w:ascii="Segoe UI" w:hAnsi="Segoe UI" w:cs="Segoe UI"/>
          <w:color w:val="263238"/>
          <w:sz w:val="21"/>
          <w:szCs w:val="21"/>
        </w:rPr>
        <w:t> in a singly-linked list. You will </w:t>
      </w:r>
      <w:r w:rsidRPr="0049344A">
        <w:rPr>
          <w:rFonts w:ascii="Segoe UI" w:hAnsi="Segoe UI" w:cs="Segoe UI"/>
          <w:b/>
          <w:bCs/>
          <w:color w:val="263238"/>
          <w:sz w:val="21"/>
          <w:szCs w:val="21"/>
        </w:rPr>
        <w:t>not</w:t>
      </w:r>
      <w:r w:rsidRPr="0049344A">
        <w:rPr>
          <w:rFonts w:ascii="Segoe UI" w:hAnsi="Segoe UI" w:cs="Segoe UI"/>
          <w:color w:val="263238"/>
          <w:sz w:val="21"/>
          <w:szCs w:val="21"/>
        </w:rPr>
        <w:t> be given access to the </w:t>
      </w:r>
      <w:r w:rsidRPr="0049344A">
        <w:rPr>
          <w:rFonts w:ascii="Courier New" w:hAnsi="Courier New" w:cs="Courier New"/>
          <w:color w:val="546E7A"/>
          <w:sz w:val="20"/>
          <w:szCs w:val="20"/>
          <w:shd w:val="clear" w:color="auto" w:fill="F7F9FA"/>
        </w:rPr>
        <w:t>head</w:t>
      </w:r>
      <w:r w:rsidRPr="0049344A">
        <w:rPr>
          <w:rFonts w:ascii="Segoe UI" w:hAnsi="Segoe UI" w:cs="Segoe UI"/>
          <w:color w:val="263238"/>
          <w:sz w:val="21"/>
          <w:szCs w:val="21"/>
        </w:rPr>
        <w:t> of the list, instead you will be given access to </w:t>
      </w:r>
      <w:r w:rsidRPr="0049344A">
        <w:rPr>
          <w:rFonts w:ascii="Segoe UI" w:hAnsi="Segoe UI" w:cs="Segoe UI"/>
          <w:b/>
          <w:bCs/>
          <w:color w:val="263238"/>
          <w:sz w:val="21"/>
          <w:szCs w:val="21"/>
        </w:rPr>
        <w:t>the node to be deleted</w:t>
      </w:r>
      <w:r w:rsidRPr="0049344A">
        <w:rPr>
          <w:rFonts w:ascii="Segoe UI" w:hAnsi="Segoe UI" w:cs="Segoe UI"/>
          <w:color w:val="263238"/>
          <w:sz w:val="21"/>
          <w:szCs w:val="21"/>
        </w:rPr>
        <w:t> directly.</w:t>
      </w:r>
    </w:p>
    <w:p w14:paraId="772030F3" w14:textId="77777777" w:rsidR="0049344A" w:rsidRPr="0049344A" w:rsidRDefault="0049344A" w:rsidP="0049344A">
      <w:pPr>
        <w:shd w:val="clear" w:color="auto" w:fill="FFFFFF"/>
        <w:spacing w:after="240" w:line="240" w:lineRule="auto"/>
        <w:rPr>
          <w:rFonts w:ascii="Segoe UI" w:eastAsia="Times New Roman" w:hAnsi="Segoe UI" w:cs="Segoe UI"/>
          <w:color w:val="263238"/>
          <w:sz w:val="21"/>
          <w:szCs w:val="21"/>
        </w:rPr>
      </w:pPr>
      <w:r w:rsidRPr="0049344A">
        <w:rPr>
          <w:rFonts w:ascii="Segoe UI" w:eastAsia="Times New Roman" w:hAnsi="Segoe UI" w:cs="Segoe UI"/>
          <w:color w:val="263238"/>
          <w:sz w:val="21"/>
          <w:szCs w:val="21"/>
        </w:rPr>
        <w:t>It is </w:t>
      </w:r>
      <w:r w:rsidRPr="0049344A">
        <w:rPr>
          <w:rFonts w:ascii="Segoe UI" w:eastAsia="Times New Roman" w:hAnsi="Segoe UI" w:cs="Segoe UI"/>
          <w:b/>
          <w:bCs/>
          <w:color w:val="263238"/>
          <w:sz w:val="21"/>
          <w:szCs w:val="21"/>
        </w:rPr>
        <w:t>guaranteed</w:t>
      </w:r>
      <w:r w:rsidRPr="0049344A">
        <w:rPr>
          <w:rFonts w:ascii="Segoe UI" w:eastAsia="Times New Roman" w:hAnsi="Segoe UI" w:cs="Segoe UI"/>
          <w:color w:val="263238"/>
          <w:sz w:val="21"/>
          <w:szCs w:val="21"/>
        </w:rPr>
        <w:t> that the node to be deleted is </w:t>
      </w:r>
      <w:r w:rsidRPr="0049344A">
        <w:rPr>
          <w:rFonts w:ascii="Segoe UI" w:eastAsia="Times New Roman" w:hAnsi="Segoe UI" w:cs="Segoe UI"/>
          <w:b/>
          <w:bCs/>
          <w:color w:val="263238"/>
          <w:sz w:val="21"/>
          <w:szCs w:val="21"/>
        </w:rPr>
        <w:t>not a tail node</w:t>
      </w:r>
      <w:r w:rsidRPr="0049344A">
        <w:rPr>
          <w:rFonts w:ascii="Segoe UI" w:eastAsia="Times New Roman" w:hAnsi="Segoe UI" w:cs="Segoe UI"/>
          <w:color w:val="263238"/>
          <w:sz w:val="21"/>
          <w:szCs w:val="21"/>
        </w:rPr>
        <w:t> in the list.</w:t>
      </w:r>
    </w:p>
    <w:p w14:paraId="2902D4B6" w14:textId="77777777" w:rsidR="0049344A" w:rsidRPr="0049344A" w:rsidRDefault="0049344A" w:rsidP="0049344A">
      <w:pPr>
        <w:shd w:val="clear" w:color="auto" w:fill="FFFFFF"/>
        <w:spacing w:after="240" w:line="240" w:lineRule="auto"/>
        <w:rPr>
          <w:rFonts w:ascii="Segoe UI" w:eastAsia="Times New Roman" w:hAnsi="Segoe UI" w:cs="Segoe UI"/>
          <w:color w:val="263238"/>
          <w:sz w:val="21"/>
          <w:szCs w:val="21"/>
        </w:rPr>
      </w:pPr>
      <w:r w:rsidRPr="0049344A">
        <w:rPr>
          <w:rFonts w:ascii="Segoe UI" w:eastAsia="Times New Roman" w:hAnsi="Segoe UI" w:cs="Segoe UI"/>
          <w:color w:val="263238"/>
          <w:sz w:val="21"/>
          <w:szCs w:val="21"/>
        </w:rPr>
        <w:lastRenderedPageBreak/>
        <w:t> </w:t>
      </w:r>
    </w:p>
    <w:p w14:paraId="6CA71C76" w14:textId="77777777" w:rsidR="0049344A" w:rsidRPr="0049344A" w:rsidRDefault="0049344A" w:rsidP="0049344A">
      <w:pPr>
        <w:shd w:val="clear" w:color="auto" w:fill="FFFFFF"/>
        <w:spacing w:after="240" w:line="240" w:lineRule="auto"/>
        <w:rPr>
          <w:rFonts w:ascii="Segoe UI" w:eastAsia="Times New Roman" w:hAnsi="Segoe UI" w:cs="Segoe UI"/>
          <w:color w:val="263238"/>
          <w:sz w:val="21"/>
          <w:szCs w:val="21"/>
        </w:rPr>
      </w:pPr>
      <w:r w:rsidRPr="0049344A">
        <w:rPr>
          <w:rFonts w:ascii="Segoe UI" w:eastAsia="Times New Roman" w:hAnsi="Segoe UI" w:cs="Segoe UI"/>
          <w:b/>
          <w:bCs/>
          <w:color w:val="263238"/>
          <w:sz w:val="21"/>
          <w:szCs w:val="21"/>
        </w:rPr>
        <w:t>Example 1:</w:t>
      </w:r>
    </w:p>
    <w:p w14:paraId="61FBCC9B" w14:textId="4F2C5A64" w:rsidR="0049344A" w:rsidRPr="0049344A" w:rsidRDefault="0049344A" w:rsidP="0049344A">
      <w:pPr>
        <w:spacing w:after="0" w:line="240" w:lineRule="auto"/>
        <w:rPr>
          <w:rFonts w:ascii="Times New Roman" w:eastAsia="Times New Roman" w:hAnsi="Times New Roman" w:cs="Times New Roman"/>
          <w:sz w:val="24"/>
          <w:szCs w:val="24"/>
        </w:rPr>
      </w:pPr>
      <w:r w:rsidRPr="0049344A">
        <w:rPr>
          <w:rFonts w:ascii="Times New Roman" w:eastAsia="Times New Roman" w:hAnsi="Times New Roman" w:cs="Times New Roman"/>
          <w:noProof/>
          <w:sz w:val="24"/>
          <w:szCs w:val="24"/>
        </w:rPr>
        <w:drawing>
          <wp:inline distT="0" distB="0" distL="0" distR="0" wp14:anchorId="7936268A" wp14:editId="4E027416">
            <wp:extent cx="5349240" cy="38328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240" cy="3832860"/>
                    </a:xfrm>
                    <a:prstGeom prst="rect">
                      <a:avLst/>
                    </a:prstGeom>
                    <a:noFill/>
                    <a:ln>
                      <a:noFill/>
                    </a:ln>
                  </pic:spPr>
                </pic:pic>
              </a:graphicData>
            </a:graphic>
          </wp:inline>
        </w:drawing>
      </w:r>
    </w:p>
    <w:p w14:paraId="13E54C53" w14:textId="77777777" w:rsidR="0049344A" w:rsidRPr="0049344A" w:rsidRDefault="0049344A" w:rsidP="004934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44A">
        <w:rPr>
          <w:rFonts w:ascii="Consolas" w:eastAsia="Times New Roman" w:hAnsi="Consolas" w:cs="Courier New"/>
          <w:b/>
          <w:bCs/>
          <w:color w:val="263238"/>
          <w:sz w:val="20"/>
          <w:szCs w:val="20"/>
        </w:rPr>
        <w:t>Input:</w:t>
      </w:r>
      <w:r w:rsidRPr="0049344A">
        <w:rPr>
          <w:rFonts w:ascii="Consolas" w:eastAsia="Times New Roman" w:hAnsi="Consolas" w:cs="Courier New"/>
          <w:color w:val="263238"/>
          <w:sz w:val="20"/>
          <w:szCs w:val="20"/>
        </w:rPr>
        <w:t xml:space="preserve"> head = [4,5,1,9], node = 5</w:t>
      </w:r>
    </w:p>
    <w:p w14:paraId="5EADC2D9" w14:textId="77777777" w:rsidR="0049344A" w:rsidRPr="0049344A" w:rsidRDefault="0049344A" w:rsidP="004934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44A">
        <w:rPr>
          <w:rFonts w:ascii="Consolas" w:eastAsia="Times New Roman" w:hAnsi="Consolas" w:cs="Courier New"/>
          <w:b/>
          <w:bCs/>
          <w:color w:val="263238"/>
          <w:sz w:val="20"/>
          <w:szCs w:val="20"/>
        </w:rPr>
        <w:t>Output:</w:t>
      </w:r>
      <w:r w:rsidRPr="0049344A">
        <w:rPr>
          <w:rFonts w:ascii="Consolas" w:eastAsia="Times New Roman" w:hAnsi="Consolas" w:cs="Courier New"/>
          <w:color w:val="263238"/>
          <w:sz w:val="20"/>
          <w:szCs w:val="20"/>
        </w:rPr>
        <w:t xml:space="preserve"> [4,1,9]</w:t>
      </w:r>
    </w:p>
    <w:p w14:paraId="4B18EF99" w14:textId="77777777" w:rsidR="0049344A" w:rsidRPr="0049344A" w:rsidRDefault="0049344A" w:rsidP="004934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44A">
        <w:rPr>
          <w:rFonts w:ascii="Consolas" w:eastAsia="Times New Roman" w:hAnsi="Consolas" w:cs="Courier New"/>
          <w:b/>
          <w:bCs/>
          <w:color w:val="263238"/>
          <w:sz w:val="20"/>
          <w:szCs w:val="20"/>
        </w:rPr>
        <w:t xml:space="preserve">Explanation: </w:t>
      </w:r>
      <w:r w:rsidRPr="0049344A">
        <w:rPr>
          <w:rFonts w:ascii="Consolas" w:eastAsia="Times New Roman" w:hAnsi="Consolas" w:cs="Courier New"/>
          <w:color w:val="263238"/>
          <w:sz w:val="20"/>
          <w:szCs w:val="20"/>
        </w:rPr>
        <w:t>You are given the second node with value 5, the linked list should become 4 -&gt; 1 -&gt; 9 after calling your function.</w:t>
      </w:r>
    </w:p>
    <w:p w14:paraId="2B768C8E" w14:textId="16ACA896" w:rsidR="0049344A" w:rsidRDefault="0049344A" w:rsidP="0049344A"/>
    <w:p w14:paraId="4B3F2F39" w14:textId="77777777" w:rsidR="0049344A" w:rsidRDefault="0049344A" w:rsidP="0049344A">
      <w:r>
        <w:t>: void deleteNode(ListNode* node) {</w:t>
      </w:r>
    </w:p>
    <w:p w14:paraId="52038808" w14:textId="77777777" w:rsidR="0049344A" w:rsidRDefault="0049344A" w:rsidP="0049344A">
      <w:r>
        <w:t xml:space="preserve">        ListNode*temp=node-&gt;next;</w:t>
      </w:r>
    </w:p>
    <w:p w14:paraId="18D281EC" w14:textId="5C4F3DBD" w:rsidR="0049344A" w:rsidRDefault="0049344A" w:rsidP="0049344A">
      <w:r>
        <w:t xml:space="preserve">        swap(node-&gt;val,node-&gt;next-&gt;val);</w:t>
      </w:r>
    </w:p>
    <w:p w14:paraId="7BC6C5BD" w14:textId="77777777" w:rsidR="0049344A" w:rsidRDefault="0049344A" w:rsidP="0049344A">
      <w:r>
        <w:t xml:space="preserve">        node-&gt;next=node-&gt;next-&gt;next;</w:t>
      </w:r>
    </w:p>
    <w:p w14:paraId="139CDE05" w14:textId="77777777" w:rsidR="0049344A" w:rsidRDefault="0049344A" w:rsidP="0049344A">
      <w:r>
        <w:t xml:space="preserve">        delete temp;</w:t>
      </w:r>
    </w:p>
    <w:p w14:paraId="6D1D24F8" w14:textId="6700757E" w:rsidR="0049344A" w:rsidRDefault="0049344A" w:rsidP="0049344A">
      <w:r>
        <w:t xml:space="preserve">    }</w:t>
      </w:r>
    </w:p>
    <w:p w14:paraId="6E138E5B" w14:textId="4935463C" w:rsidR="008D2C3D" w:rsidRPr="008D2C3D" w:rsidRDefault="0049344A" w:rsidP="008D2C3D">
      <w:pPr>
        <w:pStyle w:val="NormalWeb"/>
        <w:shd w:val="clear" w:color="auto" w:fill="FFFFFF"/>
        <w:spacing w:before="0" w:beforeAutospacing="0" w:after="240" w:afterAutospacing="0"/>
        <w:rPr>
          <w:rFonts w:ascii="Segoe UI" w:hAnsi="Segoe UI" w:cs="Segoe UI"/>
          <w:color w:val="263238"/>
          <w:sz w:val="21"/>
          <w:szCs w:val="21"/>
        </w:rPr>
      </w:pPr>
      <w:r>
        <w:t>29)</w:t>
      </w:r>
      <w:r w:rsidR="008D2C3D" w:rsidRPr="008D2C3D">
        <w:rPr>
          <w:rFonts w:ascii="Segoe UI" w:hAnsi="Segoe UI" w:cs="Segoe UI"/>
          <w:color w:val="263238"/>
          <w:sz w:val="21"/>
          <w:szCs w:val="21"/>
        </w:rPr>
        <w:t xml:space="preserve"> You are given two </w:t>
      </w:r>
      <w:r w:rsidR="008D2C3D" w:rsidRPr="008D2C3D">
        <w:rPr>
          <w:rFonts w:ascii="Segoe UI" w:hAnsi="Segoe UI" w:cs="Segoe UI"/>
          <w:b/>
          <w:bCs/>
          <w:color w:val="263238"/>
          <w:sz w:val="21"/>
          <w:szCs w:val="21"/>
        </w:rPr>
        <w:t>non-empty</w:t>
      </w:r>
      <w:r w:rsidR="008D2C3D" w:rsidRPr="008D2C3D">
        <w:rPr>
          <w:rFonts w:ascii="Segoe UI" w:hAnsi="Segoe UI" w:cs="Segoe UI"/>
          <w:color w:val="263238"/>
          <w:sz w:val="21"/>
          <w:szCs w:val="21"/>
        </w:rPr>
        <w:t> linked lists representing two non-negative integers. The digits are stored in </w:t>
      </w:r>
      <w:r w:rsidR="008D2C3D" w:rsidRPr="008D2C3D">
        <w:rPr>
          <w:rFonts w:ascii="Segoe UI" w:hAnsi="Segoe UI" w:cs="Segoe UI"/>
          <w:b/>
          <w:bCs/>
          <w:color w:val="263238"/>
          <w:sz w:val="21"/>
          <w:szCs w:val="21"/>
        </w:rPr>
        <w:t>reverse order</w:t>
      </w:r>
      <w:r w:rsidR="008D2C3D" w:rsidRPr="008D2C3D">
        <w:rPr>
          <w:rFonts w:ascii="Segoe UI" w:hAnsi="Segoe UI" w:cs="Segoe UI"/>
          <w:color w:val="263238"/>
          <w:sz w:val="21"/>
          <w:szCs w:val="21"/>
        </w:rPr>
        <w:t>, and each of their nodes contains a single digit. Add the two numbers and return the sum as a linked list.</w:t>
      </w:r>
    </w:p>
    <w:p w14:paraId="7F493C08"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color w:val="263238"/>
          <w:sz w:val="21"/>
          <w:szCs w:val="21"/>
        </w:rPr>
        <w:lastRenderedPageBreak/>
        <w:t>You may assume the two numbers do not contain any leading zero, except the number 0 itself.</w:t>
      </w:r>
    </w:p>
    <w:p w14:paraId="3790EC3A"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color w:val="263238"/>
          <w:sz w:val="21"/>
          <w:szCs w:val="21"/>
        </w:rPr>
        <w:t> </w:t>
      </w:r>
    </w:p>
    <w:p w14:paraId="4DC34782"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b/>
          <w:bCs/>
          <w:color w:val="263238"/>
          <w:sz w:val="21"/>
          <w:szCs w:val="21"/>
        </w:rPr>
        <w:t>Example 1:</w:t>
      </w:r>
    </w:p>
    <w:p w14:paraId="579B2948" w14:textId="11775891" w:rsidR="008D2C3D" w:rsidRPr="008D2C3D" w:rsidRDefault="008D2C3D" w:rsidP="008D2C3D">
      <w:pPr>
        <w:spacing w:after="0" w:line="240" w:lineRule="auto"/>
        <w:rPr>
          <w:rFonts w:ascii="Times New Roman" w:eastAsia="Times New Roman" w:hAnsi="Times New Roman" w:cs="Times New Roman"/>
          <w:sz w:val="24"/>
          <w:szCs w:val="24"/>
        </w:rPr>
      </w:pPr>
      <w:r w:rsidRPr="008D2C3D">
        <w:rPr>
          <w:rFonts w:ascii="Times New Roman" w:eastAsia="Times New Roman" w:hAnsi="Times New Roman" w:cs="Times New Roman"/>
          <w:noProof/>
          <w:sz w:val="24"/>
          <w:szCs w:val="24"/>
        </w:rPr>
        <w:drawing>
          <wp:inline distT="0" distB="0" distL="0" distR="0" wp14:anchorId="1511FC95" wp14:editId="00FD5375">
            <wp:extent cx="4602480" cy="3261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480" cy="3261360"/>
                    </a:xfrm>
                    <a:prstGeom prst="rect">
                      <a:avLst/>
                    </a:prstGeom>
                    <a:noFill/>
                    <a:ln>
                      <a:noFill/>
                    </a:ln>
                  </pic:spPr>
                </pic:pic>
              </a:graphicData>
            </a:graphic>
          </wp:inline>
        </w:drawing>
      </w:r>
    </w:p>
    <w:p w14:paraId="768B8DF0"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t>Input:</w:t>
      </w:r>
      <w:r w:rsidRPr="008D2C3D">
        <w:rPr>
          <w:rFonts w:ascii="Consolas" w:eastAsia="Times New Roman" w:hAnsi="Consolas" w:cs="Courier New"/>
          <w:color w:val="263238"/>
          <w:sz w:val="20"/>
          <w:szCs w:val="20"/>
        </w:rPr>
        <w:t xml:space="preserve"> l1 = [2,4,3], l2 = [5,6,4]</w:t>
      </w:r>
    </w:p>
    <w:p w14:paraId="62D127C5"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t>Output:</w:t>
      </w:r>
      <w:r w:rsidRPr="008D2C3D">
        <w:rPr>
          <w:rFonts w:ascii="Consolas" w:eastAsia="Times New Roman" w:hAnsi="Consolas" w:cs="Courier New"/>
          <w:color w:val="263238"/>
          <w:sz w:val="20"/>
          <w:szCs w:val="20"/>
        </w:rPr>
        <w:t xml:space="preserve"> [7,0,8]</w:t>
      </w:r>
    </w:p>
    <w:p w14:paraId="0CEFACE0"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t>Explanation:</w:t>
      </w:r>
      <w:r w:rsidRPr="008D2C3D">
        <w:rPr>
          <w:rFonts w:ascii="Consolas" w:eastAsia="Times New Roman" w:hAnsi="Consolas" w:cs="Courier New"/>
          <w:color w:val="263238"/>
          <w:sz w:val="20"/>
          <w:szCs w:val="20"/>
        </w:rPr>
        <w:t xml:space="preserve"> 342 + 465 = 807.</w:t>
      </w:r>
    </w:p>
    <w:p w14:paraId="17A849F4" w14:textId="61C7CDF6" w:rsidR="0049344A" w:rsidRDefault="0049344A" w:rsidP="0049344A"/>
    <w:p w14:paraId="5226AE95" w14:textId="302AB59B" w:rsidR="008D2C3D" w:rsidRDefault="0049344A" w:rsidP="008D2C3D">
      <w:r>
        <w:t>:</w:t>
      </w:r>
      <w:r w:rsidR="008D2C3D" w:rsidRPr="008D2C3D">
        <w:t xml:space="preserve"> </w:t>
      </w:r>
      <w:r w:rsidR="008D2C3D">
        <w:t>ListNode* addTwoNumbers(ListNode* l1, ListNode* l2) {</w:t>
      </w:r>
    </w:p>
    <w:p w14:paraId="31046F35" w14:textId="77777777" w:rsidR="008D2C3D" w:rsidRDefault="008D2C3D" w:rsidP="008D2C3D">
      <w:r>
        <w:t xml:space="preserve">        ListNode*dummy=new ListNode();</w:t>
      </w:r>
    </w:p>
    <w:p w14:paraId="122B1F5F" w14:textId="77777777" w:rsidR="008D2C3D" w:rsidRDefault="008D2C3D" w:rsidP="008D2C3D">
      <w:r>
        <w:t xml:space="preserve">        ListNode*temp=dummy;</w:t>
      </w:r>
    </w:p>
    <w:p w14:paraId="1B5F2E32" w14:textId="77777777" w:rsidR="008D2C3D" w:rsidRDefault="008D2C3D" w:rsidP="008D2C3D">
      <w:r>
        <w:t xml:space="preserve">        int carry=0;</w:t>
      </w:r>
    </w:p>
    <w:p w14:paraId="2D7BEDDC" w14:textId="77777777" w:rsidR="008D2C3D" w:rsidRDefault="008D2C3D" w:rsidP="008D2C3D">
      <w:r>
        <w:t xml:space="preserve">        while(l1||l2||carry)</w:t>
      </w:r>
    </w:p>
    <w:p w14:paraId="0660E585" w14:textId="77777777" w:rsidR="008D2C3D" w:rsidRDefault="008D2C3D" w:rsidP="008D2C3D">
      <w:r>
        <w:t xml:space="preserve">        {</w:t>
      </w:r>
    </w:p>
    <w:p w14:paraId="4E51D590" w14:textId="77777777" w:rsidR="008D2C3D" w:rsidRDefault="008D2C3D" w:rsidP="008D2C3D">
      <w:r>
        <w:t xml:space="preserve">            int sum=0;</w:t>
      </w:r>
    </w:p>
    <w:p w14:paraId="347AE2A2" w14:textId="77777777" w:rsidR="008D2C3D" w:rsidRDefault="008D2C3D" w:rsidP="008D2C3D">
      <w:r>
        <w:t xml:space="preserve">            if(l1)</w:t>
      </w:r>
    </w:p>
    <w:p w14:paraId="69553B36" w14:textId="77777777" w:rsidR="008D2C3D" w:rsidRDefault="008D2C3D" w:rsidP="008D2C3D">
      <w:r>
        <w:t xml:space="preserve">            {</w:t>
      </w:r>
    </w:p>
    <w:p w14:paraId="05CD8912" w14:textId="77777777" w:rsidR="008D2C3D" w:rsidRDefault="008D2C3D" w:rsidP="008D2C3D">
      <w:r>
        <w:t xml:space="preserve">                sum+=l1-&gt;val;</w:t>
      </w:r>
    </w:p>
    <w:p w14:paraId="39103415" w14:textId="77777777" w:rsidR="008D2C3D" w:rsidRDefault="008D2C3D" w:rsidP="008D2C3D">
      <w:r>
        <w:lastRenderedPageBreak/>
        <w:t xml:space="preserve">                l1=l1-&gt;next;</w:t>
      </w:r>
    </w:p>
    <w:p w14:paraId="3DAADA7A" w14:textId="77777777" w:rsidR="008D2C3D" w:rsidRDefault="008D2C3D" w:rsidP="008D2C3D">
      <w:r>
        <w:t xml:space="preserve">            }</w:t>
      </w:r>
    </w:p>
    <w:p w14:paraId="5E8C53C8" w14:textId="77777777" w:rsidR="008D2C3D" w:rsidRDefault="008D2C3D" w:rsidP="008D2C3D">
      <w:r>
        <w:t xml:space="preserve">            if(l2)</w:t>
      </w:r>
    </w:p>
    <w:p w14:paraId="48771B36" w14:textId="77777777" w:rsidR="008D2C3D" w:rsidRDefault="008D2C3D" w:rsidP="008D2C3D">
      <w:r>
        <w:t xml:space="preserve">            {</w:t>
      </w:r>
    </w:p>
    <w:p w14:paraId="1C5BD49D" w14:textId="77777777" w:rsidR="008D2C3D" w:rsidRDefault="008D2C3D" w:rsidP="008D2C3D">
      <w:r>
        <w:t xml:space="preserve">                sum+=l2-&gt;val;</w:t>
      </w:r>
    </w:p>
    <w:p w14:paraId="09F85764" w14:textId="77777777" w:rsidR="008D2C3D" w:rsidRDefault="008D2C3D" w:rsidP="008D2C3D">
      <w:r>
        <w:t xml:space="preserve">                l2=l2-&gt;next;</w:t>
      </w:r>
    </w:p>
    <w:p w14:paraId="173D4E54" w14:textId="77777777" w:rsidR="008D2C3D" w:rsidRDefault="008D2C3D" w:rsidP="008D2C3D">
      <w:r>
        <w:t xml:space="preserve">            }</w:t>
      </w:r>
    </w:p>
    <w:p w14:paraId="25F2AC6E" w14:textId="77777777" w:rsidR="008D2C3D" w:rsidRDefault="008D2C3D" w:rsidP="008D2C3D">
      <w:r>
        <w:t xml:space="preserve">            sum+=carry;</w:t>
      </w:r>
    </w:p>
    <w:p w14:paraId="69CDCF7A" w14:textId="77777777" w:rsidR="008D2C3D" w:rsidRDefault="008D2C3D" w:rsidP="008D2C3D">
      <w:r>
        <w:t xml:space="preserve">            carry=sum/10;</w:t>
      </w:r>
    </w:p>
    <w:p w14:paraId="179D5B28" w14:textId="77777777" w:rsidR="008D2C3D" w:rsidRDefault="008D2C3D" w:rsidP="008D2C3D">
      <w:r>
        <w:t xml:space="preserve">            ListNode*node=new ListNode(sum%10);</w:t>
      </w:r>
    </w:p>
    <w:p w14:paraId="0ABECD39" w14:textId="77777777" w:rsidR="008D2C3D" w:rsidRDefault="008D2C3D" w:rsidP="008D2C3D">
      <w:r>
        <w:t xml:space="preserve">            temp-&gt;next=node;</w:t>
      </w:r>
    </w:p>
    <w:p w14:paraId="54D3C651" w14:textId="77777777" w:rsidR="008D2C3D" w:rsidRDefault="008D2C3D" w:rsidP="008D2C3D">
      <w:r>
        <w:t xml:space="preserve">            temp=temp-&gt;next;</w:t>
      </w:r>
    </w:p>
    <w:p w14:paraId="5B6BFD9F" w14:textId="77777777" w:rsidR="008D2C3D" w:rsidRDefault="008D2C3D" w:rsidP="008D2C3D">
      <w:r>
        <w:t xml:space="preserve">        }</w:t>
      </w:r>
    </w:p>
    <w:p w14:paraId="58EDA1B0" w14:textId="77777777" w:rsidR="008D2C3D" w:rsidRDefault="008D2C3D" w:rsidP="008D2C3D">
      <w:r>
        <w:t xml:space="preserve">        return dummy-&gt;next;</w:t>
      </w:r>
    </w:p>
    <w:p w14:paraId="139451F6" w14:textId="7185DA9D" w:rsidR="0049344A" w:rsidRDefault="008D2C3D" w:rsidP="008D2C3D">
      <w:r>
        <w:t xml:space="preserve">    }</w:t>
      </w:r>
    </w:p>
    <w:p w14:paraId="75E41539" w14:textId="5BF43C9B" w:rsidR="008D2C3D" w:rsidRPr="008D2C3D" w:rsidRDefault="008D2C3D" w:rsidP="008D2C3D">
      <w:pPr>
        <w:pStyle w:val="NormalWeb"/>
        <w:shd w:val="clear" w:color="auto" w:fill="FFFFFF"/>
        <w:spacing w:before="0" w:beforeAutospacing="0" w:after="240" w:afterAutospacing="0"/>
        <w:rPr>
          <w:rFonts w:ascii="Segoe UI" w:hAnsi="Segoe UI" w:cs="Segoe UI"/>
          <w:color w:val="263238"/>
          <w:sz w:val="21"/>
          <w:szCs w:val="21"/>
        </w:rPr>
      </w:pPr>
      <w:r>
        <w:t>30)</w:t>
      </w:r>
      <w:r w:rsidRPr="008D2C3D">
        <w:rPr>
          <w:rFonts w:ascii="Segoe UI" w:hAnsi="Segoe UI" w:cs="Segoe UI"/>
          <w:color w:val="263238"/>
          <w:sz w:val="21"/>
          <w:szCs w:val="21"/>
        </w:rPr>
        <w:t xml:space="preserve"> Given </w:t>
      </w:r>
      <w:r w:rsidRPr="008D2C3D">
        <w:rPr>
          <w:rFonts w:ascii="Courier New" w:hAnsi="Courier New" w:cs="Courier New"/>
          <w:color w:val="546E7A"/>
          <w:sz w:val="20"/>
          <w:szCs w:val="20"/>
          <w:shd w:val="clear" w:color="auto" w:fill="F7F9FA"/>
        </w:rPr>
        <w:t>head</w:t>
      </w:r>
      <w:r w:rsidRPr="008D2C3D">
        <w:rPr>
          <w:rFonts w:ascii="Segoe UI" w:hAnsi="Segoe UI" w:cs="Segoe UI"/>
          <w:color w:val="263238"/>
          <w:sz w:val="21"/>
          <w:szCs w:val="21"/>
        </w:rPr>
        <w:t>, the head of a linked list, determine if the linked list has a cycle in it.</w:t>
      </w:r>
    </w:p>
    <w:p w14:paraId="4A0F12E2"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color w:val="263238"/>
          <w:sz w:val="21"/>
          <w:szCs w:val="21"/>
        </w:rPr>
        <w:t>There is a cycle in a linked list if there is some node in the list that can be reached again by continuously following the </w:t>
      </w:r>
      <w:r w:rsidRPr="008D2C3D">
        <w:rPr>
          <w:rFonts w:ascii="Courier New" w:eastAsia="Times New Roman" w:hAnsi="Courier New" w:cs="Courier New"/>
          <w:color w:val="546E7A"/>
          <w:sz w:val="20"/>
          <w:szCs w:val="20"/>
          <w:shd w:val="clear" w:color="auto" w:fill="F7F9FA"/>
        </w:rPr>
        <w:t>next</w:t>
      </w:r>
      <w:r w:rsidRPr="008D2C3D">
        <w:rPr>
          <w:rFonts w:ascii="Segoe UI" w:eastAsia="Times New Roman" w:hAnsi="Segoe UI" w:cs="Segoe UI"/>
          <w:color w:val="263238"/>
          <w:sz w:val="21"/>
          <w:szCs w:val="21"/>
        </w:rPr>
        <w:t> pointer. Internally, </w:t>
      </w:r>
      <w:r w:rsidRPr="008D2C3D">
        <w:rPr>
          <w:rFonts w:ascii="Courier New" w:eastAsia="Times New Roman" w:hAnsi="Courier New" w:cs="Courier New"/>
          <w:color w:val="546E7A"/>
          <w:sz w:val="20"/>
          <w:szCs w:val="20"/>
          <w:shd w:val="clear" w:color="auto" w:fill="F7F9FA"/>
        </w:rPr>
        <w:t>pos</w:t>
      </w:r>
      <w:r w:rsidRPr="008D2C3D">
        <w:rPr>
          <w:rFonts w:ascii="Segoe UI" w:eastAsia="Times New Roman" w:hAnsi="Segoe UI" w:cs="Segoe UI"/>
          <w:color w:val="263238"/>
          <w:sz w:val="21"/>
          <w:szCs w:val="21"/>
        </w:rPr>
        <w:t> is used to denote the index of the node that tail's </w:t>
      </w:r>
      <w:r w:rsidRPr="008D2C3D">
        <w:rPr>
          <w:rFonts w:ascii="Courier New" w:eastAsia="Times New Roman" w:hAnsi="Courier New" w:cs="Courier New"/>
          <w:color w:val="546E7A"/>
          <w:sz w:val="20"/>
          <w:szCs w:val="20"/>
          <w:shd w:val="clear" w:color="auto" w:fill="F7F9FA"/>
        </w:rPr>
        <w:t>next</w:t>
      </w:r>
      <w:r w:rsidRPr="008D2C3D">
        <w:rPr>
          <w:rFonts w:ascii="Segoe UI" w:eastAsia="Times New Roman" w:hAnsi="Segoe UI" w:cs="Segoe UI"/>
          <w:color w:val="263238"/>
          <w:sz w:val="21"/>
          <w:szCs w:val="21"/>
        </w:rPr>
        <w:t> pointer is connected to. </w:t>
      </w:r>
      <w:r w:rsidRPr="008D2C3D">
        <w:rPr>
          <w:rFonts w:ascii="Segoe UI" w:eastAsia="Times New Roman" w:hAnsi="Segoe UI" w:cs="Segoe UI"/>
          <w:b/>
          <w:bCs/>
          <w:color w:val="263238"/>
          <w:sz w:val="21"/>
          <w:szCs w:val="21"/>
        </w:rPr>
        <w:t>Note that </w:t>
      </w:r>
      <w:r w:rsidRPr="008D2C3D">
        <w:rPr>
          <w:rFonts w:ascii="Courier New" w:eastAsia="Times New Roman" w:hAnsi="Courier New" w:cs="Courier New"/>
          <w:b/>
          <w:bCs/>
          <w:color w:val="546E7A"/>
          <w:sz w:val="20"/>
          <w:szCs w:val="20"/>
          <w:shd w:val="clear" w:color="auto" w:fill="F7F9FA"/>
        </w:rPr>
        <w:t>pos</w:t>
      </w:r>
      <w:r w:rsidRPr="008D2C3D">
        <w:rPr>
          <w:rFonts w:ascii="Segoe UI" w:eastAsia="Times New Roman" w:hAnsi="Segoe UI" w:cs="Segoe UI"/>
          <w:b/>
          <w:bCs/>
          <w:color w:val="263238"/>
          <w:sz w:val="21"/>
          <w:szCs w:val="21"/>
        </w:rPr>
        <w:t> is not passed as a parameter</w:t>
      </w:r>
      <w:r w:rsidRPr="008D2C3D">
        <w:rPr>
          <w:rFonts w:ascii="Segoe UI" w:eastAsia="Times New Roman" w:hAnsi="Segoe UI" w:cs="Segoe UI"/>
          <w:color w:val="263238"/>
          <w:sz w:val="21"/>
          <w:szCs w:val="21"/>
        </w:rPr>
        <w:t>.</w:t>
      </w:r>
    </w:p>
    <w:p w14:paraId="3F544696"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color w:val="263238"/>
          <w:sz w:val="21"/>
          <w:szCs w:val="21"/>
        </w:rPr>
        <w:t>Return </w:t>
      </w:r>
      <w:r w:rsidRPr="008D2C3D">
        <w:rPr>
          <w:rFonts w:ascii="Courier New" w:eastAsia="Times New Roman" w:hAnsi="Courier New" w:cs="Courier New"/>
          <w:color w:val="546E7A"/>
          <w:sz w:val="20"/>
          <w:szCs w:val="20"/>
          <w:shd w:val="clear" w:color="auto" w:fill="F7F9FA"/>
        </w:rPr>
        <w:t>true</w:t>
      </w:r>
      <w:r w:rsidRPr="008D2C3D">
        <w:rPr>
          <w:rFonts w:ascii="Segoe UI" w:eastAsia="Times New Roman" w:hAnsi="Segoe UI" w:cs="Segoe UI"/>
          <w:i/>
          <w:iCs/>
          <w:color w:val="263238"/>
          <w:sz w:val="21"/>
          <w:szCs w:val="21"/>
        </w:rPr>
        <w:t> if there is a cycle in the linked list</w:t>
      </w:r>
      <w:r w:rsidRPr="008D2C3D">
        <w:rPr>
          <w:rFonts w:ascii="Segoe UI" w:eastAsia="Times New Roman" w:hAnsi="Segoe UI" w:cs="Segoe UI"/>
          <w:color w:val="263238"/>
          <w:sz w:val="21"/>
          <w:szCs w:val="21"/>
        </w:rPr>
        <w:t>. Otherwise, return </w:t>
      </w:r>
      <w:r w:rsidRPr="008D2C3D">
        <w:rPr>
          <w:rFonts w:ascii="Courier New" w:eastAsia="Times New Roman" w:hAnsi="Courier New" w:cs="Courier New"/>
          <w:color w:val="546E7A"/>
          <w:sz w:val="20"/>
          <w:szCs w:val="20"/>
          <w:shd w:val="clear" w:color="auto" w:fill="F7F9FA"/>
        </w:rPr>
        <w:t>false</w:t>
      </w:r>
      <w:r w:rsidRPr="008D2C3D">
        <w:rPr>
          <w:rFonts w:ascii="Segoe UI" w:eastAsia="Times New Roman" w:hAnsi="Segoe UI" w:cs="Segoe UI"/>
          <w:color w:val="263238"/>
          <w:sz w:val="21"/>
          <w:szCs w:val="21"/>
        </w:rPr>
        <w:t>.</w:t>
      </w:r>
    </w:p>
    <w:p w14:paraId="1F24C435"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color w:val="263238"/>
          <w:sz w:val="21"/>
          <w:szCs w:val="21"/>
        </w:rPr>
        <w:t> </w:t>
      </w:r>
    </w:p>
    <w:p w14:paraId="6087E551" w14:textId="77777777" w:rsidR="008D2C3D" w:rsidRPr="008D2C3D" w:rsidRDefault="008D2C3D" w:rsidP="008D2C3D">
      <w:pPr>
        <w:shd w:val="clear" w:color="auto" w:fill="FFFFFF"/>
        <w:spacing w:after="240" w:line="240" w:lineRule="auto"/>
        <w:rPr>
          <w:rFonts w:ascii="Segoe UI" w:eastAsia="Times New Roman" w:hAnsi="Segoe UI" w:cs="Segoe UI"/>
          <w:color w:val="263238"/>
          <w:sz w:val="21"/>
          <w:szCs w:val="21"/>
        </w:rPr>
      </w:pPr>
      <w:r w:rsidRPr="008D2C3D">
        <w:rPr>
          <w:rFonts w:ascii="Segoe UI" w:eastAsia="Times New Roman" w:hAnsi="Segoe UI" w:cs="Segoe UI"/>
          <w:b/>
          <w:bCs/>
          <w:color w:val="263238"/>
          <w:sz w:val="21"/>
          <w:szCs w:val="21"/>
        </w:rPr>
        <w:t>Example 1:</w:t>
      </w:r>
    </w:p>
    <w:p w14:paraId="587539E1" w14:textId="40E13A7E" w:rsidR="008D2C3D" w:rsidRPr="008D2C3D" w:rsidRDefault="008D2C3D" w:rsidP="008D2C3D">
      <w:pPr>
        <w:spacing w:after="0" w:line="240" w:lineRule="auto"/>
        <w:rPr>
          <w:rFonts w:ascii="Times New Roman" w:eastAsia="Times New Roman" w:hAnsi="Times New Roman" w:cs="Times New Roman"/>
          <w:sz w:val="24"/>
          <w:szCs w:val="24"/>
        </w:rPr>
      </w:pPr>
      <w:r w:rsidRPr="008D2C3D">
        <w:rPr>
          <w:rFonts w:ascii="Times New Roman" w:eastAsia="Times New Roman" w:hAnsi="Times New Roman" w:cs="Times New Roman"/>
          <w:noProof/>
          <w:sz w:val="24"/>
          <w:szCs w:val="24"/>
        </w:rPr>
        <w:drawing>
          <wp:inline distT="0" distB="0" distL="0" distR="0" wp14:anchorId="21668AB5" wp14:editId="0A10C84F">
            <wp:extent cx="5059680" cy="1630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1630680"/>
                    </a:xfrm>
                    <a:prstGeom prst="rect">
                      <a:avLst/>
                    </a:prstGeom>
                    <a:noFill/>
                    <a:ln>
                      <a:noFill/>
                    </a:ln>
                  </pic:spPr>
                </pic:pic>
              </a:graphicData>
            </a:graphic>
          </wp:inline>
        </w:drawing>
      </w:r>
    </w:p>
    <w:p w14:paraId="243A4455"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t>Input:</w:t>
      </w:r>
      <w:r w:rsidRPr="008D2C3D">
        <w:rPr>
          <w:rFonts w:ascii="Consolas" w:eastAsia="Times New Roman" w:hAnsi="Consolas" w:cs="Courier New"/>
          <w:color w:val="263238"/>
          <w:sz w:val="20"/>
          <w:szCs w:val="20"/>
        </w:rPr>
        <w:t xml:space="preserve"> head = [3,2,0,-4], pos = 1</w:t>
      </w:r>
    </w:p>
    <w:p w14:paraId="6A5C3151"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lastRenderedPageBreak/>
        <w:t>Output:</w:t>
      </w:r>
      <w:r w:rsidRPr="008D2C3D">
        <w:rPr>
          <w:rFonts w:ascii="Consolas" w:eastAsia="Times New Roman" w:hAnsi="Consolas" w:cs="Courier New"/>
          <w:color w:val="263238"/>
          <w:sz w:val="20"/>
          <w:szCs w:val="20"/>
        </w:rPr>
        <w:t xml:space="preserve"> true</w:t>
      </w:r>
    </w:p>
    <w:p w14:paraId="6DDCD25B" w14:textId="77777777" w:rsidR="008D2C3D" w:rsidRPr="008D2C3D" w:rsidRDefault="008D2C3D" w:rsidP="008D2C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D2C3D">
        <w:rPr>
          <w:rFonts w:ascii="Consolas" w:eastAsia="Times New Roman" w:hAnsi="Consolas" w:cs="Courier New"/>
          <w:b/>
          <w:bCs/>
          <w:color w:val="263238"/>
          <w:sz w:val="20"/>
          <w:szCs w:val="20"/>
        </w:rPr>
        <w:t>Explanation:</w:t>
      </w:r>
      <w:r w:rsidRPr="008D2C3D">
        <w:rPr>
          <w:rFonts w:ascii="Consolas" w:eastAsia="Times New Roman" w:hAnsi="Consolas" w:cs="Courier New"/>
          <w:color w:val="263238"/>
          <w:sz w:val="20"/>
          <w:szCs w:val="20"/>
        </w:rPr>
        <w:t xml:space="preserve"> There is a cycle in the linked list, where the tail connects to the 1st node (0-indexed).</w:t>
      </w:r>
    </w:p>
    <w:p w14:paraId="3720BB09" w14:textId="4B7ED668" w:rsidR="008D2C3D" w:rsidRDefault="008D2C3D" w:rsidP="008D2C3D"/>
    <w:p w14:paraId="2B9A35AB" w14:textId="77777777" w:rsidR="008D2C3D" w:rsidRDefault="008D2C3D" w:rsidP="008D2C3D">
      <w:r>
        <w:t>: bool hasCycle(ListNode *head) {</w:t>
      </w:r>
    </w:p>
    <w:p w14:paraId="5609A0BC" w14:textId="77777777" w:rsidR="008D2C3D" w:rsidRDefault="008D2C3D" w:rsidP="008D2C3D">
      <w:r>
        <w:t xml:space="preserve">       </w:t>
      </w:r>
    </w:p>
    <w:p w14:paraId="4A682E4E" w14:textId="77777777" w:rsidR="008D2C3D" w:rsidRDefault="008D2C3D" w:rsidP="008D2C3D">
      <w:r>
        <w:t xml:space="preserve">        ListNode*slow=head;</w:t>
      </w:r>
    </w:p>
    <w:p w14:paraId="19C5304B" w14:textId="77777777" w:rsidR="008D2C3D" w:rsidRDefault="008D2C3D" w:rsidP="008D2C3D">
      <w:r>
        <w:t xml:space="preserve">        ListNode*fast=head;</w:t>
      </w:r>
    </w:p>
    <w:p w14:paraId="3CDA6B70" w14:textId="77777777" w:rsidR="008D2C3D" w:rsidRDefault="008D2C3D" w:rsidP="008D2C3D">
      <w:r>
        <w:t xml:space="preserve">        while(slow&amp;&amp;fast&amp;&amp;fast-&gt;next)</w:t>
      </w:r>
    </w:p>
    <w:p w14:paraId="22587863" w14:textId="77777777" w:rsidR="008D2C3D" w:rsidRDefault="008D2C3D" w:rsidP="008D2C3D">
      <w:r>
        <w:t xml:space="preserve">        {</w:t>
      </w:r>
    </w:p>
    <w:p w14:paraId="370F397E" w14:textId="77777777" w:rsidR="008D2C3D" w:rsidRDefault="008D2C3D" w:rsidP="008D2C3D">
      <w:r>
        <w:t xml:space="preserve">            slow=slow-&gt;next;</w:t>
      </w:r>
    </w:p>
    <w:p w14:paraId="5E1D7435" w14:textId="77777777" w:rsidR="008D2C3D" w:rsidRDefault="008D2C3D" w:rsidP="008D2C3D">
      <w:r>
        <w:t xml:space="preserve">            fast=fast-&gt;next-&gt;next;</w:t>
      </w:r>
    </w:p>
    <w:p w14:paraId="2B000280" w14:textId="77777777" w:rsidR="008D2C3D" w:rsidRDefault="008D2C3D" w:rsidP="008D2C3D">
      <w:r>
        <w:t xml:space="preserve">            if(slow==fast)</w:t>
      </w:r>
    </w:p>
    <w:p w14:paraId="3A6CBBE5" w14:textId="77777777" w:rsidR="008D2C3D" w:rsidRDefault="008D2C3D" w:rsidP="008D2C3D">
      <w:r>
        <w:t xml:space="preserve">                return 1;</w:t>
      </w:r>
    </w:p>
    <w:p w14:paraId="78712065" w14:textId="77777777" w:rsidR="008D2C3D" w:rsidRDefault="008D2C3D" w:rsidP="008D2C3D">
      <w:r>
        <w:t xml:space="preserve">        }</w:t>
      </w:r>
    </w:p>
    <w:p w14:paraId="26F4CB96" w14:textId="77777777" w:rsidR="008D2C3D" w:rsidRDefault="008D2C3D" w:rsidP="008D2C3D">
      <w:r>
        <w:t xml:space="preserve">        return 0;</w:t>
      </w:r>
    </w:p>
    <w:p w14:paraId="5C284B12" w14:textId="5B25DB6E" w:rsidR="008D2C3D" w:rsidRDefault="008D2C3D" w:rsidP="008D2C3D">
      <w:r>
        <w:t xml:space="preserve">    }</w:t>
      </w:r>
    </w:p>
    <w:p w14:paraId="66E297CC" w14:textId="489C4119" w:rsidR="00CB130F" w:rsidRPr="00CB130F" w:rsidRDefault="008D2C3D" w:rsidP="00CB130F">
      <w:pPr>
        <w:pStyle w:val="NormalWeb"/>
        <w:shd w:val="clear" w:color="auto" w:fill="FFFFFF"/>
        <w:spacing w:before="0" w:beforeAutospacing="0" w:after="240" w:afterAutospacing="0"/>
        <w:rPr>
          <w:rFonts w:ascii="Segoe UI" w:hAnsi="Segoe UI" w:cs="Segoe UI"/>
          <w:color w:val="263238"/>
          <w:sz w:val="21"/>
          <w:szCs w:val="21"/>
        </w:rPr>
      </w:pPr>
      <w:r>
        <w:t>31)</w:t>
      </w:r>
      <w:r w:rsidR="00CB130F" w:rsidRPr="00CB130F">
        <w:rPr>
          <w:rFonts w:ascii="Segoe UI" w:hAnsi="Segoe UI" w:cs="Segoe UI"/>
          <w:color w:val="263238"/>
          <w:sz w:val="21"/>
          <w:szCs w:val="21"/>
        </w:rPr>
        <w:t xml:space="preserve"> Given a linked list, reverse the nodes of a linked list </w:t>
      </w:r>
      <w:r w:rsidR="00CB130F" w:rsidRPr="00CB130F">
        <w:rPr>
          <w:rFonts w:ascii="Segoe UI" w:hAnsi="Segoe UI" w:cs="Segoe UI"/>
          <w:i/>
          <w:iCs/>
          <w:color w:val="263238"/>
          <w:sz w:val="21"/>
          <w:szCs w:val="21"/>
        </w:rPr>
        <w:t>k</w:t>
      </w:r>
      <w:r w:rsidR="00CB130F" w:rsidRPr="00CB130F">
        <w:rPr>
          <w:rFonts w:ascii="Segoe UI" w:hAnsi="Segoe UI" w:cs="Segoe UI"/>
          <w:color w:val="263238"/>
          <w:sz w:val="21"/>
          <w:szCs w:val="21"/>
        </w:rPr>
        <w:t> at a time and return its modified list.</w:t>
      </w:r>
    </w:p>
    <w:p w14:paraId="1DE64C32" w14:textId="77777777" w:rsidR="00CB130F" w:rsidRPr="00CB130F" w:rsidRDefault="00CB130F" w:rsidP="00CB130F">
      <w:pPr>
        <w:shd w:val="clear" w:color="auto" w:fill="FFFFFF"/>
        <w:spacing w:after="240" w:line="240" w:lineRule="auto"/>
        <w:rPr>
          <w:rFonts w:ascii="Segoe UI" w:eastAsia="Times New Roman" w:hAnsi="Segoe UI" w:cs="Segoe UI"/>
          <w:color w:val="263238"/>
          <w:sz w:val="21"/>
          <w:szCs w:val="21"/>
        </w:rPr>
      </w:pPr>
      <w:r w:rsidRPr="00CB130F">
        <w:rPr>
          <w:rFonts w:ascii="Segoe UI" w:eastAsia="Times New Roman" w:hAnsi="Segoe UI" w:cs="Segoe UI"/>
          <w:i/>
          <w:iCs/>
          <w:color w:val="263238"/>
          <w:sz w:val="21"/>
          <w:szCs w:val="21"/>
        </w:rPr>
        <w:t>k</w:t>
      </w:r>
      <w:r w:rsidRPr="00CB130F">
        <w:rPr>
          <w:rFonts w:ascii="Segoe UI" w:eastAsia="Times New Roman" w:hAnsi="Segoe UI" w:cs="Segoe UI"/>
          <w:color w:val="263238"/>
          <w:sz w:val="21"/>
          <w:szCs w:val="21"/>
        </w:rPr>
        <w:t> is a positive integer and is less than or equal to the length of the linked list. If the number of nodes is not a multiple of </w:t>
      </w:r>
      <w:r w:rsidRPr="00CB130F">
        <w:rPr>
          <w:rFonts w:ascii="Segoe UI" w:eastAsia="Times New Roman" w:hAnsi="Segoe UI" w:cs="Segoe UI"/>
          <w:i/>
          <w:iCs/>
          <w:color w:val="263238"/>
          <w:sz w:val="21"/>
          <w:szCs w:val="21"/>
        </w:rPr>
        <w:t>k</w:t>
      </w:r>
      <w:r w:rsidRPr="00CB130F">
        <w:rPr>
          <w:rFonts w:ascii="Segoe UI" w:eastAsia="Times New Roman" w:hAnsi="Segoe UI" w:cs="Segoe UI"/>
          <w:color w:val="263238"/>
          <w:sz w:val="21"/>
          <w:szCs w:val="21"/>
        </w:rPr>
        <w:t> then left-out nodes, in the end, should remain as it is.</w:t>
      </w:r>
    </w:p>
    <w:p w14:paraId="2705E0E6" w14:textId="77777777" w:rsidR="00CB130F" w:rsidRPr="00CB130F" w:rsidRDefault="00CB130F" w:rsidP="00CB130F">
      <w:pPr>
        <w:shd w:val="clear" w:color="auto" w:fill="FFFFFF"/>
        <w:spacing w:after="240" w:line="240" w:lineRule="auto"/>
        <w:rPr>
          <w:rFonts w:ascii="Segoe UI" w:eastAsia="Times New Roman" w:hAnsi="Segoe UI" w:cs="Segoe UI"/>
          <w:color w:val="263238"/>
          <w:sz w:val="21"/>
          <w:szCs w:val="21"/>
        </w:rPr>
      </w:pPr>
      <w:r w:rsidRPr="00CB130F">
        <w:rPr>
          <w:rFonts w:ascii="Segoe UI" w:eastAsia="Times New Roman" w:hAnsi="Segoe UI" w:cs="Segoe UI"/>
          <w:color w:val="263238"/>
          <w:sz w:val="21"/>
          <w:szCs w:val="21"/>
        </w:rPr>
        <w:t>You may not alter the values in the list's nodes, only nodes themselves may be changed.</w:t>
      </w:r>
    </w:p>
    <w:p w14:paraId="27919D04" w14:textId="77777777" w:rsidR="00CB130F" w:rsidRPr="00CB130F" w:rsidRDefault="00CB130F" w:rsidP="00CB130F">
      <w:pPr>
        <w:shd w:val="clear" w:color="auto" w:fill="FFFFFF"/>
        <w:spacing w:after="240" w:line="240" w:lineRule="auto"/>
        <w:rPr>
          <w:rFonts w:ascii="Segoe UI" w:eastAsia="Times New Roman" w:hAnsi="Segoe UI" w:cs="Segoe UI"/>
          <w:color w:val="263238"/>
          <w:sz w:val="21"/>
          <w:szCs w:val="21"/>
        </w:rPr>
      </w:pPr>
      <w:r w:rsidRPr="00CB130F">
        <w:rPr>
          <w:rFonts w:ascii="Segoe UI" w:eastAsia="Times New Roman" w:hAnsi="Segoe UI" w:cs="Segoe UI"/>
          <w:color w:val="263238"/>
          <w:sz w:val="21"/>
          <w:szCs w:val="21"/>
        </w:rPr>
        <w:t> </w:t>
      </w:r>
    </w:p>
    <w:p w14:paraId="1841648B" w14:textId="77777777" w:rsidR="00CB130F" w:rsidRPr="00CB130F" w:rsidRDefault="00CB130F" w:rsidP="00CB130F">
      <w:pPr>
        <w:shd w:val="clear" w:color="auto" w:fill="FFFFFF"/>
        <w:spacing w:after="240" w:line="240" w:lineRule="auto"/>
        <w:rPr>
          <w:rFonts w:ascii="Segoe UI" w:eastAsia="Times New Roman" w:hAnsi="Segoe UI" w:cs="Segoe UI"/>
          <w:color w:val="263238"/>
          <w:sz w:val="21"/>
          <w:szCs w:val="21"/>
        </w:rPr>
      </w:pPr>
      <w:r w:rsidRPr="00CB130F">
        <w:rPr>
          <w:rFonts w:ascii="Segoe UI" w:eastAsia="Times New Roman" w:hAnsi="Segoe UI" w:cs="Segoe UI"/>
          <w:b/>
          <w:bCs/>
          <w:color w:val="263238"/>
          <w:sz w:val="21"/>
          <w:szCs w:val="21"/>
        </w:rPr>
        <w:t>Example 1:</w:t>
      </w:r>
    </w:p>
    <w:p w14:paraId="1FBAE3EB" w14:textId="576D3FA6" w:rsidR="00CB130F" w:rsidRPr="00CB130F" w:rsidRDefault="00CB130F" w:rsidP="00CB130F">
      <w:pPr>
        <w:spacing w:after="0" w:line="240" w:lineRule="auto"/>
        <w:rPr>
          <w:rFonts w:ascii="Times New Roman" w:eastAsia="Times New Roman" w:hAnsi="Times New Roman" w:cs="Times New Roman"/>
          <w:sz w:val="24"/>
          <w:szCs w:val="24"/>
        </w:rPr>
      </w:pPr>
      <w:r w:rsidRPr="00CB130F">
        <w:rPr>
          <w:rFonts w:ascii="Times New Roman" w:eastAsia="Times New Roman" w:hAnsi="Times New Roman" w:cs="Times New Roman"/>
          <w:noProof/>
          <w:sz w:val="24"/>
          <w:szCs w:val="24"/>
        </w:rPr>
        <w:lastRenderedPageBreak/>
        <w:drawing>
          <wp:inline distT="0" distB="0" distL="0" distR="0" wp14:anchorId="6F09D2A3" wp14:editId="43315A98">
            <wp:extent cx="5166360" cy="2118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6360" cy="2118360"/>
                    </a:xfrm>
                    <a:prstGeom prst="rect">
                      <a:avLst/>
                    </a:prstGeom>
                    <a:noFill/>
                    <a:ln>
                      <a:noFill/>
                    </a:ln>
                  </pic:spPr>
                </pic:pic>
              </a:graphicData>
            </a:graphic>
          </wp:inline>
        </w:drawing>
      </w:r>
    </w:p>
    <w:p w14:paraId="5FC6636B" w14:textId="77777777" w:rsidR="00CB130F" w:rsidRPr="00CB130F" w:rsidRDefault="00CB130F" w:rsidP="00CB13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30F">
        <w:rPr>
          <w:rFonts w:ascii="Consolas" w:eastAsia="Times New Roman" w:hAnsi="Consolas" w:cs="Courier New"/>
          <w:b/>
          <w:bCs/>
          <w:color w:val="263238"/>
          <w:sz w:val="20"/>
          <w:szCs w:val="20"/>
        </w:rPr>
        <w:t>Input:</w:t>
      </w:r>
      <w:r w:rsidRPr="00CB130F">
        <w:rPr>
          <w:rFonts w:ascii="Consolas" w:eastAsia="Times New Roman" w:hAnsi="Consolas" w:cs="Courier New"/>
          <w:color w:val="263238"/>
          <w:sz w:val="20"/>
          <w:szCs w:val="20"/>
        </w:rPr>
        <w:t xml:space="preserve"> head = [1,2,3,4,5], k = 2</w:t>
      </w:r>
    </w:p>
    <w:p w14:paraId="58E0F0C9" w14:textId="77777777" w:rsidR="00CB130F" w:rsidRPr="00CB130F" w:rsidRDefault="00CB130F" w:rsidP="00CB13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30F">
        <w:rPr>
          <w:rFonts w:ascii="Consolas" w:eastAsia="Times New Roman" w:hAnsi="Consolas" w:cs="Courier New"/>
          <w:b/>
          <w:bCs/>
          <w:color w:val="263238"/>
          <w:sz w:val="20"/>
          <w:szCs w:val="20"/>
        </w:rPr>
        <w:t>Output:</w:t>
      </w:r>
      <w:r w:rsidRPr="00CB130F">
        <w:rPr>
          <w:rFonts w:ascii="Consolas" w:eastAsia="Times New Roman" w:hAnsi="Consolas" w:cs="Courier New"/>
          <w:color w:val="263238"/>
          <w:sz w:val="20"/>
          <w:szCs w:val="20"/>
        </w:rPr>
        <w:t xml:space="preserve"> [2,1,4,3,5]</w:t>
      </w:r>
    </w:p>
    <w:p w14:paraId="565FE2A0" w14:textId="488244F5" w:rsidR="008D2C3D" w:rsidRDefault="008D2C3D" w:rsidP="008D2C3D"/>
    <w:p w14:paraId="6DA87E9F" w14:textId="4115AFC2" w:rsidR="0072440D" w:rsidRDefault="0072440D" w:rsidP="008D2C3D">
      <w:r>
        <w:t xml:space="preserve">                                                                                                                               **********if all remaining nodes are not to reverse*****EX : 1 2 3 4 5  ans k=3 =&gt;  3 2 1 4 5</w:t>
      </w:r>
    </w:p>
    <w:p w14:paraId="63CC87BE" w14:textId="57075929" w:rsidR="00CB130F" w:rsidRDefault="0072440D" w:rsidP="00CB130F">
      <w:r>
        <w:t>:</w:t>
      </w:r>
      <w:r w:rsidR="00CB130F" w:rsidRPr="00CB130F">
        <w:t xml:space="preserve"> </w:t>
      </w:r>
      <w:r w:rsidR="00CB130F">
        <w:t>ListNode* reverseKGroup(ListNode* head, int k) {</w:t>
      </w:r>
    </w:p>
    <w:p w14:paraId="38807577" w14:textId="77777777" w:rsidR="00CB130F" w:rsidRDefault="00CB130F" w:rsidP="00CB130F">
      <w:r>
        <w:t xml:space="preserve">        ListNode*dummy=new ListNode();</w:t>
      </w:r>
    </w:p>
    <w:p w14:paraId="33273038" w14:textId="77777777" w:rsidR="00CB130F" w:rsidRDefault="00CB130F" w:rsidP="00CB130F">
      <w:r>
        <w:t xml:space="preserve">        dummy-&gt;next=head;</w:t>
      </w:r>
    </w:p>
    <w:p w14:paraId="0171B3F5" w14:textId="77777777" w:rsidR="00CB130F" w:rsidRDefault="00CB130F" w:rsidP="00CB130F">
      <w:r>
        <w:t xml:space="preserve">        int cnt=0;</w:t>
      </w:r>
    </w:p>
    <w:p w14:paraId="021168CB" w14:textId="77777777" w:rsidR="00CB130F" w:rsidRDefault="00CB130F" w:rsidP="00CB130F">
      <w:r>
        <w:t xml:space="preserve">        ListNode*curr=dummy;</w:t>
      </w:r>
    </w:p>
    <w:p w14:paraId="70EDDC5B" w14:textId="77777777" w:rsidR="00CB130F" w:rsidRDefault="00CB130F" w:rsidP="00CB130F">
      <w:r>
        <w:t xml:space="preserve">        ListNode*prev=dummy;</w:t>
      </w:r>
    </w:p>
    <w:p w14:paraId="702B85A1" w14:textId="77777777" w:rsidR="00CB130F" w:rsidRDefault="00CB130F" w:rsidP="00CB130F">
      <w:r>
        <w:t xml:space="preserve">        ListNode*nex=dummy;</w:t>
      </w:r>
    </w:p>
    <w:p w14:paraId="50B258AA" w14:textId="77777777" w:rsidR="00CB130F" w:rsidRDefault="00CB130F" w:rsidP="00CB130F">
      <w:r>
        <w:t xml:space="preserve">        while(curr-&gt;next)</w:t>
      </w:r>
    </w:p>
    <w:p w14:paraId="6500503E" w14:textId="77777777" w:rsidR="00CB130F" w:rsidRDefault="00CB130F" w:rsidP="00CB130F">
      <w:r>
        <w:t xml:space="preserve">        {</w:t>
      </w:r>
    </w:p>
    <w:p w14:paraId="5813363C" w14:textId="77777777" w:rsidR="00CB130F" w:rsidRDefault="00CB130F" w:rsidP="00CB130F">
      <w:r>
        <w:t xml:space="preserve">            cnt++;</w:t>
      </w:r>
    </w:p>
    <w:p w14:paraId="74148239" w14:textId="77777777" w:rsidR="00CB130F" w:rsidRDefault="00CB130F" w:rsidP="00CB130F">
      <w:r>
        <w:t xml:space="preserve">            curr=curr-&gt;next;</w:t>
      </w:r>
    </w:p>
    <w:p w14:paraId="51D4AA29" w14:textId="77777777" w:rsidR="00CB130F" w:rsidRDefault="00CB130F" w:rsidP="00CB130F">
      <w:r>
        <w:t xml:space="preserve">        }</w:t>
      </w:r>
    </w:p>
    <w:p w14:paraId="6690BEA2" w14:textId="77777777" w:rsidR="00CB130F" w:rsidRDefault="00CB130F" w:rsidP="00CB130F">
      <w:r>
        <w:t xml:space="preserve">        while(cnt&gt;=k)</w:t>
      </w:r>
    </w:p>
    <w:p w14:paraId="59EE4197" w14:textId="77777777" w:rsidR="00CB130F" w:rsidRDefault="00CB130F" w:rsidP="00CB130F">
      <w:r>
        <w:t xml:space="preserve">        {</w:t>
      </w:r>
    </w:p>
    <w:p w14:paraId="2457178C" w14:textId="77777777" w:rsidR="00CB130F" w:rsidRDefault="00CB130F" w:rsidP="00CB130F">
      <w:r>
        <w:t xml:space="preserve">            curr=prev-&gt;next;</w:t>
      </w:r>
    </w:p>
    <w:p w14:paraId="3C2F1998" w14:textId="77777777" w:rsidR="00CB130F" w:rsidRDefault="00CB130F" w:rsidP="00CB130F">
      <w:r>
        <w:t xml:space="preserve">            nex=curr-&gt;next;</w:t>
      </w:r>
    </w:p>
    <w:p w14:paraId="75F5BDD9" w14:textId="77777777" w:rsidR="00CB130F" w:rsidRDefault="00CB130F" w:rsidP="00CB130F">
      <w:r>
        <w:t xml:space="preserve">            for(int i=1;i&lt;k;i++)</w:t>
      </w:r>
    </w:p>
    <w:p w14:paraId="6F8121AB" w14:textId="77777777" w:rsidR="00CB130F" w:rsidRDefault="00CB130F" w:rsidP="00CB130F">
      <w:r>
        <w:lastRenderedPageBreak/>
        <w:t xml:space="preserve">            {</w:t>
      </w:r>
    </w:p>
    <w:p w14:paraId="47F5966E" w14:textId="77777777" w:rsidR="00CB130F" w:rsidRDefault="00CB130F" w:rsidP="00CB130F">
      <w:r>
        <w:t xml:space="preserve">                curr-&gt;next=nex-&gt;next;</w:t>
      </w:r>
    </w:p>
    <w:p w14:paraId="3398D6CC" w14:textId="77777777" w:rsidR="00CB130F" w:rsidRDefault="00CB130F" w:rsidP="00CB130F">
      <w:r>
        <w:t xml:space="preserve">                nex-&gt;next=prev-&gt;next;</w:t>
      </w:r>
    </w:p>
    <w:p w14:paraId="09752BFA" w14:textId="77777777" w:rsidR="00CB130F" w:rsidRDefault="00CB130F" w:rsidP="00CB130F">
      <w:r>
        <w:t xml:space="preserve">                prev-&gt;next=nex;</w:t>
      </w:r>
    </w:p>
    <w:p w14:paraId="6F24BD74" w14:textId="77777777" w:rsidR="00CB130F" w:rsidRDefault="00CB130F" w:rsidP="00CB130F">
      <w:r>
        <w:t xml:space="preserve">                nex=curr-&gt;next;</w:t>
      </w:r>
    </w:p>
    <w:p w14:paraId="6F850EB6" w14:textId="77777777" w:rsidR="00CB130F" w:rsidRDefault="00CB130F" w:rsidP="00CB130F">
      <w:r>
        <w:t xml:space="preserve">            }</w:t>
      </w:r>
    </w:p>
    <w:p w14:paraId="5E925AD2" w14:textId="77777777" w:rsidR="00CB130F" w:rsidRDefault="00CB130F" w:rsidP="00CB130F">
      <w:r>
        <w:t xml:space="preserve">            prev=curr;</w:t>
      </w:r>
    </w:p>
    <w:p w14:paraId="2FB30A20" w14:textId="77777777" w:rsidR="00CB130F" w:rsidRDefault="00CB130F" w:rsidP="00CB130F">
      <w:r>
        <w:t xml:space="preserve">            cnt-=k;</w:t>
      </w:r>
    </w:p>
    <w:p w14:paraId="02982D51" w14:textId="77777777" w:rsidR="00CB130F" w:rsidRDefault="00CB130F" w:rsidP="00CB130F">
      <w:r>
        <w:t xml:space="preserve">         }</w:t>
      </w:r>
    </w:p>
    <w:p w14:paraId="230F3F0A" w14:textId="77777777" w:rsidR="00CB130F" w:rsidRDefault="00CB130F" w:rsidP="00CB130F">
      <w:r>
        <w:t xml:space="preserve">        return dummy-&gt;next;</w:t>
      </w:r>
    </w:p>
    <w:p w14:paraId="3B22E19A" w14:textId="1AF22879" w:rsidR="0072440D" w:rsidRDefault="00CB130F" w:rsidP="00CB130F">
      <w:r>
        <w:t xml:space="preserve">    }</w:t>
      </w:r>
    </w:p>
    <w:p w14:paraId="7E476AD5" w14:textId="7F4B1EC6" w:rsidR="0072440D" w:rsidRDefault="008D2C3D" w:rsidP="0072440D">
      <w:r>
        <w:t>:</w:t>
      </w:r>
      <w:r w:rsidR="0072440D" w:rsidRPr="0072440D">
        <w:t xml:space="preserve"> </w:t>
      </w:r>
      <w:r w:rsidR="0072440D">
        <w:t>ListNode* reverseKGroup(ListNode* head, int k) {                                    **********if all remaining nodes also to be reverse*****EX : 1 2 3 4 5  ans k=3 =&gt;  3 2 1 5 4</w:t>
      </w:r>
    </w:p>
    <w:p w14:paraId="14DA718E" w14:textId="77777777" w:rsidR="0072440D" w:rsidRDefault="0072440D" w:rsidP="0072440D">
      <w:r>
        <w:t xml:space="preserve">        if(head!=NULL&amp;&amp;k==1)</w:t>
      </w:r>
    </w:p>
    <w:p w14:paraId="1B4317F3" w14:textId="77777777" w:rsidR="0072440D" w:rsidRDefault="0072440D" w:rsidP="0072440D">
      <w:r>
        <w:t xml:space="preserve">            return head;</w:t>
      </w:r>
    </w:p>
    <w:p w14:paraId="77FA8410" w14:textId="77777777" w:rsidR="0072440D" w:rsidRDefault="0072440D" w:rsidP="0072440D">
      <w:r>
        <w:t xml:space="preserve">        int cnt=k;</w:t>
      </w:r>
    </w:p>
    <w:p w14:paraId="60A96241" w14:textId="77777777" w:rsidR="0072440D" w:rsidRDefault="0072440D" w:rsidP="0072440D">
      <w:r>
        <w:t xml:space="preserve">        ListNode*prev=NULL;</w:t>
      </w:r>
    </w:p>
    <w:p w14:paraId="5D2B4EF9" w14:textId="77777777" w:rsidR="0072440D" w:rsidRDefault="0072440D" w:rsidP="0072440D">
      <w:r>
        <w:t xml:space="preserve">        ListNode*curr=head;</w:t>
      </w:r>
    </w:p>
    <w:p w14:paraId="61818DDB" w14:textId="77777777" w:rsidR="0072440D" w:rsidRDefault="0072440D" w:rsidP="0072440D">
      <w:r>
        <w:t xml:space="preserve">        ListNode*next=NULL;</w:t>
      </w:r>
    </w:p>
    <w:p w14:paraId="422BFDE0" w14:textId="77777777" w:rsidR="0072440D" w:rsidRDefault="0072440D" w:rsidP="0072440D">
      <w:r>
        <w:t xml:space="preserve">        while(curr!=NULL&amp;&amp;cnt--)</w:t>
      </w:r>
    </w:p>
    <w:p w14:paraId="2CB742C2" w14:textId="77777777" w:rsidR="0072440D" w:rsidRDefault="0072440D" w:rsidP="0072440D">
      <w:r>
        <w:t xml:space="preserve">        {</w:t>
      </w:r>
    </w:p>
    <w:p w14:paraId="0D88D1CA" w14:textId="77777777" w:rsidR="0072440D" w:rsidRDefault="0072440D" w:rsidP="0072440D">
      <w:r>
        <w:t xml:space="preserve">            next=curr-&gt;next;</w:t>
      </w:r>
    </w:p>
    <w:p w14:paraId="54E4E688" w14:textId="77777777" w:rsidR="0072440D" w:rsidRDefault="0072440D" w:rsidP="0072440D">
      <w:r>
        <w:t xml:space="preserve">            curr-&gt;next=prev;</w:t>
      </w:r>
    </w:p>
    <w:p w14:paraId="6C6CD96D" w14:textId="77777777" w:rsidR="0072440D" w:rsidRDefault="0072440D" w:rsidP="0072440D">
      <w:r>
        <w:t xml:space="preserve">            prev=curr;</w:t>
      </w:r>
    </w:p>
    <w:p w14:paraId="26DE2BA0" w14:textId="77777777" w:rsidR="0072440D" w:rsidRDefault="0072440D" w:rsidP="0072440D">
      <w:r>
        <w:t xml:space="preserve">            curr=next;</w:t>
      </w:r>
    </w:p>
    <w:p w14:paraId="343C6ADF" w14:textId="77777777" w:rsidR="0072440D" w:rsidRDefault="0072440D" w:rsidP="0072440D">
      <w:r>
        <w:t xml:space="preserve">        }</w:t>
      </w:r>
    </w:p>
    <w:p w14:paraId="0CDCCD5F" w14:textId="77777777" w:rsidR="0072440D" w:rsidRDefault="0072440D" w:rsidP="0072440D">
      <w:r>
        <w:t xml:space="preserve">        cnt=k;</w:t>
      </w:r>
    </w:p>
    <w:p w14:paraId="0DBF7F9F" w14:textId="7FD7E027" w:rsidR="0072440D" w:rsidRDefault="0072440D" w:rsidP="0072440D">
      <w:r>
        <w:t xml:space="preserve">        if(next)</w:t>
      </w:r>
    </w:p>
    <w:p w14:paraId="068F9C88" w14:textId="77777777" w:rsidR="0072440D" w:rsidRDefault="0072440D" w:rsidP="0072440D">
      <w:r>
        <w:t xml:space="preserve">        {</w:t>
      </w:r>
    </w:p>
    <w:p w14:paraId="4E74AF80" w14:textId="77777777" w:rsidR="0072440D" w:rsidRDefault="0072440D" w:rsidP="0072440D">
      <w:r>
        <w:lastRenderedPageBreak/>
        <w:t xml:space="preserve">            head-&gt;next=reverseKGroup(next,cnt);</w:t>
      </w:r>
    </w:p>
    <w:p w14:paraId="6D7D8DC6" w14:textId="77777777" w:rsidR="0072440D" w:rsidRDefault="0072440D" w:rsidP="0072440D">
      <w:r>
        <w:t xml:space="preserve">        }</w:t>
      </w:r>
    </w:p>
    <w:p w14:paraId="04B4E1B0" w14:textId="77777777" w:rsidR="0072440D" w:rsidRDefault="0072440D" w:rsidP="0072440D">
      <w:r>
        <w:t xml:space="preserve">        return prev;</w:t>
      </w:r>
    </w:p>
    <w:p w14:paraId="1CE9BE81" w14:textId="253CCFFB" w:rsidR="008D2C3D" w:rsidRDefault="0072440D" w:rsidP="0072440D">
      <w:r>
        <w:t xml:space="preserve">    }</w:t>
      </w:r>
    </w:p>
    <w:p w14:paraId="3CDEC57F" w14:textId="2BE90BB3" w:rsidR="00CB130F" w:rsidRPr="00CB130F" w:rsidRDefault="00CB130F" w:rsidP="0047447A">
      <w:pPr>
        <w:pStyle w:val="NormalWeb"/>
        <w:shd w:val="clear" w:color="auto" w:fill="FFFFFF"/>
        <w:spacing w:before="0" w:beforeAutospacing="0" w:after="240" w:afterAutospacing="0"/>
        <w:rPr>
          <w:rFonts w:ascii="Segoe UI" w:hAnsi="Segoe UI" w:cs="Segoe UI"/>
          <w:color w:val="263238"/>
          <w:sz w:val="21"/>
          <w:szCs w:val="21"/>
        </w:rPr>
      </w:pPr>
      <w:r>
        <w:t>32)</w:t>
      </w:r>
      <w:r w:rsidRPr="00CB130F">
        <w:rPr>
          <w:rFonts w:ascii="Segoe UI" w:hAnsi="Segoe UI" w:cs="Segoe UI"/>
          <w:color w:val="263238"/>
          <w:sz w:val="21"/>
          <w:szCs w:val="21"/>
        </w:rPr>
        <w:t xml:space="preserve"> Given the </w:t>
      </w:r>
      <w:r w:rsidRPr="00CB130F">
        <w:rPr>
          <w:rFonts w:ascii="Courier New" w:hAnsi="Courier New" w:cs="Courier New"/>
          <w:color w:val="546E7A"/>
          <w:sz w:val="20"/>
          <w:szCs w:val="20"/>
          <w:shd w:val="clear" w:color="auto" w:fill="F7F9FA"/>
        </w:rPr>
        <w:t>head</w:t>
      </w:r>
      <w:r w:rsidRPr="00CB130F">
        <w:rPr>
          <w:rFonts w:ascii="Segoe UI" w:hAnsi="Segoe UI" w:cs="Segoe UI"/>
          <w:color w:val="263238"/>
          <w:sz w:val="21"/>
          <w:szCs w:val="21"/>
        </w:rPr>
        <w:t> of a singly linked list, return </w:t>
      </w:r>
      <w:r w:rsidRPr="00CB130F">
        <w:rPr>
          <w:rFonts w:ascii="Courier New" w:hAnsi="Courier New" w:cs="Courier New"/>
          <w:color w:val="546E7A"/>
          <w:sz w:val="20"/>
          <w:szCs w:val="20"/>
          <w:shd w:val="clear" w:color="auto" w:fill="F7F9FA"/>
        </w:rPr>
        <w:t>true</w:t>
      </w:r>
      <w:r w:rsidRPr="00CB130F">
        <w:rPr>
          <w:rFonts w:ascii="Segoe UI" w:hAnsi="Segoe UI" w:cs="Segoe UI"/>
          <w:color w:val="263238"/>
          <w:sz w:val="21"/>
          <w:szCs w:val="21"/>
        </w:rPr>
        <w:t> if it is a palindrome.</w:t>
      </w:r>
    </w:p>
    <w:p w14:paraId="494B79B9" w14:textId="77777777" w:rsidR="00CB130F" w:rsidRPr="00CB130F" w:rsidRDefault="00CB130F" w:rsidP="00CB130F">
      <w:pPr>
        <w:shd w:val="clear" w:color="auto" w:fill="FFFFFF"/>
        <w:spacing w:after="240" w:line="240" w:lineRule="auto"/>
        <w:rPr>
          <w:rFonts w:ascii="Segoe UI" w:eastAsia="Times New Roman" w:hAnsi="Segoe UI" w:cs="Segoe UI"/>
          <w:color w:val="263238"/>
          <w:sz w:val="21"/>
          <w:szCs w:val="21"/>
        </w:rPr>
      </w:pPr>
      <w:r w:rsidRPr="00CB130F">
        <w:rPr>
          <w:rFonts w:ascii="Segoe UI" w:eastAsia="Times New Roman" w:hAnsi="Segoe UI" w:cs="Segoe UI"/>
          <w:b/>
          <w:bCs/>
          <w:color w:val="263238"/>
          <w:sz w:val="21"/>
          <w:szCs w:val="21"/>
        </w:rPr>
        <w:t>Example 1:</w:t>
      </w:r>
    </w:p>
    <w:p w14:paraId="6F897DDA" w14:textId="63EB9BB9" w:rsidR="00CB130F" w:rsidRPr="00CB130F" w:rsidRDefault="00CB130F" w:rsidP="00CB130F">
      <w:pPr>
        <w:spacing w:after="0" w:line="240" w:lineRule="auto"/>
        <w:rPr>
          <w:rFonts w:ascii="Times New Roman" w:eastAsia="Times New Roman" w:hAnsi="Times New Roman" w:cs="Times New Roman"/>
          <w:sz w:val="24"/>
          <w:szCs w:val="24"/>
        </w:rPr>
      </w:pPr>
      <w:r w:rsidRPr="00CB130F">
        <w:rPr>
          <w:rFonts w:ascii="Times New Roman" w:eastAsia="Times New Roman" w:hAnsi="Times New Roman" w:cs="Times New Roman"/>
          <w:noProof/>
          <w:sz w:val="24"/>
          <w:szCs w:val="24"/>
        </w:rPr>
        <w:drawing>
          <wp:inline distT="0" distB="0" distL="0" distR="0" wp14:anchorId="5073B94F" wp14:editId="634EDFC6">
            <wp:extent cx="4015740" cy="5867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586740"/>
                    </a:xfrm>
                    <a:prstGeom prst="rect">
                      <a:avLst/>
                    </a:prstGeom>
                    <a:noFill/>
                    <a:ln>
                      <a:noFill/>
                    </a:ln>
                  </pic:spPr>
                </pic:pic>
              </a:graphicData>
            </a:graphic>
          </wp:inline>
        </w:drawing>
      </w:r>
    </w:p>
    <w:p w14:paraId="08AE17A0" w14:textId="77777777" w:rsidR="00CB130F" w:rsidRPr="00CB130F" w:rsidRDefault="00CB130F" w:rsidP="00CB13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30F">
        <w:rPr>
          <w:rFonts w:ascii="Consolas" w:eastAsia="Times New Roman" w:hAnsi="Consolas" w:cs="Courier New"/>
          <w:b/>
          <w:bCs/>
          <w:color w:val="263238"/>
          <w:sz w:val="20"/>
          <w:szCs w:val="20"/>
        </w:rPr>
        <w:t>Input:</w:t>
      </w:r>
      <w:r w:rsidRPr="00CB130F">
        <w:rPr>
          <w:rFonts w:ascii="Consolas" w:eastAsia="Times New Roman" w:hAnsi="Consolas" w:cs="Courier New"/>
          <w:color w:val="263238"/>
          <w:sz w:val="20"/>
          <w:szCs w:val="20"/>
        </w:rPr>
        <w:t xml:space="preserve"> head = [1,2,2,1]</w:t>
      </w:r>
    </w:p>
    <w:p w14:paraId="19CCF951" w14:textId="77777777" w:rsidR="00CB130F" w:rsidRPr="00CB130F" w:rsidRDefault="00CB130F" w:rsidP="00CB13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30F">
        <w:rPr>
          <w:rFonts w:ascii="Consolas" w:eastAsia="Times New Roman" w:hAnsi="Consolas" w:cs="Courier New"/>
          <w:b/>
          <w:bCs/>
          <w:color w:val="263238"/>
          <w:sz w:val="20"/>
          <w:szCs w:val="20"/>
        </w:rPr>
        <w:t>Output:</w:t>
      </w:r>
      <w:r w:rsidRPr="00CB130F">
        <w:rPr>
          <w:rFonts w:ascii="Consolas" w:eastAsia="Times New Roman" w:hAnsi="Consolas" w:cs="Courier New"/>
          <w:color w:val="263238"/>
          <w:sz w:val="20"/>
          <w:szCs w:val="20"/>
        </w:rPr>
        <w:t xml:space="preserve"> true</w:t>
      </w:r>
    </w:p>
    <w:p w14:paraId="2903A215" w14:textId="678567FF" w:rsidR="00CB130F" w:rsidRDefault="00CB130F" w:rsidP="00CB130F">
      <w:pPr>
        <w:spacing w:before="240"/>
      </w:pPr>
    </w:p>
    <w:p w14:paraId="11594B57" w14:textId="77777777" w:rsidR="00CB130F" w:rsidRDefault="00CB130F" w:rsidP="00CB130F">
      <w:pPr>
        <w:spacing w:before="240"/>
      </w:pPr>
      <w:r>
        <w:t>: bool isPalindrome(ListNode* head) {</w:t>
      </w:r>
    </w:p>
    <w:p w14:paraId="29AC05AC" w14:textId="77777777" w:rsidR="00CB130F" w:rsidRDefault="00CB130F" w:rsidP="00CB130F">
      <w:pPr>
        <w:spacing w:before="240"/>
      </w:pPr>
      <w:r>
        <w:t xml:space="preserve">       ListNode*temp=head;</w:t>
      </w:r>
    </w:p>
    <w:p w14:paraId="476272BF" w14:textId="77777777" w:rsidR="00CB130F" w:rsidRDefault="00CB130F" w:rsidP="00CB130F">
      <w:pPr>
        <w:spacing w:before="240"/>
      </w:pPr>
      <w:r>
        <w:t xml:space="preserve">        stack&lt;int&gt;st;</w:t>
      </w:r>
    </w:p>
    <w:p w14:paraId="26D8EC5E" w14:textId="77777777" w:rsidR="00CB130F" w:rsidRDefault="00CB130F" w:rsidP="00CB130F">
      <w:pPr>
        <w:spacing w:before="240"/>
      </w:pPr>
      <w:r>
        <w:t xml:space="preserve">        while(temp!=NULL)</w:t>
      </w:r>
    </w:p>
    <w:p w14:paraId="6AF0A9F6" w14:textId="77777777" w:rsidR="00CB130F" w:rsidRDefault="00CB130F" w:rsidP="00CB130F">
      <w:pPr>
        <w:spacing w:before="240"/>
      </w:pPr>
      <w:r>
        <w:t xml:space="preserve">        {</w:t>
      </w:r>
    </w:p>
    <w:p w14:paraId="2DB53E13" w14:textId="77777777" w:rsidR="00CB130F" w:rsidRDefault="00CB130F" w:rsidP="00CB130F">
      <w:pPr>
        <w:spacing w:before="240"/>
      </w:pPr>
      <w:r>
        <w:t xml:space="preserve">            st.push(temp-&gt;val);</w:t>
      </w:r>
    </w:p>
    <w:p w14:paraId="1D1B348C" w14:textId="77777777" w:rsidR="00CB130F" w:rsidRDefault="00CB130F" w:rsidP="00CB130F">
      <w:pPr>
        <w:spacing w:before="240"/>
      </w:pPr>
      <w:r>
        <w:t xml:space="preserve">            temp=temp-&gt;next;</w:t>
      </w:r>
    </w:p>
    <w:p w14:paraId="37BBA9F0" w14:textId="77777777" w:rsidR="00CB130F" w:rsidRDefault="00CB130F" w:rsidP="00CB130F">
      <w:pPr>
        <w:spacing w:before="240"/>
      </w:pPr>
      <w:r>
        <w:t xml:space="preserve">        }</w:t>
      </w:r>
    </w:p>
    <w:p w14:paraId="3573362D" w14:textId="77777777" w:rsidR="00CB130F" w:rsidRDefault="00CB130F" w:rsidP="00CB130F">
      <w:pPr>
        <w:spacing w:before="240"/>
      </w:pPr>
      <w:r>
        <w:t xml:space="preserve">        while(head!=NULL)</w:t>
      </w:r>
    </w:p>
    <w:p w14:paraId="1FF23BF5" w14:textId="77777777" w:rsidR="00CB130F" w:rsidRDefault="00CB130F" w:rsidP="00CB130F">
      <w:pPr>
        <w:spacing w:before="240"/>
      </w:pPr>
      <w:r>
        <w:t xml:space="preserve">        {</w:t>
      </w:r>
    </w:p>
    <w:p w14:paraId="2AF2F727" w14:textId="77777777" w:rsidR="00CB130F" w:rsidRDefault="00CB130F" w:rsidP="00CB130F">
      <w:pPr>
        <w:spacing w:before="240"/>
      </w:pPr>
      <w:r>
        <w:t xml:space="preserve">            int top=st.top();</w:t>
      </w:r>
    </w:p>
    <w:p w14:paraId="46006224" w14:textId="77777777" w:rsidR="00CB130F" w:rsidRDefault="00CB130F" w:rsidP="00CB130F">
      <w:pPr>
        <w:spacing w:before="240"/>
      </w:pPr>
      <w:r>
        <w:t xml:space="preserve">            st.pop();</w:t>
      </w:r>
    </w:p>
    <w:p w14:paraId="17C1EA27" w14:textId="77777777" w:rsidR="00CB130F" w:rsidRDefault="00CB130F" w:rsidP="00CB130F">
      <w:pPr>
        <w:spacing w:before="240"/>
      </w:pPr>
      <w:r>
        <w:t xml:space="preserve">            if(head-&gt;val!=top)</w:t>
      </w:r>
    </w:p>
    <w:p w14:paraId="0540A34D" w14:textId="77777777" w:rsidR="00CB130F" w:rsidRDefault="00CB130F" w:rsidP="00CB130F">
      <w:pPr>
        <w:spacing w:before="240"/>
      </w:pPr>
      <w:r>
        <w:t xml:space="preserve">                return 0;</w:t>
      </w:r>
    </w:p>
    <w:p w14:paraId="1BC57F3E" w14:textId="77777777" w:rsidR="00CB130F" w:rsidRDefault="00CB130F" w:rsidP="00CB130F">
      <w:pPr>
        <w:spacing w:before="240"/>
      </w:pPr>
      <w:r>
        <w:t xml:space="preserve">            head=head-&gt;next;</w:t>
      </w:r>
    </w:p>
    <w:p w14:paraId="02AF1ED5" w14:textId="77777777" w:rsidR="00CB130F" w:rsidRDefault="00CB130F" w:rsidP="00CB130F">
      <w:pPr>
        <w:spacing w:before="240"/>
      </w:pPr>
      <w:r>
        <w:lastRenderedPageBreak/>
        <w:t xml:space="preserve">        }</w:t>
      </w:r>
    </w:p>
    <w:p w14:paraId="133E726D" w14:textId="77777777" w:rsidR="00CB130F" w:rsidRDefault="00CB130F" w:rsidP="00CB130F">
      <w:pPr>
        <w:spacing w:before="240"/>
      </w:pPr>
      <w:r>
        <w:t xml:space="preserve">        return 1;</w:t>
      </w:r>
    </w:p>
    <w:p w14:paraId="2259107B" w14:textId="63BEC25D" w:rsidR="00CB130F" w:rsidRDefault="00CB130F" w:rsidP="00CB130F">
      <w:pPr>
        <w:spacing w:before="240"/>
      </w:pPr>
      <w:r>
        <w:t xml:space="preserve">    }</w:t>
      </w:r>
    </w:p>
    <w:p w14:paraId="0926C4F0" w14:textId="2EE7D71A" w:rsidR="00737B0F" w:rsidRPr="00737B0F" w:rsidRDefault="00CB130F" w:rsidP="009D49B1">
      <w:pPr>
        <w:pStyle w:val="NormalWeb"/>
        <w:shd w:val="clear" w:color="auto" w:fill="FFFFFF"/>
        <w:spacing w:before="0" w:beforeAutospacing="0" w:after="240" w:afterAutospacing="0"/>
        <w:rPr>
          <w:rFonts w:ascii="Segoe UI" w:hAnsi="Segoe UI" w:cs="Segoe UI"/>
          <w:color w:val="263238"/>
          <w:sz w:val="21"/>
          <w:szCs w:val="21"/>
        </w:rPr>
      </w:pPr>
      <w:r>
        <w:t>33)</w:t>
      </w:r>
      <w:r w:rsidR="00737B0F" w:rsidRPr="00737B0F">
        <w:rPr>
          <w:rFonts w:ascii="Segoe UI" w:hAnsi="Segoe UI" w:cs="Segoe UI"/>
          <w:color w:val="263238"/>
          <w:sz w:val="21"/>
          <w:szCs w:val="21"/>
        </w:rPr>
        <w:t xml:space="preserve"> Given the </w:t>
      </w:r>
      <w:r w:rsidR="00737B0F" w:rsidRPr="00737B0F">
        <w:rPr>
          <w:rFonts w:ascii="Courier New" w:hAnsi="Courier New" w:cs="Courier New"/>
          <w:color w:val="546E7A"/>
          <w:sz w:val="20"/>
          <w:szCs w:val="20"/>
          <w:shd w:val="clear" w:color="auto" w:fill="F7F9FA"/>
        </w:rPr>
        <w:t>head</w:t>
      </w:r>
      <w:r w:rsidR="00737B0F" w:rsidRPr="00737B0F">
        <w:rPr>
          <w:rFonts w:ascii="Segoe UI" w:hAnsi="Segoe UI" w:cs="Segoe UI"/>
          <w:color w:val="263238"/>
          <w:sz w:val="21"/>
          <w:szCs w:val="21"/>
        </w:rPr>
        <w:t> of a linked list, rotate the list to the right by </w:t>
      </w:r>
      <w:r w:rsidR="00737B0F" w:rsidRPr="00737B0F">
        <w:rPr>
          <w:rFonts w:ascii="Courier New" w:hAnsi="Courier New" w:cs="Courier New"/>
          <w:color w:val="546E7A"/>
          <w:sz w:val="20"/>
          <w:szCs w:val="20"/>
          <w:shd w:val="clear" w:color="auto" w:fill="F7F9FA"/>
        </w:rPr>
        <w:t>k</w:t>
      </w:r>
      <w:r w:rsidR="00737B0F" w:rsidRPr="00737B0F">
        <w:rPr>
          <w:rFonts w:ascii="Segoe UI" w:hAnsi="Segoe UI" w:cs="Segoe UI"/>
          <w:color w:val="263238"/>
          <w:sz w:val="21"/>
          <w:szCs w:val="21"/>
        </w:rPr>
        <w:t> places. </w:t>
      </w:r>
    </w:p>
    <w:p w14:paraId="2F5DD154" w14:textId="77777777" w:rsidR="00737B0F" w:rsidRPr="00737B0F" w:rsidRDefault="00737B0F" w:rsidP="00737B0F">
      <w:pPr>
        <w:shd w:val="clear" w:color="auto" w:fill="FFFFFF"/>
        <w:spacing w:after="240" w:line="240" w:lineRule="auto"/>
        <w:rPr>
          <w:rFonts w:ascii="Segoe UI" w:eastAsia="Times New Roman" w:hAnsi="Segoe UI" w:cs="Segoe UI"/>
          <w:color w:val="263238"/>
          <w:sz w:val="21"/>
          <w:szCs w:val="21"/>
        </w:rPr>
      </w:pPr>
      <w:r w:rsidRPr="00737B0F">
        <w:rPr>
          <w:rFonts w:ascii="Segoe UI" w:eastAsia="Times New Roman" w:hAnsi="Segoe UI" w:cs="Segoe UI"/>
          <w:b/>
          <w:bCs/>
          <w:color w:val="263238"/>
          <w:sz w:val="21"/>
          <w:szCs w:val="21"/>
        </w:rPr>
        <w:t>Example 1:</w:t>
      </w:r>
    </w:p>
    <w:p w14:paraId="3D344873" w14:textId="5DBB1978" w:rsidR="00737B0F" w:rsidRPr="00737B0F" w:rsidRDefault="00737B0F" w:rsidP="00737B0F">
      <w:pPr>
        <w:spacing w:after="0" w:line="240" w:lineRule="auto"/>
        <w:rPr>
          <w:rFonts w:ascii="Times New Roman" w:eastAsia="Times New Roman" w:hAnsi="Times New Roman" w:cs="Times New Roman"/>
          <w:sz w:val="24"/>
          <w:szCs w:val="24"/>
        </w:rPr>
      </w:pPr>
      <w:r w:rsidRPr="00737B0F">
        <w:rPr>
          <w:rFonts w:ascii="Times New Roman" w:eastAsia="Times New Roman" w:hAnsi="Times New Roman" w:cs="Times New Roman"/>
          <w:noProof/>
          <w:sz w:val="24"/>
          <w:szCs w:val="24"/>
        </w:rPr>
        <mc:AlternateContent>
          <mc:Choice Requires="wps">
            <w:drawing>
              <wp:inline distT="0" distB="0" distL="0" distR="0" wp14:anchorId="371E9D78" wp14:editId="0722D110">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C9ABC"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19CC41D1" w14:textId="77777777" w:rsidR="00737B0F" w:rsidRPr="00737B0F" w:rsidRDefault="00737B0F" w:rsidP="00737B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7B0F">
        <w:rPr>
          <w:rFonts w:ascii="Consolas" w:eastAsia="Times New Roman" w:hAnsi="Consolas" w:cs="Courier New"/>
          <w:b/>
          <w:bCs/>
          <w:color w:val="263238"/>
          <w:sz w:val="20"/>
          <w:szCs w:val="20"/>
        </w:rPr>
        <w:t>Input:</w:t>
      </w:r>
      <w:r w:rsidRPr="00737B0F">
        <w:rPr>
          <w:rFonts w:ascii="Consolas" w:eastAsia="Times New Roman" w:hAnsi="Consolas" w:cs="Courier New"/>
          <w:color w:val="263238"/>
          <w:sz w:val="20"/>
          <w:szCs w:val="20"/>
        </w:rPr>
        <w:t xml:space="preserve"> head = [1,2,3,4,5], k = 2</w:t>
      </w:r>
    </w:p>
    <w:p w14:paraId="4C05A0D4" w14:textId="77777777" w:rsidR="00737B0F" w:rsidRPr="00737B0F" w:rsidRDefault="00737B0F" w:rsidP="00737B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7B0F">
        <w:rPr>
          <w:rFonts w:ascii="Consolas" w:eastAsia="Times New Roman" w:hAnsi="Consolas" w:cs="Courier New"/>
          <w:b/>
          <w:bCs/>
          <w:color w:val="263238"/>
          <w:sz w:val="20"/>
          <w:szCs w:val="20"/>
        </w:rPr>
        <w:t>Output:</w:t>
      </w:r>
      <w:r w:rsidRPr="00737B0F">
        <w:rPr>
          <w:rFonts w:ascii="Consolas" w:eastAsia="Times New Roman" w:hAnsi="Consolas" w:cs="Courier New"/>
          <w:color w:val="263238"/>
          <w:sz w:val="20"/>
          <w:szCs w:val="20"/>
        </w:rPr>
        <w:t xml:space="preserve"> [4,5,1,2,3]</w:t>
      </w:r>
    </w:p>
    <w:p w14:paraId="1AA2F74F" w14:textId="3DB7F0F7" w:rsidR="00737B0F" w:rsidRDefault="00737B0F" w:rsidP="00737B0F">
      <w:pPr>
        <w:spacing w:before="240"/>
      </w:pPr>
      <w:r>
        <w:t>:</w:t>
      </w:r>
      <w:r w:rsidRPr="00737B0F">
        <w:t xml:space="preserve"> </w:t>
      </w:r>
      <w:r>
        <w:t>ListNode* rotateRight(ListNode* head, int k) {</w:t>
      </w:r>
    </w:p>
    <w:p w14:paraId="78F65C79" w14:textId="77777777" w:rsidR="00737B0F" w:rsidRDefault="00737B0F" w:rsidP="00737B0F">
      <w:pPr>
        <w:spacing w:before="240"/>
      </w:pPr>
      <w:r>
        <w:t xml:space="preserve">        if(!head||!head-&gt;next||k==0)</w:t>
      </w:r>
    </w:p>
    <w:p w14:paraId="1E4698CD" w14:textId="77777777" w:rsidR="00737B0F" w:rsidRDefault="00737B0F" w:rsidP="00737B0F">
      <w:pPr>
        <w:spacing w:before="240"/>
      </w:pPr>
      <w:r>
        <w:t xml:space="preserve">            return head;</w:t>
      </w:r>
    </w:p>
    <w:p w14:paraId="1560BA48" w14:textId="77777777" w:rsidR="00737B0F" w:rsidRDefault="00737B0F" w:rsidP="00737B0F">
      <w:pPr>
        <w:spacing w:before="240"/>
      </w:pPr>
      <w:r>
        <w:t xml:space="preserve">        ListNode*curr=head;</w:t>
      </w:r>
    </w:p>
    <w:p w14:paraId="3AD70C69" w14:textId="77777777" w:rsidR="00737B0F" w:rsidRDefault="00737B0F" w:rsidP="00737B0F">
      <w:pPr>
        <w:spacing w:before="240"/>
      </w:pPr>
      <w:r>
        <w:t xml:space="preserve">        int cnt=1;</w:t>
      </w:r>
    </w:p>
    <w:p w14:paraId="6703F115" w14:textId="77777777" w:rsidR="00737B0F" w:rsidRDefault="00737B0F" w:rsidP="00737B0F">
      <w:pPr>
        <w:spacing w:before="240"/>
      </w:pPr>
      <w:r>
        <w:t xml:space="preserve">        while(curr-&gt;next&amp;&amp;++cnt)</w:t>
      </w:r>
    </w:p>
    <w:p w14:paraId="1D44A3C6" w14:textId="77777777" w:rsidR="00737B0F" w:rsidRDefault="00737B0F" w:rsidP="00737B0F">
      <w:pPr>
        <w:spacing w:before="240"/>
      </w:pPr>
      <w:r>
        <w:t xml:space="preserve">            curr=curr-&gt;next;</w:t>
      </w:r>
    </w:p>
    <w:p w14:paraId="6D4BA10B" w14:textId="77777777" w:rsidR="00737B0F" w:rsidRDefault="00737B0F" w:rsidP="00737B0F">
      <w:pPr>
        <w:spacing w:before="240"/>
      </w:pPr>
      <w:r>
        <w:t xml:space="preserve">        curr-&gt;next=head;</w:t>
      </w:r>
    </w:p>
    <w:p w14:paraId="096E1318" w14:textId="77777777" w:rsidR="00737B0F" w:rsidRDefault="00737B0F" w:rsidP="00737B0F">
      <w:pPr>
        <w:spacing w:before="240"/>
      </w:pPr>
      <w:r>
        <w:t xml:space="preserve">        k=k%cnt;</w:t>
      </w:r>
    </w:p>
    <w:p w14:paraId="5EDF2901" w14:textId="77777777" w:rsidR="00737B0F" w:rsidRDefault="00737B0F" w:rsidP="00737B0F">
      <w:pPr>
        <w:spacing w:before="240"/>
      </w:pPr>
      <w:r>
        <w:t xml:space="preserve">        k=cnt-k;</w:t>
      </w:r>
    </w:p>
    <w:p w14:paraId="3234E86D" w14:textId="77777777" w:rsidR="00737B0F" w:rsidRDefault="00737B0F" w:rsidP="00737B0F">
      <w:pPr>
        <w:spacing w:before="240"/>
      </w:pPr>
      <w:r>
        <w:t xml:space="preserve">        while(k--)</w:t>
      </w:r>
    </w:p>
    <w:p w14:paraId="32C56801" w14:textId="77777777" w:rsidR="00737B0F" w:rsidRDefault="00737B0F" w:rsidP="00737B0F">
      <w:pPr>
        <w:spacing w:before="240"/>
      </w:pPr>
      <w:r>
        <w:t xml:space="preserve">            curr=curr-&gt;next;</w:t>
      </w:r>
    </w:p>
    <w:p w14:paraId="5A33B000" w14:textId="77777777" w:rsidR="00737B0F" w:rsidRDefault="00737B0F" w:rsidP="00737B0F">
      <w:pPr>
        <w:spacing w:before="240"/>
      </w:pPr>
      <w:r>
        <w:t xml:space="preserve">        head=curr-&gt;next;</w:t>
      </w:r>
    </w:p>
    <w:p w14:paraId="0BF3CE57" w14:textId="77777777" w:rsidR="00737B0F" w:rsidRDefault="00737B0F" w:rsidP="00737B0F">
      <w:pPr>
        <w:spacing w:before="240"/>
      </w:pPr>
      <w:r>
        <w:t xml:space="preserve">        curr-&gt;next=NULL;</w:t>
      </w:r>
    </w:p>
    <w:p w14:paraId="233F8705" w14:textId="77777777" w:rsidR="00737B0F" w:rsidRDefault="00737B0F" w:rsidP="00737B0F">
      <w:pPr>
        <w:spacing w:before="240"/>
      </w:pPr>
      <w:r>
        <w:t xml:space="preserve">        return head;</w:t>
      </w:r>
    </w:p>
    <w:p w14:paraId="6273B467" w14:textId="54A4125D" w:rsidR="00737B0F" w:rsidRDefault="00737B0F" w:rsidP="00737B0F">
      <w:pPr>
        <w:spacing w:before="240"/>
      </w:pPr>
      <w:r>
        <w:t xml:space="preserve">       }</w:t>
      </w:r>
    </w:p>
    <w:p w14:paraId="30490F28" w14:textId="77777777" w:rsidR="00F66D8D" w:rsidRPr="00F66D8D" w:rsidRDefault="00737B0F">
      <w:pPr>
        <w:pStyle w:val="NormalWeb"/>
        <w:shd w:val="clear" w:color="auto" w:fill="FFFFFF"/>
        <w:spacing w:before="0" w:beforeAutospacing="0" w:after="240" w:afterAutospacing="0"/>
        <w:rPr>
          <w:del w:id="6" w:author="pravinya kumbhare" w:date="2021-10-28T11:03:00Z"/>
          <w:rFonts w:ascii="Segoe UI" w:hAnsi="Segoe UI" w:cs="Segoe UI"/>
          <w:color w:val="263238"/>
          <w:sz w:val="21"/>
          <w:szCs w:val="21"/>
        </w:rPr>
        <w:pPrChange w:id="7" w:author="pravinya kumbhare" w:date="2021-10-28T13:17:00Z">
          <w:pPr>
            <w:shd w:val="clear" w:color="auto" w:fill="FFFFFF"/>
            <w:spacing w:after="240" w:line="240" w:lineRule="auto"/>
          </w:pPr>
        </w:pPrChange>
      </w:pPr>
      <w:r>
        <w:t>34)</w:t>
      </w:r>
      <w:r w:rsidR="00F66D8D" w:rsidRPr="00F66D8D">
        <w:rPr>
          <w:rFonts w:ascii="Segoe UI" w:hAnsi="Segoe UI" w:cs="Segoe UI"/>
          <w:color w:val="263238"/>
          <w:sz w:val="21"/>
          <w:szCs w:val="21"/>
        </w:rPr>
        <w:t>Given an array, rotate the array to the right by </w:t>
      </w:r>
      <w:r w:rsidR="00F66D8D" w:rsidRPr="00F66D8D">
        <w:rPr>
          <w:rFonts w:ascii="Courier New" w:hAnsi="Courier New" w:cs="Courier New"/>
          <w:color w:val="546E7A"/>
          <w:sz w:val="20"/>
          <w:szCs w:val="20"/>
          <w:shd w:val="clear" w:color="auto" w:fill="F7F9FA"/>
        </w:rPr>
        <w:t>k</w:t>
      </w:r>
      <w:r w:rsidR="00F66D8D" w:rsidRPr="00F66D8D">
        <w:rPr>
          <w:rFonts w:ascii="Segoe UI" w:hAnsi="Segoe UI" w:cs="Segoe UI"/>
          <w:color w:val="263238"/>
          <w:sz w:val="21"/>
          <w:szCs w:val="21"/>
        </w:rPr>
        <w:t> steps, where </w:t>
      </w:r>
      <w:r w:rsidR="00F66D8D" w:rsidRPr="00F66D8D">
        <w:rPr>
          <w:rFonts w:ascii="Courier New" w:hAnsi="Courier New" w:cs="Courier New"/>
          <w:color w:val="546E7A"/>
          <w:sz w:val="20"/>
          <w:szCs w:val="20"/>
          <w:shd w:val="clear" w:color="auto" w:fill="F7F9FA"/>
        </w:rPr>
        <w:t>k</w:t>
      </w:r>
      <w:r w:rsidR="00F66D8D" w:rsidRPr="00F66D8D">
        <w:rPr>
          <w:rFonts w:ascii="Segoe UI" w:hAnsi="Segoe UI" w:cs="Segoe UI"/>
          <w:color w:val="263238"/>
          <w:sz w:val="21"/>
          <w:szCs w:val="21"/>
        </w:rPr>
        <w:t> is non-negative.</w:t>
      </w:r>
    </w:p>
    <w:p w14:paraId="177EEE68" w14:textId="77777777" w:rsidR="00F66D8D" w:rsidRPr="00F66D8D" w:rsidRDefault="00F66D8D">
      <w:pPr>
        <w:pStyle w:val="NormalWeb"/>
        <w:shd w:val="clear" w:color="auto" w:fill="FFFFFF"/>
        <w:spacing w:before="0" w:beforeAutospacing="0" w:after="240" w:afterAutospacing="0"/>
        <w:rPr>
          <w:rFonts w:ascii="Segoe UI" w:hAnsi="Segoe UI" w:cs="Segoe UI"/>
          <w:color w:val="263238"/>
          <w:sz w:val="21"/>
          <w:szCs w:val="21"/>
        </w:rPr>
        <w:pPrChange w:id="8" w:author="pravinya kumbhare" w:date="2021-10-28T13:17:00Z">
          <w:pPr>
            <w:shd w:val="clear" w:color="auto" w:fill="FFFFFF"/>
            <w:spacing w:after="240" w:line="240" w:lineRule="auto"/>
          </w:pPr>
        </w:pPrChange>
      </w:pPr>
      <w:del w:id="9" w:author="pravinya kumbhare" w:date="2021-10-28T11:03:00Z">
        <w:r w:rsidRPr="00F66D8D">
          <w:rPr>
            <w:rFonts w:ascii="Segoe UI" w:hAnsi="Segoe UI" w:cs="Segoe UI"/>
            <w:color w:val="263238"/>
            <w:sz w:val="21"/>
            <w:szCs w:val="21"/>
          </w:rPr>
          <w:delText> </w:delText>
        </w:r>
      </w:del>
    </w:p>
    <w:p w14:paraId="33522D1D" w14:textId="77777777" w:rsidR="00F66D8D" w:rsidRPr="00F66D8D" w:rsidRDefault="00F66D8D" w:rsidP="00F66D8D">
      <w:pPr>
        <w:shd w:val="clear" w:color="auto" w:fill="FFFFFF"/>
        <w:spacing w:after="240" w:line="240" w:lineRule="auto"/>
        <w:rPr>
          <w:rFonts w:ascii="Segoe UI" w:eastAsia="Times New Roman" w:hAnsi="Segoe UI" w:cs="Segoe UI"/>
          <w:color w:val="263238"/>
          <w:sz w:val="21"/>
          <w:szCs w:val="21"/>
        </w:rPr>
      </w:pPr>
      <w:r w:rsidRPr="00F66D8D">
        <w:rPr>
          <w:rFonts w:ascii="Segoe UI" w:eastAsia="Times New Roman" w:hAnsi="Segoe UI" w:cs="Segoe UI"/>
          <w:b/>
          <w:bCs/>
          <w:color w:val="263238"/>
          <w:sz w:val="21"/>
          <w:szCs w:val="21"/>
        </w:rPr>
        <w:lastRenderedPageBreak/>
        <w:t>Example 1:</w:t>
      </w:r>
    </w:p>
    <w:p w14:paraId="72998ED1"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b/>
          <w:bCs/>
          <w:color w:val="263238"/>
          <w:sz w:val="20"/>
          <w:szCs w:val="20"/>
        </w:rPr>
        <w:t>Input:</w:t>
      </w:r>
      <w:r w:rsidRPr="00F66D8D">
        <w:rPr>
          <w:rFonts w:ascii="Consolas" w:eastAsia="Times New Roman" w:hAnsi="Consolas" w:cs="Courier New"/>
          <w:color w:val="263238"/>
          <w:sz w:val="20"/>
          <w:szCs w:val="20"/>
        </w:rPr>
        <w:t xml:space="preserve"> nums = [1,2,3,4,5,6,7], k = 3</w:t>
      </w:r>
    </w:p>
    <w:p w14:paraId="0808ED9A"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b/>
          <w:bCs/>
          <w:color w:val="263238"/>
          <w:sz w:val="20"/>
          <w:szCs w:val="20"/>
        </w:rPr>
        <w:t>Output:</w:t>
      </w:r>
      <w:r w:rsidRPr="00F66D8D">
        <w:rPr>
          <w:rFonts w:ascii="Consolas" w:eastAsia="Times New Roman" w:hAnsi="Consolas" w:cs="Courier New"/>
          <w:color w:val="263238"/>
          <w:sz w:val="20"/>
          <w:szCs w:val="20"/>
        </w:rPr>
        <w:t xml:space="preserve"> [5,6,7,1,2,3,4]</w:t>
      </w:r>
    </w:p>
    <w:p w14:paraId="598FE238"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b/>
          <w:bCs/>
          <w:color w:val="263238"/>
          <w:sz w:val="20"/>
          <w:szCs w:val="20"/>
        </w:rPr>
        <w:t>Explanation:</w:t>
      </w:r>
    </w:p>
    <w:p w14:paraId="7FE65DCC"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color w:val="263238"/>
          <w:sz w:val="20"/>
          <w:szCs w:val="20"/>
        </w:rPr>
        <w:t>rotate 1 steps to the right: [7,1,2,3,4,5,6]</w:t>
      </w:r>
    </w:p>
    <w:p w14:paraId="43A96B0C"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color w:val="263238"/>
          <w:sz w:val="20"/>
          <w:szCs w:val="20"/>
        </w:rPr>
        <w:t>rotate 2 steps to the right: [6,7,1,2,3,4,5]</w:t>
      </w:r>
    </w:p>
    <w:p w14:paraId="557C82A6" w14:textId="77777777" w:rsidR="00F66D8D" w:rsidRPr="00F66D8D" w:rsidRDefault="00F66D8D" w:rsidP="00F66D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6D8D">
        <w:rPr>
          <w:rFonts w:ascii="Consolas" w:eastAsia="Times New Roman" w:hAnsi="Consolas" w:cs="Courier New"/>
          <w:color w:val="263238"/>
          <w:sz w:val="20"/>
          <w:szCs w:val="20"/>
        </w:rPr>
        <w:t>rotate 3 steps to the right: [5,6,7,1,2,3,4]</w:t>
      </w:r>
    </w:p>
    <w:p w14:paraId="3561636F" w14:textId="24AD0B99" w:rsidR="00737B0F" w:rsidRDefault="00F66D8D" w:rsidP="00737B0F">
      <w:pPr>
        <w:spacing w:before="240"/>
      </w:pPr>
      <w:r>
        <w:t xml:space="preserve">                                                                                 *****************IMP(MOST ASKED)***************</w:t>
      </w:r>
    </w:p>
    <w:p w14:paraId="7E153419" w14:textId="303B3341" w:rsidR="00F66D8D" w:rsidRDefault="00F66D8D" w:rsidP="00F66D8D">
      <w:pPr>
        <w:spacing w:before="240"/>
      </w:pPr>
      <w:r>
        <w:t>:</w:t>
      </w:r>
      <w:r w:rsidRPr="00F66D8D">
        <w:t xml:space="preserve"> </w:t>
      </w:r>
      <w:r>
        <w:t>void rotate(vector&lt;int&gt;&amp; nums, int k) {</w:t>
      </w:r>
    </w:p>
    <w:p w14:paraId="0E7C95BA" w14:textId="77777777" w:rsidR="00F66D8D" w:rsidRDefault="00F66D8D" w:rsidP="00F66D8D">
      <w:pPr>
        <w:spacing w:before="240"/>
      </w:pPr>
      <w:r>
        <w:t xml:space="preserve">       k%=nums.size();</w:t>
      </w:r>
    </w:p>
    <w:p w14:paraId="5C88B0BF" w14:textId="77777777" w:rsidR="00F66D8D" w:rsidRDefault="00F66D8D" w:rsidP="00F66D8D">
      <w:pPr>
        <w:spacing w:before="240"/>
      </w:pPr>
      <w:r>
        <w:t xml:space="preserve">        reverse(nums.begin(),nums.end());</w:t>
      </w:r>
    </w:p>
    <w:p w14:paraId="02F187BA" w14:textId="77777777" w:rsidR="00F66D8D" w:rsidRDefault="00F66D8D" w:rsidP="00F66D8D">
      <w:pPr>
        <w:spacing w:before="240"/>
      </w:pPr>
      <w:r>
        <w:t xml:space="preserve">        reverse(nums.begin(),nums.begin()+k);</w:t>
      </w:r>
    </w:p>
    <w:p w14:paraId="06F0931C" w14:textId="77777777" w:rsidR="00F66D8D" w:rsidRDefault="00F66D8D" w:rsidP="00F66D8D">
      <w:pPr>
        <w:spacing w:before="240"/>
      </w:pPr>
      <w:r>
        <w:t xml:space="preserve">        reverse(nums.begin()+k,nums.end());</w:t>
      </w:r>
    </w:p>
    <w:p w14:paraId="7794679C" w14:textId="564856EA" w:rsidR="003A4DE8" w:rsidRDefault="00F66D8D" w:rsidP="00F66D8D">
      <w:pPr>
        <w:spacing w:before="240"/>
      </w:pPr>
      <w:r>
        <w:t xml:space="preserve">    }</w:t>
      </w:r>
    </w:p>
    <w:p w14:paraId="28334C9E" w14:textId="6977BAAE" w:rsidR="00CB130F" w:rsidRDefault="00CB130F" w:rsidP="00CB130F">
      <w:pPr>
        <w:spacing w:before="240"/>
      </w:pPr>
      <w:r>
        <w:t>3</w:t>
      </w:r>
      <w:r w:rsidR="00FD63EC">
        <w:t>5</w:t>
      </w:r>
      <w:r>
        <w:t>)</w:t>
      </w:r>
    </w:p>
    <w:p w14:paraId="17B1F76C" w14:textId="298172B7" w:rsidR="00FD63EC" w:rsidRPr="00FD63EC" w:rsidRDefault="00FD63EC" w:rsidP="00FD63EC">
      <w:pPr>
        <w:pStyle w:val="NormalWeb"/>
        <w:shd w:val="clear" w:color="auto" w:fill="FFFFFF"/>
        <w:spacing w:before="0" w:beforeAutospacing="0" w:after="150" w:afterAutospacing="0"/>
        <w:rPr>
          <w:rFonts w:ascii="Arial" w:hAnsi="Arial" w:cs="Arial"/>
          <w:color w:val="333333"/>
          <w:sz w:val="21"/>
          <w:szCs w:val="21"/>
        </w:rPr>
      </w:pPr>
      <w:r>
        <w:t>:</w:t>
      </w:r>
      <w:r w:rsidRPr="00FD63EC">
        <w:rPr>
          <w:rFonts w:ascii="Arial" w:hAnsi="Arial" w:cs="Arial"/>
          <w:color w:val="333333"/>
          <w:sz w:val="27"/>
          <w:szCs w:val="27"/>
        </w:rPr>
        <w:t xml:space="preserve"> Given a Linked List of size N, where every node represents a sub-linked-list and contains two pointers:</w:t>
      </w:r>
      <w:r w:rsidRPr="00FD63EC">
        <w:rPr>
          <w:rFonts w:ascii="Arial" w:hAnsi="Arial" w:cs="Arial"/>
          <w:color w:val="333333"/>
          <w:sz w:val="27"/>
          <w:szCs w:val="27"/>
        </w:rPr>
        <w:br/>
        <w:t>(i) a</w:t>
      </w:r>
      <w:r w:rsidRPr="00FD63EC">
        <w:rPr>
          <w:rFonts w:ascii="Arial" w:hAnsi="Arial" w:cs="Arial"/>
          <w:b/>
          <w:bCs/>
          <w:color w:val="333333"/>
          <w:sz w:val="27"/>
          <w:szCs w:val="27"/>
        </w:rPr>
        <w:t> next </w:t>
      </w:r>
      <w:r w:rsidRPr="00FD63EC">
        <w:rPr>
          <w:rFonts w:ascii="Arial" w:hAnsi="Arial" w:cs="Arial"/>
          <w:color w:val="333333"/>
          <w:sz w:val="27"/>
          <w:szCs w:val="27"/>
        </w:rPr>
        <w:t>pointer to the next node,</w:t>
      </w:r>
      <w:r w:rsidRPr="00FD63EC">
        <w:rPr>
          <w:rFonts w:ascii="Arial" w:hAnsi="Arial" w:cs="Arial"/>
          <w:color w:val="333333"/>
          <w:sz w:val="27"/>
          <w:szCs w:val="27"/>
        </w:rPr>
        <w:br/>
        <w:t>(ii) a</w:t>
      </w:r>
      <w:r w:rsidRPr="00FD63EC">
        <w:rPr>
          <w:rFonts w:ascii="Arial" w:hAnsi="Arial" w:cs="Arial"/>
          <w:b/>
          <w:bCs/>
          <w:color w:val="333333"/>
          <w:sz w:val="27"/>
          <w:szCs w:val="27"/>
        </w:rPr>
        <w:t> bottom</w:t>
      </w:r>
      <w:r w:rsidRPr="00FD63EC">
        <w:rPr>
          <w:rFonts w:ascii="Arial" w:hAnsi="Arial" w:cs="Arial"/>
          <w:color w:val="333333"/>
          <w:sz w:val="27"/>
          <w:szCs w:val="27"/>
        </w:rPr>
        <w:t> pointer to a linked list where this node is head.</w:t>
      </w:r>
      <w:r w:rsidRPr="00FD63EC">
        <w:rPr>
          <w:rFonts w:ascii="Arial" w:hAnsi="Arial" w:cs="Arial"/>
          <w:color w:val="333333"/>
          <w:sz w:val="27"/>
          <w:szCs w:val="27"/>
        </w:rPr>
        <w:br/>
        <w:t>Each of the sub-linked-list is in sorted order.</w:t>
      </w:r>
      <w:r w:rsidRPr="00FD63EC">
        <w:rPr>
          <w:rFonts w:ascii="Arial" w:hAnsi="Arial" w:cs="Arial"/>
          <w:color w:val="333333"/>
          <w:sz w:val="27"/>
          <w:szCs w:val="27"/>
        </w:rPr>
        <w:br/>
        <w:t>Flatten the Link List such that all the nodes appear in a single level while maintaining the sorted order. </w:t>
      </w:r>
      <w:r w:rsidRPr="00FD63EC">
        <w:rPr>
          <w:rFonts w:ascii="Arial" w:hAnsi="Arial" w:cs="Arial"/>
          <w:color w:val="333333"/>
          <w:sz w:val="21"/>
          <w:szCs w:val="21"/>
        </w:rPr>
        <w:br/>
      </w:r>
      <w:r w:rsidRPr="00FD63EC">
        <w:rPr>
          <w:rFonts w:ascii="Arial" w:hAnsi="Arial" w:cs="Arial"/>
          <w:b/>
          <w:bCs/>
          <w:color w:val="333333"/>
          <w:sz w:val="27"/>
          <w:szCs w:val="27"/>
        </w:rPr>
        <w:t>Note:</w:t>
      </w:r>
      <w:r w:rsidRPr="00FD63EC">
        <w:rPr>
          <w:rFonts w:ascii="Arial" w:hAnsi="Arial" w:cs="Arial"/>
          <w:color w:val="333333"/>
          <w:sz w:val="27"/>
          <w:szCs w:val="27"/>
        </w:rPr>
        <w:t> The flattened list will be printed using the bottom pointer instead of next pointer.</w:t>
      </w:r>
    </w:p>
    <w:p w14:paraId="216DB59D" w14:textId="77777777" w:rsidR="00FD63EC" w:rsidRPr="00FD63EC" w:rsidRDefault="00FD63EC" w:rsidP="00FD63EC">
      <w:pPr>
        <w:shd w:val="clear" w:color="auto" w:fill="FFFFFF"/>
        <w:spacing w:after="150" w:line="240" w:lineRule="auto"/>
        <w:rPr>
          <w:rFonts w:ascii="Arial" w:eastAsia="Times New Roman" w:hAnsi="Arial" w:cs="Arial"/>
          <w:color w:val="333333"/>
          <w:sz w:val="21"/>
          <w:szCs w:val="21"/>
        </w:rPr>
      </w:pPr>
      <w:r w:rsidRPr="00FD63EC">
        <w:rPr>
          <w:rFonts w:ascii="Arial" w:eastAsia="Times New Roman" w:hAnsi="Arial" w:cs="Arial"/>
          <w:color w:val="333333"/>
          <w:sz w:val="21"/>
          <w:szCs w:val="21"/>
        </w:rPr>
        <w:t> </w:t>
      </w:r>
    </w:p>
    <w:p w14:paraId="08DD178A" w14:textId="77777777" w:rsidR="00FD63EC" w:rsidRPr="00FD63EC" w:rsidRDefault="00FD63EC" w:rsidP="00FD63EC">
      <w:pPr>
        <w:shd w:val="clear" w:color="auto" w:fill="FFFFFF"/>
        <w:spacing w:after="150" w:line="240" w:lineRule="auto"/>
        <w:rPr>
          <w:rFonts w:ascii="Arial" w:eastAsia="Times New Roman" w:hAnsi="Arial" w:cs="Arial"/>
          <w:color w:val="333333"/>
          <w:sz w:val="21"/>
          <w:szCs w:val="21"/>
        </w:rPr>
      </w:pPr>
      <w:r w:rsidRPr="00FD63EC">
        <w:rPr>
          <w:rFonts w:ascii="Arial" w:eastAsia="Times New Roman" w:hAnsi="Arial" w:cs="Arial"/>
          <w:b/>
          <w:bCs/>
          <w:color w:val="333333"/>
          <w:sz w:val="27"/>
          <w:szCs w:val="27"/>
        </w:rPr>
        <w:t>Example 1:</w:t>
      </w:r>
    </w:p>
    <w:p w14:paraId="24DCB1E5"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FD63EC">
        <w:rPr>
          <w:rFonts w:ascii="Consolas" w:eastAsia="Times New Roman" w:hAnsi="Consolas" w:cs="Courier New"/>
          <w:b/>
          <w:bCs/>
          <w:color w:val="333333"/>
          <w:sz w:val="27"/>
          <w:szCs w:val="27"/>
        </w:rPr>
        <w:t>Input:</w:t>
      </w:r>
    </w:p>
    <w:p w14:paraId="41A170D6"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5 -&gt; 10 -&gt; 19 -&gt; 28</w:t>
      </w:r>
    </w:p>
    <w:p w14:paraId="6972A8FE"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 xml:space="preserve">|     |     |     | </w:t>
      </w:r>
    </w:p>
    <w:p w14:paraId="6EC9FDA6"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lastRenderedPageBreak/>
        <w:t>7     20    22   35</w:t>
      </w:r>
    </w:p>
    <w:p w14:paraId="5614C04A"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 xml:space="preserve">|           |     | </w:t>
      </w:r>
    </w:p>
    <w:p w14:paraId="7521C1CD"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8          50    40</w:t>
      </w:r>
    </w:p>
    <w:p w14:paraId="2B14DD65"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 xml:space="preserve">|                 | </w:t>
      </w:r>
    </w:p>
    <w:p w14:paraId="5A7E3259"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FD63EC">
        <w:rPr>
          <w:rFonts w:ascii="Consolas" w:eastAsia="Times New Roman" w:hAnsi="Consolas" w:cs="Courier New"/>
          <w:color w:val="333333"/>
          <w:sz w:val="27"/>
          <w:szCs w:val="27"/>
        </w:rPr>
        <w:t>30               45</w:t>
      </w:r>
    </w:p>
    <w:p w14:paraId="365E6530"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b/>
          <w:bCs/>
          <w:color w:val="333333"/>
          <w:sz w:val="27"/>
          <w:szCs w:val="27"/>
        </w:rPr>
        <w:t xml:space="preserve">Output: </w:t>
      </w:r>
      <w:r w:rsidRPr="00FD63EC">
        <w:rPr>
          <w:rFonts w:ascii="Consolas" w:eastAsia="Times New Roman" w:hAnsi="Consolas" w:cs="Courier New"/>
          <w:color w:val="333333"/>
          <w:sz w:val="27"/>
          <w:szCs w:val="27"/>
        </w:rPr>
        <w:t> 5-&gt; 7-&gt; 8- &gt; 10 -&gt; 19-&gt; 20-&gt;</w:t>
      </w:r>
    </w:p>
    <w:p w14:paraId="5E5CA8A5"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22-&gt; 28-&gt; 30-&gt; 35-&gt; 40-&gt; 45-&gt; 50.</w:t>
      </w:r>
    </w:p>
    <w:p w14:paraId="23BEA35A"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b/>
          <w:bCs/>
          <w:color w:val="333333"/>
          <w:sz w:val="27"/>
          <w:szCs w:val="27"/>
        </w:rPr>
        <w:t>Explanation</w:t>
      </w:r>
      <w:r w:rsidRPr="00FD63EC">
        <w:rPr>
          <w:rFonts w:ascii="Consolas" w:eastAsia="Times New Roman" w:hAnsi="Consolas" w:cs="Courier New"/>
          <w:color w:val="333333"/>
          <w:sz w:val="27"/>
          <w:szCs w:val="27"/>
        </w:rPr>
        <w:t>:</w:t>
      </w:r>
    </w:p>
    <w:p w14:paraId="638D6C44"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63EC">
        <w:rPr>
          <w:rFonts w:ascii="Consolas" w:eastAsia="Times New Roman" w:hAnsi="Consolas" w:cs="Courier New"/>
          <w:color w:val="333333"/>
          <w:sz w:val="27"/>
          <w:szCs w:val="27"/>
        </w:rPr>
        <w:t xml:space="preserve">The resultant linked lists has every </w:t>
      </w:r>
    </w:p>
    <w:p w14:paraId="437F4BDD"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FD63EC">
        <w:rPr>
          <w:rFonts w:ascii="Consolas" w:eastAsia="Times New Roman" w:hAnsi="Consolas" w:cs="Courier New"/>
          <w:color w:val="333333"/>
          <w:sz w:val="27"/>
          <w:szCs w:val="27"/>
        </w:rPr>
        <w:t>node in a single level.</w:t>
      </w:r>
    </w:p>
    <w:p w14:paraId="058E2AFD" w14:textId="77777777" w:rsidR="00FD63EC" w:rsidRPr="00FD63EC" w:rsidRDefault="00FD63EC" w:rsidP="00FD63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D63EC">
        <w:rPr>
          <w:rFonts w:ascii="Consolas" w:eastAsia="Times New Roman" w:hAnsi="Consolas" w:cs="Courier New"/>
          <w:color w:val="333333"/>
          <w:sz w:val="27"/>
          <w:szCs w:val="27"/>
        </w:rPr>
        <w:t>(</w:t>
      </w:r>
      <w:r w:rsidRPr="00FD63EC">
        <w:rPr>
          <w:rFonts w:ascii="Consolas" w:eastAsia="Times New Roman" w:hAnsi="Consolas" w:cs="Courier New"/>
          <w:b/>
          <w:bCs/>
          <w:color w:val="333333"/>
          <w:sz w:val="27"/>
          <w:szCs w:val="27"/>
        </w:rPr>
        <w:t xml:space="preserve">Note: </w:t>
      </w:r>
      <w:r w:rsidRPr="00FD63EC">
        <w:rPr>
          <w:rFonts w:ascii="Consolas" w:eastAsia="Times New Roman" w:hAnsi="Consolas" w:cs="Courier New"/>
          <w:color w:val="333333"/>
          <w:sz w:val="27"/>
          <w:szCs w:val="27"/>
        </w:rPr>
        <w:t>| represents the bottom pointer.)</w:t>
      </w:r>
    </w:p>
    <w:p w14:paraId="3041E3AF" w14:textId="15BBFF89" w:rsidR="00FD63EC" w:rsidRDefault="00FD63EC" w:rsidP="00FD63EC">
      <w:pPr>
        <w:spacing w:before="240"/>
      </w:pPr>
      <w:r>
        <w:t>:</w:t>
      </w:r>
      <w:r w:rsidRPr="00FD63EC">
        <w:t xml:space="preserve"> </w:t>
      </w:r>
      <w:r>
        <w:t>Node*merge(Node*a,Node*b)</w:t>
      </w:r>
    </w:p>
    <w:p w14:paraId="6AC880BF" w14:textId="77777777" w:rsidR="00FD63EC" w:rsidRDefault="00FD63EC" w:rsidP="00FD63EC">
      <w:pPr>
        <w:spacing w:before="240"/>
      </w:pPr>
      <w:r>
        <w:t>{</w:t>
      </w:r>
    </w:p>
    <w:p w14:paraId="290006DD" w14:textId="77777777" w:rsidR="00FD63EC" w:rsidRDefault="00FD63EC" w:rsidP="00FD63EC">
      <w:pPr>
        <w:spacing w:before="240"/>
      </w:pPr>
      <w:r>
        <w:t xml:space="preserve">    Node*dummy=new Node(0);</w:t>
      </w:r>
    </w:p>
    <w:p w14:paraId="01142049" w14:textId="77777777" w:rsidR="00FD63EC" w:rsidRDefault="00FD63EC" w:rsidP="00FD63EC">
      <w:pPr>
        <w:spacing w:before="240"/>
      </w:pPr>
      <w:r>
        <w:t xml:space="preserve">    Node*temp=dummy;</w:t>
      </w:r>
    </w:p>
    <w:p w14:paraId="7C273562" w14:textId="77777777" w:rsidR="00FD63EC" w:rsidRDefault="00FD63EC" w:rsidP="00FD63EC">
      <w:pPr>
        <w:spacing w:before="240"/>
      </w:pPr>
      <w:r>
        <w:t xml:space="preserve">    while(a!=NULL&amp;&amp;b!=NULL)</w:t>
      </w:r>
    </w:p>
    <w:p w14:paraId="0737D888" w14:textId="77777777" w:rsidR="00FD63EC" w:rsidRDefault="00FD63EC" w:rsidP="00FD63EC">
      <w:pPr>
        <w:spacing w:before="240"/>
      </w:pPr>
      <w:r>
        <w:t xml:space="preserve">    {</w:t>
      </w:r>
    </w:p>
    <w:p w14:paraId="047A9607" w14:textId="77777777" w:rsidR="00FD63EC" w:rsidRDefault="00FD63EC" w:rsidP="00FD63EC">
      <w:pPr>
        <w:spacing w:before="240"/>
      </w:pPr>
      <w:r>
        <w:t xml:space="preserve">        if(a-&gt;data&lt;b-&gt;data)</w:t>
      </w:r>
    </w:p>
    <w:p w14:paraId="6DDA3BFE" w14:textId="77777777" w:rsidR="00FD63EC" w:rsidRDefault="00FD63EC" w:rsidP="00FD63EC">
      <w:pPr>
        <w:spacing w:before="240"/>
      </w:pPr>
      <w:r>
        <w:t xml:space="preserve">        {</w:t>
      </w:r>
    </w:p>
    <w:p w14:paraId="683C7AFA" w14:textId="77777777" w:rsidR="00FD63EC" w:rsidRDefault="00FD63EC" w:rsidP="00FD63EC">
      <w:pPr>
        <w:spacing w:before="240"/>
      </w:pPr>
      <w:r>
        <w:t xml:space="preserve">            dummy-&gt;bottom=a;</w:t>
      </w:r>
    </w:p>
    <w:p w14:paraId="7346C4D3" w14:textId="77777777" w:rsidR="00FD63EC" w:rsidRDefault="00FD63EC" w:rsidP="00FD63EC">
      <w:pPr>
        <w:spacing w:before="240"/>
      </w:pPr>
      <w:r>
        <w:t xml:space="preserve">            a=a-&gt;bottom;</w:t>
      </w:r>
    </w:p>
    <w:p w14:paraId="7CF9C417" w14:textId="77777777" w:rsidR="00FD63EC" w:rsidRDefault="00FD63EC" w:rsidP="00FD63EC">
      <w:pPr>
        <w:spacing w:before="240"/>
      </w:pPr>
      <w:r>
        <w:t xml:space="preserve">            dummy=dummy-&gt;bottom;</w:t>
      </w:r>
    </w:p>
    <w:p w14:paraId="14E4A6DC" w14:textId="77777777" w:rsidR="00FD63EC" w:rsidRDefault="00FD63EC" w:rsidP="00FD63EC">
      <w:pPr>
        <w:spacing w:before="240"/>
      </w:pPr>
      <w:r>
        <w:t xml:space="preserve">        }</w:t>
      </w:r>
    </w:p>
    <w:p w14:paraId="22E20D2E" w14:textId="77777777" w:rsidR="00FD63EC" w:rsidRDefault="00FD63EC" w:rsidP="00FD63EC">
      <w:pPr>
        <w:spacing w:before="240"/>
      </w:pPr>
      <w:r>
        <w:t xml:space="preserve">        else</w:t>
      </w:r>
    </w:p>
    <w:p w14:paraId="55206D95" w14:textId="77777777" w:rsidR="00FD63EC" w:rsidRDefault="00FD63EC" w:rsidP="00FD63EC">
      <w:pPr>
        <w:spacing w:before="240"/>
      </w:pPr>
      <w:r>
        <w:t xml:space="preserve">        {</w:t>
      </w:r>
    </w:p>
    <w:p w14:paraId="5818DF18" w14:textId="77777777" w:rsidR="00FD63EC" w:rsidRDefault="00FD63EC" w:rsidP="00FD63EC">
      <w:pPr>
        <w:spacing w:before="240"/>
      </w:pPr>
      <w:r>
        <w:lastRenderedPageBreak/>
        <w:t xml:space="preserve">            dummy-&gt;bottom=b;</w:t>
      </w:r>
    </w:p>
    <w:p w14:paraId="4D33801F" w14:textId="77777777" w:rsidR="00FD63EC" w:rsidRDefault="00FD63EC" w:rsidP="00FD63EC">
      <w:pPr>
        <w:spacing w:before="240"/>
      </w:pPr>
      <w:r>
        <w:t xml:space="preserve">            b=b-&gt;bottom;</w:t>
      </w:r>
    </w:p>
    <w:p w14:paraId="4BC70E63" w14:textId="77777777" w:rsidR="00FD63EC" w:rsidRDefault="00FD63EC" w:rsidP="00FD63EC">
      <w:pPr>
        <w:spacing w:before="240"/>
      </w:pPr>
      <w:r>
        <w:t xml:space="preserve">            dummy=dummy-&gt;bottom;</w:t>
      </w:r>
    </w:p>
    <w:p w14:paraId="2E7FBFBC" w14:textId="77777777" w:rsidR="00FD63EC" w:rsidRDefault="00FD63EC" w:rsidP="00FD63EC">
      <w:pPr>
        <w:spacing w:before="240"/>
      </w:pPr>
      <w:r>
        <w:t xml:space="preserve">        }</w:t>
      </w:r>
    </w:p>
    <w:p w14:paraId="75EB6BFB" w14:textId="77777777" w:rsidR="00FD63EC" w:rsidRDefault="00FD63EC" w:rsidP="00FD63EC">
      <w:pPr>
        <w:spacing w:before="240"/>
      </w:pPr>
      <w:r>
        <w:t xml:space="preserve">    }</w:t>
      </w:r>
    </w:p>
    <w:p w14:paraId="639A7078" w14:textId="77777777" w:rsidR="00FD63EC" w:rsidRDefault="00FD63EC" w:rsidP="00FD63EC">
      <w:pPr>
        <w:spacing w:before="240"/>
      </w:pPr>
      <w:r>
        <w:t xml:space="preserve">        if(a!=NULL)</w:t>
      </w:r>
    </w:p>
    <w:p w14:paraId="36D9A833" w14:textId="77777777" w:rsidR="00FD63EC" w:rsidRDefault="00FD63EC" w:rsidP="00FD63EC">
      <w:pPr>
        <w:spacing w:before="240"/>
      </w:pPr>
      <w:r>
        <w:t xml:space="preserve">        dummy-&gt;bottom=a;</w:t>
      </w:r>
    </w:p>
    <w:p w14:paraId="571688FD" w14:textId="77777777" w:rsidR="00FD63EC" w:rsidRDefault="00FD63EC" w:rsidP="00FD63EC">
      <w:pPr>
        <w:spacing w:before="240"/>
      </w:pPr>
      <w:r>
        <w:t xml:space="preserve">        else</w:t>
      </w:r>
    </w:p>
    <w:p w14:paraId="1692314C" w14:textId="77777777" w:rsidR="00FD63EC" w:rsidRDefault="00FD63EC" w:rsidP="00FD63EC">
      <w:pPr>
        <w:spacing w:before="240"/>
      </w:pPr>
      <w:r>
        <w:t xml:space="preserve">        dummy-&gt;bottom=b;</w:t>
      </w:r>
    </w:p>
    <w:p w14:paraId="0179ECDB" w14:textId="77777777" w:rsidR="00FD63EC" w:rsidRDefault="00FD63EC" w:rsidP="00FD63EC">
      <w:pPr>
        <w:spacing w:before="240"/>
      </w:pPr>
      <w:r>
        <w:t xml:space="preserve">        return temp-&gt;bottom;</w:t>
      </w:r>
    </w:p>
    <w:p w14:paraId="3D804289" w14:textId="77777777" w:rsidR="00FD63EC" w:rsidRDefault="00FD63EC" w:rsidP="00FD63EC">
      <w:pPr>
        <w:spacing w:before="240"/>
      </w:pPr>
      <w:r>
        <w:t>}</w:t>
      </w:r>
    </w:p>
    <w:p w14:paraId="7C85455A" w14:textId="77777777" w:rsidR="00FD63EC" w:rsidRDefault="00FD63EC" w:rsidP="00FD63EC">
      <w:pPr>
        <w:spacing w:before="240"/>
      </w:pPr>
      <w:r>
        <w:t>Node *flatten(Node *root)</w:t>
      </w:r>
    </w:p>
    <w:p w14:paraId="1FC29338" w14:textId="77777777" w:rsidR="00FD63EC" w:rsidRDefault="00FD63EC" w:rsidP="00FD63EC">
      <w:pPr>
        <w:spacing w:before="240"/>
      </w:pPr>
      <w:r>
        <w:t>{</w:t>
      </w:r>
    </w:p>
    <w:p w14:paraId="06969933" w14:textId="77777777" w:rsidR="00FD63EC" w:rsidRDefault="00FD63EC" w:rsidP="00FD63EC">
      <w:pPr>
        <w:spacing w:before="240"/>
      </w:pPr>
      <w:r>
        <w:t xml:space="preserve">   // Your code here</w:t>
      </w:r>
    </w:p>
    <w:p w14:paraId="5A7FE270" w14:textId="77777777" w:rsidR="00FD63EC" w:rsidRDefault="00FD63EC" w:rsidP="00FD63EC">
      <w:pPr>
        <w:spacing w:before="240"/>
      </w:pPr>
      <w:r>
        <w:t xml:space="preserve">   if(root==NULL||root-&gt;next==NULL)</w:t>
      </w:r>
    </w:p>
    <w:p w14:paraId="771EC344" w14:textId="77777777" w:rsidR="00FD63EC" w:rsidRDefault="00FD63EC" w:rsidP="00FD63EC">
      <w:pPr>
        <w:spacing w:before="240"/>
      </w:pPr>
      <w:r>
        <w:t xml:space="preserve">   return root;</w:t>
      </w:r>
    </w:p>
    <w:p w14:paraId="72360D13" w14:textId="77777777" w:rsidR="00FD63EC" w:rsidRDefault="00FD63EC" w:rsidP="00FD63EC">
      <w:pPr>
        <w:spacing w:before="240"/>
      </w:pPr>
      <w:r>
        <w:t xml:space="preserve">   root-&gt;next=flatten(root-&gt;next);</w:t>
      </w:r>
    </w:p>
    <w:p w14:paraId="1EA07808" w14:textId="77777777" w:rsidR="00FD63EC" w:rsidRDefault="00FD63EC" w:rsidP="00FD63EC">
      <w:pPr>
        <w:spacing w:before="240"/>
      </w:pPr>
      <w:r>
        <w:t xml:space="preserve">   root=merge(root,root-&gt;next);</w:t>
      </w:r>
    </w:p>
    <w:p w14:paraId="0F3520FF" w14:textId="0C62A3F1" w:rsidR="00FD63EC" w:rsidRDefault="00FD63EC" w:rsidP="00FD63EC">
      <w:pPr>
        <w:spacing w:before="240"/>
      </w:pPr>
      <w:r>
        <w:t xml:space="preserve">   return root;</w:t>
      </w:r>
    </w:p>
    <w:p w14:paraId="2849D9BD" w14:textId="6846EFED" w:rsidR="00FD63EC" w:rsidRDefault="00FD63EC" w:rsidP="00FD63EC">
      <w:pPr>
        <w:spacing w:before="240"/>
      </w:pPr>
      <w:r>
        <w:t>}</w:t>
      </w:r>
    </w:p>
    <w:p w14:paraId="638C06E4" w14:textId="2FE49723" w:rsidR="00050756" w:rsidRPr="00050756" w:rsidRDefault="00FD63EC" w:rsidP="00050756">
      <w:pPr>
        <w:pStyle w:val="NormalWeb"/>
        <w:shd w:val="clear" w:color="auto" w:fill="FFFFFF"/>
        <w:spacing w:before="0" w:beforeAutospacing="0" w:after="240" w:afterAutospacing="0"/>
        <w:rPr>
          <w:rFonts w:ascii="Segoe UI" w:hAnsi="Segoe UI" w:cs="Segoe UI"/>
          <w:color w:val="263238"/>
          <w:sz w:val="21"/>
          <w:szCs w:val="21"/>
        </w:rPr>
      </w:pPr>
      <w:r w:rsidRPr="00B610A0">
        <w:rPr>
          <w:color w:val="FF0000"/>
        </w:rPr>
        <w:t>36)</w:t>
      </w:r>
      <w:r w:rsidR="00050756" w:rsidRPr="00050756">
        <w:rPr>
          <w:rFonts w:ascii="Segoe UI" w:hAnsi="Segoe UI" w:cs="Segoe UI"/>
          <w:color w:val="263238"/>
          <w:sz w:val="21"/>
          <w:szCs w:val="21"/>
        </w:rPr>
        <w:t xml:space="preserve"> Given an integer array nums, return all the triplets </w:t>
      </w:r>
      <w:r w:rsidR="00050756" w:rsidRPr="00050756">
        <w:rPr>
          <w:rFonts w:ascii="Courier New" w:hAnsi="Courier New" w:cs="Courier New"/>
          <w:color w:val="546E7A"/>
          <w:sz w:val="20"/>
          <w:szCs w:val="20"/>
          <w:shd w:val="clear" w:color="auto" w:fill="F7F9FA"/>
        </w:rPr>
        <w:t>[nums[i], nums[j], nums[k]]</w:t>
      </w:r>
      <w:r w:rsidR="00050756" w:rsidRPr="00050756">
        <w:rPr>
          <w:rFonts w:ascii="Segoe UI" w:hAnsi="Segoe UI" w:cs="Segoe UI"/>
          <w:color w:val="263238"/>
          <w:sz w:val="21"/>
          <w:szCs w:val="21"/>
        </w:rPr>
        <w:t> such that </w:t>
      </w:r>
      <w:r w:rsidR="00050756" w:rsidRPr="00050756">
        <w:rPr>
          <w:rFonts w:ascii="Courier New" w:hAnsi="Courier New" w:cs="Courier New"/>
          <w:color w:val="546E7A"/>
          <w:sz w:val="20"/>
          <w:szCs w:val="20"/>
          <w:shd w:val="clear" w:color="auto" w:fill="F7F9FA"/>
        </w:rPr>
        <w:t>i != j</w:t>
      </w:r>
      <w:r w:rsidR="00050756" w:rsidRPr="00050756">
        <w:rPr>
          <w:rFonts w:ascii="Segoe UI" w:hAnsi="Segoe UI" w:cs="Segoe UI"/>
          <w:color w:val="263238"/>
          <w:sz w:val="21"/>
          <w:szCs w:val="21"/>
        </w:rPr>
        <w:t>, </w:t>
      </w:r>
      <w:r w:rsidR="00050756" w:rsidRPr="00050756">
        <w:rPr>
          <w:rFonts w:ascii="Courier New" w:hAnsi="Courier New" w:cs="Courier New"/>
          <w:color w:val="546E7A"/>
          <w:sz w:val="20"/>
          <w:szCs w:val="20"/>
          <w:shd w:val="clear" w:color="auto" w:fill="F7F9FA"/>
        </w:rPr>
        <w:t>i != k</w:t>
      </w:r>
      <w:r w:rsidR="00050756" w:rsidRPr="00050756">
        <w:rPr>
          <w:rFonts w:ascii="Segoe UI" w:hAnsi="Segoe UI" w:cs="Segoe UI"/>
          <w:color w:val="263238"/>
          <w:sz w:val="21"/>
          <w:szCs w:val="21"/>
        </w:rPr>
        <w:t>, and </w:t>
      </w:r>
      <w:r w:rsidR="00050756" w:rsidRPr="00050756">
        <w:rPr>
          <w:rFonts w:ascii="Courier New" w:hAnsi="Courier New" w:cs="Courier New"/>
          <w:color w:val="546E7A"/>
          <w:sz w:val="20"/>
          <w:szCs w:val="20"/>
          <w:shd w:val="clear" w:color="auto" w:fill="F7F9FA"/>
        </w:rPr>
        <w:t>j != k</w:t>
      </w:r>
      <w:r w:rsidR="00050756" w:rsidRPr="00050756">
        <w:rPr>
          <w:rFonts w:ascii="Segoe UI" w:hAnsi="Segoe UI" w:cs="Segoe UI"/>
          <w:color w:val="263238"/>
          <w:sz w:val="21"/>
          <w:szCs w:val="21"/>
        </w:rPr>
        <w:t>, and </w:t>
      </w:r>
      <w:r w:rsidR="00050756" w:rsidRPr="00050756">
        <w:rPr>
          <w:rFonts w:ascii="Courier New" w:hAnsi="Courier New" w:cs="Courier New"/>
          <w:color w:val="546E7A"/>
          <w:sz w:val="20"/>
          <w:szCs w:val="20"/>
          <w:shd w:val="clear" w:color="auto" w:fill="F7F9FA"/>
        </w:rPr>
        <w:t>nums[i] + nums[j] + nums[k] == 0</w:t>
      </w:r>
      <w:r w:rsidR="00050756" w:rsidRPr="00050756">
        <w:rPr>
          <w:rFonts w:ascii="Segoe UI" w:hAnsi="Segoe UI" w:cs="Segoe UI"/>
          <w:color w:val="263238"/>
          <w:sz w:val="21"/>
          <w:szCs w:val="21"/>
        </w:rPr>
        <w:t>.</w:t>
      </w:r>
    </w:p>
    <w:p w14:paraId="7A53EEBA" w14:textId="648F7A22" w:rsidR="00050756" w:rsidRPr="00050756" w:rsidRDefault="00050756" w:rsidP="00050756">
      <w:pPr>
        <w:shd w:val="clear" w:color="auto" w:fill="FFFFFF"/>
        <w:spacing w:after="240" w:line="240" w:lineRule="auto"/>
        <w:rPr>
          <w:rFonts w:ascii="Segoe UI" w:eastAsia="Times New Roman" w:hAnsi="Segoe UI" w:cs="Segoe UI"/>
          <w:color w:val="263238"/>
          <w:sz w:val="21"/>
          <w:szCs w:val="21"/>
        </w:rPr>
      </w:pPr>
      <w:r w:rsidRPr="00050756">
        <w:rPr>
          <w:rFonts w:ascii="Segoe UI" w:eastAsia="Times New Roman" w:hAnsi="Segoe UI" w:cs="Segoe UI"/>
          <w:color w:val="263238"/>
          <w:sz w:val="21"/>
          <w:szCs w:val="21"/>
        </w:rPr>
        <w:t>Notice that the solution set must not contain duplicate triplets.</w:t>
      </w:r>
    </w:p>
    <w:p w14:paraId="00FA5B19" w14:textId="77777777" w:rsidR="00050756" w:rsidRPr="00050756" w:rsidRDefault="00050756" w:rsidP="00050756">
      <w:pPr>
        <w:shd w:val="clear" w:color="auto" w:fill="FFFFFF"/>
        <w:spacing w:after="240" w:line="240" w:lineRule="auto"/>
        <w:rPr>
          <w:rFonts w:ascii="Segoe UI" w:eastAsia="Times New Roman" w:hAnsi="Segoe UI" w:cs="Segoe UI"/>
          <w:color w:val="263238"/>
          <w:sz w:val="21"/>
          <w:szCs w:val="21"/>
        </w:rPr>
      </w:pPr>
      <w:r w:rsidRPr="00050756">
        <w:rPr>
          <w:rFonts w:ascii="Segoe UI" w:eastAsia="Times New Roman" w:hAnsi="Segoe UI" w:cs="Segoe UI"/>
          <w:b/>
          <w:bCs/>
          <w:color w:val="263238"/>
          <w:sz w:val="21"/>
          <w:szCs w:val="21"/>
        </w:rPr>
        <w:t>Example 1:</w:t>
      </w:r>
    </w:p>
    <w:p w14:paraId="1F857592" w14:textId="77777777" w:rsidR="00050756" w:rsidRPr="00050756" w:rsidRDefault="00050756" w:rsidP="000507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756">
        <w:rPr>
          <w:rFonts w:ascii="Consolas" w:eastAsia="Times New Roman" w:hAnsi="Consolas" w:cs="Courier New"/>
          <w:b/>
          <w:bCs/>
          <w:color w:val="263238"/>
          <w:sz w:val="20"/>
          <w:szCs w:val="20"/>
        </w:rPr>
        <w:t>Input:</w:t>
      </w:r>
      <w:r w:rsidRPr="00050756">
        <w:rPr>
          <w:rFonts w:ascii="Consolas" w:eastAsia="Times New Roman" w:hAnsi="Consolas" w:cs="Courier New"/>
          <w:color w:val="263238"/>
          <w:sz w:val="20"/>
          <w:szCs w:val="20"/>
        </w:rPr>
        <w:t xml:space="preserve"> nums = [-1,0,1,2,-1,-4]</w:t>
      </w:r>
    </w:p>
    <w:p w14:paraId="5DFC3150" w14:textId="77777777" w:rsidR="00050756" w:rsidRPr="00050756" w:rsidRDefault="00050756" w:rsidP="000507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756">
        <w:rPr>
          <w:rFonts w:ascii="Consolas" w:eastAsia="Times New Roman" w:hAnsi="Consolas" w:cs="Courier New"/>
          <w:b/>
          <w:bCs/>
          <w:color w:val="263238"/>
          <w:sz w:val="20"/>
          <w:szCs w:val="20"/>
        </w:rPr>
        <w:lastRenderedPageBreak/>
        <w:t>Output:</w:t>
      </w:r>
      <w:r w:rsidRPr="00050756">
        <w:rPr>
          <w:rFonts w:ascii="Consolas" w:eastAsia="Times New Roman" w:hAnsi="Consolas" w:cs="Courier New"/>
          <w:color w:val="263238"/>
          <w:sz w:val="20"/>
          <w:szCs w:val="20"/>
        </w:rPr>
        <w:t xml:space="preserve"> [[-1,-1,2],[-1,0,1]]</w:t>
      </w:r>
    </w:p>
    <w:p w14:paraId="046F4A0B" w14:textId="2EFCB626" w:rsidR="00FD63EC" w:rsidRDefault="00FD63EC" w:rsidP="00FD63EC">
      <w:pPr>
        <w:spacing w:before="240"/>
      </w:pPr>
    </w:p>
    <w:p w14:paraId="50363394" w14:textId="6E692BEA" w:rsidR="00050756" w:rsidRDefault="00FD63EC" w:rsidP="00050756">
      <w:pPr>
        <w:spacing w:before="240"/>
      </w:pPr>
      <w:r>
        <w:t>:</w:t>
      </w:r>
      <w:r w:rsidR="00050756" w:rsidRPr="00050756">
        <w:t xml:space="preserve"> </w:t>
      </w:r>
      <w:r w:rsidR="00050756">
        <w:t>vector&lt;vector&lt;int&gt;&gt; threeSum(vector&lt;int&gt;&amp; nums) {</w:t>
      </w:r>
    </w:p>
    <w:p w14:paraId="4A658311" w14:textId="77777777" w:rsidR="00050756" w:rsidRDefault="00050756" w:rsidP="00050756">
      <w:pPr>
        <w:spacing w:before="240"/>
      </w:pPr>
      <w:r>
        <w:t xml:space="preserve">        sort(nums.begin(),nums.end());</w:t>
      </w:r>
    </w:p>
    <w:p w14:paraId="3361F5E6" w14:textId="77777777" w:rsidR="00050756" w:rsidRDefault="00050756" w:rsidP="00050756">
      <w:pPr>
        <w:spacing w:before="240"/>
      </w:pPr>
      <w:r>
        <w:t xml:space="preserve">        vector&lt;vector&lt;int&gt;&gt;v;</w:t>
      </w:r>
    </w:p>
    <w:p w14:paraId="50234069" w14:textId="77777777" w:rsidR="00050756" w:rsidRDefault="00050756" w:rsidP="00050756">
      <w:pPr>
        <w:spacing w:before="240"/>
      </w:pPr>
      <w:r>
        <w:t xml:space="preserve">        for(int i=0;i&lt;nums.size();i++)</w:t>
      </w:r>
    </w:p>
    <w:p w14:paraId="736ADD66" w14:textId="77777777" w:rsidR="00050756" w:rsidRDefault="00050756" w:rsidP="00050756">
      <w:pPr>
        <w:spacing w:before="240"/>
      </w:pPr>
      <w:r>
        <w:t xml:space="preserve">        {</w:t>
      </w:r>
    </w:p>
    <w:p w14:paraId="65BC896A" w14:textId="77777777" w:rsidR="00050756" w:rsidRDefault="00050756" w:rsidP="00050756">
      <w:pPr>
        <w:spacing w:before="240"/>
      </w:pPr>
      <w:r>
        <w:t xml:space="preserve">            if(i&gt;0&amp;&amp;nums[i]==nums[i-1])</w:t>
      </w:r>
    </w:p>
    <w:p w14:paraId="0CF08EFD" w14:textId="77777777" w:rsidR="00050756" w:rsidRDefault="00050756" w:rsidP="00050756">
      <w:pPr>
        <w:spacing w:before="240"/>
      </w:pPr>
      <w:r>
        <w:t xml:space="preserve">                continue;</w:t>
      </w:r>
    </w:p>
    <w:p w14:paraId="03AA2D78" w14:textId="77777777" w:rsidR="00050756" w:rsidRDefault="00050756" w:rsidP="00050756">
      <w:pPr>
        <w:spacing w:before="240"/>
      </w:pPr>
      <w:r>
        <w:t xml:space="preserve">            int l=i+1,r=nums.size()-1;</w:t>
      </w:r>
    </w:p>
    <w:p w14:paraId="329F18DB" w14:textId="77777777" w:rsidR="00050756" w:rsidRDefault="00050756" w:rsidP="00050756">
      <w:pPr>
        <w:spacing w:before="240"/>
      </w:pPr>
      <w:r>
        <w:t xml:space="preserve">            while(l&lt;r)</w:t>
      </w:r>
    </w:p>
    <w:p w14:paraId="1C894F3F" w14:textId="77777777" w:rsidR="00050756" w:rsidRDefault="00050756" w:rsidP="00050756">
      <w:pPr>
        <w:spacing w:before="240"/>
      </w:pPr>
      <w:r>
        <w:t xml:space="preserve">            {</w:t>
      </w:r>
    </w:p>
    <w:p w14:paraId="5AB1D484" w14:textId="77777777" w:rsidR="00050756" w:rsidRDefault="00050756" w:rsidP="00050756">
      <w:pPr>
        <w:spacing w:before="240"/>
      </w:pPr>
      <w:r>
        <w:t xml:space="preserve">                int sum=nums[i]+nums[l]+nums[r];</w:t>
      </w:r>
    </w:p>
    <w:p w14:paraId="7332A15E" w14:textId="77777777" w:rsidR="00050756" w:rsidRDefault="00050756" w:rsidP="00050756">
      <w:pPr>
        <w:spacing w:before="240"/>
      </w:pPr>
      <w:r>
        <w:t xml:space="preserve">                if(sum&gt;0)</w:t>
      </w:r>
    </w:p>
    <w:p w14:paraId="7865960C" w14:textId="77777777" w:rsidR="00050756" w:rsidRDefault="00050756" w:rsidP="00050756">
      <w:pPr>
        <w:spacing w:before="240"/>
      </w:pPr>
      <w:r>
        <w:t xml:space="preserve">                    r--;</w:t>
      </w:r>
    </w:p>
    <w:p w14:paraId="6C3A30C9" w14:textId="77777777" w:rsidR="00050756" w:rsidRDefault="00050756" w:rsidP="00050756">
      <w:pPr>
        <w:spacing w:before="240"/>
      </w:pPr>
      <w:r>
        <w:t xml:space="preserve">                else if(sum&lt;0)</w:t>
      </w:r>
    </w:p>
    <w:p w14:paraId="0F6E748D" w14:textId="77777777" w:rsidR="00050756" w:rsidRDefault="00050756" w:rsidP="00050756">
      <w:pPr>
        <w:spacing w:before="240"/>
      </w:pPr>
      <w:r>
        <w:t xml:space="preserve">                    l++;</w:t>
      </w:r>
    </w:p>
    <w:p w14:paraId="1B79FD7F" w14:textId="77777777" w:rsidR="00050756" w:rsidRDefault="00050756" w:rsidP="00050756">
      <w:pPr>
        <w:spacing w:before="240"/>
      </w:pPr>
      <w:r>
        <w:t xml:space="preserve">                else</w:t>
      </w:r>
    </w:p>
    <w:p w14:paraId="31FEB46C" w14:textId="77777777" w:rsidR="00050756" w:rsidRDefault="00050756" w:rsidP="00050756">
      <w:pPr>
        <w:spacing w:before="240"/>
      </w:pPr>
      <w:r>
        <w:t xml:space="preserve">                {</w:t>
      </w:r>
    </w:p>
    <w:p w14:paraId="135C716C" w14:textId="77777777" w:rsidR="00050756" w:rsidRDefault="00050756" w:rsidP="00050756">
      <w:pPr>
        <w:spacing w:before="240"/>
      </w:pPr>
      <w:r>
        <w:t xml:space="preserve">                    v.push_back(vector&lt;int&gt;{nums[i],nums[l],nums[r]});</w:t>
      </w:r>
    </w:p>
    <w:p w14:paraId="5C77FC12" w14:textId="77777777" w:rsidR="00050756" w:rsidRDefault="00050756" w:rsidP="00050756">
      <w:pPr>
        <w:spacing w:before="240"/>
      </w:pPr>
      <w:r>
        <w:t xml:space="preserve">                    while(l&lt;r&amp;&amp;nums[l]==nums[l+1])</w:t>
      </w:r>
    </w:p>
    <w:p w14:paraId="020E3574" w14:textId="77777777" w:rsidR="00050756" w:rsidRDefault="00050756" w:rsidP="00050756">
      <w:pPr>
        <w:spacing w:before="240"/>
      </w:pPr>
      <w:r>
        <w:t xml:space="preserve">                        l++;</w:t>
      </w:r>
    </w:p>
    <w:p w14:paraId="762560BB" w14:textId="77777777" w:rsidR="00050756" w:rsidRDefault="00050756" w:rsidP="00050756">
      <w:pPr>
        <w:spacing w:before="240"/>
      </w:pPr>
      <w:r>
        <w:t xml:space="preserve">                    while(l&lt;r&amp;&amp;nums[r]==nums[r-1])</w:t>
      </w:r>
    </w:p>
    <w:p w14:paraId="12FCCB9E" w14:textId="77777777" w:rsidR="00050756" w:rsidRDefault="00050756" w:rsidP="00050756">
      <w:pPr>
        <w:spacing w:before="240"/>
      </w:pPr>
      <w:r>
        <w:t xml:space="preserve">                        r--;</w:t>
      </w:r>
    </w:p>
    <w:p w14:paraId="071C232D" w14:textId="77777777" w:rsidR="00050756" w:rsidRDefault="00050756" w:rsidP="00050756">
      <w:pPr>
        <w:spacing w:before="240"/>
      </w:pPr>
      <w:r>
        <w:t xml:space="preserve">                    l++,r--;</w:t>
      </w:r>
    </w:p>
    <w:p w14:paraId="5D7E205B" w14:textId="77777777" w:rsidR="00050756" w:rsidRDefault="00050756" w:rsidP="00050756">
      <w:pPr>
        <w:spacing w:before="240"/>
      </w:pPr>
      <w:r>
        <w:lastRenderedPageBreak/>
        <w:t xml:space="preserve">                }</w:t>
      </w:r>
    </w:p>
    <w:p w14:paraId="4AAC26F0" w14:textId="77777777" w:rsidR="00050756" w:rsidRDefault="00050756" w:rsidP="00050756">
      <w:pPr>
        <w:spacing w:before="240"/>
      </w:pPr>
      <w:r>
        <w:t xml:space="preserve">            }</w:t>
      </w:r>
    </w:p>
    <w:p w14:paraId="495EA3E6" w14:textId="77777777" w:rsidR="00050756" w:rsidRDefault="00050756" w:rsidP="00050756">
      <w:pPr>
        <w:spacing w:before="240"/>
      </w:pPr>
      <w:r>
        <w:t xml:space="preserve">        }</w:t>
      </w:r>
    </w:p>
    <w:p w14:paraId="4EC278CF" w14:textId="77777777" w:rsidR="00050756" w:rsidRDefault="00050756" w:rsidP="00050756">
      <w:pPr>
        <w:spacing w:before="240"/>
      </w:pPr>
      <w:r>
        <w:t xml:space="preserve">        return v;</w:t>
      </w:r>
    </w:p>
    <w:p w14:paraId="28AC8A56" w14:textId="53C6A366" w:rsidR="00FD63EC" w:rsidRDefault="00050756" w:rsidP="00050756">
      <w:pPr>
        <w:spacing w:before="240"/>
      </w:pPr>
      <w:r>
        <w:t xml:space="preserve">    }</w:t>
      </w:r>
    </w:p>
    <w:p w14:paraId="51D73F50" w14:textId="39B8E95C" w:rsidR="00C07E0F" w:rsidRDefault="00050756" w:rsidP="00C07E0F">
      <w:pPr>
        <w:pStyle w:val="NormalWeb"/>
        <w:shd w:val="clear" w:color="auto" w:fill="FFFFFF"/>
        <w:spacing w:before="0" w:beforeAutospacing="0" w:after="240" w:afterAutospacing="0"/>
        <w:rPr>
          <w:rFonts w:ascii="Segoe UI" w:hAnsi="Segoe UI" w:cs="Segoe UI"/>
          <w:color w:val="263238"/>
          <w:sz w:val="21"/>
          <w:szCs w:val="21"/>
        </w:rPr>
      </w:pPr>
      <w:r>
        <w:t>37)</w:t>
      </w:r>
      <w:r w:rsidR="00C07E0F" w:rsidRPr="00C07E0F">
        <w:rPr>
          <w:rFonts w:ascii="Segoe UI" w:hAnsi="Segoe UI" w:cs="Segoe UI"/>
          <w:color w:val="263238"/>
          <w:sz w:val="21"/>
          <w:szCs w:val="21"/>
        </w:rPr>
        <w:t xml:space="preserve"> </w:t>
      </w:r>
      <w:r w:rsidR="00C07E0F">
        <w:rPr>
          <w:rFonts w:ascii="Segoe UI" w:hAnsi="Segoe UI" w:cs="Segoe UI"/>
          <w:color w:val="263238"/>
          <w:sz w:val="21"/>
          <w:szCs w:val="21"/>
        </w:rPr>
        <w:t>Given an integer array </w:t>
      </w:r>
      <w:r w:rsidR="00C07E0F">
        <w:rPr>
          <w:rStyle w:val="HTMLCode"/>
          <w:color w:val="546E7A"/>
          <w:shd w:val="clear" w:color="auto" w:fill="F7F9FA"/>
        </w:rPr>
        <w:t>nums</w:t>
      </w:r>
      <w:r w:rsidR="00C07E0F">
        <w:rPr>
          <w:rFonts w:ascii="Segoe UI" w:hAnsi="Segoe UI" w:cs="Segoe UI"/>
          <w:color w:val="263238"/>
          <w:sz w:val="21"/>
          <w:szCs w:val="21"/>
        </w:rPr>
        <w:t> sorted in </w:t>
      </w:r>
      <w:r w:rsidR="00C07E0F">
        <w:rPr>
          <w:rStyle w:val="Strong"/>
          <w:rFonts w:ascii="Segoe UI" w:hAnsi="Segoe UI" w:cs="Segoe UI"/>
          <w:color w:val="263238"/>
          <w:sz w:val="21"/>
          <w:szCs w:val="21"/>
        </w:rPr>
        <w:t>non-decreasing order</w:t>
      </w:r>
      <w:r w:rsidR="00C07E0F">
        <w:rPr>
          <w:rFonts w:ascii="Segoe UI" w:hAnsi="Segoe UI" w:cs="Segoe UI"/>
          <w:color w:val="263238"/>
          <w:sz w:val="21"/>
          <w:szCs w:val="21"/>
        </w:rPr>
        <w:t>, remove the duplicates </w:t>
      </w:r>
      <w:hyperlink r:id="rId30" w:tgtFrame="_blank" w:history="1">
        <w:r w:rsidR="00C07E0F">
          <w:rPr>
            <w:rStyle w:val="Strong"/>
            <w:rFonts w:ascii="Segoe UI" w:hAnsi="Segoe UI" w:cs="Segoe UI"/>
            <w:color w:val="607D8B"/>
            <w:sz w:val="21"/>
            <w:szCs w:val="21"/>
          </w:rPr>
          <w:t>in-place</w:t>
        </w:r>
      </w:hyperlink>
      <w:r w:rsidR="00C07E0F">
        <w:rPr>
          <w:rFonts w:ascii="Segoe UI" w:hAnsi="Segoe UI" w:cs="Segoe UI"/>
          <w:color w:val="263238"/>
          <w:sz w:val="21"/>
          <w:szCs w:val="21"/>
        </w:rPr>
        <w:t> such that each unique element appears only </w:t>
      </w:r>
      <w:r w:rsidR="00C07E0F">
        <w:rPr>
          <w:rStyle w:val="Strong"/>
          <w:rFonts w:ascii="Segoe UI" w:hAnsi="Segoe UI" w:cs="Segoe UI"/>
          <w:color w:val="263238"/>
          <w:sz w:val="21"/>
          <w:szCs w:val="21"/>
        </w:rPr>
        <w:t>once</w:t>
      </w:r>
      <w:r w:rsidR="00C07E0F">
        <w:rPr>
          <w:rFonts w:ascii="Segoe UI" w:hAnsi="Segoe UI" w:cs="Segoe UI"/>
          <w:color w:val="263238"/>
          <w:sz w:val="21"/>
          <w:szCs w:val="21"/>
        </w:rPr>
        <w:t>. The </w:t>
      </w:r>
      <w:r w:rsidR="00C07E0F">
        <w:rPr>
          <w:rStyle w:val="Strong"/>
          <w:rFonts w:ascii="Segoe UI" w:hAnsi="Segoe UI" w:cs="Segoe UI"/>
          <w:color w:val="263238"/>
          <w:sz w:val="21"/>
          <w:szCs w:val="21"/>
        </w:rPr>
        <w:t>relative order</w:t>
      </w:r>
      <w:r w:rsidR="00C07E0F">
        <w:rPr>
          <w:rFonts w:ascii="Segoe UI" w:hAnsi="Segoe UI" w:cs="Segoe UI"/>
          <w:color w:val="263238"/>
          <w:sz w:val="21"/>
          <w:szCs w:val="21"/>
        </w:rPr>
        <w:t> of the elements should be kept the </w:t>
      </w:r>
      <w:r w:rsidR="00C07E0F">
        <w:rPr>
          <w:rStyle w:val="Strong"/>
          <w:rFonts w:ascii="Segoe UI" w:hAnsi="Segoe UI" w:cs="Segoe UI"/>
          <w:color w:val="263238"/>
          <w:sz w:val="21"/>
          <w:szCs w:val="21"/>
        </w:rPr>
        <w:t>same</w:t>
      </w:r>
      <w:r w:rsidR="00C07E0F">
        <w:rPr>
          <w:rFonts w:ascii="Segoe UI" w:hAnsi="Segoe UI" w:cs="Segoe UI"/>
          <w:color w:val="263238"/>
          <w:sz w:val="21"/>
          <w:szCs w:val="21"/>
        </w:rPr>
        <w:t>.</w:t>
      </w:r>
    </w:p>
    <w:p w14:paraId="49A4C97D"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Since it is impossible to change the length of the array in some languages, you must instead have the result be placed in the </w:t>
      </w:r>
      <w:r>
        <w:rPr>
          <w:rStyle w:val="Strong"/>
          <w:rFonts w:ascii="Segoe UI" w:hAnsi="Segoe UI" w:cs="Segoe UI"/>
          <w:color w:val="263238"/>
          <w:sz w:val="21"/>
          <w:szCs w:val="21"/>
        </w:rPr>
        <w:t>first part</w:t>
      </w:r>
      <w:r>
        <w:rPr>
          <w:rFonts w:ascii="Segoe UI" w:hAnsi="Segoe UI" w:cs="Segoe UI"/>
          <w:color w:val="263238"/>
          <w:sz w:val="21"/>
          <w:szCs w:val="21"/>
        </w:rPr>
        <w:t> of the array </w:t>
      </w:r>
      <w:r>
        <w:rPr>
          <w:rStyle w:val="HTMLCode"/>
          <w:color w:val="546E7A"/>
          <w:shd w:val="clear" w:color="auto" w:fill="F7F9FA"/>
        </w:rPr>
        <w:t>nums</w:t>
      </w:r>
      <w:r>
        <w:rPr>
          <w:rFonts w:ascii="Segoe UI" w:hAnsi="Segoe UI" w:cs="Segoe UI"/>
          <w:color w:val="263238"/>
          <w:sz w:val="21"/>
          <w:szCs w:val="21"/>
        </w:rPr>
        <w:t>. More formally, if there are </w:t>
      </w:r>
      <w:r>
        <w:rPr>
          <w:rStyle w:val="HTMLCode"/>
          <w:color w:val="546E7A"/>
          <w:shd w:val="clear" w:color="auto" w:fill="F7F9FA"/>
        </w:rPr>
        <w:t>k</w:t>
      </w:r>
      <w:r>
        <w:rPr>
          <w:rFonts w:ascii="Segoe UI" w:hAnsi="Segoe UI" w:cs="Segoe UI"/>
          <w:color w:val="263238"/>
          <w:sz w:val="21"/>
          <w:szCs w:val="21"/>
        </w:rPr>
        <w:t> elements after removing the duplicates, then the first </w:t>
      </w:r>
      <w:r>
        <w:rPr>
          <w:rStyle w:val="HTMLCode"/>
          <w:color w:val="546E7A"/>
          <w:shd w:val="clear" w:color="auto" w:fill="F7F9FA"/>
        </w:rPr>
        <w:t>k</w:t>
      </w:r>
      <w:r>
        <w:rPr>
          <w:rFonts w:ascii="Segoe UI" w:hAnsi="Segoe UI" w:cs="Segoe UI"/>
          <w:color w:val="263238"/>
          <w:sz w:val="21"/>
          <w:szCs w:val="21"/>
        </w:rPr>
        <w:t> elements of </w:t>
      </w:r>
      <w:r>
        <w:rPr>
          <w:rStyle w:val="HTMLCode"/>
          <w:color w:val="546E7A"/>
          <w:shd w:val="clear" w:color="auto" w:fill="F7F9FA"/>
        </w:rPr>
        <w:t>nums</w:t>
      </w:r>
      <w:r>
        <w:rPr>
          <w:rFonts w:ascii="Segoe UI" w:hAnsi="Segoe UI" w:cs="Segoe UI"/>
          <w:color w:val="263238"/>
          <w:sz w:val="21"/>
          <w:szCs w:val="21"/>
        </w:rPr>
        <w:t> should hold the final result. It does not matter what you leave beyond the first </w:t>
      </w:r>
      <w:r>
        <w:rPr>
          <w:rStyle w:val="HTMLCode"/>
          <w:color w:val="546E7A"/>
          <w:shd w:val="clear" w:color="auto" w:fill="F7F9FA"/>
        </w:rPr>
        <w:t>k</w:t>
      </w:r>
      <w:r>
        <w:rPr>
          <w:rFonts w:ascii="Segoe UI" w:hAnsi="Segoe UI" w:cs="Segoe UI"/>
          <w:color w:val="263238"/>
          <w:sz w:val="21"/>
          <w:szCs w:val="21"/>
        </w:rPr>
        <w:t> elements.</w:t>
      </w:r>
    </w:p>
    <w:p w14:paraId="51D289B0"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Code"/>
          <w:color w:val="546E7A"/>
          <w:shd w:val="clear" w:color="auto" w:fill="F7F9FA"/>
        </w:rPr>
        <w:t>k</w:t>
      </w:r>
      <w:r>
        <w:rPr>
          <w:rStyle w:val="Emphasis"/>
          <w:rFonts w:ascii="Segoe UI" w:hAnsi="Segoe UI" w:cs="Segoe UI"/>
          <w:color w:val="263238"/>
          <w:sz w:val="21"/>
          <w:szCs w:val="21"/>
        </w:rPr>
        <w:t> after placing the final result in the first </w:t>
      </w:r>
      <w:r>
        <w:rPr>
          <w:rStyle w:val="HTMLCode"/>
          <w:color w:val="546E7A"/>
          <w:shd w:val="clear" w:color="auto" w:fill="F7F9FA"/>
        </w:rPr>
        <w:t>k</w:t>
      </w:r>
      <w:r>
        <w:rPr>
          <w:rStyle w:val="Emphasis"/>
          <w:rFonts w:ascii="Segoe UI" w:hAnsi="Segoe UI" w:cs="Segoe UI"/>
          <w:color w:val="263238"/>
          <w:sz w:val="21"/>
          <w:szCs w:val="21"/>
        </w:rPr>
        <w:t> slots of </w:t>
      </w:r>
      <w:r>
        <w:rPr>
          <w:rStyle w:val="HTMLCode"/>
          <w:color w:val="546E7A"/>
          <w:shd w:val="clear" w:color="auto" w:fill="F7F9FA"/>
        </w:rPr>
        <w:t>nums</w:t>
      </w:r>
      <w:r>
        <w:rPr>
          <w:rFonts w:ascii="Segoe UI" w:hAnsi="Segoe UI" w:cs="Segoe UI"/>
          <w:color w:val="263238"/>
          <w:sz w:val="21"/>
          <w:szCs w:val="21"/>
        </w:rPr>
        <w:t>.</w:t>
      </w:r>
    </w:p>
    <w:p w14:paraId="14F91781"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w:t>
      </w:r>
      <w:r>
        <w:rPr>
          <w:rStyle w:val="Strong"/>
          <w:rFonts w:ascii="Segoe UI" w:hAnsi="Segoe UI" w:cs="Segoe UI"/>
          <w:color w:val="263238"/>
          <w:sz w:val="21"/>
          <w:szCs w:val="21"/>
        </w:rPr>
        <w:t>not</w:t>
      </w:r>
      <w:r>
        <w:rPr>
          <w:rFonts w:ascii="Segoe UI" w:hAnsi="Segoe UI" w:cs="Segoe UI"/>
          <w:color w:val="263238"/>
          <w:sz w:val="21"/>
          <w:szCs w:val="21"/>
        </w:rPr>
        <w:t> allocate extra space for another array. You must do this by </w:t>
      </w:r>
      <w:r>
        <w:rPr>
          <w:rStyle w:val="Strong"/>
          <w:rFonts w:ascii="Segoe UI" w:hAnsi="Segoe UI" w:cs="Segoe UI"/>
          <w:color w:val="263238"/>
          <w:sz w:val="21"/>
          <w:szCs w:val="21"/>
        </w:rPr>
        <w:t>modifying the input array </w:t>
      </w:r>
      <w:hyperlink r:id="rId31"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3077F4A"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Custom Judge:</w:t>
      </w:r>
    </w:p>
    <w:p w14:paraId="41AB020A"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judge will test your solution with the following code:</w:t>
      </w:r>
    </w:p>
    <w:p w14:paraId="587A1066"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int[] nums = [...]; // Input array</w:t>
      </w:r>
    </w:p>
    <w:p w14:paraId="5DD3FFEE"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int[] expectedNums = [...]; // The expected answer with correct length</w:t>
      </w:r>
    </w:p>
    <w:p w14:paraId="290E365D" w14:textId="77777777" w:rsidR="00C07E0F" w:rsidRDefault="00C07E0F" w:rsidP="00C07E0F">
      <w:pPr>
        <w:pStyle w:val="HTMLPreformatted"/>
        <w:shd w:val="clear" w:color="auto" w:fill="F7F9FA"/>
        <w:spacing w:after="240"/>
        <w:rPr>
          <w:rFonts w:ascii="Consolas" w:hAnsi="Consolas"/>
          <w:color w:val="263238"/>
        </w:rPr>
      </w:pPr>
    </w:p>
    <w:p w14:paraId="21484CA7"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int k = removeDuplicates(nums); // Calls your implementation</w:t>
      </w:r>
    </w:p>
    <w:p w14:paraId="6DB1655A" w14:textId="77777777" w:rsidR="00C07E0F" w:rsidRDefault="00C07E0F" w:rsidP="00C07E0F">
      <w:pPr>
        <w:pStyle w:val="HTMLPreformatted"/>
        <w:shd w:val="clear" w:color="auto" w:fill="F7F9FA"/>
        <w:spacing w:after="240"/>
        <w:rPr>
          <w:rFonts w:ascii="Consolas" w:hAnsi="Consolas"/>
          <w:color w:val="263238"/>
        </w:rPr>
      </w:pPr>
    </w:p>
    <w:p w14:paraId="498A20DC"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assert k == expectedNums.length;</w:t>
      </w:r>
    </w:p>
    <w:p w14:paraId="531B78CE"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for (int i = 0; i &lt; k; i++) {</w:t>
      </w:r>
    </w:p>
    <w:p w14:paraId="5FF64B5A"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 xml:space="preserve">    assert nums[i] == expectedNums[i];</w:t>
      </w:r>
    </w:p>
    <w:p w14:paraId="06B5B7B5" w14:textId="77777777" w:rsidR="00C07E0F" w:rsidRDefault="00C07E0F" w:rsidP="00C07E0F">
      <w:pPr>
        <w:pStyle w:val="HTMLPreformatted"/>
        <w:shd w:val="clear" w:color="auto" w:fill="F7F9FA"/>
        <w:spacing w:after="240"/>
        <w:rPr>
          <w:rFonts w:ascii="Consolas" w:hAnsi="Consolas"/>
          <w:color w:val="263238"/>
        </w:rPr>
      </w:pPr>
      <w:r>
        <w:rPr>
          <w:rFonts w:ascii="Consolas" w:hAnsi="Consolas"/>
          <w:color w:val="263238"/>
        </w:rPr>
        <w:t>}</w:t>
      </w:r>
    </w:p>
    <w:p w14:paraId="04553F79"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all assertions pass, then your solution will be </w:t>
      </w:r>
      <w:r>
        <w:rPr>
          <w:rStyle w:val="Strong"/>
          <w:rFonts w:ascii="Segoe UI" w:hAnsi="Segoe UI" w:cs="Segoe UI"/>
          <w:color w:val="263238"/>
          <w:sz w:val="21"/>
          <w:szCs w:val="21"/>
        </w:rPr>
        <w:t>accepted</w:t>
      </w:r>
      <w:r>
        <w:rPr>
          <w:rFonts w:ascii="Segoe UI" w:hAnsi="Segoe UI" w:cs="Segoe UI"/>
          <w:color w:val="263238"/>
          <w:sz w:val="21"/>
          <w:szCs w:val="21"/>
        </w:rPr>
        <w:t>.</w:t>
      </w:r>
    </w:p>
    <w:p w14:paraId="5570B895"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0660BBC" w14:textId="77777777" w:rsidR="00C07E0F" w:rsidRDefault="00C07E0F" w:rsidP="00C07E0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14:paraId="45DD22CF" w14:textId="77777777" w:rsidR="00C07E0F" w:rsidRDefault="00C07E0F" w:rsidP="00C07E0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[1,1,2]</w:t>
      </w:r>
    </w:p>
    <w:p w14:paraId="4F8D2E2C" w14:textId="77777777" w:rsidR="00C07E0F" w:rsidRDefault="00C07E0F" w:rsidP="00C07E0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 nums = [1,2,_]</w:t>
      </w:r>
    </w:p>
    <w:p w14:paraId="7631390E" w14:textId="77777777" w:rsidR="00C07E0F" w:rsidRDefault="00C07E0F" w:rsidP="00C07E0F">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Your function should return k = 2, with the first two elements of nums being 1 and 2 respectively.</w:t>
      </w:r>
    </w:p>
    <w:p w14:paraId="06774F68" w14:textId="08B91470" w:rsidR="00050756" w:rsidRPr="008C2215" w:rsidRDefault="00C07E0F" w:rsidP="008C2215">
      <w:pPr>
        <w:pStyle w:val="HTMLPreformatted"/>
        <w:shd w:val="clear" w:color="auto" w:fill="F7F9FA"/>
        <w:spacing w:after="240"/>
        <w:rPr>
          <w:rFonts w:ascii="Consolas" w:hAnsi="Consolas"/>
          <w:color w:val="263238"/>
        </w:rPr>
      </w:pPr>
      <w:r>
        <w:rPr>
          <w:rFonts w:ascii="Consolas" w:hAnsi="Consolas"/>
          <w:color w:val="263238"/>
        </w:rPr>
        <w:t>It does not matter what you leave beyond the returned k (hence they are underscores).</w:t>
      </w:r>
    </w:p>
    <w:p w14:paraId="714A0A24" w14:textId="77777777" w:rsidR="00C07E0F" w:rsidRDefault="00050756" w:rsidP="00C07E0F">
      <w:pPr>
        <w:spacing w:before="240"/>
      </w:pPr>
      <w:r>
        <w:t>:</w:t>
      </w:r>
      <w:r w:rsidR="00C07E0F">
        <w:t xml:space="preserve"> int removeDuplicates(vector&lt;int&gt;&amp; nums) {</w:t>
      </w:r>
    </w:p>
    <w:p w14:paraId="4073EC02" w14:textId="77777777" w:rsidR="00C07E0F" w:rsidRDefault="00C07E0F" w:rsidP="00C07E0F">
      <w:pPr>
        <w:spacing w:before="240"/>
      </w:pPr>
      <w:r>
        <w:t xml:space="preserve">        if(nums.size()==0)</w:t>
      </w:r>
    </w:p>
    <w:p w14:paraId="3A31D5FA" w14:textId="77777777" w:rsidR="00C07E0F" w:rsidRDefault="00C07E0F" w:rsidP="00C07E0F">
      <w:pPr>
        <w:spacing w:before="240"/>
      </w:pPr>
      <w:r>
        <w:t xml:space="preserve">            return 0;</w:t>
      </w:r>
    </w:p>
    <w:p w14:paraId="24EABC14" w14:textId="77777777" w:rsidR="00C07E0F" w:rsidRDefault="00C07E0F" w:rsidP="00C07E0F">
      <w:pPr>
        <w:spacing w:before="240"/>
      </w:pPr>
      <w:r>
        <w:t xml:space="preserve">        int i=0;</w:t>
      </w:r>
    </w:p>
    <w:p w14:paraId="5C3E0017" w14:textId="77777777" w:rsidR="00C07E0F" w:rsidRDefault="00C07E0F" w:rsidP="00C07E0F">
      <w:pPr>
        <w:spacing w:before="240"/>
      </w:pPr>
      <w:r>
        <w:t xml:space="preserve">        for(int j=1;j&lt;nums.size();j++)</w:t>
      </w:r>
    </w:p>
    <w:p w14:paraId="51964E5E" w14:textId="77777777" w:rsidR="00C07E0F" w:rsidRDefault="00C07E0F" w:rsidP="00C07E0F">
      <w:pPr>
        <w:spacing w:before="240"/>
      </w:pPr>
      <w:r>
        <w:t xml:space="preserve">        {</w:t>
      </w:r>
    </w:p>
    <w:p w14:paraId="0E494817" w14:textId="77777777" w:rsidR="00C07E0F" w:rsidRDefault="00C07E0F" w:rsidP="00C07E0F">
      <w:pPr>
        <w:spacing w:before="240"/>
      </w:pPr>
      <w:r>
        <w:t xml:space="preserve">            if(nums[j]!=nums[i])</w:t>
      </w:r>
    </w:p>
    <w:p w14:paraId="2C5F48F6" w14:textId="77777777" w:rsidR="00C07E0F" w:rsidRDefault="00C07E0F" w:rsidP="00C07E0F">
      <w:pPr>
        <w:spacing w:before="240"/>
      </w:pPr>
      <w:r>
        <w:t xml:space="preserve">                i++;</w:t>
      </w:r>
    </w:p>
    <w:p w14:paraId="5E7EDE75" w14:textId="77777777" w:rsidR="00C07E0F" w:rsidRDefault="00C07E0F" w:rsidP="00C07E0F">
      <w:pPr>
        <w:spacing w:before="240"/>
      </w:pPr>
      <w:r>
        <w:t xml:space="preserve">            nums[i]=nums[j];</w:t>
      </w:r>
    </w:p>
    <w:p w14:paraId="44290738" w14:textId="77777777" w:rsidR="00C07E0F" w:rsidRDefault="00C07E0F" w:rsidP="00C07E0F">
      <w:pPr>
        <w:spacing w:before="240"/>
      </w:pPr>
      <w:r>
        <w:t xml:space="preserve">        }</w:t>
      </w:r>
    </w:p>
    <w:p w14:paraId="7506CB94" w14:textId="77777777" w:rsidR="00C07E0F" w:rsidRDefault="00C07E0F" w:rsidP="00C07E0F">
      <w:pPr>
        <w:spacing w:before="240"/>
      </w:pPr>
      <w:r>
        <w:t xml:space="preserve">        return i+1;</w:t>
      </w:r>
    </w:p>
    <w:p w14:paraId="2697C31C" w14:textId="088E726E" w:rsidR="00050756" w:rsidRDefault="00C07E0F" w:rsidP="00C07E0F">
      <w:pPr>
        <w:spacing w:before="240"/>
      </w:pPr>
      <w:r>
        <w:t xml:space="preserve">    }</w:t>
      </w:r>
    </w:p>
    <w:p w14:paraId="47BEBB4B" w14:textId="30DEC3FF" w:rsidR="001A0C78" w:rsidRPr="001A0C78" w:rsidRDefault="001A0C78" w:rsidP="0069552F">
      <w:pPr>
        <w:pStyle w:val="NormalWeb"/>
        <w:shd w:val="clear" w:color="auto" w:fill="FFFFFF"/>
        <w:spacing w:before="0" w:beforeAutospacing="0" w:after="240" w:afterAutospacing="0"/>
        <w:rPr>
          <w:rFonts w:ascii="Segoe UI" w:hAnsi="Segoe UI" w:cs="Segoe UI"/>
          <w:color w:val="263238"/>
          <w:sz w:val="21"/>
          <w:szCs w:val="21"/>
        </w:rPr>
      </w:pPr>
      <w:r>
        <w:t>38)</w:t>
      </w:r>
      <w:r w:rsidRPr="001A0C78">
        <w:rPr>
          <w:rFonts w:ascii="Segoe UI" w:hAnsi="Segoe UI" w:cs="Segoe UI"/>
          <w:color w:val="263238"/>
          <w:sz w:val="21"/>
          <w:szCs w:val="21"/>
        </w:rPr>
        <w:t xml:space="preserve"> Given a binary array </w:t>
      </w:r>
      <w:r w:rsidRPr="001A0C78">
        <w:rPr>
          <w:rFonts w:ascii="Courier New" w:hAnsi="Courier New" w:cs="Courier New"/>
          <w:color w:val="546E7A"/>
          <w:sz w:val="20"/>
          <w:szCs w:val="20"/>
          <w:shd w:val="clear" w:color="auto" w:fill="F7F9FA"/>
        </w:rPr>
        <w:t>nums</w:t>
      </w:r>
      <w:r w:rsidRPr="001A0C78">
        <w:rPr>
          <w:rFonts w:ascii="Segoe UI" w:hAnsi="Segoe UI" w:cs="Segoe UI"/>
          <w:color w:val="263238"/>
          <w:sz w:val="21"/>
          <w:szCs w:val="21"/>
        </w:rPr>
        <w:t>, return </w:t>
      </w:r>
      <w:r w:rsidRPr="001A0C78">
        <w:rPr>
          <w:rFonts w:ascii="Segoe UI" w:hAnsi="Segoe UI" w:cs="Segoe UI"/>
          <w:i/>
          <w:iCs/>
          <w:color w:val="263238"/>
          <w:sz w:val="21"/>
          <w:szCs w:val="21"/>
        </w:rPr>
        <w:t>the maximum number of consecutive </w:t>
      </w:r>
      <w:r w:rsidRPr="001A0C78">
        <w:rPr>
          <w:rFonts w:ascii="Courier New" w:hAnsi="Courier New" w:cs="Courier New"/>
          <w:color w:val="546E7A"/>
          <w:sz w:val="20"/>
          <w:szCs w:val="20"/>
          <w:shd w:val="clear" w:color="auto" w:fill="F7F9FA"/>
        </w:rPr>
        <w:t>1</w:t>
      </w:r>
      <w:r w:rsidRPr="001A0C78">
        <w:rPr>
          <w:rFonts w:ascii="Segoe UI" w:hAnsi="Segoe UI" w:cs="Segoe UI"/>
          <w:i/>
          <w:iCs/>
          <w:color w:val="263238"/>
          <w:sz w:val="21"/>
          <w:szCs w:val="21"/>
        </w:rPr>
        <w:t>'s in the array</w:t>
      </w:r>
      <w:r w:rsidRPr="001A0C78">
        <w:rPr>
          <w:rFonts w:ascii="Segoe UI" w:hAnsi="Segoe UI" w:cs="Segoe UI"/>
          <w:color w:val="263238"/>
          <w:sz w:val="21"/>
          <w:szCs w:val="21"/>
        </w:rPr>
        <w:t>.</w:t>
      </w:r>
    </w:p>
    <w:p w14:paraId="7B23FE24" w14:textId="77777777" w:rsidR="001A0C78" w:rsidRPr="001A0C78" w:rsidRDefault="001A0C78" w:rsidP="001A0C78">
      <w:pPr>
        <w:shd w:val="clear" w:color="auto" w:fill="FFFFFF"/>
        <w:spacing w:after="240" w:line="240" w:lineRule="auto"/>
        <w:rPr>
          <w:rFonts w:ascii="Segoe UI" w:eastAsia="Times New Roman" w:hAnsi="Segoe UI" w:cs="Segoe UI"/>
          <w:color w:val="263238"/>
          <w:sz w:val="21"/>
          <w:szCs w:val="21"/>
        </w:rPr>
      </w:pPr>
      <w:r w:rsidRPr="001A0C78">
        <w:rPr>
          <w:rFonts w:ascii="Segoe UI" w:eastAsia="Times New Roman" w:hAnsi="Segoe UI" w:cs="Segoe UI"/>
          <w:b/>
          <w:bCs/>
          <w:color w:val="263238"/>
          <w:sz w:val="21"/>
          <w:szCs w:val="21"/>
        </w:rPr>
        <w:t>Example 1:</w:t>
      </w:r>
    </w:p>
    <w:p w14:paraId="2ED9B060" w14:textId="77777777" w:rsidR="001A0C78" w:rsidRPr="001A0C78" w:rsidRDefault="001A0C78" w:rsidP="001A0C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0C78">
        <w:rPr>
          <w:rFonts w:ascii="Consolas" w:eastAsia="Times New Roman" w:hAnsi="Consolas" w:cs="Courier New"/>
          <w:b/>
          <w:bCs/>
          <w:color w:val="263238"/>
          <w:sz w:val="20"/>
          <w:szCs w:val="20"/>
        </w:rPr>
        <w:t>Input:</w:t>
      </w:r>
      <w:r w:rsidRPr="001A0C78">
        <w:rPr>
          <w:rFonts w:ascii="Consolas" w:eastAsia="Times New Roman" w:hAnsi="Consolas" w:cs="Courier New"/>
          <w:color w:val="263238"/>
          <w:sz w:val="20"/>
          <w:szCs w:val="20"/>
        </w:rPr>
        <w:t xml:space="preserve"> nums = [1,1,0,1,1,1]</w:t>
      </w:r>
    </w:p>
    <w:p w14:paraId="7050321B" w14:textId="77777777" w:rsidR="001A0C78" w:rsidRPr="001A0C78" w:rsidRDefault="001A0C78" w:rsidP="001A0C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0C78">
        <w:rPr>
          <w:rFonts w:ascii="Consolas" w:eastAsia="Times New Roman" w:hAnsi="Consolas" w:cs="Courier New"/>
          <w:b/>
          <w:bCs/>
          <w:color w:val="263238"/>
          <w:sz w:val="20"/>
          <w:szCs w:val="20"/>
        </w:rPr>
        <w:t>Output:</w:t>
      </w:r>
      <w:r w:rsidRPr="001A0C78">
        <w:rPr>
          <w:rFonts w:ascii="Consolas" w:eastAsia="Times New Roman" w:hAnsi="Consolas" w:cs="Courier New"/>
          <w:color w:val="263238"/>
          <w:sz w:val="20"/>
          <w:szCs w:val="20"/>
        </w:rPr>
        <w:t xml:space="preserve"> 3</w:t>
      </w:r>
    </w:p>
    <w:p w14:paraId="4F9F30D7" w14:textId="77777777" w:rsidR="001A0C78" w:rsidRPr="001A0C78" w:rsidRDefault="001A0C78" w:rsidP="001A0C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0C78">
        <w:rPr>
          <w:rFonts w:ascii="Consolas" w:eastAsia="Times New Roman" w:hAnsi="Consolas" w:cs="Courier New"/>
          <w:b/>
          <w:bCs/>
          <w:color w:val="263238"/>
          <w:sz w:val="20"/>
          <w:szCs w:val="20"/>
        </w:rPr>
        <w:t>Explanation:</w:t>
      </w:r>
      <w:r w:rsidRPr="001A0C78">
        <w:rPr>
          <w:rFonts w:ascii="Consolas" w:eastAsia="Times New Roman" w:hAnsi="Consolas" w:cs="Courier New"/>
          <w:color w:val="263238"/>
          <w:sz w:val="20"/>
          <w:szCs w:val="20"/>
        </w:rPr>
        <w:t xml:space="preserve"> The first two digits or the last three digits are consecutive 1s. The maximum number of consecutive 1s is 3.</w:t>
      </w:r>
    </w:p>
    <w:p w14:paraId="763302BD" w14:textId="77777777" w:rsidR="001A0C78" w:rsidRDefault="001A0C78" w:rsidP="001A0C78">
      <w:pPr>
        <w:spacing w:before="240"/>
      </w:pPr>
      <w:r>
        <w:t>: int findMaxConsecutiveOnes(vector&lt;int&gt;&amp; nums) {</w:t>
      </w:r>
    </w:p>
    <w:p w14:paraId="1DFD145C" w14:textId="77777777" w:rsidR="001A0C78" w:rsidRDefault="001A0C78" w:rsidP="001A0C78">
      <w:pPr>
        <w:spacing w:before="240"/>
      </w:pPr>
      <w:r>
        <w:t xml:space="preserve">        int cnt=0,maximum=0;</w:t>
      </w:r>
    </w:p>
    <w:p w14:paraId="1102BF1A" w14:textId="77777777" w:rsidR="001A0C78" w:rsidRDefault="001A0C78" w:rsidP="001A0C78">
      <w:pPr>
        <w:spacing w:before="240"/>
      </w:pPr>
      <w:r>
        <w:t xml:space="preserve">        for(int i=0;i&lt;nums.size();i++)</w:t>
      </w:r>
    </w:p>
    <w:p w14:paraId="316A0C55" w14:textId="77777777" w:rsidR="001A0C78" w:rsidRDefault="001A0C78" w:rsidP="001A0C78">
      <w:pPr>
        <w:spacing w:before="240"/>
      </w:pPr>
      <w:r>
        <w:lastRenderedPageBreak/>
        <w:t xml:space="preserve">        {</w:t>
      </w:r>
    </w:p>
    <w:p w14:paraId="4C67E215" w14:textId="77777777" w:rsidR="001A0C78" w:rsidRDefault="001A0C78" w:rsidP="001A0C78">
      <w:pPr>
        <w:spacing w:before="240"/>
      </w:pPr>
      <w:r>
        <w:t xml:space="preserve">            if(nums[i]==1)</w:t>
      </w:r>
    </w:p>
    <w:p w14:paraId="48592B3A" w14:textId="77777777" w:rsidR="001A0C78" w:rsidRDefault="001A0C78" w:rsidP="001A0C78">
      <w:pPr>
        <w:spacing w:before="240"/>
      </w:pPr>
      <w:r>
        <w:t xml:space="preserve">                cnt++;</w:t>
      </w:r>
    </w:p>
    <w:p w14:paraId="1FDC239E" w14:textId="77777777" w:rsidR="001A0C78" w:rsidRDefault="001A0C78" w:rsidP="001A0C78">
      <w:pPr>
        <w:spacing w:before="240"/>
      </w:pPr>
      <w:r>
        <w:t xml:space="preserve">            maximum=max(maximum,cnt);</w:t>
      </w:r>
    </w:p>
    <w:p w14:paraId="5B4F2C2E" w14:textId="77777777" w:rsidR="001A0C78" w:rsidRDefault="001A0C78" w:rsidP="001A0C78">
      <w:pPr>
        <w:spacing w:before="240"/>
      </w:pPr>
      <w:r>
        <w:t xml:space="preserve">            if(nums[i]==0)</w:t>
      </w:r>
    </w:p>
    <w:p w14:paraId="7DD74765" w14:textId="77777777" w:rsidR="001A0C78" w:rsidRDefault="001A0C78" w:rsidP="001A0C78">
      <w:pPr>
        <w:spacing w:before="240"/>
        <w:rPr>
          <w:del w:id="10" w:author="pravinya kumbhare" w:date="2021-10-28T11:03:00Z"/>
        </w:rPr>
      </w:pPr>
      <w:r>
        <w:t xml:space="preserve">                cnt=0;</w:t>
      </w:r>
    </w:p>
    <w:p w14:paraId="7B8CC6BF" w14:textId="77777777" w:rsidR="001A0C78" w:rsidRDefault="001A0C78" w:rsidP="001A0C78">
      <w:pPr>
        <w:spacing w:before="240"/>
      </w:pPr>
      <w:del w:id="11" w:author="pravinya kumbhare" w:date="2021-10-28T11:03:00Z">
        <w:r>
          <w:delText xml:space="preserve">           </w:delText>
        </w:r>
      </w:del>
      <w:r>
        <w:t xml:space="preserve"> </w:t>
      </w:r>
    </w:p>
    <w:p w14:paraId="14C899EE" w14:textId="77777777" w:rsidR="001A0C78" w:rsidRDefault="001A0C78" w:rsidP="001A0C78">
      <w:pPr>
        <w:spacing w:before="240"/>
      </w:pPr>
      <w:r>
        <w:t xml:space="preserve">        }</w:t>
      </w:r>
    </w:p>
    <w:p w14:paraId="6EC5E991" w14:textId="77777777" w:rsidR="001A0C78" w:rsidRDefault="001A0C78" w:rsidP="001A0C78">
      <w:pPr>
        <w:spacing w:before="240"/>
      </w:pPr>
      <w:r>
        <w:t xml:space="preserve">        return maximum;</w:t>
      </w:r>
    </w:p>
    <w:p w14:paraId="5BC8A7BF" w14:textId="0C49C70F" w:rsidR="00C07E0F" w:rsidRDefault="001A0C78" w:rsidP="001A0C78">
      <w:pPr>
        <w:spacing w:before="240"/>
      </w:pPr>
      <w:r>
        <w:t xml:space="preserve">    }</w:t>
      </w:r>
    </w:p>
    <w:p w14:paraId="4418671E" w14:textId="57C87299" w:rsidR="0017589D" w:rsidRPr="0017589D" w:rsidRDefault="001A0C78" w:rsidP="0017589D">
      <w:pPr>
        <w:pStyle w:val="NormalWeb"/>
        <w:shd w:val="clear" w:color="auto" w:fill="FFFFFF"/>
        <w:spacing w:before="0" w:beforeAutospacing="0" w:after="240" w:afterAutospacing="0"/>
        <w:rPr>
          <w:rFonts w:ascii="Segoe UI" w:hAnsi="Segoe UI" w:cs="Segoe UI"/>
          <w:color w:val="263238"/>
          <w:sz w:val="21"/>
          <w:szCs w:val="21"/>
        </w:rPr>
      </w:pPr>
      <w:r>
        <w:t>39)</w:t>
      </w:r>
      <w:r w:rsidR="0017589D" w:rsidRPr="0017589D">
        <w:rPr>
          <w:rFonts w:ascii="Segoe UI" w:hAnsi="Segoe UI" w:cs="Segoe UI"/>
          <w:color w:val="263238"/>
          <w:sz w:val="21"/>
          <w:szCs w:val="21"/>
        </w:rPr>
        <w:t xml:space="preserve"> Given </w:t>
      </w:r>
      <w:r w:rsidR="0017589D" w:rsidRPr="0017589D">
        <w:rPr>
          <w:rFonts w:ascii="Courier New" w:hAnsi="Courier New" w:cs="Courier New"/>
          <w:color w:val="546E7A"/>
          <w:sz w:val="20"/>
          <w:szCs w:val="20"/>
          <w:shd w:val="clear" w:color="auto" w:fill="F7F9FA"/>
        </w:rPr>
        <w:t>n</w:t>
      </w:r>
      <w:r w:rsidR="0017589D" w:rsidRPr="0017589D">
        <w:rPr>
          <w:rFonts w:ascii="Segoe UI" w:hAnsi="Segoe UI" w:cs="Segoe UI"/>
          <w:color w:val="263238"/>
          <w:sz w:val="21"/>
          <w:szCs w:val="21"/>
        </w:rPr>
        <w:t> non-negative integers representing an elevation map where the width of each bar is </w:t>
      </w:r>
      <w:r w:rsidR="0017589D" w:rsidRPr="0017589D">
        <w:rPr>
          <w:rFonts w:ascii="Courier New" w:hAnsi="Courier New" w:cs="Courier New"/>
          <w:color w:val="546E7A"/>
          <w:sz w:val="20"/>
          <w:szCs w:val="20"/>
          <w:shd w:val="clear" w:color="auto" w:fill="F7F9FA"/>
        </w:rPr>
        <w:t>1</w:t>
      </w:r>
      <w:r w:rsidR="0017589D" w:rsidRPr="0017589D">
        <w:rPr>
          <w:rFonts w:ascii="Segoe UI" w:hAnsi="Segoe UI" w:cs="Segoe UI"/>
          <w:color w:val="263238"/>
          <w:sz w:val="21"/>
          <w:szCs w:val="21"/>
        </w:rPr>
        <w:t>, compute how much water it can trap after raining.</w:t>
      </w:r>
    </w:p>
    <w:p w14:paraId="7738BA4B" w14:textId="0A4021BF" w:rsidR="0017589D" w:rsidRPr="0017589D" w:rsidRDefault="0017589D" w:rsidP="0017589D">
      <w:pPr>
        <w:shd w:val="clear" w:color="auto" w:fill="FFFFFF"/>
        <w:spacing w:after="240" w:line="240" w:lineRule="auto"/>
        <w:rPr>
          <w:rFonts w:ascii="Segoe UI" w:eastAsia="Times New Roman" w:hAnsi="Segoe UI" w:cs="Segoe UI"/>
          <w:color w:val="263238"/>
          <w:sz w:val="21"/>
          <w:szCs w:val="21"/>
        </w:rPr>
      </w:pPr>
      <w:r w:rsidRPr="0017589D">
        <w:rPr>
          <w:rFonts w:ascii="Segoe UI" w:eastAsia="Times New Roman" w:hAnsi="Segoe UI" w:cs="Segoe UI"/>
          <w:color w:val="263238"/>
          <w:sz w:val="21"/>
          <w:szCs w:val="21"/>
        </w:rPr>
        <w:t> </w:t>
      </w:r>
      <w:r w:rsidR="002F0765" w:rsidRPr="002F0765">
        <w:rPr>
          <w:rFonts w:ascii="Segoe UI" w:eastAsia="Times New Roman" w:hAnsi="Segoe UI" w:cs="Segoe UI"/>
          <w:color w:val="263238"/>
          <w:sz w:val="21"/>
          <w:szCs w:val="21"/>
          <w:highlight w:val="cyan"/>
        </w:rPr>
        <w:t>*********RAINWATER TRAPPING PROBLEM***********(FAMOUS)*******</w:t>
      </w:r>
    </w:p>
    <w:p w14:paraId="564FCBA0" w14:textId="77777777" w:rsidR="0017589D" w:rsidRPr="0017589D" w:rsidRDefault="0017589D" w:rsidP="0017589D">
      <w:pPr>
        <w:shd w:val="clear" w:color="auto" w:fill="FFFFFF"/>
        <w:spacing w:after="240" w:line="240" w:lineRule="auto"/>
        <w:rPr>
          <w:rFonts w:ascii="Segoe UI" w:eastAsia="Times New Roman" w:hAnsi="Segoe UI" w:cs="Segoe UI"/>
          <w:color w:val="263238"/>
          <w:sz w:val="21"/>
          <w:szCs w:val="21"/>
        </w:rPr>
      </w:pPr>
      <w:r w:rsidRPr="0017589D">
        <w:rPr>
          <w:rFonts w:ascii="Segoe UI" w:eastAsia="Times New Roman" w:hAnsi="Segoe UI" w:cs="Segoe UI"/>
          <w:b/>
          <w:bCs/>
          <w:color w:val="263238"/>
          <w:sz w:val="21"/>
          <w:szCs w:val="21"/>
        </w:rPr>
        <w:t>Example 1:</w:t>
      </w:r>
    </w:p>
    <w:p w14:paraId="4E43A70B" w14:textId="784434CA" w:rsidR="0017589D" w:rsidRPr="0017589D" w:rsidRDefault="0017589D" w:rsidP="0017589D">
      <w:pPr>
        <w:spacing w:after="0" w:line="240" w:lineRule="auto"/>
        <w:rPr>
          <w:rFonts w:ascii="Times New Roman" w:eastAsia="Times New Roman" w:hAnsi="Times New Roman" w:cs="Times New Roman"/>
          <w:sz w:val="24"/>
          <w:szCs w:val="24"/>
        </w:rPr>
      </w:pPr>
      <w:r w:rsidRPr="0017589D">
        <w:rPr>
          <w:rFonts w:ascii="Times New Roman" w:eastAsia="Times New Roman" w:hAnsi="Times New Roman" w:cs="Times New Roman"/>
          <w:noProof/>
          <w:sz w:val="24"/>
          <w:szCs w:val="24"/>
        </w:rPr>
        <w:drawing>
          <wp:inline distT="0" distB="0" distL="0" distR="0" wp14:anchorId="78788F25" wp14:editId="369242C6">
            <wp:extent cx="3425125" cy="15316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2722" cy="1543960"/>
                    </a:xfrm>
                    <a:prstGeom prst="rect">
                      <a:avLst/>
                    </a:prstGeom>
                    <a:noFill/>
                    <a:ln>
                      <a:noFill/>
                    </a:ln>
                  </pic:spPr>
                </pic:pic>
              </a:graphicData>
            </a:graphic>
          </wp:inline>
        </w:drawing>
      </w:r>
    </w:p>
    <w:p w14:paraId="146C3CBF" w14:textId="77777777" w:rsidR="0017589D" w:rsidRPr="0017589D" w:rsidRDefault="0017589D" w:rsidP="001758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89D">
        <w:rPr>
          <w:rFonts w:ascii="Consolas" w:eastAsia="Times New Roman" w:hAnsi="Consolas" w:cs="Courier New"/>
          <w:b/>
          <w:bCs/>
          <w:color w:val="263238"/>
          <w:sz w:val="20"/>
          <w:szCs w:val="20"/>
        </w:rPr>
        <w:t>Input:</w:t>
      </w:r>
      <w:r w:rsidRPr="0017589D">
        <w:rPr>
          <w:rFonts w:ascii="Consolas" w:eastAsia="Times New Roman" w:hAnsi="Consolas" w:cs="Courier New"/>
          <w:color w:val="263238"/>
          <w:sz w:val="20"/>
          <w:szCs w:val="20"/>
        </w:rPr>
        <w:t xml:space="preserve"> height = [0,1,0,2,1,0,1,3,2,1,2,1]</w:t>
      </w:r>
    </w:p>
    <w:p w14:paraId="17632682" w14:textId="77777777" w:rsidR="0017589D" w:rsidRPr="0017589D" w:rsidRDefault="0017589D" w:rsidP="001758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89D">
        <w:rPr>
          <w:rFonts w:ascii="Consolas" w:eastAsia="Times New Roman" w:hAnsi="Consolas" w:cs="Courier New"/>
          <w:b/>
          <w:bCs/>
          <w:color w:val="263238"/>
          <w:sz w:val="20"/>
          <w:szCs w:val="20"/>
        </w:rPr>
        <w:t>Output:</w:t>
      </w:r>
      <w:r w:rsidRPr="0017589D">
        <w:rPr>
          <w:rFonts w:ascii="Consolas" w:eastAsia="Times New Roman" w:hAnsi="Consolas" w:cs="Courier New"/>
          <w:color w:val="263238"/>
          <w:sz w:val="20"/>
          <w:szCs w:val="20"/>
        </w:rPr>
        <w:t xml:space="preserve"> 6</w:t>
      </w:r>
    </w:p>
    <w:p w14:paraId="51C908C4" w14:textId="77777777" w:rsidR="0017589D" w:rsidRPr="0017589D" w:rsidRDefault="0017589D" w:rsidP="001758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89D">
        <w:rPr>
          <w:rFonts w:ascii="Consolas" w:eastAsia="Times New Roman" w:hAnsi="Consolas" w:cs="Courier New"/>
          <w:b/>
          <w:bCs/>
          <w:color w:val="263238"/>
          <w:sz w:val="20"/>
          <w:szCs w:val="20"/>
        </w:rPr>
        <w:t>Explanation:</w:t>
      </w:r>
      <w:r w:rsidRPr="0017589D">
        <w:rPr>
          <w:rFonts w:ascii="Consolas" w:eastAsia="Times New Roman" w:hAnsi="Consolas" w:cs="Courier New"/>
          <w:color w:val="263238"/>
          <w:sz w:val="20"/>
          <w:szCs w:val="20"/>
        </w:rPr>
        <w:t xml:space="preserve"> The above elevation map (black section) is represented by array [0,1,0,2,1,0,1,3,2,1,2,1]. In this case, 6 units of rain water (blue section) are being trapped.</w:t>
      </w:r>
    </w:p>
    <w:p w14:paraId="6E8755CC" w14:textId="77777777" w:rsidR="00707ECE" w:rsidRDefault="00707ECE" w:rsidP="00707ECE">
      <w:pPr>
        <w:spacing w:before="240"/>
      </w:pPr>
      <w:r>
        <w:t>: int trap(vector&lt;int&gt;&amp; height) {</w:t>
      </w:r>
    </w:p>
    <w:p w14:paraId="58F36A78" w14:textId="4CC44686" w:rsidR="00707ECE" w:rsidRDefault="00707ECE" w:rsidP="00707ECE">
      <w:pPr>
        <w:spacing w:before="240"/>
      </w:pPr>
      <w:r>
        <w:t xml:space="preserve">        int n=height.size();</w:t>
      </w:r>
    </w:p>
    <w:p w14:paraId="0D486513" w14:textId="77777777" w:rsidR="00707ECE" w:rsidRDefault="00707ECE" w:rsidP="00707ECE">
      <w:pPr>
        <w:spacing w:before="240"/>
      </w:pPr>
      <w:r>
        <w:t xml:space="preserve">        int l=0,r=n-1;</w:t>
      </w:r>
    </w:p>
    <w:p w14:paraId="2D5A3776" w14:textId="77777777" w:rsidR="00707ECE" w:rsidRDefault="00707ECE" w:rsidP="00707ECE">
      <w:pPr>
        <w:spacing w:before="240"/>
      </w:pPr>
      <w:r>
        <w:t xml:space="preserve">        int maxl=0,maxr=0;</w:t>
      </w:r>
    </w:p>
    <w:p w14:paraId="790E6E20" w14:textId="77777777" w:rsidR="00707ECE" w:rsidRDefault="00707ECE" w:rsidP="00707ECE">
      <w:pPr>
        <w:spacing w:before="240"/>
      </w:pPr>
      <w:r>
        <w:lastRenderedPageBreak/>
        <w:t xml:space="preserve">        int ans=0;</w:t>
      </w:r>
    </w:p>
    <w:p w14:paraId="39A3ADAC" w14:textId="77777777" w:rsidR="00707ECE" w:rsidRDefault="00707ECE" w:rsidP="00707ECE">
      <w:pPr>
        <w:spacing w:before="240"/>
      </w:pPr>
      <w:r>
        <w:t xml:space="preserve">        while(l&lt;=r)</w:t>
      </w:r>
    </w:p>
    <w:p w14:paraId="574A76A0" w14:textId="77777777" w:rsidR="00707ECE" w:rsidRDefault="00707ECE" w:rsidP="00707ECE">
      <w:pPr>
        <w:spacing w:before="240"/>
      </w:pPr>
      <w:r>
        <w:t xml:space="preserve">        {</w:t>
      </w:r>
    </w:p>
    <w:p w14:paraId="5EB5BB7A" w14:textId="77777777" w:rsidR="00707ECE" w:rsidRDefault="00707ECE" w:rsidP="00707ECE">
      <w:pPr>
        <w:spacing w:before="240"/>
      </w:pPr>
      <w:r>
        <w:t xml:space="preserve">            if(height[l]&lt;=height[r])</w:t>
      </w:r>
    </w:p>
    <w:p w14:paraId="7CE631F9" w14:textId="77777777" w:rsidR="00707ECE" w:rsidRDefault="00707ECE" w:rsidP="00707ECE">
      <w:pPr>
        <w:spacing w:before="240"/>
      </w:pPr>
      <w:r>
        <w:t xml:space="preserve">            {</w:t>
      </w:r>
    </w:p>
    <w:p w14:paraId="26182AEC" w14:textId="77777777" w:rsidR="00707ECE" w:rsidRDefault="00707ECE" w:rsidP="00707ECE">
      <w:pPr>
        <w:spacing w:before="240"/>
      </w:pPr>
      <w:r>
        <w:t xml:space="preserve">                if(height[l]&gt;=maxl)</w:t>
      </w:r>
    </w:p>
    <w:p w14:paraId="0833772E" w14:textId="77777777" w:rsidR="00707ECE" w:rsidRDefault="00707ECE" w:rsidP="00707ECE">
      <w:pPr>
        <w:spacing w:before="240"/>
      </w:pPr>
      <w:r>
        <w:t xml:space="preserve">                    maxl=height[l];</w:t>
      </w:r>
    </w:p>
    <w:p w14:paraId="396FD237" w14:textId="77777777" w:rsidR="00707ECE" w:rsidRDefault="00707ECE" w:rsidP="00707ECE">
      <w:pPr>
        <w:spacing w:before="240"/>
      </w:pPr>
      <w:r>
        <w:t xml:space="preserve">                else</w:t>
      </w:r>
    </w:p>
    <w:p w14:paraId="11E04BCB" w14:textId="77777777" w:rsidR="00707ECE" w:rsidRDefault="00707ECE" w:rsidP="00707ECE">
      <w:pPr>
        <w:spacing w:before="240"/>
      </w:pPr>
      <w:r>
        <w:t xml:space="preserve">                    ans+=maxl-height[l];</w:t>
      </w:r>
    </w:p>
    <w:p w14:paraId="64C86CFB" w14:textId="77777777" w:rsidR="00707ECE" w:rsidRDefault="00707ECE" w:rsidP="00707ECE">
      <w:pPr>
        <w:spacing w:before="240"/>
      </w:pPr>
      <w:r>
        <w:t xml:space="preserve">                l++;</w:t>
      </w:r>
    </w:p>
    <w:p w14:paraId="7809C8E6" w14:textId="77777777" w:rsidR="00707ECE" w:rsidRDefault="00707ECE" w:rsidP="00707ECE">
      <w:pPr>
        <w:spacing w:before="240"/>
      </w:pPr>
      <w:r>
        <w:t xml:space="preserve">            }</w:t>
      </w:r>
    </w:p>
    <w:p w14:paraId="2A6D1917" w14:textId="77777777" w:rsidR="00707ECE" w:rsidRDefault="00707ECE" w:rsidP="00707ECE">
      <w:pPr>
        <w:spacing w:before="240"/>
      </w:pPr>
      <w:r>
        <w:t xml:space="preserve">            else</w:t>
      </w:r>
    </w:p>
    <w:p w14:paraId="366852CF" w14:textId="77777777" w:rsidR="00707ECE" w:rsidRDefault="00707ECE" w:rsidP="00707ECE">
      <w:pPr>
        <w:spacing w:before="240"/>
      </w:pPr>
      <w:r>
        <w:t xml:space="preserve">            {</w:t>
      </w:r>
    </w:p>
    <w:p w14:paraId="5B3DA5AA" w14:textId="77777777" w:rsidR="00707ECE" w:rsidRDefault="00707ECE" w:rsidP="00707ECE">
      <w:pPr>
        <w:spacing w:before="240"/>
      </w:pPr>
      <w:r>
        <w:t xml:space="preserve">                 if(height[r]&gt;=maxr)</w:t>
      </w:r>
    </w:p>
    <w:p w14:paraId="67095C1F" w14:textId="77777777" w:rsidR="00707ECE" w:rsidRDefault="00707ECE" w:rsidP="00707ECE">
      <w:pPr>
        <w:spacing w:before="240"/>
      </w:pPr>
      <w:r>
        <w:t xml:space="preserve">                     maxr=height[r];</w:t>
      </w:r>
    </w:p>
    <w:p w14:paraId="6D200AA5" w14:textId="77777777" w:rsidR="00707ECE" w:rsidRDefault="00707ECE" w:rsidP="00707ECE">
      <w:pPr>
        <w:spacing w:before="240"/>
      </w:pPr>
      <w:r>
        <w:t xml:space="preserve">                 else</w:t>
      </w:r>
    </w:p>
    <w:p w14:paraId="23625A7A" w14:textId="77777777" w:rsidR="008F05CB" w:rsidRDefault="00707ECE" w:rsidP="00707ECE">
      <w:pPr>
        <w:spacing w:before="240"/>
      </w:pPr>
      <w:r>
        <w:t xml:space="preserve">                     ans+=maxr-height[r];</w:t>
      </w:r>
    </w:p>
    <w:p w14:paraId="58A87A55" w14:textId="3BE6E169" w:rsidR="00707ECE" w:rsidRDefault="00707ECE" w:rsidP="00707ECE">
      <w:pPr>
        <w:spacing w:before="240"/>
      </w:pPr>
      <w:r>
        <w:t xml:space="preserve">                  r--;</w:t>
      </w:r>
    </w:p>
    <w:p w14:paraId="5269E858" w14:textId="77777777" w:rsidR="00707ECE" w:rsidRDefault="00707ECE" w:rsidP="00707ECE">
      <w:pPr>
        <w:spacing w:before="240"/>
      </w:pPr>
      <w:r>
        <w:t xml:space="preserve">             }</w:t>
      </w:r>
    </w:p>
    <w:p w14:paraId="440358A0" w14:textId="77777777" w:rsidR="00707ECE" w:rsidRDefault="00707ECE" w:rsidP="00707ECE">
      <w:pPr>
        <w:spacing w:before="240"/>
      </w:pPr>
      <w:r>
        <w:t xml:space="preserve">        }</w:t>
      </w:r>
    </w:p>
    <w:p w14:paraId="4F6BD81A" w14:textId="77777777" w:rsidR="00707ECE" w:rsidRDefault="00707ECE" w:rsidP="00707ECE">
      <w:pPr>
        <w:spacing w:before="240"/>
      </w:pPr>
      <w:r>
        <w:t xml:space="preserve">        return ans;</w:t>
      </w:r>
    </w:p>
    <w:p w14:paraId="056630D1" w14:textId="0FE50F19" w:rsidR="001A0C78" w:rsidRDefault="00707ECE" w:rsidP="00707ECE">
      <w:pPr>
        <w:spacing w:before="240"/>
      </w:pPr>
      <w:r>
        <w:t xml:space="preserve"> }</w:t>
      </w:r>
    </w:p>
    <w:p w14:paraId="45384A02" w14:textId="4F51E01D" w:rsidR="000F6247" w:rsidRPr="000F6247" w:rsidRDefault="00707ECE" w:rsidP="000F6247">
      <w:pPr>
        <w:pStyle w:val="NormalWeb"/>
        <w:shd w:val="clear" w:color="auto" w:fill="FFFFFF"/>
        <w:spacing w:before="0" w:beforeAutospacing="0" w:after="150" w:afterAutospacing="0"/>
        <w:rPr>
          <w:rFonts w:ascii="Arial" w:hAnsi="Arial" w:cs="Arial"/>
          <w:color w:val="333333"/>
          <w:sz w:val="21"/>
          <w:szCs w:val="21"/>
        </w:rPr>
      </w:pPr>
      <w:r>
        <w:t>40)</w:t>
      </w:r>
      <w:r w:rsidR="000F6247" w:rsidRPr="000F6247">
        <w:rPr>
          <w:rFonts w:ascii="Arial" w:hAnsi="Arial" w:cs="Arial"/>
          <w:color w:val="333333"/>
          <w:sz w:val="27"/>
          <w:szCs w:val="27"/>
        </w:rPr>
        <w:t xml:space="preserve"> Given a string S find all possible subsequences of the string in lexicographically-sorted order.</w:t>
      </w:r>
    </w:p>
    <w:p w14:paraId="1B7C0A4B" w14:textId="77777777" w:rsidR="000F6247" w:rsidRPr="000F6247" w:rsidRDefault="000F6247" w:rsidP="000F6247">
      <w:pPr>
        <w:shd w:val="clear" w:color="auto" w:fill="FFFFFF"/>
        <w:spacing w:after="150" w:line="240" w:lineRule="auto"/>
        <w:rPr>
          <w:rFonts w:ascii="Arial" w:eastAsia="Times New Roman" w:hAnsi="Arial" w:cs="Arial"/>
          <w:color w:val="333333"/>
          <w:sz w:val="21"/>
          <w:szCs w:val="21"/>
        </w:rPr>
      </w:pPr>
      <w:r w:rsidRPr="000F6247">
        <w:rPr>
          <w:rFonts w:ascii="Arial" w:eastAsia="Times New Roman" w:hAnsi="Arial" w:cs="Arial"/>
          <w:b/>
          <w:bCs/>
          <w:color w:val="333333"/>
          <w:sz w:val="27"/>
          <w:szCs w:val="27"/>
        </w:rPr>
        <w:t>Example 1:</w:t>
      </w:r>
    </w:p>
    <w:p w14:paraId="00A39161" w14:textId="77777777" w:rsidR="000F6247" w:rsidRPr="000F6247" w:rsidRDefault="000F6247" w:rsidP="000F62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F6247">
        <w:rPr>
          <w:rFonts w:ascii="Consolas" w:eastAsia="Times New Roman" w:hAnsi="Consolas" w:cs="Courier New"/>
          <w:b/>
          <w:bCs/>
          <w:color w:val="333333"/>
          <w:sz w:val="27"/>
          <w:szCs w:val="27"/>
        </w:rPr>
        <w:lastRenderedPageBreak/>
        <w:t xml:space="preserve">Input : </w:t>
      </w:r>
      <w:r w:rsidRPr="000F6247">
        <w:rPr>
          <w:rFonts w:ascii="Consolas" w:eastAsia="Times New Roman" w:hAnsi="Consolas" w:cs="Courier New"/>
          <w:color w:val="333333"/>
          <w:sz w:val="27"/>
          <w:szCs w:val="27"/>
        </w:rPr>
        <w:t>str = "abc"</w:t>
      </w:r>
    </w:p>
    <w:p w14:paraId="1E0CD736" w14:textId="77777777" w:rsidR="000F6247" w:rsidRPr="000F6247" w:rsidRDefault="000F6247" w:rsidP="000F62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F6247">
        <w:rPr>
          <w:rFonts w:ascii="Consolas" w:eastAsia="Times New Roman" w:hAnsi="Consolas" w:cs="Courier New"/>
          <w:b/>
          <w:bCs/>
          <w:color w:val="333333"/>
          <w:sz w:val="27"/>
          <w:szCs w:val="27"/>
        </w:rPr>
        <w:t xml:space="preserve">Output: </w:t>
      </w:r>
      <w:r w:rsidRPr="000F6247">
        <w:rPr>
          <w:rFonts w:ascii="Consolas" w:eastAsia="Times New Roman" w:hAnsi="Consolas" w:cs="Courier New"/>
          <w:color w:val="333333"/>
          <w:sz w:val="27"/>
          <w:szCs w:val="27"/>
        </w:rPr>
        <w:t>a ab abc ac b bc c</w:t>
      </w:r>
    </w:p>
    <w:p w14:paraId="6DA8E318" w14:textId="77777777" w:rsidR="000F6247" w:rsidRPr="000F6247" w:rsidRDefault="000F6247" w:rsidP="000F62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F6247">
        <w:rPr>
          <w:rFonts w:ascii="Consolas" w:eastAsia="Times New Roman" w:hAnsi="Consolas" w:cs="Courier New"/>
          <w:b/>
          <w:bCs/>
          <w:color w:val="333333"/>
          <w:sz w:val="27"/>
          <w:szCs w:val="27"/>
        </w:rPr>
        <w:t xml:space="preserve">Explanation : </w:t>
      </w:r>
      <w:r w:rsidRPr="000F6247">
        <w:rPr>
          <w:rFonts w:ascii="Consolas" w:eastAsia="Times New Roman" w:hAnsi="Consolas" w:cs="Courier New"/>
          <w:color w:val="333333"/>
          <w:sz w:val="27"/>
          <w:szCs w:val="27"/>
        </w:rPr>
        <w:t xml:space="preserve">There are 7 substrings that </w:t>
      </w:r>
    </w:p>
    <w:p w14:paraId="031D0912" w14:textId="77777777" w:rsidR="000F6247" w:rsidRPr="000F6247" w:rsidRDefault="000F6247" w:rsidP="000F62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F6247">
        <w:rPr>
          <w:rFonts w:ascii="Consolas" w:eastAsia="Times New Roman" w:hAnsi="Consolas" w:cs="Courier New"/>
          <w:color w:val="333333"/>
          <w:sz w:val="27"/>
          <w:szCs w:val="27"/>
        </w:rPr>
        <w:t>can be formed from abc.</w:t>
      </w:r>
    </w:p>
    <w:p w14:paraId="6180F059" w14:textId="0BF19E48" w:rsidR="00707ECE" w:rsidRDefault="00707ECE" w:rsidP="00707ECE">
      <w:pPr>
        <w:spacing w:before="240"/>
      </w:pPr>
    </w:p>
    <w:p w14:paraId="28A07DB5" w14:textId="18A755E9" w:rsidR="000F6247" w:rsidRDefault="00707ECE" w:rsidP="000F6247">
      <w:pPr>
        <w:spacing w:before="240"/>
      </w:pPr>
      <w:r>
        <w:t>:</w:t>
      </w:r>
      <w:r w:rsidR="000F6247" w:rsidRPr="000F6247">
        <w:t xml:space="preserve"> </w:t>
      </w:r>
      <w:r w:rsidR="000F6247">
        <w:tab/>
        <w:t>vector&lt;string&gt; AllPossibleStrings(string s){</w:t>
      </w:r>
    </w:p>
    <w:p w14:paraId="30035E06" w14:textId="77777777" w:rsidR="000F6247" w:rsidRDefault="000F6247" w:rsidP="000F6247">
      <w:pPr>
        <w:spacing w:before="240"/>
      </w:pPr>
      <w:r>
        <w:tab/>
      </w:r>
      <w:r>
        <w:tab/>
        <w:t xml:space="preserve">    // Code here</w:t>
      </w:r>
    </w:p>
    <w:p w14:paraId="0C3ADAC8" w14:textId="77777777" w:rsidR="000F6247" w:rsidRDefault="000F6247" w:rsidP="000F6247">
      <w:pPr>
        <w:spacing w:before="240"/>
      </w:pPr>
      <w:r>
        <w:tab/>
      </w:r>
      <w:r>
        <w:tab/>
        <w:t xml:space="preserve">    vector&lt;string&gt;v;</w:t>
      </w:r>
    </w:p>
    <w:p w14:paraId="48E7F2E3" w14:textId="77777777" w:rsidR="000F6247" w:rsidRDefault="000F6247" w:rsidP="000F6247">
      <w:pPr>
        <w:spacing w:before="240"/>
      </w:pPr>
      <w:r>
        <w:tab/>
      </w:r>
      <w:r>
        <w:tab/>
        <w:t xml:space="preserve">    for(int i=0;i&lt;(1&lt;&lt;s.size());i++)</w:t>
      </w:r>
    </w:p>
    <w:p w14:paraId="055DCC34" w14:textId="77777777" w:rsidR="000F6247" w:rsidRDefault="000F6247" w:rsidP="000F6247">
      <w:pPr>
        <w:spacing w:before="240"/>
      </w:pPr>
      <w:r>
        <w:tab/>
      </w:r>
      <w:r>
        <w:tab/>
        <w:t xml:space="preserve">    {</w:t>
      </w:r>
    </w:p>
    <w:p w14:paraId="7A6FA348" w14:textId="77777777" w:rsidR="000F6247" w:rsidRDefault="000F6247" w:rsidP="000F6247">
      <w:pPr>
        <w:spacing w:before="240"/>
      </w:pPr>
      <w:r>
        <w:tab/>
      </w:r>
      <w:r>
        <w:tab/>
        <w:t xml:space="preserve">        string str="";</w:t>
      </w:r>
    </w:p>
    <w:p w14:paraId="27D7EA6F" w14:textId="77777777" w:rsidR="000F6247" w:rsidRDefault="000F6247" w:rsidP="000F6247">
      <w:pPr>
        <w:spacing w:before="240"/>
      </w:pPr>
      <w:r>
        <w:tab/>
      </w:r>
      <w:r>
        <w:tab/>
        <w:t xml:space="preserve">        for(int j=0;j&lt;s.size();j++)</w:t>
      </w:r>
    </w:p>
    <w:p w14:paraId="21495FBF" w14:textId="77777777" w:rsidR="000F6247" w:rsidRDefault="000F6247" w:rsidP="000F6247">
      <w:pPr>
        <w:spacing w:before="240"/>
      </w:pPr>
      <w:r>
        <w:tab/>
      </w:r>
      <w:r>
        <w:tab/>
        <w:t xml:space="preserve">        {</w:t>
      </w:r>
    </w:p>
    <w:p w14:paraId="16EAD770" w14:textId="77777777" w:rsidR="000F6247" w:rsidRDefault="000F6247" w:rsidP="000F6247">
      <w:pPr>
        <w:spacing w:before="240"/>
      </w:pPr>
      <w:r>
        <w:tab/>
      </w:r>
      <w:r>
        <w:tab/>
        <w:t xml:space="preserve">            if(i&amp;(1&lt;&lt;j))</w:t>
      </w:r>
    </w:p>
    <w:p w14:paraId="4A57AE3E" w14:textId="77777777" w:rsidR="000F6247" w:rsidRDefault="000F6247" w:rsidP="000F6247">
      <w:pPr>
        <w:spacing w:before="240"/>
      </w:pPr>
      <w:r>
        <w:tab/>
      </w:r>
      <w:r>
        <w:tab/>
        <w:t xml:space="preserve">            str+=s[j];</w:t>
      </w:r>
    </w:p>
    <w:p w14:paraId="20C45019" w14:textId="77777777" w:rsidR="000F6247" w:rsidRDefault="000F6247" w:rsidP="000F6247">
      <w:pPr>
        <w:spacing w:before="240"/>
      </w:pPr>
      <w:r>
        <w:tab/>
      </w:r>
      <w:r>
        <w:tab/>
        <w:t xml:space="preserve">        }</w:t>
      </w:r>
    </w:p>
    <w:p w14:paraId="2641A52D" w14:textId="77777777" w:rsidR="000F6247" w:rsidRDefault="000F6247" w:rsidP="000F6247">
      <w:pPr>
        <w:spacing w:before="240"/>
      </w:pPr>
      <w:r>
        <w:tab/>
      </w:r>
      <w:r>
        <w:tab/>
        <w:t xml:space="preserve">        v.push_back(str);</w:t>
      </w:r>
    </w:p>
    <w:p w14:paraId="3F6A7DDF" w14:textId="77777777" w:rsidR="000F6247" w:rsidRDefault="000F6247" w:rsidP="000F6247">
      <w:pPr>
        <w:spacing w:before="240"/>
      </w:pPr>
      <w:r>
        <w:tab/>
      </w:r>
      <w:r>
        <w:tab/>
        <w:t xml:space="preserve">    }</w:t>
      </w:r>
    </w:p>
    <w:p w14:paraId="736BBBA2" w14:textId="77777777" w:rsidR="000F6247" w:rsidRDefault="000F6247" w:rsidP="000F6247">
      <w:pPr>
        <w:spacing w:before="240"/>
      </w:pPr>
      <w:r>
        <w:tab/>
      </w:r>
      <w:r>
        <w:tab/>
        <w:t xml:space="preserve">    sort(v.begin(),v.end());</w:t>
      </w:r>
    </w:p>
    <w:p w14:paraId="070A3E13" w14:textId="77777777" w:rsidR="000F6247" w:rsidRDefault="000F6247" w:rsidP="000F6247">
      <w:pPr>
        <w:spacing w:before="240"/>
      </w:pPr>
      <w:r>
        <w:tab/>
      </w:r>
      <w:r>
        <w:tab/>
        <w:t xml:space="preserve">    return v;</w:t>
      </w:r>
    </w:p>
    <w:p w14:paraId="59FD20EB" w14:textId="66979359" w:rsidR="00707ECE" w:rsidRDefault="000F6247" w:rsidP="000F6247">
      <w:pPr>
        <w:spacing w:before="240"/>
      </w:pPr>
      <w:r>
        <w:tab/>
      </w:r>
      <w:r>
        <w:tab/>
        <w:t>}</w:t>
      </w:r>
    </w:p>
    <w:p w14:paraId="172D2E96" w14:textId="153243D1" w:rsidR="00761CAA" w:rsidRPr="00761CAA" w:rsidRDefault="000F6247" w:rsidP="00761CAA">
      <w:pPr>
        <w:pStyle w:val="NormalWeb"/>
        <w:shd w:val="clear" w:color="auto" w:fill="FFFFFF"/>
        <w:spacing w:before="0" w:beforeAutospacing="0" w:after="150" w:afterAutospacing="0"/>
        <w:rPr>
          <w:rFonts w:ascii="Arial" w:hAnsi="Arial" w:cs="Arial"/>
          <w:color w:val="333333"/>
          <w:sz w:val="21"/>
          <w:szCs w:val="21"/>
        </w:rPr>
      </w:pPr>
      <w:r>
        <w:t>41)</w:t>
      </w:r>
      <w:r w:rsidR="00761CAA" w:rsidRPr="00761CAA">
        <w:rPr>
          <w:rFonts w:ascii="Arial" w:hAnsi="Arial" w:cs="Arial"/>
          <w:color w:val="333333"/>
          <w:sz w:val="27"/>
          <w:szCs w:val="27"/>
        </w:rPr>
        <w:t xml:space="preserve"> Given a list </w:t>
      </w:r>
      <w:r w:rsidR="00761CAA" w:rsidRPr="00761CAA">
        <w:rPr>
          <w:rFonts w:ascii="Arial" w:hAnsi="Arial" w:cs="Arial"/>
          <w:b/>
          <w:bCs/>
          <w:color w:val="333333"/>
          <w:sz w:val="27"/>
          <w:szCs w:val="27"/>
        </w:rPr>
        <w:t>arr</w:t>
      </w:r>
      <w:r w:rsidR="00761CAA" w:rsidRPr="00761CAA">
        <w:rPr>
          <w:rFonts w:ascii="Arial" w:hAnsi="Arial" w:cs="Arial"/>
          <w:color w:val="333333"/>
          <w:sz w:val="27"/>
          <w:szCs w:val="27"/>
        </w:rPr>
        <w:t> of </w:t>
      </w:r>
      <w:r w:rsidR="00761CAA" w:rsidRPr="00761CAA">
        <w:rPr>
          <w:rFonts w:ascii="Arial" w:hAnsi="Arial" w:cs="Arial"/>
          <w:b/>
          <w:bCs/>
          <w:color w:val="333333"/>
          <w:sz w:val="27"/>
          <w:szCs w:val="27"/>
        </w:rPr>
        <w:t>N</w:t>
      </w:r>
      <w:r w:rsidR="00761CAA" w:rsidRPr="00761CAA">
        <w:rPr>
          <w:rFonts w:ascii="Arial" w:hAnsi="Arial" w:cs="Arial"/>
          <w:color w:val="333333"/>
          <w:sz w:val="27"/>
          <w:szCs w:val="27"/>
        </w:rPr>
        <w:t> integers, print sums of all subsets in it.</w:t>
      </w:r>
    </w:p>
    <w:p w14:paraId="3B60F5F4" w14:textId="77777777" w:rsidR="00761CAA" w:rsidRPr="00761CAA" w:rsidRDefault="00761CAA" w:rsidP="00761CAA">
      <w:pPr>
        <w:shd w:val="clear" w:color="auto" w:fill="FFFFFF"/>
        <w:spacing w:after="150" w:line="240" w:lineRule="auto"/>
        <w:rPr>
          <w:rFonts w:ascii="Arial" w:eastAsia="Times New Roman" w:hAnsi="Arial" w:cs="Arial"/>
          <w:color w:val="333333"/>
          <w:sz w:val="21"/>
          <w:szCs w:val="21"/>
        </w:rPr>
      </w:pPr>
      <w:r w:rsidRPr="00761CAA">
        <w:rPr>
          <w:rFonts w:ascii="Arial" w:eastAsia="Times New Roman" w:hAnsi="Arial" w:cs="Arial"/>
          <w:b/>
          <w:bCs/>
          <w:color w:val="333333"/>
          <w:sz w:val="27"/>
          <w:szCs w:val="27"/>
        </w:rPr>
        <w:t>Example 1:</w:t>
      </w:r>
    </w:p>
    <w:p w14:paraId="11C853BB"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b/>
          <w:bCs/>
          <w:color w:val="333333"/>
          <w:sz w:val="27"/>
          <w:szCs w:val="27"/>
        </w:rPr>
        <w:t>Input:</w:t>
      </w:r>
    </w:p>
    <w:p w14:paraId="4D40E85A"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color w:val="333333"/>
          <w:sz w:val="27"/>
          <w:szCs w:val="27"/>
        </w:rPr>
        <w:lastRenderedPageBreak/>
        <w:t>N = 2</w:t>
      </w:r>
    </w:p>
    <w:p w14:paraId="4E1EA01B"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61CAA">
        <w:rPr>
          <w:rFonts w:ascii="Consolas" w:eastAsia="Times New Roman" w:hAnsi="Consolas" w:cs="Courier New"/>
          <w:color w:val="333333"/>
          <w:sz w:val="27"/>
          <w:szCs w:val="27"/>
        </w:rPr>
        <w:t>arr[] = {2, 3}</w:t>
      </w:r>
    </w:p>
    <w:p w14:paraId="07F11CBB"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b/>
          <w:bCs/>
          <w:color w:val="333333"/>
          <w:sz w:val="27"/>
          <w:szCs w:val="27"/>
        </w:rPr>
        <w:t>Output:</w:t>
      </w:r>
    </w:p>
    <w:p w14:paraId="47E7DB25"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61CAA">
        <w:rPr>
          <w:rFonts w:ascii="Consolas" w:eastAsia="Times New Roman" w:hAnsi="Consolas" w:cs="Courier New"/>
          <w:color w:val="333333"/>
          <w:sz w:val="27"/>
          <w:szCs w:val="27"/>
        </w:rPr>
        <w:t>0 2 3 5</w:t>
      </w:r>
    </w:p>
    <w:p w14:paraId="24CEF089"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b/>
          <w:bCs/>
          <w:color w:val="333333"/>
          <w:sz w:val="27"/>
          <w:szCs w:val="27"/>
        </w:rPr>
        <w:t>Explanation:</w:t>
      </w:r>
    </w:p>
    <w:p w14:paraId="31EE864C"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color w:val="333333"/>
          <w:sz w:val="27"/>
          <w:szCs w:val="27"/>
        </w:rPr>
        <w:t>When no elements is taken then Sum = 0.</w:t>
      </w:r>
    </w:p>
    <w:p w14:paraId="26A2D2E0"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color w:val="333333"/>
          <w:sz w:val="27"/>
          <w:szCs w:val="27"/>
        </w:rPr>
        <w:t>When only 2 is taken then Sum = 2.</w:t>
      </w:r>
    </w:p>
    <w:p w14:paraId="4F8096DE"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color w:val="333333"/>
          <w:sz w:val="27"/>
          <w:szCs w:val="27"/>
        </w:rPr>
        <w:t>When only 3 is taken then Sum = 3.</w:t>
      </w:r>
    </w:p>
    <w:p w14:paraId="1328A508" w14:textId="77777777" w:rsidR="00761CAA"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61CAA">
        <w:rPr>
          <w:rFonts w:ascii="Consolas" w:eastAsia="Times New Roman" w:hAnsi="Consolas" w:cs="Courier New"/>
          <w:color w:val="333333"/>
          <w:sz w:val="27"/>
          <w:szCs w:val="27"/>
        </w:rPr>
        <w:t xml:space="preserve">When element 2 and 3 are taken then </w:t>
      </w:r>
    </w:p>
    <w:p w14:paraId="5FFCB704" w14:textId="1BDD1721" w:rsidR="000F6247" w:rsidRPr="00761CAA" w:rsidRDefault="00761CAA" w:rsidP="00761C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61CAA">
        <w:rPr>
          <w:rFonts w:ascii="Consolas" w:eastAsia="Times New Roman" w:hAnsi="Consolas" w:cs="Courier New"/>
          <w:color w:val="333333"/>
          <w:sz w:val="27"/>
          <w:szCs w:val="27"/>
        </w:rPr>
        <w:t>Sum = 2+3 = 5.</w:t>
      </w:r>
    </w:p>
    <w:p w14:paraId="5EE8F94C" w14:textId="77777777" w:rsidR="00761CAA" w:rsidRDefault="000F6247" w:rsidP="00761CAA">
      <w:pPr>
        <w:spacing w:before="240"/>
      </w:pPr>
      <w:r>
        <w:t>:</w:t>
      </w:r>
      <w:r w:rsidR="00761CAA">
        <w:t xml:space="preserve"> void subsum(int ind,int sum,vector&lt;int&gt;&amp;arr,int N,vector&lt;int&gt;&amp;v)</w:t>
      </w:r>
    </w:p>
    <w:p w14:paraId="2AB0CA5A" w14:textId="77777777" w:rsidR="00761CAA" w:rsidRDefault="00761CAA" w:rsidP="00761CAA">
      <w:pPr>
        <w:spacing w:before="240"/>
      </w:pPr>
      <w:r>
        <w:t xml:space="preserve">    {</w:t>
      </w:r>
    </w:p>
    <w:p w14:paraId="5B4FAE31" w14:textId="77777777" w:rsidR="00761CAA" w:rsidRDefault="00761CAA" w:rsidP="00761CAA">
      <w:pPr>
        <w:spacing w:before="240"/>
      </w:pPr>
      <w:r>
        <w:t xml:space="preserve">        if(ind==N)</w:t>
      </w:r>
    </w:p>
    <w:p w14:paraId="1ADA834A" w14:textId="77777777" w:rsidR="00761CAA" w:rsidRDefault="00761CAA" w:rsidP="00761CAA">
      <w:pPr>
        <w:spacing w:before="240"/>
      </w:pPr>
      <w:r>
        <w:t xml:space="preserve">        {</w:t>
      </w:r>
    </w:p>
    <w:p w14:paraId="4BEB8087" w14:textId="77777777" w:rsidR="00761CAA" w:rsidRDefault="00761CAA" w:rsidP="00761CAA">
      <w:pPr>
        <w:spacing w:before="240"/>
      </w:pPr>
      <w:r>
        <w:t xml:space="preserve">            v.push_back(sum);</w:t>
      </w:r>
    </w:p>
    <w:p w14:paraId="24AEA24C" w14:textId="77777777" w:rsidR="00761CAA" w:rsidRDefault="00761CAA" w:rsidP="00761CAA">
      <w:pPr>
        <w:spacing w:before="240"/>
      </w:pPr>
      <w:r>
        <w:t xml:space="preserve">            return;</w:t>
      </w:r>
    </w:p>
    <w:p w14:paraId="5A94FC9F" w14:textId="77777777" w:rsidR="00761CAA" w:rsidRDefault="00761CAA" w:rsidP="00761CAA">
      <w:pPr>
        <w:spacing w:before="240"/>
      </w:pPr>
      <w:r>
        <w:t xml:space="preserve">        }</w:t>
      </w:r>
    </w:p>
    <w:p w14:paraId="20AC56C0" w14:textId="77777777" w:rsidR="00761CAA" w:rsidRDefault="00761CAA" w:rsidP="00761CAA">
      <w:pPr>
        <w:spacing w:before="240"/>
      </w:pPr>
      <w:r>
        <w:t xml:space="preserve">        subsum(ind+1,sum+arr[ind],arr,N,v);</w:t>
      </w:r>
    </w:p>
    <w:p w14:paraId="0E88C850" w14:textId="77777777" w:rsidR="00761CAA" w:rsidRDefault="00761CAA" w:rsidP="00761CAA">
      <w:pPr>
        <w:spacing w:before="240"/>
      </w:pPr>
      <w:r>
        <w:t xml:space="preserve">        subsum(ind+1,sum,arr,N,v);</w:t>
      </w:r>
    </w:p>
    <w:p w14:paraId="30796042" w14:textId="77777777" w:rsidR="00761CAA" w:rsidRDefault="00761CAA" w:rsidP="00761CAA">
      <w:pPr>
        <w:spacing w:before="240"/>
      </w:pPr>
      <w:r>
        <w:t xml:space="preserve">    }</w:t>
      </w:r>
    </w:p>
    <w:p w14:paraId="3B6E8A7C" w14:textId="77777777" w:rsidR="00761CAA" w:rsidRDefault="00761CAA" w:rsidP="00761CAA">
      <w:pPr>
        <w:spacing w:before="240"/>
      </w:pPr>
      <w:r>
        <w:t xml:space="preserve">    vector&lt;int&gt; subsetSums(vector&lt;int&gt; arr, int N)</w:t>
      </w:r>
    </w:p>
    <w:p w14:paraId="1AC38DF7" w14:textId="77777777" w:rsidR="00761CAA" w:rsidRDefault="00761CAA" w:rsidP="00761CAA">
      <w:pPr>
        <w:spacing w:before="240"/>
      </w:pPr>
      <w:r>
        <w:t xml:space="preserve">    {</w:t>
      </w:r>
    </w:p>
    <w:p w14:paraId="5B2A0B2E" w14:textId="77777777" w:rsidR="00761CAA" w:rsidRDefault="00761CAA" w:rsidP="00761CAA">
      <w:pPr>
        <w:spacing w:before="240"/>
      </w:pPr>
      <w:r>
        <w:t xml:space="preserve">        // Write Your Code here</w:t>
      </w:r>
    </w:p>
    <w:p w14:paraId="76FBC45E" w14:textId="77777777" w:rsidR="00761CAA" w:rsidRDefault="00761CAA" w:rsidP="00761CAA">
      <w:pPr>
        <w:spacing w:before="240"/>
      </w:pPr>
      <w:r>
        <w:t xml:space="preserve">        vector&lt;int&gt;v;</w:t>
      </w:r>
    </w:p>
    <w:p w14:paraId="33A93020" w14:textId="77777777" w:rsidR="00761CAA" w:rsidRDefault="00761CAA" w:rsidP="00761CAA">
      <w:pPr>
        <w:spacing w:before="240"/>
      </w:pPr>
      <w:r>
        <w:t xml:space="preserve">        subsum(0,0,arr,N,v);</w:t>
      </w:r>
    </w:p>
    <w:p w14:paraId="7CA81DB4" w14:textId="77777777" w:rsidR="00761CAA" w:rsidRDefault="00761CAA" w:rsidP="00761CAA">
      <w:pPr>
        <w:spacing w:before="240"/>
      </w:pPr>
      <w:r>
        <w:lastRenderedPageBreak/>
        <w:t xml:space="preserve">        sort(v.begin(),v.end());</w:t>
      </w:r>
    </w:p>
    <w:p w14:paraId="588879AD" w14:textId="77777777" w:rsidR="00761CAA" w:rsidRDefault="00761CAA" w:rsidP="00761CAA">
      <w:pPr>
        <w:spacing w:before="240"/>
      </w:pPr>
      <w:r>
        <w:t xml:space="preserve">        return v;</w:t>
      </w:r>
    </w:p>
    <w:p w14:paraId="33721FC2" w14:textId="12CD4E26" w:rsidR="000F6247" w:rsidRDefault="00761CAA" w:rsidP="00761CAA">
      <w:pPr>
        <w:spacing w:before="240"/>
      </w:pPr>
      <w:r>
        <w:t xml:space="preserve">    }</w:t>
      </w:r>
    </w:p>
    <w:p w14:paraId="4B8F6AF7" w14:textId="5C05B611" w:rsidR="00E51B0A" w:rsidRPr="00290BD7" w:rsidRDefault="00E51B0A" w:rsidP="00E51B0A">
      <w:pPr>
        <w:pStyle w:val="NormalWeb"/>
        <w:shd w:val="clear" w:color="auto" w:fill="FFFFFF"/>
        <w:spacing w:before="0" w:beforeAutospacing="0" w:after="240" w:afterAutospacing="0"/>
        <w:rPr>
          <w:rFonts w:ascii="Segoe UI" w:hAnsi="Segoe UI" w:cs="Segoe UI"/>
          <w:color w:val="263238"/>
          <w:sz w:val="21"/>
          <w:szCs w:val="21"/>
        </w:rPr>
      </w:pPr>
      <w:r w:rsidRPr="003F77D1">
        <w:rPr>
          <w:color w:val="FF0000"/>
        </w:rPr>
        <w:t>42)</w:t>
      </w:r>
      <w:r w:rsidRPr="00290BD7">
        <w:rPr>
          <w:rFonts w:ascii="Segoe UI" w:hAnsi="Segoe UI" w:cs="Segoe UI"/>
          <w:color w:val="263238"/>
          <w:sz w:val="21"/>
          <w:szCs w:val="21"/>
        </w:rPr>
        <w:t xml:space="preserve"> Given an integer array </w:t>
      </w:r>
      <w:r w:rsidRPr="00290BD7">
        <w:rPr>
          <w:rFonts w:ascii="Courier New" w:hAnsi="Courier New" w:cs="Courier New"/>
          <w:color w:val="546E7A"/>
          <w:sz w:val="20"/>
          <w:szCs w:val="20"/>
          <w:shd w:val="clear" w:color="auto" w:fill="F7F9FA"/>
        </w:rPr>
        <w:t>nums</w:t>
      </w:r>
      <w:r w:rsidRPr="00290BD7">
        <w:rPr>
          <w:rFonts w:ascii="Segoe UI" w:hAnsi="Segoe UI" w:cs="Segoe UI"/>
          <w:color w:val="263238"/>
          <w:sz w:val="21"/>
          <w:szCs w:val="21"/>
        </w:rPr>
        <w:t> that may contain duplicates, return </w:t>
      </w:r>
      <w:r w:rsidRPr="00290BD7">
        <w:rPr>
          <w:rFonts w:ascii="Segoe UI" w:hAnsi="Segoe UI" w:cs="Segoe UI"/>
          <w:i/>
          <w:iCs/>
          <w:color w:val="263238"/>
          <w:sz w:val="21"/>
          <w:szCs w:val="21"/>
        </w:rPr>
        <w:t>all possible subsets (the power set)</w:t>
      </w:r>
      <w:r w:rsidRPr="00290BD7">
        <w:rPr>
          <w:rFonts w:ascii="Segoe UI" w:hAnsi="Segoe UI" w:cs="Segoe UI"/>
          <w:color w:val="263238"/>
          <w:sz w:val="21"/>
          <w:szCs w:val="21"/>
        </w:rPr>
        <w:t>.</w:t>
      </w:r>
    </w:p>
    <w:p w14:paraId="580766B0" w14:textId="77777777" w:rsidR="00E51B0A" w:rsidRPr="00290BD7" w:rsidRDefault="00E51B0A" w:rsidP="00E51B0A">
      <w:pPr>
        <w:shd w:val="clear" w:color="auto" w:fill="FFFFFF"/>
        <w:spacing w:after="240" w:line="240" w:lineRule="auto"/>
        <w:rPr>
          <w:rFonts w:ascii="Segoe UI" w:eastAsia="Times New Roman" w:hAnsi="Segoe UI" w:cs="Segoe UI"/>
          <w:color w:val="263238"/>
          <w:sz w:val="21"/>
          <w:szCs w:val="21"/>
        </w:rPr>
      </w:pPr>
      <w:r w:rsidRPr="00290BD7">
        <w:rPr>
          <w:rFonts w:ascii="Segoe UI" w:eastAsia="Times New Roman" w:hAnsi="Segoe UI" w:cs="Segoe UI"/>
          <w:color w:val="263238"/>
          <w:sz w:val="21"/>
          <w:szCs w:val="21"/>
        </w:rPr>
        <w:t>The solution set </w:t>
      </w:r>
      <w:r w:rsidRPr="00290BD7">
        <w:rPr>
          <w:rFonts w:ascii="Segoe UI" w:eastAsia="Times New Roman" w:hAnsi="Segoe UI" w:cs="Segoe UI"/>
          <w:b/>
          <w:bCs/>
          <w:color w:val="263238"/>
          <w:sz w:val="21"/>
          <w:szCs w:val="21"/>
        </w:rPr>
        <w:t>must not</w:t>
      </w:r>
      <w:r w:rsidRPr="00290BD7">
        <w:rPr>
          <w:rFonts w:ascii="Segoe UI" w:eastAsia="Times New Roman" w:hAnsi="Segoe UI" w:cs="Segoe UI"/>
          <w:color w:val="263238"/>
          <w:sz w:val="21"/>
          <w:szCs w:val="21"/>
        </w:rPr>
        <w:t> contain duplicate subsets. Return the solution in </w:t>
      </w:r>
      <w:r w:rsidRPr="00290BD7">
        <w:rPr>
          <w:rFonts w:ascii="Segoe UI" w:eastAsia="Times New Roman" w:hAnsi="Segoe UI" w:cs="Segoe UI"/>
          <w:b/>
          <w:bCs/>
          <w:color w:val="263238"/>
          <w:sz w:val="21"/>
          <w:szCs w:val="21"/>
        </w:rPr>
        <w:t>any order</w:t>
      </w:r>
      <w:r w:rsidRPr="00290BD7">
        <w:rPr>
          <w:rFonts w:ascii="Segoe UI" w:eastAsia="Times New Roman" w:hAnsi="Segoe UI" w:cs="Segoe UI"/>
          <w:color w:val="263238"/>
          <w:sz w:val="21"/>
          <w:szCs w:val="21"/>
        </w:rPr>
        <w:t>.</w:t>
      </w:r>
    </w:p>
    <w:p w14:paraId="2EFB496D" w14:textId="77777777" w:rsidR="00E51B0A" w:rsidRPr="00290BD7" w:rsidRDefault="00E51B0A" w:rsidP="00E51B0A">
      <w:pPr>
        <w:shd w:val="clear" w:color="auto" w:fill="FFFFFF"/>
        <w:spacing w:after="240" w:line="240" w:lineRule="auto"/>
        <w:rPr>
          <w:rFonts w:ascii="Segoe UI" w:eastAsia="Times New Roman" w:hAnsi="Segoe UI" w:cs="Segoe UI"/>
          <w:color w:val="263238"/>
          <w:sz w:val="21"/>
          <w:szCs w:val="21"/>
        </w:rPr>
      </w:pPr>
      <w:r w:rsidRPr="00290BD7">
        <w:rPr>
          <w:rFonts w:ascii="Segoe UI" w:eastAsia="Times New Roman" w:hAnsi="Segoe UI" w:cs="Segoe UI"/>
          <w:color w:val="263238"/>
          <w:sz w:val="21"/>
          <w:szCs w:val="21"/>
        </w:rPr>
        <w:t> </w:t>
      </w:r>
    </w:p>
    <w:p w14:paraId="793CAC1E" w14:textId="77777777" w:rsidR="00E51B0A" w:rsidRPr="00290BD7" w:rsidRDefault="00E51B0A" w:rsidP="00E51B0A">
      <w:pPr>
        <w:shd w:val="clear" w:color="auto" w:fill="FFFFFF"/>
        <w:spacing w:after="240" w:line="240" w:lineRule="auto"/>
        <w:rPr>
          <w:rFonts w:ascii="Segoe UI" w:eastAsia="Times New Roman" w:hAnsi="Segoe UI" w:cs="Segoe UI"/>
          <w:color w:val="263238"/>
          <w:sz w:val="21"/>
          <w:szCs w:val="21"/>
        </w:rPr>
      </w:pPr>
      <w:r w:rsidRPr="00290BD7">
        <w:rPr>
          <w:rFonts w:ascii="Segoe UI" w:eastAsia="Times New Roman" w:hAnsi="Segoe UI" w:cs="Segoe UI"/>
          <w:b/>
          <w:bCs/>
          <w:color w:val="263238"/>
          <w:sz w:val="21"/>
          <w:szCs w:val="21"/>
        </w:rPr>
        <w:t>Example 1:</w:t>
      </w:r>
    </w:p>
    <w:p w14:paraId="27A3ECB7" w14:textId="77777777" w:rsidR="00E51B0A" w:rsidRPr="00290BD7" w:rsidRDefault="00E51B0A" w:rsidP="00E51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0BD7">
        <w:rPr>
          <w:rFonts w:ascii="Consolas" w:eastAsia="Times New Roman" w:hAnsi="Consolas" w:cs="Courier New"/>
          <w:b/>
          <w:bCs/>
          <w:color w:val="263238"/>
          <w:sz w:val="20"/>
          <w:szCs w:val="20"/>
        </w:rPr>
        <w:t>Input:</w:t>
      </w:r>
      <w:r w:rsidRPr="00290BD7">
        <w:rPr>
          <w:rFonts w:ascii="Consolas" w:eastAsia="Times New Roman" w:hAnsi="Consolas" w:cs="Courier New"/>
          <w:color w:val="263238"/>
          <w:sz w:val="20"/>
          <w:szCs w:val="20"/>
        </w:rPr>
        <w:t xml:space="preserve"> nums = [1,2,2]</w:t>
      </w:r>
    </w:p>
    <w:p w14:paraId="56BCFF06" w14:textId="77777777" w:rsidR="00E51B0A" w:rsidRPr="00290BD7" w:rsidRDefault="00E51B0A" w:rsidP="00E51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0BD7">
        <w:rPr>
          <w:rFonts w:ascii="Consolas" w:eastAsia="Times New Roman" w:hAnsi="Consolas" w:cs="Courier New"/>
          <w:b/>
          <w:bCs/>
          <w:color w:val="263238"/>
          <w:sz w:val="20"/>
          <w:szCs w:val="20"/>
        </w:rPr>
        <w:t>Output:</w:t>
      </w:r>
      <w:r w:rsidRPr="00290BD7">
        <w:rPr>
          <w:rFonts w:ascii="Consolas" w:eastAsia="Times New Roman" w:hAnsi="Consolas" w:cs="Courier New"/>
          <w:color w:val="263238"/>
          <w:sz w:val="20"/>
          <w:szCs w:val="20"/>
        </w:rPr>
        <w:t xml:space="preserve"> [[],[1],[1,2],[1,2,2],[2],[2,2]]</w:t>
      </w:r>
    </w:p>
    <w:p w14:paraId="2F433DB4" w14:textId="77777777" w:rsidR="00E51B0A" w:rsidRPr="00290BD7" w:rsidRDefault="00E51B0A" w:rsidP="00E51B0A">
      <w:pPr>
        <w:spacing w:before="240"/>
      </w:pPr>
      <w:r w:rsidRPr="00290BD7">
        <w:t>: void func(int ind,vector&lt;int&gt;&amp;nums,vector&lt;int&gt;&amp;temp,vector&lt;vector&lt;int&gt;&gt;&amp;v)</w:t>
      </w:r>
    </w:p>
    <w:p w14:paraId="41A2F93C" w14:textId="77777777" w:rsidR="00E51B0A" w:rsidRPr="00290BD7" w:rsidRDefault="00E51B0A" w:rsidP="00E51B0A">
      <w:pPr>
        <w:spacing w:before="240"/>
      </w:pPr>
      <w:r w:rsidRPr="00290BD7">
        <w:t xml:space="preserve">    {</w:t>
      </w:r>
    </w:p>
    <w:p w14:paraId="24403A48" w14:textId="77777777" w:rsidR="00E51B0A" w:rsidRPr="00290BD7" w:rsidRDefault="00E51B0A" w:rsidP="00E51B0A">
      <w:pPr>
        <w:spacing w:before="240"/>
      </w:pPr>
      <w:r w:rsidRPr="00290BD7">
        <w:t xml:space="preserve">        v.push_back(temp);</w:t>
      </w:r>
    </w:p>
    <w:p w14:paraId="4F089A92" w14:textId="77777777" w:rsidR="00E51B0A" w:rsidRPr="00290BD7" w:rsidRDefault="00E51B0A" w:rsidP="00E51B0A">
      <w:pPr>
        <w:spacing w:before="240"/>
      </w:pPr>
      <w:r w:rsidRPr="00290BD7">
        <w:t xml:space="preserve">        for(int i=ind;i&lt;nums.size();i++)</w:t>
      </w:r>
    </w:p>
    <w:p w14:paraId="181EB8A5" w14:textId="77777777" w:rsidR="00E51B0A" w:rsidRPr="00290BD7" w:rsidRDefault="00E51B0A" w:rsidP="00E51B0A">
      <w:pPr>
        <w:spacing w:before="240"/>
      </w:pPr>
      <w:r w:rsidRPr="00290BD7">
        <w:t xml:space="preserve">        {</w:t>
      </w:r>
    </w:p>
    <w:p w14:paraId="6D9E511A" w14:textId="77777777" w:rsidR="00E51B0A" w:rsidRPr="00290BD7" w:rsidRDefault="00E51B0A" w:rsidP="00E51B0A">
      <w:pPr>
        <w:spacing w:before="240"/>
      </w:pPr>
      <w:r w:rsidRPr="00290BD7">
        <w:t xml:space="preserve">            if(i!=ind&amp;&amp;nums[i]==nums[i-1])</w:t>
      </w:r>
    </w:p>
    <w:p w14:paraId="6D9A575E" w14:textId="77777777" w:rsidR="00E51B0A" w:rsidRPr="00290BD7" w:rsidRDefault="00E51B0A" w:rsidP="00E51B0A">
      <w:pPr>
        <w:spacing w:before="240"/>
      </w:pPr>
      <w:r w:rsidRPr="00290BD7">
        <w:t xml:space="preserve">                continue;</w:t>
      </w:r>
    </w:p>
    <w:p w14:paraId="551693FA" w14:textId="77777777" w:rsidR="00E51B0A" w:rsidRPr="00290BD7" w:rsidRDefault="00E51B0A" w:rsidP="00E51B0A">
      <w:pPr>
        <w:spacing w:before="240"/>
      </w:pPr>
      <w:r w:rsidRPr="00290BD7">
        <w:t xml:space="preserve">            temp.push_back(nums[i]);</w:t>
      </w:r>
    </w:p>
    <w:p w14:paraId="5E37CE23" w14:textId="77777777" w:rsidR="00E51B0A" w:rsidRPr="00290BD7" w:rsidRDefault="00E51B0A" w:rsidP="00E51B0A">
      <w:pPr>
        <w:spacing w:before="240"/>
      </w:pPr>
      <w:r w:rsidRPr="00290BD7">
        <w:t xml:space="preserve">            func(i+1,nums,temp,v);</w:t>
      </w:r>
    </w:p>
    <w:p w14:paraId="1DEBF945" w14:textId="77777777" w:rsidR="00E51B0A" w:rsidRPr="00290BD7" w:rsidRDefault="00E51B0A" w:rsidP="00E51B0A">
      <w:pPr>
        <w:spacing w:before="240"/>
      </w:pPr>
      <w:r w:rsidRPr="00290BD7">
        <w:t xml:space="preserve">            temp.pop_back();</w:t>
      </w:r>
    </w:p>
    <w:p w14:paraId="00C69CC5" w14:textId="77777777" w:rsidR="00E51B0A" w:rsidRPr="00290BD7" w:rsidRDefault="00E51B0A" w:rsidP="00E51B0A">
      <w:pPr>
        <w:spacing w:before="240"/>
      </w:pPr>
      <w:r w:rsidRPr="00290BD7">
        <w:t xml:space="preserve">        }</w:t>
      </w:r>
    </w:p>
    <w:p w14:paraId="5E78D6BB" w14:textId="77777777" w:rsidR="00E51B0A" w:rsidRPr="00290BD7" w:rsidRDefault="00E51B0A" w:rsidP="00E51B0A">
      <w:pPr>
        <w:spacing w:before="240"/>
      </w:pPr>
      <w:r w:rsidRPr="00290BD7">
        <w:t xml:space="preserve">    }</w:t>
      </w:r>
    </w:p>
    <w:p w14:paraId="5CD2A15E" w14:textId="77777777" w:rsidR="00E51B0A" w:rsidRPr="00290BD7" w:rsidRDefault="00E51B0A" w:rsidP="00E51B0A">
      <w:pPr>
        <w:spacing w:before="240"/>
      </w:pPr>
      <w:r w:rsidRPr="00290BD7">
        <w:t xml:space="preserve">    vector&lt;vector&lt;int&gt;&gt; subsetsWithDup(vector&lt;int&gt;&amp; nums) {</w:t>
      </w:r>
    </w:p>
    <w:p w14:paraId="17858BDC" w14:textId="77777777" w:rsidR="00E51B0A" w:rsidRPr="00290BD7" w:rsidRDefault="00E51B0A" w:rsidP="00E51B0A">
      <w:pPr>
        <w:spacing w:before="240"/>
      </w:pPr>
      <w:r w:rsidRPr="00290BD7">
        <w:t xml:space="preserve">        vector&lt;vector&lt;int&gt;&gt;v;</w:t>
      </w:r>
    </w:p>
    <w:p w14:paraId="7953424C" w14:textId="77777777" w:rsidR="00E51B0A" w:rsidRPr="00290BD7" w:rsidRDefault="00E51B0A" w:rsidP="00E51B0A">
      <w:pPr>
        <w:spacing w:before="240"/>
      </w:pPr>
      <w:r w:rsidRPr="00290BD7">
        <w:t xml:space="preserve">        vector&lt;int&gt;temp;</w:t>
      </w:r>
    </w:p>
    <w:p w14:paraId="0A23537A" w14:textId="77777777" w:rsidR="00E51B0A" w:rsidRPr="00290BD7" w:rsidRDefault="00E51B0A" w:rsidP="00E51B0A">
      <w:pPr>
        <w:spacing w:before="240"/>
      </w:pPr>
      <w:r w:rsidRPr="00290BD7">
        <w:lastRenderedPageBreak/>
        <w:t xml:space="preserve">        sort(nums.begin(),nums.end());</w:t>
      </w:r>
    </w:p>
    <w:p w14:paraId="08461829" w14:textId="77777777" w:rsidR="00E51B0A" w:rsidRPr="00290BD7" w:rsidRDefault="00E51B0A" w:rsidP="00E51B0A">
      <w:pPr>
        <w:spacing w:before="240"/>
      </w:pPr>
      <w:r w:rsidRPr="00290BD7">
        <w:t xml:space="preserve">        func(0,nums,temp,v);</w:t>
      </w:r>
    </w:p>
    <w:p w14:paraId="04199026" w14:textId="77777777" w:rsidR="00E51B0A" w:rsidRPr="00290BD7" w:rsidRDefault="00E51B0A" w:rsidP="00E51B0A">
      <w:pPr>
        <w:spacing w:before="240"/>
      </w:pPr>
      <w:r w:rsidRPr="00290BD7">
        <w:t xml:space="preserve">        return v;</w:t>
      </w:r>
    </w:p>
    <w:p w14:paraId="63BBBE92" w14:textId="77777777" w:rsidR="00E51B0A" w:rsidRPr="00B72E4C" w:rsidRDefault="00E51B0A" w:rsidP="00E51B0A">
      <w:pPr>
        <w:spacing w:before="240"/>
        <w:rPr>
          <w:highlight w:val="cyan"/>
        </w:rPr>
      </w:pPr>
      <w:r w:rsidRPr="00B72E4C">
        <w:rPr>
          <w:highlight w:val="cyan"/>
        </w:rPr>
        <w:t xml:space="preserve">        </w:t>
      </w:r>
    </w:p>
    <w:p w14:paraId="693BB1EA" w14:textId="4BDF54D9" w:rsidR="00E51B0A" w:rsidRPr="00366177" w:rsidRDefault="00E51B0A" w:rsidP="00E51B0A">
      <w:pPr>
        <w:spacing w:before="240"/>
      </w:pPr>
      <w:r w:rsidRPr="00366177">
        <w:t xml:space="preserve">    }</w:t>
      </w:r>
    </w:p>
    <w:p w14:paraId="3384C8B4" w14:textId="01BFD335" w:rsidR="008A477B" w:rsidRPr="00366177" w:rsidRDefault="00E51B0A" w:rsidP="008A477B">
      <w:pPr>
        <w:pStyle w:val="NormalWeb"/>
        <w:shd w:val="clear" w:color="auto" w:fill="FFFFFF"/>
        <w:spacing w:before="0" w:beforeAutospacing="0" w:after="240" w:afterAutospacing="0"/>
        <w:rPr>
          <w:rFonts w:ascii="Segoe UI" w:hAnsi="Segoe UI" w:cs="Segoe UI"/>
          <w:color w:val="263238"/>
          <w:sz w:val="21"/>
          <w:szCs w:val="21"/>
        </w:rPr>
      </w:pPr>
      <w:r w:rsidRPr="00EE1265">
        <w:rPr>
          <w:color w:val="FF0000"/>
        </w:rPr>
        <w:t>43)</w:t>
      </w:r>
      <w:r w:rsidR="008A477B" w:rsidRPr="00366177">
        <w:rPr>
          <w:rFonts w:ascii="Segoe UI" w:hAnsi="Segoe UI" w:cs="Segoe UI"/>
          <w:color w:val="263238"/>
          <w:sz w:val="21"/>
          <w:szCs w:val="21"/>
        </w:rPr>
        <w:t xml:space="preserve"> Given an array of </w:t>
      </w:r>
      <w:r w:rsidR="008A477B" w:rsidRPr="00366177">
        <w:rPr>
          <w:rFonts w:ascii="Segoe UI" w:hAnsi="Segoe UI" w:cs="Segoe UI"/>
          <w:b/>
          <w:bCs/>
          <w:color w:val="263238"/>
          <w:sz w:val="21"/>
          <w:szCs w:val="21"/>
        </w:rPr>
        <w:t>distinct</w:t>
      </w:r>
      <w:r w:rsidR="008A477B" w:rsidRPr="00366177">
        <w:rPr>
          <w:rFonts w:ascii="Segoe UI" w:hAnsi="Segoe UI" w:cs="Segoe UI"/>
          <w:color w:val="263238"/>
          <w:sz w:val="21"/>
          <w:szCs w:val="21"/>
        </w:rPr>
        <w:t> integers </w:t>
      </w:r>
      <w:r w:rsidR="008A477B" w:rsidRPr="00366177">
        <w:rPr>
          <w:rFonts w:ascii="Courier New" w:hAnsi="Courier New" w:cs="Courier New"/>
          <w:color w:val="546E7A"/>
          <w:sz w:val="20"/>
          <w:szCs w:val="20"/>
          <w:shd w:val="clear" w:color="auto" w:fill="F7F9FA"/>
        </w:rPr>
        <w:t>candidates</w:t>
      </w:r>
      <w:r w:rsidR="008A477B" w:rsidRPr="00366177">
        <w:rPr>
          <w:rFonts w:ascii="Segoe UI" w:hAnsi="Segoe UI" w:cs="Segoe UI"/>
          <w:color w:val="263238"/>
          <w:sz w:val="21"/>
          <w:szCs w:val="21"/>
        </w:rPr>
        <w:t> and a target integer </w:t>
      </w:r>
      <w:r w:rsidR="008A477B" w:rsidRPr="00366177">
        <w:rPr>
          <w:rFonts w:ascii="Courier New" w:hAnsi="Courier New" w:cs="Courier New"/>
          <w:color w:val="546E7A"/>
          <w:sz w:val="20"/>
          <w:szCs w:val="20"/>
          <w:shd w:val="clear" w:color="auto" w:fill="F7F9FA"/>
        </w:rPr>
        <w:t>target</w:t>
      </w:r>
      <w:r w:rsidR="008A477B" w:rsidRPr="00366177">
        <w:rPr>
          <w:rFonts w:ascii="Segoe UI" w:hAnsi="Segoe UI" w:cs="Segoe UI"/>
          <w:color w:val="263238"/>
          <w:sz w:val="21"/>
          <w:szCs w:val="21"/>
        </w:rPr>
        <w:t>, return </w:t>
      </w:r>
      <w:r w:rsidR="008A477B" w:rsidRPr="00366177">
        <w:rPr>
          <w:rFonts w:ascii="Segoe UI" w:hAnsi="Segoe UI" w:cs="Segoe UI"/>
          <w:i/>
          <w:iCs/>
          <w:color w:val="263238"/>
          <w:sz w:val="21"/>
          <w:szCs w:val="21"/>
        </w:rPr>
        <w:t>a list of all </w:t>
      </w:r>
      <w:r w:rsidR="008A477B" w:rsidRPr="00366177">
        <w:rPr>
          <w:rFonts w:ascii="Segoe UI" w:hAnsi="Segoe UI" w:cs="Segoe UI"/>
          <w:b/>
          <w:bCs/>
          <w:i/>
          <w:iCs/>
          <w:color w:val="263238"/>
          <w:sz w:val="21"/>
          <w:szCs w:val="21"/>
        </w:rPr>
        <w:t>unique combinations</w:t>
      </w:r>
      <w:r w:rsidR="008A477B" w:rsidRPr="00366177">
        <w:rPr>
          <w:rFonts w:ascii="Segoe UI" w:hAnsi="Segoe UI" w:cs="Segoe UI"/>
          <w:i/>
          <w:iCs/>
          <w:color w:val="263238"/>
          <w:sz w:val="21"/>
          <w:szCs w:val="21"/>
        </w:rPr>
        <w:t> of </w:t>
      </w:r>
      <w:r w:rsidR="008A477B" w:rsidRPr="00366177">
        <w:rPr>
          <w:rFonts w:ascii="Courier New" w:hAnsi="Courier New" w:cs="Courier New"/>
          <w:color w:val="546E7A"/>
          <w:sz w:val="20"/>
          <w:szCs w:val="20"/>
          <w:shd w:val="clear" w:color="auto" w:fill="F7F9FA"/>
        </w:rPr>
        <w:t>candidates</w:t>
      </w:r>
      <w:r w:rsidR="008A477B" w:rsidRPr="00366177">
        <w:rPr>
          <w:rFonts w:ascii="Segoe UI" w:hAnsi="Segoe UI" w:cs="Segoe UI"/>
          <w:i/>
          <w:iCs/>
          <w:color w:val="263238"/>
          <w:sz w:val="21"/>
          <w:szCs w:val="21"/>
        </w:rPr>
        <w:t> where the chosen numbers sum to </w:t>
      </w:r>
      <w:r w:rsidR="008A477B" w:rsidRPr="00366177">
        <w:rPr>
          <w:rFonts w:ascii="Courier New" w:hAnsi="Courier New" w:cs="Courier New"/>
          <w:color w:val="546E7A"/>
          <w:sz w:val="20"/>
          <w:szCs w:val="20"/>
          <w:shd w:val="clear" w:color="auto" w:fill="F7F9FA"/>
        </w:rPr>
        <w:t>target</w:t>
      </w:r>
      <w:r w:rsidR="008A477B" w:rsidRPr="00366177">
        <w:rPr>
          <w:rFonts w:ascii="Segoe UI" w:hAnsi="Segoe UI" w:cs="Segoe UI"/>
          <w:i/>
          <w:iCs/>
          <w:color w:val="263238"/>
          <w:sz w:val="21"/>
          <w:szCs w:val="21"/>
        </w:rPr>
        <w:t>.</w:t>
      </w:r>
      <w:r w:rsidR="008A477B" w:rsidRPr="00366177">
        <w:rPr>
          <w:rFonts w:ascii="Segoe UI" w:hAnsi="Segoe UI" w:cs="Segoe UI"/>
          <w:color w:val="263238"/>
          <w:sz w:val="21"/>
          <w:szCs w:val="21"/>
        </w:rPr>
        <w:t> You may return the combinations in </w:t>
      </w:r>
      <w:r w:rsidR="008A477B" w:rsidRPr="00366177">
        <w:rPr>
          <w:rFonts w:ascii="Segoe UI" w:hAnsi="Segoe UI" w:cs="Segoe UI"/>
          <w:b/>
          <w:bCs/>
          <w:color w:val="263238"/>
          <w:sz w:val="21"/>
          <w:szCs w:val="21"/>
        </w:rPr>
        <w:t>any order</w:t>
      </w:r>
      <w:r w:rsidR="008A477B" w:rsidRPr="00366177">
        <w:rPr>
          <w:rFonts w:ascii="Segoe UI" w:hAnsi="Segoe UI" w:cs="Segoe UI"/>
          <w:color w:val="263238"/>
          <w:sz w:val="21"/>
          <w:szCs w:val="21"/>
        </w:rPr>
        <w:t>.</w:t>
      </w:r>
    </w:p>
    <w:p w14:paraId="08146BB9" w14:textId="77777777" w:rsidR="008A477B" w:rsidRPr="00366177" w:rsidRDefault="008A477B" w:rsidP="008A477B">
      <w:pPr>
        <w:shd w:val="clear" w:color="auto" w:fill="FFFFFF"/>
        <w:spacing w:after="240" w:line="240" w:lineRule="auto"/>
        <w:rPr>
          <w:rFonts w:ascii="Segoe UI" w:eastAsia="Times New Roman" w:hAnsi="Segoe UI" w:cs="Segoe UI"/>
          <w:color w:val="263238"/>
          <w:sz w:val="21"/>
          <w:szCs w:val="21"/>
        </w:rPr>
      </w:pPr>
      <w:r w:rsidRPr="00366177">
        <w:rPr>
          <w:rFonts w:ascii="Segoe UI" w:eastAsia="Times New Roman" w:hAnsi="Segoe UI" w:cs="Segoe UI"/>
          <w:color w:val="263238"/>
          <w:sz w:val="21"/>
          <w:szCs w:val="21"/>
        </w:rPr>
        <w:t>The </w:t>
      </w:r>
      <w:r w:rsidRPr="00366177">
        <w:rPr>
          <w:rFonts w:ascii="Segoe UI" w:eastAsia="Times New Roman" w:hAnsi="Segoe UI" w:cs="Segoe UI"/>
          <w:b/>
          <w:bCs/>
          <w:color w:val="263238"/>
          <w:sz w:val="21"/>
          <w:szCs w:val="21"/>
        </w:rPr>
        <w:t>same</w:t>
      </w:r>
      <w:r w:rsidRPr="00366177">
        <w:rPr>
          <w:rFonts w:ascii="Segoe UI" w:eastAsia="Times New Roman" w:hAnsi="Segoe UI" w:cs="Segoe UI"/>
          <w:color w:val="263238"/>
          <w:sz w:val="21"/>
          <w:szCs w:val="21"/>
        </w:rPr>
        <w:t> number may be chosen from </w:t>
      </w:r>
      <w:r w:rsidRPr="00366177">
        <w:rPr>
          <w:rFonts w:ascii="Courier New" w:eastAsia="Times New Roman" w:hAnsi="Courier New" w:cs="Courier New"/>
          <w:color w:val="546E7A"/>
          <w:sz w:val="20"/>
          <w:szCs w:val="20"/>
          <w:shd w:val="clear" w:color="auto" w:fill="F7F9FA"/>
        </w:rPr>
        <w:t>candidates</w:t>
      </w:r>
      <w:r w:rsidRPr="00366177">
        <w:rPr>
          <w:rFonts w:ascii="Segoe UI" w:eastAsia="Times New Roman" w:hAnsi="Segoe UI" w:cs="Segoe UI"/>
          <w:color w:val="263238"/>
          <w:sz w:val="21"/>
          <w:szCs w:val="21"/>
        </w:rPr>
        <w:t> an </w:t>
      </w:r>
      <w:r w:rsidRPr="00366177">
        <w:rPr>
          <w:rFonts w:ascii="Segoe UI" w:eastAsia="Times New Roman" w:hAnsi="Segoe UI" w:cs="Segoe UI"/>
          <w:b/>
          <w:bCs/>
          <w:color w:val="263238"/>
          <w:sz w:val="21"/>
          <w:szCs w:val="21"/>
        </w:rPr>
        <w:t>unlimited number of times</w:t>
      </w:r>
      <w:r w:rsidRPr="00366177">
        <w:rPr>
          <w:rFonts w:ascii="Segoe UI" w:eastAsia="Times New Roman" w:hAnsi="Segoe UI" w:cs="Segoe UI"/>
          <w:color w:val="263238"/>
          <w:sz w:val="21"/>
          <w:szCs w:val="21"/>
        </w:rPr>
        <w:t>. Two combinations are unique if the frequency of at least one of the chosen numbers is different.</w:t>
      </w:r>
    </w:p>
    <w:p w14:paraId="127552E1" w14:textId="77777777" w:rsidR="008A477B" w:rsidRPr="00366177" w:rsidRDefault="008A477B" w:rsidP="008A477B">
      <w:pPr>
        <w:shd w:val="clear" w:color="auto" w:fill="FFFFFF"/>
        <w:spacing w:after="240" w:line="240" w:lineRule="auto"/>
        <w:rPr>
          <w:rFonts w:ascii="Segoe UI" w:eastAsia="Times New Roman" w:hAnsi="Segoe UI" w:cs="Segoe UI"/>
          <w:color w:val="263238"/>
          <w:sz w:val="21"/>
          <w:szCs w:val="21"/>
        </w:rPr>
      </w:pPr>
      <w:r w:rsidRPr="00366177">
        <w:rPr>
          <w:rFonts w:ascii="Segoe UI" w:eastAsia="Times New Roman" w:hAnsi="Segoe UI" w:cs="Segoe UI"/>
          <w:color w:val="263238"/>
          <w:sz w:val="21"/>
          <w:szCs w:val="21"/>
        </w:rPr>
        <w:t>It is </w:t>
      </w:r>
      <w:r w:rsidRPr="00366177">
        <w:rPr>
          <w:rFonts w:ascii="Segoe UI" w:eastAsia="Times New Roman" w:hAnsi="Segoe UI" w:cs="Segoe UI"/>
          <w:b/>
          <w:bCs/>
          <w:color w:val="263238"/>
          <w:sz w:val="21"/>
          <w:szCs w:val="21"/>
        </w:rPr>
        <w:t>guaranteed</w:t>
      </w:r>
      <w:r w:rsidRPr="00366177">
        <w:rPr>
          <w:rFonts w:ascii="Segoe UI" w:eastAsia="Times New Roman" w:hAnsi="Segoe UI" w:cs="Segoe UI"/>
          <w:color w:val="263238"/>
          <w:sz w:val="21"/>
          <w:szCs w:val="21"/>
        </w:rPr>
        <w:t> that the number of unique combinations that sum up to </w:t>
      </w:r>
      <w:r w:rsidRPr="00366177">
        <w:rPr>
          <w:rFonts w:ascii="Courier New" w:eastAsia="Times New Roman" w:hAnsi="Courier New" w:cs="Courier New"/>
          <w:color w:val="546E7A"/>
          <w:sz w:val="20"/>
          <w:szCs w:val="20"/>
          <w:shd w:val="clear" w:color="auto" w:fill="F7F9FA"/>
        </w:rPr>
        <w:t>target</w:t>
      </w:r>
      <w:r w:rsidRPr="00366177">
        <w:rPr>
          <w:rFonts w:ascii="Segoe UI" w:eastAsia="Times New Roman" w:hAnsi="Segoe UI" w:cs="Segoe UI"/>
          <w:color w:val="263238"/>
          <w:sz w:val="21"/>
          <w:szCs w:val="21"/>
        </w:rPr>
        <w:t> is less than </w:t>
      </w:r>
      <w:r w:rsidRPr="00366177">
        <w:rPr>
          <w:rFonts w:ascii="Courier New" w:eastAsia="Times New Roman" w:hAnsi="Courier New" w:cs="Courier New"/>
          <w:color w:val="546E7A"/>
          <w:sz w:val="20"/>
          <w:szCs w:val="20"/>
          <w:shd w:val="clear" w:color="auto" w:fill="F7F9FA"/>
        </w:rPr>
        <w:t>150</w:t>
      </w:r>
      <w:r w:rsidRPr="00366177">
        <w:rPr>
          <w:rFonts w:ascii="Segoe UI" w:eastAsia="Times New Roman" w:hAnsi="Segoe UI" w:cs="Segoe UI"/>
          <w:color w:val="263238"/>
          <w:sz w:val="21"/>
          <w:szCs w:val="21"/>
        </w:rPr>
        <w:t> combinations for the given input.</w:t>
      </w:r>
    </w:p>
    <w:p w14:paraId="39F93DD5" w14:textId="77777777" w:rsidR="008A477B" w:rsidRPr="00366177" w:rsidRDefault="008A477B" w:rsidP="008A477B">
      <w:pPr>
        <w:shd w:val="clear" w:color="auto" w:fill="FFFFFF"/>
        <w:spacing w:after="240" w:line="240" w:lineRule="auto"/>
        <w:rPr>
          <w:rFonts w:ascii="Segoe UI" w:eastAsia="Times New Roman" w:hAnsi="Segoe UI" w:cs="Segoe UI"/>
          <w:color w:val="263238"/>
          <w:sz w:val="21"/>
          <w:szCs w:val="21"/>
        </w:rPr>
      </w:pPr>
      <w:r w:rsidRPr="00366177">
        <w:rPr>
          <w:rFonts w:ascii="Segoe UI" w:eastAsia="Times New Roman" w:hAnsi="Segoe UI" w:cs="Segoe UI"/>
          <w:color w:val="263238"/>
          <w:sz w:val="21"/>
          <w:szCs w:val="21"/>
        </w:rPr>
        <w:t> </w:t>
      </w:r>
    </w:p>
    <w:p w14:paraId="29C5E1C8" w14:textId="77777777" w:rsidR="008A477B" w:rsidRPr="00366177" w:rsidRDefault="008A477B" w:rsidP="008A477B">
      <w:pPr>
        <w:shd w:val="clear" w:color="auto" w:fill="FFFFFF"/>
        <w:spacing w:after="240" w:line="240" w:lineRule="auto"/>
        <w:rPr>
          <w:rFonts w:ascii="Segoe UI" w:eastAsia="Times New Roman" w:hAnsi="Segoe UI" w:cs="Segoe UI"/>
          <w:color w:val="263238"/>
          <w:sz w:val="21"/>
          <w:szCs w:val="21"/>
        </w:rPr>
      </w:pPr>
      <w:r w:rsidRPr="00366177">
        <w:rPr>
          <w:rFonts w:ascii="Segoe UI" w:eastAsia="Times New Roman" w:hAnsi="Segoe UI" w:cs="Segoe UI"/>
          <w:b/>
          <w:bCs/>
          <w:color w:val="263238"/>
          <w:sz w:val="21"/>
          <w:szCs w:val="21"/>
        </w:rPr>
        <w:t>Example 1:</w:t>
      </w:r>
    </w:p>
    <w:p w14:paraId="2773817C"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b/>
          <w:bCs/>
          <w:color w:val="263238"/>
          <w:sz w:val="20"/>
          <w:szCs w:val="20"/>
        </w:rPr>
        <w:t>Input:</w:t>
      </w:r>
      <w:r w:rsidRPr="00366177">
        <w:rPr>
          <w:rFonts w:ascii="Consolas" w:eastAsia="Times New Roman" w:hAnsi="Consolas" w:cs="Courier New"/>
          <w:color w:val="263238"/>
          <w:sz w:val="20"/>
          <w:szCs w:val="20"/>
        </w:rPr>
        <w:t xml:space="preserve"> candidates = [2,3,6,7], target = 7</w:t>
      </w:r>
    </w:p>
    <w:p w14:paraId="153B44FF"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b/>
          <w:bCs/>
          <w:color w:val="263238"/>
          <w:sz w:val="20"/>
          <w:szCs w:val="20"/>
        </w:rPr>
        <w:t>Output:</w:t>
      </w:r>
      <w:r w:rsidRPr="00366177">
        <w:rPr>
          <w:rFonts w:ascii="Consolas" w:eastAsia="Times New Roman" w:hAnsi="Consolas" w:cs="Courier New"/>
          <w:color w:val="263238"/>
          <w:sz w:val="20"/>
          <w:szCs w:val="20"/>
        </w:rPr>
        <w:t xml:space="preserve"> [[2,2,3],[7]]</w:t>
      </w:r>
    </w:p>
    <w:p w14:paraId="1DD2A109"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b/>
          <w:bCs/>
          <w:color w:val="263238"/>
          <w:sz w:val="20"/>
          <w:szCs w:val="20"/>
        </w:rPr>
        <w:t>Explanation:</w:t>
      </w:r>
    </w:p>
    <w:p w14:paraId="3478AB2A"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color w:val="263238"/>
          <w:sz w:val="20"/>
          <w:szCs w:val="20"/>
        </w:rPr>
        <w:t>2 and 3 are candidates, and 2 + 2 + 3 = 7. Note that 2 can be used multiple times.</w:t>
      </w:r>
    </w:p>
    <w:p w14:paraId="144B3C62"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color w:val="263238"/>
          <w:sz w:val="20"/>
          <w:szCs w:val="20"/>
        </w:rPr>
        <w:t>7 is a candidate, and 7 = 7.</w:t>
      </w:r>
    </w:p>
    <w:p w14:paraId="25583214" w14:textId="77777777" w:rsidR="008A477B" w:rsidRPr="00366177" w:rsidRDefault="008A477B" w:rsidP="008A47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6177">
        <w:rPr>
          <w:rFonts w:ascii="Consolas" w:eastAsia="Times New Roman" w:hAnsi="Consolas" w:cs="Courier New"/>
          <w:color w:val="263238"/>
          <w:sz w:val="20"/>
          <w:szCs w:val="20"/>
        </w:rPr>
        <w:t>These are the only two combinations.</w:t>
      </w:r>
    </w:p>
    <w:p w14:paraId="5352FDDF" w14:textId="77777777" w:rsidR="008A477B" w:rsidRPr="00366177" w:rsidRDefault="008A477B" w:rsidP="008A477B">
      <w:pPr>
        <w:spacing w:before="240"/>
      </w:pPr>
      <w:r w:rsidRPr="00366177">
        <w:t>: void func(int ind,int target,vector&lt;int&gt;&amp;candidates,vector&lt;int&gt;&amp;temp,vector&lt;vector&lt;int&gt;&gt;&amp;v)</w:t>
      </w:r>
    </w:p>
    <w:p w14:paraId="31E23858" w14:textId="77777777" w:rsidR="008A477B" w:rsidRPr="00366177" w:rsidRDefault="008A477B" w:rsidP="008A477B">
      <w:pPr>
        <w:spacing w:before="240"/>
      </w:pPr>
      <w:r w:rsidRPr="00366177">
        <w:t xml:space="preserve">    {</w:t>
      </w:r>
    </w:p>
    <w:p w14:paraId="4E9843C3" w14:textId="77777777" w:rsidR="008A477B" w:rsidRPr="00366177" w:rsidRDefault="008A477B" w:rsidP="008A477B">
      <w:pPr>
        <w:spacing w:before="240"/>
      </w:pPr>
      <w:r w:rsidRPr="00366177">
        <w:t xml:space="preserve">        if(ind==candidates.size())</w:t>
      </w:r>
    </w:p>
    <w:p w14:paraId="426C67BB" w14:textId="77777777" w:rsidR="008A477B" w:rsidRPr="00366177" w:rsidRDefault="008A477B" w:rsidP="008A477B">
      <w:pPr>
        <w:spacing w:before="240"/>
      </w:pPr>
      <w:r w:rsidRPr="00366177">
        <w:t xml:space="preserve">        {</w:t>
      </w:r>
    </w:p>
    <w:p w14:paraId="53D44D3F" w14:textId="77777777" w:rsidR="008A477B" w:rsidRPr="00366177" w:rsidRDefault="008A477B" w:rsidP="008A477B">
      <w:pPr>
        <w:spacing w:before="240"/>
      </w:pPr>
      <w:r w:rsidRPr="00366177">
        <w:t xml:space="preserve">            if(target==0)</w:t>
      </w:r>
    </w:p>
    <w:p w14:paraId="12A43B56" w14:textId="77777777" w:rsidR="008A477B" w:rsidRPr="00366177" w:rsidRDefault="008A477B" w:rsidP="008A477B">
      <w:pPr>
        <w:spacing w:before="240"/>
      </w:pPr>
      <w:r w:rsidRPr="00366177">
        <w:t xml:space="preserve">                v.push_back(temp);</w:t>
      </w:r>
    </w:p>
    <w:p w14:paraId="418516BA" w14:textId="77777777" w:rsidR="008A477B" w:rsidRPr="00366177" w:rsidRDefault="008A477B" w:rsidP="008A477B">
      <w:pPr>
        <w:spacing w:before="240"/>
      </w:pPr>
      <w:r w:rsidRPr="00366177">
        <w:t xml:space="preserve">            return ;</w:t>
      </w:r>
    </w:p>
    <w:p w14:paraId="29C5B829" w14:textId="77777777" w:rsidR="008A477B" w:rsidRPr="00366177" w:rsidRDefault="008A477B" w:rsidP="008A477B">
      <w:pPr>
        <w:spacing w:before="240"/>
      </w:pPr>
      <w:r w:rsidRPr="00366177">
        <w:lastRenderedPageBreak/>
        <w:t xml:space="preserve">        }</w:t>
      </w:r>
    </w:p>
    <w:p w14:paraId="2136C786" w14:textId="77777777" w:rsidR="008A477B" w:rsidRPr="00366177" w:rsidRDefault="008A477B" w:rsidP="008A477B">
      <w:pPr>
        <w:spacing w:before="240"/>
      </w:pPr>
      <w:r w:rsidRPr="00366177">
        <w:t xml:space="preserve">        if(candidates[ind]&lt;=target)</w:t>
      </w:r>
    </w:p>
    <w:p w14:paraId="4D913639" w14:textId="77777777" w:rsidR="008A477B" w:rsidRPr="00366177" w:rsidRDefault="008A477B" w:rsidP="008A477B">
      <w:pPr>
        <w:spacing w:before="240"/>
      </w:pPr>
      <w:r w:rsidRPr="00366177">
        <w:t xml:space="preserve">        {</w:t>
      </w:r>
    </w:p>
    <w:p w14:paraId="56D9FAAD" w14:textId="77777777" w:rsidR="008A477B" w:rsidRPr="00366177" w:rsidRDefault="008A477B" w:rsidP="008A477B">
      <w:pPr>
        <w:spacing w:before="240"/>
      </w:pPr>
      <w:r w:rsidRPr="00366177">
        <w:t xml:space="preserve">            temp.push_back(candidates[ind]);</w:t>
      </w:r>
    </w:p>
    <w:p w14:paraId="0372B41D" w14:textId="77777777" w:rsidR="008A477B" w:rsidRPr="00366177" w:rsidRDefault="008A477B" w:rsidP="008A477B">
      <w:pPr>
        <w:spacing w:before="240"/>
      </w:pPr>
      <w:r w:rsidRPr="00366177">
        <w:t xml:space="preserve">            func(ind,target-candidates[ind],candidates,temp,v);</w:t>
      </w:r>
    </w:p>
    <w:p w14:paraId="62747A46" w14:textId="77777777" w:rsidR="008A477B" w:rsidRPr="00366177" w:rsidRDefault="008A477B" w:rsidP="008A477B">
      <w:pPr>
        <w:spacing w:before="240"/>
      </w:pPr>
      <w:r w:rsidRPr="00366177">
        <w:t xml:space="preserve">            temp.pop_back();</w:t>
      </w:r>
    </w:p>
    <w:p w14:paraId="2983C30C" w14:textId="77777777" w:rsidR="008A477B" w:rsidRPr="00366177" w:rsidRDefault="008A477B" w:rsidP="008A477B">
      <w:pPr>
        <w:spacing w:before="240"/>
      </w:pPr>
      <w:r w:rsidRPr="00366177">
        <w:t xml:space="preserve">        }</w:t>
      </w:r>
    </w:p>
    <w:p w14:paraId="3EDE6140" w14:textId="77777777" w:rsidR="008A477B" w:rsidRPr="00366177" w:rsidRDefault="008A477B" w:rsidP="008A477B">
      <w:pPr>
        <w:spacing w:before="240"/>
      </w:pPr>
      <w:r w:rsidRPr="00366177">
        <w:t xml:space="preserve">        func(ind+1,target,candidates,temp,v);</w:t>
      </w:r>
    </w:p>
    <w:p w14:paraId="7445AF6F" w14:textId="77777777" w:rsidR="008A477B" w:rsidRPr="00366177" w:rsidRDefault="008A477B" w:rsidP="008A477B">
      <w:pPr>
        <w:spacing w:before="240"/>
      </w:pPr>
      <w:r w:rsidRPr="00366177">
        <w:t xml:space="preserve">        </w:t>
      </w:r>
    </w:p>
    <w:p w14:paraId="306837B3" w14:textId="77777777" w:rsidR="008A477B" w:rsidRPr="00366177" w:rsidRDefault="008A477B" w:rsidP="008A477B">
      <w:pPr>
        <w:spacing w:before="240"/>
      </w:pPr>
      <w:r w:rsidRPr="00366177">
        <w:t xml:space="preserve">    }</w:t>
      </w:r>
    </w:p>
    <w:p w14:paraId="292DA9F7" w14:textId="77777777" w:rsidR="008A477B" w:rsidRPr="00366177" w:rsidRDefault="008A477B" w:rsidP="008A477B">
      <w:pPr>
        <w:spacing w:before="240"/>
      </w:pPr>
      <w:r w:rsidRPr="00366177">
        <w:t xml:space="preserve">    vector&lt;vector&lt;int&gt;&gt; combinationSum(vector&lt;int&gt;&amp; candidates, int target) {</w:t>
      </w:r>
    </w:p>
    <w:p w14:paraId="57DE3DB3" w14:textId="77777777" w:rsidR="008A477B" w:rsidRPr="00366177" w:rsidRDefault="008A477B" w:rsidP="008A477B">
      <w:pPr>
        <w:spacing w:before="240"/>
      </w:pPr>
      <w:r w:rsidRPr="00366177">
        <w:t xml:space="preserve">       vector&lt;vector&lt;int&gt;&gt;v;</w:t>
      </w:r>
    </w:p>
    <w:p w14:paraId="03F1D51F" w14:textId="77777777" w:rsidR="008A477B" w:rsidRPr="00366177" w:rsidRDefault="008A477B" w:rsidP="008A477B">
      <w:pPr>
        <w:spacing w:before="240"/>
      </w:pPr>
      <w:r w:rsidRPr="00366177">
        <w:t xml:space="preserve">        vector&lt;int&gt;temp;</w:t>
      </w:r>
    </w:p>
    <w:p w14:paraId="6F89B89C" w14:textId="77777777" w:rsidR="008A477B" w:rsidRPr="00366177" w:rsidRDefault="008A477B" w:rsidP="008A477B">
      <w:pPr>
        <w:spacing w:before="240"/>
      </w:pPr>
      <w:r w:rsidRPr="00366177">
        <w:t xml:space="preserve">        func(0,target,candidates,temp,v);</w:t>
      </w:r>
    </w:p>
    <w:p w14:paraId="117C3B46" w14:textId="77777777" w:rsidR="008A477B" w:rsidRPr="00366177" w:rsidRDefault="008A477B" w:rsidP="008A477B">
      <w:pPr>
        <w:spacing w:before="240"/>
      </w:pPr>
      <w:r w:rsidRPr="00366177">
        <w:t xml:space="preserve">        return v;</w:t>
      </w:r>
    </w:p>
    <w:p w14:paraId="51C6DF26" w14:textId="79B3EFC0" w:rsidR="00E51B0A" w:rsidRDefault="008A477B" w:rsidP="008A477B">
      <w:pPr>
        <w:spacing w:before="240"/>
      </w:pPr>
      <w:r w:rsidRPr="00366177">
        <w:t xml:space="preserve">    }</w:t>
      </w:r>
    </w:p>
    <w:p w14:paraId="24F822A1" w14:textId="51CFE6FC" w:rsidR="00A31CA5" w:rsidRPr="00A31CA5" w:rsidRDefault="008A477B" w:rsidP="00A31CA5">
      <w:pPr>
        <w:pStyle w:val="NormalWeb"/>
        <w:shd w:val="clear" w:color="auto" w:fill="FFFFFF"/>
        <w:spacing w:before="0" w:beforeAutospacing="0" w:after="240" w:afterAutospacing="0"/>
        <w:rPr>
          <w:rFonts w:ascii="Segoe UI" w:hAnsi="Segoe UI" w:cs="Segoe UI"/>
          <w:color w:val="263238"/>
          <w:sz w:val="21"/>
          <w:szCs w:val="21"/>
        </w:rPr>
      </w:pPr>
      <w:r w:rsidRPr="00EE1265">
        <w:rPr>
          <w:color w:val="FF0000"/>
        </w:rPr>
        <w:t>44</w:t>
      </w:r>
      <w:r>
        <w:t>)</w:t>
      </w:r>
      <w:r w:rsidR="00A31CA5" w:rsidRPr="00A31CA5">
        <w:rPr>
          <w:rFonts w:ascii="Segoe UI" w:hAnsi="Segoe UI" w:cs="Segoe UI"/>
          <w:color w:val="263238"/>
          <w:sz w:val="21"/>
          <w:szCs w:val="21"/>
        </w:rPr>
        <w:t xml:space="preserve"> Given a collection of candidate numbers (</w:t>
      </w:r>
      <w:r w:rsidR="00A31CA5" w:rsidRPr="00A31CA5">
        <w:rPr>
          <w:rFonts w:ascii="Courier New" w:hAnsi="Courier New" w:cs="Courier New"/>
          <w:color w:val="546E7A"/>
          <w:sz w:val="20"/>
          <w:szCs w:val="20"/>
          <w:shd w:val="clear" w:color="auto" w:fill="F7F9FA"/>
        </w:rPr>
        <w:t>candidates</w:t>
      </w:r>
      <w:r w:rsidR="00A31CA5" w:rsidRPr="00A31CA5">
        <w:rPr>
          <w:rFonts w:ascii="Segoe UI" w:hAnsi="Segoe UI" w:cs="Segoe UI"/>
          <w:color w:val="263238"/>
          <w:sz w:val="21"/>
          <w:szCs w:val="21"/>
        </w:rPr>
        <w:t>) and a target number (</w:t>
      </w:r>
      <w:r w:rsidR="00A31CA5" w:rsidRPr="00A31CA5">
        <w:rPr>
          <w:rFonts w:ascii="Courier New" w:hAnsi="Courier New" w:cs="Courier New"/>
          <w:color w:val="546E7A"/>
          <w:sz w:val="20"/>
          <w:szCs w:val="20"/>
          <w:shd w:val="clear" w:color="auto" w:fill="F7F9FA"/>
        </w:rPr>
        <w:t>target</w:t>
      </w:r>
      <w:r w:rsidR="00A31CA5" w:rsidRPr="00A31CA5">
        <w:rPr>
          <w:rFonts w:ascii="Segoe UI" w:hAnsi="Segoe UI" w:cs="Segoe UI"/>
          <w:color w:val="263238"/>
          <w:sz w:val="21"/>
          <w:szCs w:val="21"/>
        </w:rPr>
        <w:t>), find all unique combinations in </w:t>
      </w:r>
      <w:r w:rsidR="00A31CA5" w:rsidRPr="00A31CA5">
        <w:rPr>
          <w:rFonts w:ascii="Courier New" w:hAnsi="Courier New" w:cs="Courier New"/>
          <w:color w:val="546E7A"/>
          <w:sz w:val="20"/>
          <w:szCs w:val="20"/>
          <w:shd w:val="clear" w:color="auto" w:fill="F7F9FA"/>
        </w:rPr>
        <w:t>candidates</w:t>
      </w:r>
      <w:r w:rsidR="00A31CA5" w:rsidRPr="00A31CA5">
        <w:rPr>
          <w:rFonts w:ascii="Segoe UI" w:hAnsi="Segoe UI" w:cs="Segoe UI"/>
          <w:color w:val="263238"/>
          <w:sz w:val="21"/>
          <w:szCs w:val="21"/>
        </w:rPr>
        <w:t> where the candidate numbers sum to </w:t>
      </w:r>
      <w:r w:rsidR="00A31CA5" w:rsidRPr="00A31CA5">
        <w:rPr>
          <w:rFonts w:ascii="Courier New" w:hAnsi="Courier New" w:cs="Courier New"/>
          <w:color w:val="546E7A"/>
          <w:sz w:val="20"/>
          <w:szCs w:val="20"/>
          <w:shd w:val="clear" w:color="auto" w:fill="F7F9FA"/>
        </w:rPr>
        <w:t>target</w:t>
      </w:r>
      <w:r w:rsidR="00A31CA5" w:rsidRPr="00A31CA5">
        <w:rPr>
          <w:rFonts w:ascii="Segoe UI" w:hAnsi="Segoe UI" w:cs="Segoe UI"/>
          <w:color w:val="263238"/>
          <w:sz w:val="21"/>
          <w:szCs w:val="21"/>
        </w:rPr>
        <w:t>.</w:t>
      </w:r>
    </w:p>
    <w:p w14:paraId="5E55530D" w14:textId="77777777" w:rsidR="00A31CA5" w:rsidRPr="00A31CA5" w:rsidRDefault="00A31CA5" w:rsidP="00A31CA5">
      <w:pPr>
        <w:shd w:val="clear" w:color="auto" w:fill="FFFFFF"/>
        <w:spacing w:after="240" w:line="240" w:lineRule="auto"/>
        <w:rPr>
          <w:rFonts w:ascii="Segoe UI" w:eastAsia="Times New Roman" w:hAnsi="Segoe UI" w:cs="Segoe UI"/>
          <w:color w:val="263238"/>
          <w:sz w:val="21"/>
          <w:szCs w:val="21"/>
        </w:rPr>
      </w:pPr>
      <w:r w:rsidRPr="00A31CA5">
        <w:rPr>
          <w:rFonts w:ascii="Segoe UI" w:eastAsia="Times New Roman" w:hAnsi="Segoe UI" w:cs="Segoe UI"/>
          <w:color w:val="263238"/>
          <w:sz w:val="21"/>
          <w:szCs w:val="21"/>
        </w:rPr>
        <w:t>Each number in </w:t>
      </w:r>
      <w:r w:rsidRPr="00A31CA5">
        <w:rPr>
          <w:rFonts w:ascii="Courier New" w:eastAsia="Times New Roman" w:hAnsi="Courier New" w:cs="Courier New"/>
          <w:color w:val="546E7A"/>
          <w:sz w:val="20"/>
          <w:szCs w:val="20"/>
          <w:shd w:val="clear" w:color="auto" w:fill="F7F9FA"/>
        </w:rPr>
        <w:t>candidates</w:t>
      </w:r>
      <w:r w:rsidRPr="00A31CA5">
        <w:rPr>
          <w:rFonts w:ascii="Segoe UI" w:eastAsia="Times New Roman" w:hAnsi="Segoe UI" w:cs="Segoe UI"/>
          <w:color w:val="263238"/>
          <w:sz w:val="21"/>
          <w:szCs w:val="21"/>
        </w:rPr>
        <w:t> may only be used </w:t>
      </w:r>
      <w:r w:rsidRPr="00A31CA5">
        <w:rPr>
          <w:rFonts w:ascii="Segoe UI" w:eastAsia="Times New Roman" w:hAnsi="Segoe UI" w:cs="Segoe UI"/>
          <w:b/>
          <w:bCs/>
          <w:color w:val="263238"/>
          <w:sz w:val="21"/>
          <w:szCs w:val="21"/>
        </w:rPr>
        <w:t>once</w:t>
      </w:r>
      <w:r w:rsidRPr="00A31CA5">
        <w:rPr>
          <w:rFonts w:ascii="Segoe UI" w:eastAsia="Times New Roman" w:hAnsi="Segoe UI" w:cs="Segoe UI"/>
          <w:color w:val="263238"/>
          <w:sz w:val="21"/>
          <w:szCs w:val="21"/>
        </w:rPr>
        <w:t> in the combination.</w:t>
      </w:r>
    </w:p>
    <w:p w14:paraId="0A600E64" w14:textId="77777777" w:rsidR="00A31CA5" w:rsidRPr="00A31CA5" w:rsidRDefault="00A31CA5" w:rsidP="00A31CA5">
      <w:pPr>
        <w:shd w:val="clear" w:color="auto" w:fill="FFFFFF"/>
        <w:spacing w:after="240" w:line="240" w:lineRule="auto"/>
        <w:rPr>
          <w:rFonts w:ascii="Segoe UI" w:eastAsia="Times New Roman" w:hAnsi="Segoe UI" w:cs="Segoe UI"/>
          <w:color w:val="263238"/>
          <w:sz w:val="21"/>
          <w:szCs w:val="21"/>
        </w:rPr>
      </w:pPr>
      <w:r w:rsidRPr="00A31CA5">
        <w:rPr>
          <w:rFonts w:ascii="Segoe UI" w:eastAsia="Times New Roman" w:hAnsi="Segoe UI" w:cs="Segoe UI"/>
          <w:b/>
          <w:bCs/>
          <w:color w:val="263238"/>
          <w:sz w:val="21"/>
          <w:szCs w:val="21"/>
        </w:rPr>
        <w:t>Note:</w:t>
      </w:r>
      <w:r w:rsidRPr="00A31CA5">
        <w:rPr>
          <w:rFonts w:ascii="Segoe UI" w:eastAsia="Times New Roman" w:hAnsi="Segoe UI" w:cs="Segoe UI"/>
          <w:color w:val="263238"/>
          <w:sz w:val="21"/>
          <w:szCs w:val="21"/>
        </w:rPr>
        <w:t> The solution set must not contain duplicate combinations.</w:t>
      </w:r>
    </w:p>
    <w:p w14:paraId="2214BEB0" w14:textId="77777777" w:rsidR="00A31CA5" w:rsidRPr="00A31CA5" w:rsidRDefault="00A31CA5" w:rsidP="00A31CA5">
      <w:pPr>
        <w:shd w:val="clear" w:color="auto" w:fill="FFFFFF"/>
        <w:spacing w:after="240" w:line="240" w:lineRule="auto"/>
        <w:rPr>
          <w:rFonts w:ascii="Segoe UI" w:eastAsia="Times New Roman" w:hAnsi="Segoe UI" w:cs="Segoe UI"/>
          <w:color w:val="263238"/>
          <w:sz w:val="21"/>
          <w:szCs w:val="21"/>
        </w:rPr>
      </w:pPr>
      <w:r w:rsidRPr="00A31CA5">
        <w:rPr>
          <w:rFonts w:ascii="Segoe UI" w:eastAsia="Times New Roman" w:hAnsi="Segoe UI" w:cs="Segoe UI"/>
          <w:color w:val="263238"/>
          <w:sz w:val="21"/>
          <w:szCs w:val="21"/>
        </w:rPr>
        <w:t> </w:t>
      </w:r>
    </w:p>
    <w:p w14:paraId="10E42DCC" w14:textId="77777777" w:rsidR="00A31CA5" w:rsidRPr="00A31CA5" w:rsidRDefault="00A31CA5" w:rsidP="00A31CA5">
      <w:pPr>
        <w:shd w:val="clear" w:color="auto" w:fill="FFFFFF"/>
        <w:spacing w:after="240" w:line="240" w:lineRule="auto"/>
        <w:rPr>
          <w:rFonts w:ascii="Segoe UI" w:eastAsia="Times New Roman" w:hAnsi="Segoe UI" w:cs="Segoe UI"/>
          <w:color w:val="263238"/>
          <w:sz w:val="21"/>
          <w:szCs w:val="21"/>
        </w:rPr>
      </w:pPr>
      <w:r w:rsidRPr="00A31CA5">
        <w:rPr>
          <w:rFonts w:ascii="Segoe UI" w:eastAsia="Times New Roman" w:hAnsi="Segoe UI" w:cs="Segoe UI"/>
          <w:b/>
          <w:bCs/>
          <w:color w:val="263238"/>
          <w:sz w:val="21"/>
          <w:szCs w:val="21"/>
        </w:rPr>
        <w:t>Example 1:</w:t>
      </w:r>
    </w:p>
    <w:p w14:paraId="1CBDA601"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b/>
          <w:bCs/>
          <w:color w:val="263238"/>
          <w:sz w:val="20"/>
          <w:szCs w:val="20"/>
        </w:rPr>
        <w:t>Input:</w:t>
      </w:r>
      <w:r w:rsidRPr="00A31CA5">
        <w:rPr>
          <w:rFonts w:ascii="Consolas" w:eastAsia="Times New Roman" w:hAnsi="Consolas" w:cs="Courier New"/>
          <w:color w:val="263238"/>
          <w:sz w:val="20"/>
          <w:szCs w:val="20"/>
        </w:rPr>
        <w:t xml:space="preserve"> candidates = [10,1,2,7,6,1,5], target = 8</w:t>
      </w:r>
    </w:p>
    <w:p w14:paraId="3296455D"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b/>
          <w:bCs/>
          <w:color w:val="263238"/>
          <w:sz w:val="20"/>
          <w:szCs w:val="20"/>
        </w:rPr>
        <w:t>Output:</w:t>
      </w:r>
      <w:r w:rsidRPr="00A31CA5">
        <w:rPr>
          <w:rFonts w:ascii="Consolas" w:eastAsia="Times New Roman" w:hAnsi="Consolas" w:cs="Courier New"/>
          <w:color w:val="263238"/>
          <w:sz w:val="20"/>
          <w:szCs w:val="20"/>
        </w:rPr>
        <w:t xml:space="preserve"> </w:t>
      </w:r>
    </w:p>
    <w:p w14:paraId="49EFC1D3"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t>[</w:t>
      </w:r>
    </w:p>
    <w:p w14:paraId="0DEB889B"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t>[1,1,6],</w:t>
      </w:r>
    </w:p>
    <w:p w14:paraId="1FE46AB1"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lastRenderedPageBreak/>
        <w:t>[1,2,5],</w:t>
      </w:r>
    </w:p>
    <w:p w14:paraId="18DDCD9D"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t>[1,7],</w:t>
      </w:r>
    </w:p>
    <w:p w14:paraId="1025B430"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t>[2,6]</w:t>
      </w:r>
    </w:p>
    <w:p w14:paraId="117E591A" w14:textId="77777777" w:rsidR="00A31CA5" w:rsidRPr="00A31CA5" w:rsidRDefault="00A31CA5" w:rsidP="00A31C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1CA5">
        <w:rPr>
          <w:rFonts w:ascii="Consolas" w:eastAsia="Times New Roman" w:hAnsi="Consolas" w:cs="Courier New"/>
          <w:color w:val="263238"/>
          <w:sz w:val="20"/>
          <w:szCs w:val="20"/>
        </w:rPr>
        <w:t>]</w:t>
      </w:r>
    </w:p>
    <w:p w14:paraId="01ECECDC" w14:textId="00613675" w:rsidR="00A31CA5" w:rsidRDefault="00A31CA5" w:rsidP="00A31CA5">
      <w:pPr>
        <w:spacing w:before="240"/>
      </w:pPr>
      <w:r>
        <w:t>:</w:t>
      </w:r>
      <w:r w:rsidRPr="00A31CA5">
        <w:t xml:space="preserve"> </w:t>
      </w:r>
      <w:r>
        <w:t>void func(int ind,int target,vector&lt;int&gt;&amp;temp,vector&lt;int&gt;&amp;candidates,vector&lt;vector&lt;int&gt;&gt;&amp;v)</w:t>
      </w:r>
    </w:p>
    <w:p w14:paraId="794759E8" w14:textId="77777777" w:rsidR="00A31CA5" w:rsidRDefault="00A31CA5" w:rsidP="00A31CA5">
      <w:pPr>
        <w:spacing w:before="240"/>
      </w:pPr>
      <w:r>
        <w:t xml:space="preserve">    {</w:t>
      </w:r>
    </w:p>
    <w:p w14:paraId="41511D02" w14:textId="77777777" w:rsidR="00A31CA5" w:rsidRDefault="00A31CA5" w:rsidP="00A31CA5">
      <w:pPr>
        <w:spacing w:before="240"/>
      </w:pPr>
      <w:r>
        <w:t xml:space="preserve">        if(target==0)</w:t>
      </w:r>
    </w:p>
    <w:p w14:paraId="5FD2ACB7" w14:textId="77777777" w:rsidR="00A31CA5" w:rsidRDefault="00A31CA5" w:rsidP="00A31CA5">
      <w:pPr>
        <w:spacing w:before="240"/>
      </w:pPr>
      <w:r>
        <w:t xml:space="preserve">        {</w:t>
      </w:r>
    </w:p>
    <w:p w14:paraId="3038E443" w14:textId="77777777" w:rsidR="00A31CA5" w:rsidRDefault="00A31CA5" w:rsidP="00A31CA5">
      <w:pPr>
        <w:spacing w:before="240"/>
      </w:pPr>
      <w:r>
        <w:t xml:space="preserve">            v.push_back(temp);</w:t>
      </w:r>
    </w:p>
    <w:p w14:paraId="1199BAE1" w14:textId="77777777" w:rsidR="00A31CA5" w:rsidRDefault="00A31CA5" w:rsidP="00A31CA5">
      <w:pPr>
        <w:spacing w:before="240"/>
      </w:pPr>
      <w:r>
        <w:t xml:space="preserve">            return;</w:t>
      </w:r>
    </w:p>
    <w:p w14:paraId="51A309BA" w14:textId="77777777" w:rsidR="00A31CA5" w:rsidRDefault="00A31CA5" w:rsidP="00A31CA5">
      <w:pPr>
        <w:spacing w:before="240"/>
      </w:pPr>
      <w:r>
        <w:t xml:space="preserve">        }</w:t>
      </w:r>
    </w:p>
    <w:p w14:paraId="76B9030D" w14:textId="77777777" w:rsidR="00A31CA5" w:rsidRDefault="00A31CA5" w:rsidP="00A31CA5">
      <w:pPr>
        <w:spacing w:before="240"/>
      </w:pPr>
      <w:r>
        <w:t xml:space="preserve">        for(int i=ind;i&lt;candidates.size();i++)</w:t>
      </w:r>
    </w:p>
    <w:p w14:paraId="32B70BCD" w14:textId="77777777" w:rsidR="00A31CA5" w:rsidRDefault="00A31CA5" w:rsidP="00A31CA5">
      <w:pPr>
        <w:spacing w:before="240"/>
      </w:pPr>
      <w:r>
        <w:t xml:space="preserve">        {</w:t>
      </w:r>
    </w:p>
    <w:p w14:paraId="334C778A" w14:textId="77777777" w:rsidR="00A31CA5" w:rsidRDefault="00A31CA5" w:rsidP="00A31CA5">
      <w:pPr>
        <w:spacing w:before="240"/>
      </w:pPr>
      <w:r>
        <w:t xml:space="preserve">            if(i&gt;ind&amp;&amp;candidates[i]==candidates[i-1])</w:t>
      </w:r>
    </w:p>
    <w:p w14:paraId="1792A83A" w14:textId="77777777" w:rsidR="00A31CA5" w:rsidRDefault="00A31CA5" w:rsidP="00A31CA5">
      <w:pPr>
        <w:spacing w:before="240"/>
      </w:pPr>
      <w:r>
        <w:t xml:space="preserve">                continue;</w:t>
      </w:r>
    </w:p>
    <w:p w14:paraId="704C6A4C" w14:textId="77777777" w:rsidR="00A31CA5" w:rsidRDefault="00A31CA5" w:rsidP="00A31CA5">
      <w:pPr>
        <w:spacing w:before="240"/>
      </w:pPr>
      <w:r>
        <w:t xml:space="preserve">            if(candidates[i]&gt;target)</w:t>
      </w:r>
    </w:p>
    <w:p w14:paraId="3E96CC69" w14:textId="77777777" w:rsidR="00A31CA5" w:rsidRDefault="00A31CA5" w:rsidP="00A31CA5">
      <w:pPr>
        <w:spacing w:before="240"/>
      </w:pPr>
      <w:r>
        <w:t xml:space="preserve">                break;</w:t>
      </w:r>
    </w:p>
    <w:p w14:paraId="3A2CBA14" w14:textId="77777777" w:rsidR="00A31CA5" w:rsidRDefault="00A31CA5" w:rsidP="00A31CA5">
      <w:pPr>
        <w:spacing w:before="240"/>
      </w:pPr>
      <w:r>
        <w:t xml:space="preserve">            temp.push_back(candidates[i]);</w:t>
      </w:r>
    </w:p>
    <w:p w14:paraId="60EB5440" w14:textId="77777777" w:rsidR="00A31CA5" w:rsidRDefault="00A31CA5" w:rsidP="00A31CA5">
      <w:pPr>
        <w:spacing w:before="240"/>
      </w:pPr>
      <w:r>
        <w:t xml:space="preserve">            func(i+1,target-candidates[i],temp,candidates,v);</w:t>
      </w:r>
    </w:p>
    <w:p w14:paraId="3F0C03ED" w14:textId="77777777" w:rsidR="00A31CA5" w:rsidRDefault="00A31CA5" w:rsidP="00A31CA5">
      <w:pPr>
        <w:spacing w:before="240"/>
      </w:pPr>
      <w:r>
        <w:t xml:space="preserve">            temp.pop_back();</w:t>
      </w:r>
    </w:p>
    <w:p w14:paraId="4AFF6B6C" w14:textId="77777777" w:rsidR="00A31CA5" w:rsidRDefault="00A31CA5" w:rsidP="00A31CA5">
      <w:pPr>
        <w:spacing w:before="240"/>
      </w:pPr>
      <w:r>
        <w:t xml:space="preserve">        }</w:t>
      </w:r>
    </w:p>
    <w:p w14:paraId="43C8DD49" w14:textId="77777777" w:rsidR="00A31CA5" w:rsidRDefault="00A31CA5" w:rsidP="00A31CA5">
      <w:pPr>
        <w:spacing w:before="240"/>
      </w:pPr>
      <w:r>
        <w:t xml:space="preserve">            </w:t>
      </w:r>
    </w:p>
    <w:p w14:paraId="0BDE0533" w14:textId="77777777" w:rsidR="00A31CA5" w:rsidRDefault="00A31CA5" w:rsidP="00A31CA5">
      <w:pPr>
        <w:spacing w:before="240"/>
      </w:pPr>
      <w:r>
        <w:t xml:space="preserve">        </w:t>
      </w:r>
    </w:p>
    <w:p w14:paraId="5F7A3A89" w14:textId="77777777" w:rsidR="00A31CA5" w:rsidRDefault="00A31CA5" w:rsidP="00A31CA5">
      <w:pPr>
        <w:spacing w:before="240"/>
      </w:pPr>
      <w:r>
        <w:t xml:space="preserve">    }</w:t>
      </w:r>
    </w:p>
    <w:p w14:paraId="6F247EC5" w14:textId="77777777" w:rsidR="00A31CA5" w:rsidRDefault="00A31CA5" w:rsidP="00A31CA5">
      <w:pPr>
        <w:spacing w:before="240"/>
      </w:pPr>
      <w:r>
        <w:t xml:space="preserve">    vector&lt;vector&lt;int&gt;&gt; combinationSum2(vector&lt;int&gt;&amp; candidates, int target) {</w:t>
      </w:r>
    </w:p>
    <w:p w14:paraId="66204612" w14:textId="77777777" w:rsidR="00A31CA5" w:rsidRDefault="00A31CA5" w:rsidP="00A31CA5">
      <w:pPr>
        <w:spacing w:before="240"/>
      </w:pPr>
      <w:r>
        <w:lastRenderedPageBreak/>
        <w:t xml:space="preserve">        sort(candidates.begin(),candidates.end());</w:t>
      </w:r>
    </w:p>
    <w:p w14:paraId="7F2D2023" w14:textId="77777777" w:rsidR="00A31CA5" w:rsidRDefault="00A31CA5" w:rsidP="00A31CA5">
      <w:pPr>
        <w:spacing w:before="240"/>
      </w:pPr>
      <w:r>
        <w:t xml:space="preserve">        vector&lt;vector&lt;int&gt;&gt;v;</w:t>
      </w:r>
    </w:p>
    <w:p w14:paraId="0136EBBC" w14:textId="77777777" w:rsidR="00A31CA5" w:rsidRDefault="00A31CA5" w:rsidP="00A31CA5">
      <w:pPr>
        <w:spacing w:before="240"/>
      </w:pPr>
      <w:r>
        <w:t xml:space="preserve">        vector&lt;int&gt;temp;</w:t>
      </w:r>
    </w:p>
    <w:p w14:paraId="32FE3914" w14:textId="77777777" w:rsidR="00A31CA5" w:rsidRDefault="00A31CA5" w:rsidP="00A31CA5">
      <w:pPr>
        <w:spacing w:before="240"/>
      </w:pPr>
      <w:r>
        <w:t xml:space="preserve">        func(0,target,temp,candidates,v);</w:t>
      </w:r>
    </w:p>
    <w:p w14:paraId="5DE08D6E" w14:textId="77777777" w:rsidR="00A31CA5" w:rsidRDefault="00A31CA5" w:rsidP="00A31CA5">
      <w:pPr>
        <w:spacing w:before="240"/>
      </w:pPr>
      <w:r>
        <w:t xml:space="preserve">        return v;</w:t>
      </w:r>
    </w:p>
    <w:p w14:paraId="0A9EA026" w14:textId="77777777" w:rsidR="00A31CA5" w:rsidRDefault="00A31CA5" w:rsidP="00A31CA5">
      <w:pPr>
        <w:spacing w:before="240"/>
      </w:pPr>
      <w:r>
        <w:t xml:space="preserve">        </w:t>
      </w:r>
    </w:p>
    <w:p w14:paraId="07018F11" w14:textId="2C72E97E" w:rsidR="008A477B" w:rsidRDefault="00A31CA5" w:rsidP="00A31CA5">
      <w:pPr>
        <w:spacing w:before="240"/>
      </w:pPr>
      <w:r>
        <w:t xml:space="preserve">    }</w:t>
      </w:r>
    </w:p>
    <w:p w14:paraId="627C7A92" w14:textId="1895910E" w:rsidR="00FA6850" w:rsidRPr="00FA6850" w:rsidRDefault="00A31CA5" w:rsidP="00FA6850">
      <w:pPr>
        <w:pStyle w:val="NormalWeb"/>
        <w:shd w:val="clear" w:color="auto" w:fill="FFFFFF"/>
        <w:spacing w:before="0" w:beforeAutospacing="0" w:after="240" w:afterAutospacing="0"/>
        <w:rPr>
          <w:rFonts w:ascii="Segoe UI" w:hAnsi="Segoe UI" w:cs="Segoe UI"/>
          <w:color w:val="263238"/>
          <w:sz w:val="21"/>
          <w:szCs w:val="21"/>
        </w:rPr>
      </w:pPr>
      <w:r w:rsidRPr="00EE1265">
        <w:rPr>
          <w:color w:val="FF0000"/>
        </w:rPr>
        <w:t>45</w:t>
      </w:r>
      <w:r>
        <w:t>)</w:t>
      </w:r>
      <w:r w:rsidR="00FA6850" w:rsidRPr="00FA6850">
        <w:rPr>
          <w:rFonts w:ascii="Segoe UI" w:hAnsi="Segoe UI" w:cs="Segoe UI"/>
          <w:color w:val="263238"/>
          <w:sz w:val="21"/>
          <w:szCs w:val="21"/>
        </w:rPr>
        <w:t xml:space="preserve"> Given a string </w:t>
      </w:r>
      <w:r w:rsidR="00FA6850" w:rsidRPr="00FA6850">
        <w:rPr>
          <w:rFonts w:ascii="Courier New" w:hAnsi="Courier New" w:cs="Courier New"/>
          <w:color w:val="546E7A"/>
          <w:sz w:val="20"/>
          <w:szCs w:val="20"/>
          <w:shd w:val="clear" w:color="auto" w:fill="F7F9FA"/>
        </w:rPr>
        <w:t>s</w:t>
      </w:r>
      <w:r w:rsidR="00FA6850" w:rsidRPr="00FA6850">
        <w:rPr>
          <w:rFonts w:ascii="Segoe UI" w:hAnsi="Segoe UI" w:cs="Segoe UI"/>
          <w:color w:val="263238"/>
          <w:sz w:val="21"/>
          <w:szCs w:val="21"/>
        </w:rPr>
        <w:t>, partition </w:t>
      </w:r>
      <w:r w:rsidR="00FA6850" w:rsidRPr="00FA6850">
        <w:rPr>
          <w:rFonts w:ascii="Courier New" w:hAnsi="Courier New" w:cs="Courier New"/>
          <w:color w:val="546E7A"/>
          <w:sz w:val="20"/>
          <w:szCs w:val="20"/>
          <w:shd w:val="clear" w:color="auto" w:fill="F7F9FA"/>
        </w:rPr>
        <w:t>s</w:t>
      </w:r>
      <w:r w:rsidR="00FA6850" w:rsidRPr="00FA6850">
        <w:rPr>
          <w:rFonts w:ascii="Segoe UI" w:hAnsi="Segoe UI" w:cs="Segoe UI"/>
          <w:color w:val="263238"/>
          <w:sz w:val="21"/>
          <w:szCs w:val="21"/>
        </w:rPr>
        <w:t> such that every substring of the partition is a </w:t>
      </w:r>
      <w:r w:rsidR="00FA6850" w:rsidRPr="00FA6850">
        <w:rPr>
          <w:rFonts w:ascii="Segoe UI" w:hAnsi="Segoe UI" w:cs="Segoe UI"/>
          <w:b/>
          <w:bCs/>
          <w:color w:val="263238"/>
          <w:sz w:val="21"/>
          <w:szCs w:val="21"/>
        </w:rPr>
        <w:t>palindrome</w:t>
      </w:r>
      <w:r w:rsidR="00FA6850" w:rsidRPr="00FA6850">
        <w:rPr>
          <w:rFonts w:ascii="Segoe UI" w:hAnsi="Segoe UI" w:cs="Segoe UI"/>
          <w:color w:val="263238"/>
          <w:sz w:val="21"/>
          <w:szCs w:val="21"/>
        </w:rPr>
        <w:t>. Return all possible palindrome partitioning of </w:t>
      </w:r>
      <w:r w:rsidR="00FA6850" w:rsidRPr="00FA6850">
        <w:rPr>
          <w:rFonts w:ascii="Courier New" w:hAnsi="Courier New" w:cs="Courier New"/>
          <w:color w:val="546E7A"/>
          <w:sz w:val="20"/>
          <w:szCs w:val="20"/>
          <w:shd w:val="clear" w:color="auto" w:fill="F7F9FA"/>
        </w:rPr>
        <w:t>s</w:t>
      </w:r>
      <w:r w:rsidR="00FA6850" w:rsidRPr="00FA6850">
        <w:rPr>
          <w:rFonts w:ascii="Segoe UI" w:hAnsi="Segoe UI" w:cs="Segoe UI"/>
          <w:color w:val="263238"/>
          <w:sz w:val="21"/>
          <w:szCs w:val="21"/>
        </w:rPr>
        <w:t>.</w:t>
      </w:r>
    </w:p>
    <w:p w14:paraId="5C77277A" w14:textId="77777777" w:rsidR="00FA6850" w:rsidRPr="00FA6850" w:rsidRDefault="00FA6850" w:rsidP="00FA6850">
      <w:pPr>
        <w:shd w:val="clear" w:color="auto" w:fill="FFFFFF"/>
        <w:spacing w:after="240" w:line="240" w:lineRule="auto"/>
        <w:rPr>
          <w:rFonts w:ascii="Segoe UI" w:eastAsia="Times New Roman" w:hAnsi="Segoe UI" w:cs="Segoe UI"/>
          <w:color w:val="263238"/>
          <w:sz w:val="21"/>
          <w:szCs w:val="21"/>
        </w:rPr>
      </w:pPr>
      <w:r w:rsidRPr="00FA6850">
        <w:rPr>
          <w:rFonts w:ascii="Segoe UI" w:eastAsia="Times New Roman" w:hAnsi="Segoe UI" w:cs="Segoe UI"/>
          <w:color w:val="263238"/>
          <w:sz w:val="21"/>
          <w:szCs w:val="21"/>
        </w:rPr>
        <w:t>A </w:t>
      </w:r>
      <w:r w:rsidRPr="00FA6850">
        <w:rPr>
          <w:rFonts w:ascii="Segoe UI" w:eastAsia="Times New Roman" w:hAnsi="Segoe UI" w:cs="Segoe UI"/>
          <w:b/>
          <w:bCs/>
          <w:color w:val="263238"/>
          <w:sz w:val="21"/>
          <w:szCs w:val="21"/>
        </w:rPr>
        <w:t>palindrome</w:t>
      </w:r>
      <w:r w:rsidRPr="00FA6850">
        <w:rPr>
          <w:rFonts w:ascii="Segoe UI" w:eastAsia="Times New Roman" w:hAnsi="Segoe UI" w:cs="Segoe UI"/>
          <w:color w:val="263238"/>
          <w:sz w:val="21"/>
          <w:szCs w:val="21"/>
        </w:rPr>
        <w:t> string is a string that reads the same backward as forward.</w:t>
      </w:r>
    </w:p>
    <w:p w14:paraId="6232577F" w14:textId="77777777" w:rsidR="00FA6850" w:rsidRPr="00FA6850" w:rsidRDefault="00FA6850" w:rsidP="00FA6850">
      <w:pPr>
        <w:shd w:val="clear" w:color="auto" w:fill="FFFFFF"/>
        <w:spacing w:after="240" w:line="240" w:lineRule="auto"/>
        <w:rPr>
          <w:rFonts w:ascii="Segoe UI" w:eastAsia="Times New Roman" w:hAnsi="Segoe UI" w:cs="Segoe UI"/>
          <w:color w:val="263238"/>
          <w:sz w:val="21"/>
          <w:szCs w:val="21"/>
        </w:rPr>
      </w:pPr>
      <w:r w:rsidRPr="00FA6850">
        <w:rPr>
          <w:rFonts w:ascii="Segoe UI" w:eastAsia="Times New Roman" w:hAnsi="Segoe UI" w:cs="Segoe UI"/>
          <w:color w:val="263238"/>
          <w:sz w:val="21"/>
          <w:szCs w:val="21"/>
        </w:rPr>
        <w:t> </w:t>
      </w:r>
    </w:p>
    <w:p w14:paraId="40539DB8" w14:textId="77777777" w:rsidR="00FA6850" w:rsidRPr="00FA6850" w:rsidRDefault="00FA6850" w:rsidP="00FA6850">
      <w:pPr>
        <w:shd w:val="clear" w:color="auto" w:fill="FFFFFF"/>
        <w:spacing w:after="240" w:line="240" w:lineRule="auto"/>
        <w:rPr>
          <w:rFonts w:ascii="Segoe UI" w:eastAsia="Times New Roman" w:hAnsi="Segoe UI" w:cs="Segoe UI"/>
          <w:color w:val="263238"/>
          <w:sz w:val="21"/>
          <w:szCs w:val="21"/>
        </w:rPr>
      </w:pPr>
      <w:r w:rsidRPr="00FA6850">
        <w:rPr>
          <w:rFonts w:ascii="Segoe UI" w:eastAsia="Times New Roman" w:hAnsi="Segoe UI" w:cs="Segoe UI"/>
          <w:b/>
          <w:bCs/>
          <w:color w:val="263238"/>
          <w:sz w:val="21"/>
          <w:szCs w:val="21"/>
        </w:rPr>
        <w:t>Example 1:</w:t>
      </w:r>
    </w:p>
    <w:p w14:paraId="62D67BFA" w14:textId="77777777" w:rsidR="00FA6850" w:rsidRPr="00FA6850" w:rsidRDefault="00FA6850" w:rsidP="00FA68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A6850">
        <w:rPr>
          <w:rFonts w:ascii="Consolas" w:eastAsia="Times New Roman" w:hAnsi="Consolas" w:cs="Courier New"/>
          <w:b/>
          <w:bCs/>
          <w:color w:val="263238"/>
          <w:sz w:val="20"/>
          <w:szCs w:val="20"/>
        </w:rPr>
        <w:t>Input:</w:t>
      </w:r>
      <w:r w:rsidRPr="00FA6850">
        <w:rPr>
          <w:rFonts w:ascii="Consolas" w:eastAsia="Times New Roman" w:hAnsi="Consolas" w:cs="Courier New"/>
          <w:color w:val="263238"/>
          <w:sz w:val="20"/>
          <w:szCs w:val="20"/>
        </w:rPr>
        <w:t xml:space="preserve"> s = "aab"</w:t>
      </w:r>
    </w:p>
    <w:p w14:paraId="595F0162" w14:textId="77777777" w:rsidR="00FA6850" w:rsidRPr="00FA6850" w:rsidRDefault="00FA6850" w:rsidP="00FA68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A6850">
        <w:rPr>
          <w:rFonts w:ascii="Consolas" w:eastAsia="Times New Roman" w:hAnsi="Consolas" w:cs="Courier New"/>
          <w:b/>
          <w:bCs/>
          <w:color w:val="263238"/>
          <w:sz w:val="20"/>
          <w:szCs w:val="20"/>
        </w:rPr>
        <w:t>Output:</w:t>
      </w:r>
      <w:r w:rsidRPr="00FA6850">
        <w:rPr>
          <w:rFonts w:ascii="Consolas" w:eastAsia="Times New Roman" w:hAnsi="Consolas" w:cs="Courier New"/>
          <w:color w:val="263238"/>
          <w:sz w:val="20"/>
          <w:szCs w:val="20"/>
        </w:rPr>
        <w:t xml:space="preserve"> [["a","a","b"],["aa","b"]]</w:t>
      </w:r>
    </w:p>
    <w:p w14:paraId="05D0C593" w14:textId="42A5F4F2" w:rsidR="00FA6850" w:rsidRDefault="00FA6850" w:rsidP="00FA6850">
      <w:pPr>
        <w:spacing w:before="240"/>
      </w:pPr>
      <w:r>
        <w:t>:</w:t>
      </w:r>
      <w:r w:rsidRPr="00FA6850">
        <w:t xml:space="preserve"> </w:t>
      </w:r>
      <w:r>
        <w:t>vector&lt;vector&lt;string&gt;&gt; partition(string s) {</w:t>
      </w:r>
    </w:p>
    <w:p w14:paraId="353842E3" w14:textId="77777777" w:rsidR="00FA6850" w:rsidRDefault="00FA6850" w:rsidP="00FA6850">
      <w:pPr>
        <w:spacing w:before="240"/>
      </w:pPr>
      <w:r>
        <w:t xml:space="preserve">        vector&lt;vector&lt;string&gt;&gt;v;</w:t>
      </w:r>
    </w:p>
    <w:p w14:paraId="4A6AD7EE" w14:textId="77777777" w:rsidR="00FA6850" w:rsidRDefault="00FA6850" w:rsidP="00FA6850">
      <w:pPr>
        <w:spacing w:before="240"/>
      </w:pPr>
      <w:r>
        <w:t xml:space="preserve">        if(s.empty())</w:t>
      </w:r>
    </w:p>
    <w:p w14:paraId="7FEA9AA7" w14:textId="77777777" w:rsidR="00FA6850" w:rsidRDefault="00FA6850" w:rsidP="00FA6850">
      <w:pPr>
        <w:spacing w:before="240"/>
      </w:pPr>
      <w:r>
        <w:t xml:space="preserve">            return v;</w:t>
      </w:r>
    </w:p>
    <w:p w14:paraId="663BE6A9" w14:textId="77777777" w:rsidR="00FA6850" w:rsidRDefault="00FA6850" w:rsidP="00FA6850">
      <w:pPr>
        <w:spacing w:before="240"/>
      </w:pPr>
      <w:r>
        <w:t xml:space="preserve">        vector&lt;string&gt;temp;</w:t>
      </w:r>
    </w:p>
    <w:p w14:paraId="230CD41D" w14:textId="77777777" w:rsidR="00FA6850" w:rsidRDefault="00FA6850" w:rsidP="00FA6850">
      <w:pPr>
        <w:spacing w:before="240"/>
      </w:pPr>
      <w:r>
        <w:t xml:space="preserve">        func(0,s,temp,v);</w:t>
      </w:r>
    </w:p>
    <w:p w14:paraId="3E321388" w14:textId="77777777" w:rsidR="00FA6850" w:rsidRDefault="00FA6850" w:rsidP="00FA6850">
      <w:pPr>
        <w:spacing w:before="240"/>
      </w:pPr>
      <w:r>
        <w:t xml:space="preserve">        return v;</w:t>
      </w:r>
    </w:p>
    <w:p w14:paraId="22242EAF" w14:textId="77777777" w:rsidR="00FA6850" w:rsidRDefault="00FA6850" w:rsidP="00FA6850">
      <w:pPr>
        <w:spacing w:before="240"/>
      </w:pPr>
      <w:r>
        <w:t xml:space="preserve">    }</w:t>
      </w:r>
    </w:p>
    <w:p w14:paraId="611FC717" w14:textId="77777777" w:rsidR="00FA6850" w:rsidRDefault="00FA6850" w:rsidP="00FA6850">
      <w:pPr>
        <w:spacing w:before="240"/>
      </w:pPr>
      <w:r>
        <w:t xml:space="preserve">    void func(int ind,string&amp;s,vector&lt;string&gt;&amp;temp,vector&lt;vector&lt;string&gt;&gt;&amp;v)</w:t>
      </w:r>
    </w:p>
    <w:p w14:paraId="1B259D31" w14:textId="77777777" w:rsidR="00FA6850" w:rsidRDefault="00FA6850" w:rsidP="00FA6850">
      <w:pPr>
        <w:spacing w:before="240"/>
      </w:pPr>
      <w:r>
        <w:t xml:space="preserve">    {</w:t>
      </w:r>
    </w:p>
    <w:p w14:paraId="0D0C207E" w14:textId="77777777" w:rsidR="00FA6850" w:rsidRDefault="00FA6850" w:rsidP="00FA6850">
      <w:pPr>
        <w:spacing w:before="240"/>
      </w:pPr>
      <w:r>
        <w:t xml:space="preserve">        if(ind==s.size())</w:t>
      </w:r>
    </w:p>
    <w:p w14:paraId="25474463" w14:textId="77777777" w:rsidR="00FA6850" w:rsidRDefault="00FA6850" w:rsidP="00FA6850">
      <w:pPr>
        <w:spacing w:before="240"/>
      </w:pPr>
      <w:r>
        <w:lastRenderedPageBreak/>
        <w:t xml:space="preserve">        {</w:t>
      </w:r>
    </w:p>
    <w:p w14:paraId="3A174FCC" w14:textId="77777777" w:rsidR="00FA6850" w:rsidRDefault="00FA6850" w:rsidP="00FA6850">
      <w:pPr>
        <w:spacing w:before="240"/>
      </w:pPr>
      <w:r>
        <w:t xml:space="preserve">            v.push_back(temp);</w:t>
      </w:r>
    </w:p>
    <w:p w14:paraId="2B5D2A0A" w14:textId="77777777" w:rsidR="00FA6850" w:rsidRDefault="00FA6850" w:rsidP="00FA6850">
      <w:pPr>
        <w:spacing w:before="240"/>
      </w:pPr>
      <w:r>
        <w:t xml:space="preserve">            return;</w:t>
      </w:r>
    </w:p>
    <w:p w14:paraId="30228ECF" w14:textId="77777777" w:rsidR="00FA6850" w:rsidRDefault="00FA6850" w:rsidP="00FA6850">
      <w:pPr>
        <w:spacing w:before="240"/>
      </w:pPr>
      <w:r>
        <w:t xml:space="preserve">        }</w:t>
      </w:r>
    </w:p>
    <w:p w14:paraId="38CD787C" w14:textId="77777777" w:rsidR="00FA6850" w:rsidRDefault="00FA6850" w:rsidP="00FA6850">
      <w:pPr>
        <w:spacing w:before="240"/>
      </w:pPr>
      <w:r>
        <w:t xml:space="preserve">        for(int i=ind;i&lt;s.size();++i)</w:t>
      </w:r>
    </w:p>
    <w:p w14:paraId="3D940C5B" w14:textId="77777777" w:rsidR="00FA6850" w:rsidRDefault="00FA6850" w:rsidP="00FA6850">
      <w:pPr>
        <w:spacing w:before="240"/>
      </w:pPr>
      <w:r>
        <w:t xml:space="preserve">        {</w:t>
      </w:r>
    </w:p>
    <w:p w14:paraId="73AADAB1" w14:textId="77777777" w:rsidR="00FA6850" w:rsidRDefault="00FA6850" w:rsidP="00FA6850">
      <w:pPr>
        <w:spacing w:before="240"/>
      </w:pPr>
      <w:r>
        <w:t xml:space="preserve">            if(is_palindrome(s,ind,i))</w:t>
      </w:r>
    </w:p>
    <w:p w14:paraId="7C94BE1F" w14:textId="77777777" w:rsidR="00FA6850" w:rsidRDefault="00FA6850" w:rsidP="00FA6850">
      <w:pPr>
        <w:spacing w:before="240"/>
      </w:pPr>
      <w:r>
        <w:t xml:space="preserve">            {</w:t>
      </w:r>
    </w:p>
    <w:p w14:paraId="714E94FC" w14:textId="77777777" w:rsidR="00FA6850" w:rsidRDefault="00FA6850" w:rsidP="00FA6850">
      <w:pPr>
        <w:spacing w:before="240"/>
      </w:pPr>
      <w:r>
        <w:t xml:space="preserve">                temp.push_back(s.substr(ind,i-ind+1));</w:t>
      </w:r>
    </w:p>
    <w:p w14:paraId="6EB66CC6" w14:textId="77777777" w:rsidR="00FA6850" w:rsidRDefault="00FA6850" w:rsidP="00FA6850">
      <w:pPr>
        <w:spacing w:before="240"/>
      </w:pPr>
      <w:r>
        <w:t xml:space="preserve">                func(i+1,s,temp,v);</w:t>
      </w:r>
    </w:p>
    <w:p w14:paraId="6777D10D" w14:textId="77777777" w:rsidR="00FA6850" w:rsidRDefault="00FA6850" w:rsidP="00FA6850">
      <w:pPr>
        <w:spacing w:before="240"/>
      </w:pPr>
      <w:r>
        <w:t xml:space="preserve">                temp.pop_back();</w:t>
      </w:r>
    </w:p>
    <w:p w14:paraId="7A9BD9ED" w14:textId="77777777" w:rsidR="00FA6850" w:rsidRDefault="00FA6850" w:rsidP="00FA6850">
      <w:pPr>
        <w:spacing w:before="240"/>
      </w:pPr>
      <w:r>
        <w:t xml:space="preserve">            }</w:t>
      </w:r>
    </w:p>
    <w:p w14:paraId="4804631E" w14:textId="77777777" w:rsidR="00FA6850" w:rsidRDefault="00FA6850" w:rsidP="00FA6850">
      <w:pPr>
        <w:spacing w:before="240"/>
      </w:pPr>
      <w:r>
        <w:t xml:space="preserve">        }</w:t>
      </w:r>
    </w:p>
    <w:p w14:paraId="6B5B3FDA" w14:textId="77777777" w:rsidR="00FA6850" w:rsidRDefault="00FA6850" w:rsidP="00FA6850">
      <w:pPr>
        <w:spacing w:before="240"/>
      </w:pPr>
      <w:r>
        <w:t xml:space="preserve">    }</w:t>
      </w:r>
    </w:p>
    <w:p w14:paraId="26AD72C0" w14:textId="77777777" w:rsidR="00FA6850" w:rsidRDefault="00FA6850" w:rsidP="00FA6850">
      <w:pPr>
        <w:spacing w:before="240"/>
      </w:pPr>
      <w:r>
        <w:t xml:space="preserve">    bool is_palindrome(string s,int l,int k)</w:t>
      </w:r>
    </w:p>
    <w:p w14:paraId="67180098" w14:textId="77777777" w:rsidR="00FA6850" w:rsidRDefault="00FA6850" w:rsidP="00FA6850">
      <w:pPr>
        <w:spacing w:before="240"/>
      </w:pPr>
      <w:r>
        <w:t xml:space="preserve">    {</w:t>
      </w:r>
    </w:p>
    <w:p w14:paraId="1EDBC70C" w14:textId="77777777" w:rsidR="00FA6850" w:rsidRDefault="00FA6850" w:rsidP="00FA6850">
      <w:pPr>
        <w:spacing w:before="240"/>
      </w:pPr>
      <w:r>
        <w:t xml:space="preserve">        while(l&lt;=k)</w:t>
      </w:r>
    </w:p>
    <w:p w14:paraId="706FEC8D" w14:textId="77777777" w:rsidR="00FA6850" w:rsidRDefault="00FA6850" w:rsidP="00FA6850">
      <w:pPr>
        <w:spacing w:before="240"/>
      </w:pPr>
      <w:r>
        <w:t xml:space="preserve">        {</w:t>
      </w:r>
    </w:p>
    <w:p w14:paraId="10D2CB38" w14:textId="77777777" w:rsidR="00FA6850" w:rsidRDefault="00FA6850" w:rsidP="00FA6850">
      <w:pPr>
        <w:spacing w:before="240"/>
      </w:pPr>
      <w:r>
        <w:t xml:space="preserve">            if(s[l++]!=s[k--])</w:t>
      </w:r>
    </w:p>
    <w:p w14:paraId="01CAEFB3" w14:textId="77777777" w:rsidR="00FA6850" w:rsidRDefault="00FA6850" w:rsidP="00FA6850">
      <w:pPr>
        <w:spacing w:before="240"/>
      </w:pPr>
      <w:r>
        <w:t xml:space="preserve">                return 0;</w:t>
      </w:r>
    </w:p>
    <w:p w14:paraId="615A5D06" w14:textId="77777777" w:rsidR="00FA6850" w:rsidRDefault="00FA6850" w:rsidP="00FA6850">
      <w:pPr>
        <w:spacing w:before="240"/>
      </w:pPr>
      <w:r>
        <w:t xml:space="preserve">        }</w:t>
      </w:r>
    </w:p>
    <w:p w14:paraId="62AF9575" w14:textId="77777777" w:rsidR="00FA6850" w:rsidRDefault="00FA6850" w:rsidP="00FA6850">
      <w:pPr>
        <w:spacing w:before="240"/>
      </w:pPr>
      <w:r>
        <w:t xml:space="preserve">        return 1;</w:t>
      </w:r>
    </w:p>
    <w:p w14:paraId="4F746015" w14:textId="73B2CECA" w:rsidR="00A31CA5" w:rsidRDefault="00FA6850" w:rsidP="00FA6850">
      <w:pPr>
        <w:spacing w:before="240"/>
      </w:pPr>
      <w:r>
        <w:t xml:space="preserve">    }</w:t>
      </w:r>
    </w:p>
    <w:p w14:paraId="039BB98B" w14:textId="37804B99" w:rsidR="0086237F" w:rsidRPr="00EE1265" w:rsidRDefault="00FA6850" w:rsidP="0086237F">
      <w:pPr>
        <w:pStyle w:val="NormalWeb"/>
        <w:shd w:val="clear" w:color="auto" w:fill="FFFFFF"/>
        <w:spacing w:before="0" w:beforeAutospacing="0" w:after="240" w:afterAutospacing="0"/>
        <w:rPr>
          <w:rFonts w:ascii="Segoe UI" w:hAnsi="Segoe UI" w:cs="Segoe UI"/>
          <w:color w:val="263238"/>
          <w:sz w:val="21"/>
          <w:szCs w:val="21"/>
        </w:rPr>
      </w:pPr>
      <w:r w:rsidRPr="00EE1265">
        <w:rPr>
          <w:color w:val="FF0000"/>
        </w:rPr>
        <w:t>46</w:t>
      </w:r>
      <w:r w:rsidRPr="00EE1265">
        <w:t>)</w:t>
      </w:r>
      <w:r w:rsidR="0086237F" w:rsidRPr="00EE1265">
        <w:rPr>
          <w:rFonts w:ascii="Segoe UI" w:hAnsi="Segoe UI" w:cs="Segoe UI"/>
          <w:color w:val="263238"/>
          <w:sz w:val="21"/>
          <w:szCs w:val="21"/>
        </w:rPr>
        <w:t xml:space="preserve"> The set </w:t>
      </w:r>
      <w:r w:rsidR="0086237F" w:rsidRPr="00EE1265">
        <w:rPr>
          <w:rFonts w:ascii="Courier New" w:hAnsi="Courier New" w:cs="Courier New"/>
          <w:color w:val="546E7A"/>
          <w:sz w:val="20"/>
          <w:szCs w:val="20"/>
          <w:shd w:val="clear" w:color="auto" w:fill="F7F9FA"/>
        </w:rPr>
        <w:t>[1, 2, 3, ..., n]</w:t>
      </w:r>
      <w:r w:rsidR="0086237F" w:rsidRPr="00EE1265">
        <w:rPr>
          <w:rFonts w:ascii="Segoe UI" w:hAnsi="Segoe UI" w:cs="Segoe UI"/>
          <w:color w:val="263238"/>
          <w:sz w:val="21"/>
          <w:szCs w:val="21"/>
        </w:rPr>
        <w:t> contains a total of </w:t>
      </w:r>
      <w:r w:rsidR="0086237F" w:rsidRPr="00EE1265">
        <w:rPr>
          <w:rFonts w:ascii="Courier New" w:hAnsi="Courier New" w:cs="Courier New"/>
          <w:color w:val="546E7A"/>
          <w:sz w:val="20"/>
          <w:szCs w:val="20"/>
          <w:shd w:val="clear" w:color="auto" w:fill="F7F9FA"/>
        </w:rPr>
        <w:t>n!</w:t>
      </w:r>
      <w:r w:rsidR="0086237F" w:rsidRPr="00EE1265">
        <w:rPr>
          <w:rFonts w:ascii="Segoe UI" w:hAnsi="Segoe UI" w:cs="Segoe UI"/>
          <w:color w:val="263238"/>
          <w:sz w:val="21"/>
          <w:szCs w:val="21"/>
        </w:rPr>
        <w:t> unique permutations.</w:t>
      </w:r>
    </w:p>
    <w:p w14:paraId="0829B3D6" w14:textId="77777777" w:rsidR="0086237F" w:rsidRPr="00EE1265" w:rsidRDefault="0086237F" w:rsidP="0086237F">
      <w:pPr>
        <w:shd w:val="clear" w:color="auto" w:fill="FFFFFF"/>
        <w:spacing w:after="240" w:line="240" w:lineRule="auto"/>
        <w:rPr>
          <w:rFonts w:ascii="Segoe UI" w:eastAsia="Times New Roman" w:hAnsi="Segoe UI" w:cs="Segoe UI"/>
          <w:color w:val="263238"/>
          <w:sz w:val="21"/>
          <w:szCs w:val="21"/>
        </w:rPr>
      </w:pPr>
      <w:r w:rsidRPr="00EE1265">
        <w:rPr>
          <w:rFonts w:ascii="Segoe UI" w:eastAsia="Times New Roman" w:hAnsi="Segoe UI" w:cs="Segoe UI"/>
          <w:color w:val="263238"/>
          <w:sz w:val="21"/>
          <w:szCs w:val="21"/>
        </w:rPr>
        <w:t>By listing and labeling all of the permutations in order, we get the following sequence for </w:t>
      </w:r>
      <w:r w:rsidRPr="00EE1265">
        <w:rPr>
          <w:rFonts w:ascii="Courier New" w:eastAsia="Times New Roman" w:hAnsi="Courier New" w:cs="Courier New"/>
          <w:color w:val="546E7A"/>
          <w:sz w:val="20"/>
          <w:szCs w:val="20"/>
          <w:shd w:val="clear" w:color="auto" w:fill="F7F9FA"/>
        </w:rPr>
        <w:t>n = 3</w:t>
      </w:r>
      <w:r w:rsidRPr="00EE1265">
        <w:rPr>
          <w:rFonts w:ascii="Segoe UI" w:eastAsia="Times New Roman" w:hAnsi="Segoe UI" w:cs="Segoe UI"/>
          <w:color w:val="263238"/>
          <w:sz w:val="21"/>
          <w:szCs w:val="21"/>
        </w:rPr>
        <w:t>:</w:t>
      </w:r>
    </w:p>
    <w:p w14:paraId="42E4BDE8"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lastRenderedPageBreak/>
        <w:t>"123"</w:t>
      </w:r>
    </w:p>
    <w:p w14:paraId="5C564AB7"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t>"132"</w:t>
      </w:r>
    </w:p>
    <w:p w14:paraId="757D3BB9"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t>"213"</w:t>
      </w:r>
    </w:p>
    <w:p w14:paraId="606921F7"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t>"231"</w:t>
      </w:r>
    </w:p>
    <w:p w14:paraId="3C48E104"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t>"312"</w:t>
      </w:r>
    </w:p>
    <w:p w14:paraId="52ED1997" w14:textId="77777777" w:rsidR="0086237F" w:rsidRPr="00EE1265" w:rsidRDefault="0086237F" w:rsidP="0086237F">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E1265">
        <w:rPr>
          <w:rFonts w:ascii="Courier New" w:eastAsia="Times New Roman" w:hAnsi="Courier New" w:cs="Courier New"/>
          <w:color w:val="546E7A"/>
          <w:sz w:val="20"/>
          <w:szCs w:val="20"/>
          <w:shd w:val="clear" w:color="auto" w:fill="F7F9FA"/>
        </w:rPr>
        <w:t>"321"</w:t>
      </w:r>
    </w:p>
    <w:p w14:paraId="6CFB861A" w14:textId="77777777" w:rsidR="0086237F" w:rsidRPr="00EE1265" w:rsidRDefault="0086237F" w:rsidP="0086237F">
      <w:pPr>
        <w:shd w:val="clear" w:color="auto" w:fill="FFFFFF"/>
        <w:spacing w:after="240" w:line="240" w:lineRule="auto"/>
        <w:rPr>
          <w:rFonts w:ascii="Segoe UI" w:eastAsia="Times New Roman" w:hAnsi="Segoe UI" w:cs="Segoe UI"/>
          <w:color w:val="263238"/>
          <w:sz w:val="21"/>
          <w:szCs w:val="21"/>
        </w:rPr>
      </w:pPr>
      <w:r w:rsidRPr="00EE1265">
        <w:rPr>
          <w:rFonts w:ascii="Segoe UI" w:eastAsia="Times New Roman" w:hAnsi="Segoe UI" w:cs="Segoe UI"/>
          <w:color w:val="263238"/>
          <w:sz w:val="21"/>
          <w:szCs w:val="21"/>
        </w:rPr>
        <w:t>Given </w:t>
      </w:r>
      <w:r w:rsidRPr="00EE1265">
        <w:rPr>
          <w:rFonts w:ascii="Courier New" w:eastAsia="Times New Roman" w:hAnsi="Courier New" w:cs="Courier New"/>
          <w:color w:val="546E7A"/>
          <w:sz w:val="20"/>
          <w:szCs w:val="20"/>
          <w:shd w:val="clear" w:color="auto" w:fill="F7F9FA"/>
        </w:rPr>
        <w:t>n</w:t>
      </w:r>
      <w:r w:rsidRPr="00EE1265">
        <w:rPr>
          <w:rFonts w:ascii="Segoe UI" w:eastAsia="Times New Roman" w:hAnsi="Segoe UI" w:cs="Segoe UI"/>
          <w:color w:val="263238"/>
          <w:sz w:val="21"/>
          <w:szCs w:val="21"/>
        </w:rPr>
        <w:t> and </w:t>
      </w:r>
      <w:r w:rsidRPr="00EE1265">
        <w:rPr>
          <w:rFonts w:ascii="Courier New" w:eastAsia="Times New Roman" w:hAnsi="Courier New" w:cs="Courier New"/>
          <w:color w:val="546E7A"/>
          <w:sz w:val="20"/>
          <w:szCs w:val="20"/>
          <w:shd w:val="clear" w:color="auto" w:fill="F7F9FA"/>
        </w:rPr>
        <w:t>k</w:t>
      </w:r>
      <w:r w:rsidRPr="00EE1265">
        <w:rPr>
          <w:rFonts w:ascii="Segoe UI" w:eastAsia="Times New Roman" w:hAnsi="Segoe UI" w:cs="Segoe UI"/>
          <w:color w:val="263238"/>
          <w:sz w:val="21"/>
          <w:szCs w:val="21"/>
        </w:rPr>
        <w:t>, return the </w:t>
      </w:r>
      <w:r w:rsidRPr="00EE1265">
        <w:rPr>
          <w:rFonts w:ascii="Courier New" w:eastAsia="Times New Roman" w:hAnsi="Courier New" w:cs="Courier New"/>
          <w:color w:val="546E7A"/>
          <w:sz w:val="20"/>
          <w:szCs w:val="20"/>
          <w:shd w:val="clear" w:color="auto" w:fill="F7F9FA"/>
        </w:rPr>
        <w:t>k</w:t>
      </w:r>
      <w:r w:rsidRPr="00EE1265">
        <w:rPr>
          <w:rFonts w:ascii="Courier New" w:eastAsia="Times New Roman" w:hAnsi="Courier New" w:cs="Courier New"/>
          <w:color w:val="546E7A"/>
          <w:sz w:val="15"/>
          <w:szCs w:val="15"/>
          <w:shd w:val="clear" w:color="auto" w:fill="F7F9FA"/>
          <w:vertAlign w:val="superscript"/>
        </w:rPr>
        <w:t>th</w:t>
      </w:r>
      <w:r w:rsidRPr="00EE1265">
        <w:rPr>
          <w:rFonts w:ascii="Segoe UI" w:eastAsia="Times New Roman" w:hAnsi="Segoe UI" w:cs="Segoe UI"/>
          <w:color w:val="263238"/>
          <w:sz w:val="21"/>
          <w:szCs w:val="21"/>
        </w:rPr>
        <w:t> permutation sequence.</w:t>
      </w:r>
    </w:p>
    <w:p w14:paraId="085481E5" w14:textId="77777777" w:rsidR="0086237F" w:rsidRPr="00EE1265" w:rsidRDefault="0086237F" w:rsidP="0086237F">
      <w:pPr>
        <w:shd w:val="clear" w:color="auto" w:fill="FFFFFF"/>
        <w:spacing w:after="240" w:line="240" w:lineRule="auto"/>
        <w:rPr>
          <w:rFonts w:ascii="Segoe UI" w:eastAsia="Times New Roman" w:hAnsi="Segoe UI" w:cs="Segoe UI"/>
          <w:color w:val="263238"/>
          <w:sz w:val="21"/>
          <w:szCs w:val="21"/>
        </w:rPr>
      </w:pPr>
      <w:r w:rsidRPr="00EE1265">
        <w:rPr>
          <w:rFonts w:ascii="Segoe UI" w:eastAsia="Times New Roman" w:hAnsi="Segoe UI" w:cs="Segoe UI"/>
          <w:color w:val="263238"/>
          <w:sz w:val="21"/>
          <w:szCs w:val="21"/>
        </w:rPr>
        <w:t> </w:t>
      </w:r>
    </w:p>
    <w:p w14:paraId="2D07D7C7" w14:textId="77777777" w:rsidR="0086237F" w:rsidRPr="00EE1265" w:rsidRDefault="0086237F" w:rsidP="0086237F">
      <w:pPr>
        <w:shd w:val="clear" w:color="auto" w:fill="FFFFFF"/>
        <w:spacing w:after="240" w:line="240" w:lineRule="auto"/>
        <w:rPr>
          <w:rFonts w:ascii="Segoe UI" w:eastAsia="Times New Roman" w:hAnsi="Segoe UI" w:cs="Segoe UI"/>
          <w:color w:val="263238"/>
          <w:sz w:val="21"/>
          <w:szCs w:val="21"/>
        </w:rPr>
      </w:pPr>
      <w:r w:rsidRPr="00EE1265">
        <w:rPr>
          <w:rFonts w:ascii="Segoe UI" w:eastAsia="Times New Roman" w:hAnsi="Segoe UI" w:cs="Segoe UI"/>
          <w:b/>
          <w:bCs/>
          <w:color w:val="263238"/>
          <w:sz w:val="21"/>
          <w:szCs w:val="21"/>
        </w:rPr>
        <w:t>Example 1:</w:t>
      </w:r>
    </w:p>
    <w:p w14:paraId="20EDBFDE" w14:textId="77777777" w:rsidR="0086237F" w:rsidRPr="00EE1265" w:rsidRDefault="0086237F" w:rsidP="008623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265">
        <w:rPr>
          <w:rFonts w:ascii="Consolas" w:eastAsia="Times New Roman" w:hAnsi="Consolas" w:cs="Courier New"/>
          <w:b/>
          <w:bCs/>
          <w:color w:val="263238"/>
          <w:sz w:val="20"/>
          <w:szCs w:val="20"/>
        </w:rPr>
        <w:t>Input:</w:t>
      </w:r>
      <w:r w:rsidRPr="00EE1265">
        <w:rPr>
          <w:rFonts w:ascii="Consolas" w:eastAsia="Times New Roman" w:hAnsi="Consolas" w:cs="Courier New"/>
          <w:color w:val="263238"/>
          <w:sz w:val="20"/>
          <w:szCs w:val="20"/>
        </w:rPr>
        <w:t xml:space="preserve"> n = 3, k = 3</w:t>
      </w:r>
    </w:p>
    <w:p w14:paraId="5BE66191" w14:textId="77777777" w:rsidR="0086237F" w:rsidRPr="00EE1265" w:rsidRDefault="0086237F" w:rsidP="0086237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265">
        <w:rPr>
          <w:rFonts w:ascii="Consolas" w:eastAsia="Times New Roman" w:hAnsi="Consolas" w:cs="Courier New"/>
          <w:b/>
          <w:bCs/>
          <w:color w:val="263238"/>
          <w:sz w:val="20"/>
          <w:szCs w:val="20"/>
        </w:rPr>
        <w:t>Output:</w:t>
      </w:r>
      <w:r w:rsidRPr="00EE1265">
        <w:rPr>
          <w:rFonts w:ascii="Consolas" w:eastAsia="Times New Roman" w:hAnsi="Consolas" w:cs="Courier New"/>
          <w:color w:val="263238"/>
          <w:sz w:val="20"/>
          <w:szCs w:val="20"/>
        </w:rPr>
        <w:t xml:space="preserve"> "213"</w:t>
      </w:r>
    </w:p>
    <w:p w14:paraId="0AB6293C" w14:textId="77777777" w:rsidR="0086237F" w:rsidRPr="00EE1265" w:rsidRDefault="0086237F" w:rsidP="0086237F">
      <w:pPr>
        <w:spacing w:before="240"/>
      </w:pPr>
      <w:r w:rsidRPr="00EE1265">
        <w:t>: string getPermutation(int n, int k) {</w:t>
      </w:r>
    </w:p>
    <w:p w14:paraId="09589EAB" w14:textId="77777777" w:rsidR="0086237F" w:rsidRPr="00EE1265" w:rsidRDefault="0086237F" w:rsidP="0086237F">
      <w:pPr>
        <w:spacing w:before="240"/>
      </w:pPr>
      <w:r w:rsidRPr="00EE1265">
        <w:t xml:space="preserve">        vector&lt;int&gt;v;</w:t>
      </w:r>
    </w:p>
    <w:p w14:paraId="27CBBE9E" w14:textId="77777777" w:rsidR="0086237F" w:rsidRPr="00EE1265" w:rsidRDefault="0086237F" w:rsidP="0086237F">
      <w:pPr>
        <w:spacing w:before="240"/>
      </w:pPr>
      <w:r w:rsidRPr="00EE1265">
        <w:t xml:space="preserve">        int fact=1;</w:t>
      </w:r>
    </w:p>
    <w:p w14:paraId="4E5C8B97" w14:textId="77777777" w:rsidR="0086237F" w:rsidRPr="00EE1265" w:rsidRDefault="0086237F" w:rsidP="0086237F">
      <w:pPr>
        <w:spacing w:before="240"/>
      </w:pPr>
      <w:r w:rsidRPr="00EE1265">
        <w:t xml:space="preserve">        for(int i=1;i&lt;n;i++)</w:t>
      </w:r>
    </w:p>
    <w:p w14:paraId="4F63F1AD" w14:textId="77777777" w:rsidR="0086237F" w:rsidRPr="00EE1265" w:rsidRDefault="0086237F" w:rsidP="0086237F">
      <w:pPr>
        <w:spacing w:before="240"/>
      </w:pPr>
      <w:r w:rsidRPr="00EE1265">
        <w:t xml:space="preserve">        {</w:t>
      </w:r>
    </w:p>
    <w:p w14:paraId="483B612C" w14:textId="77777777" w:rsidR="0086237F" w:rsidRPr="00EE1265" w:rsidRDefault="0086237F" w:rsidP="0086237F">
      <w:pPr>
        <w:spacing w:before="240"/>
      </w:pPr>
      <w:r w:rsidRPr="00EE1265">
        <w:t xml:space="preserve">            fact=fact*i;</w:t>
      </w:r>
    </w:p>
    <w:p w14:paraId="290BC155" w14:textId="77777777" w:rsidR="0086237F" w:rsidRPr="00EE1265" w:rsidRDefault="0086237F" w:rsidP="0086237F">
      <w:pPr>
        <w:spacing w:before="240"/>
      </w:pPr>
      <w:r w:rsidRPr="00EE1265">
        <w:t xml:space="preserve">            v.push_back(i);</w:t>
      </w:r>
    </w:p>
    <w:p w14:paraId="4304A661" w14:textId="77777777" w:rsidR="0086237F" w:rsidRPr="00EE1265" w:rsidRDefault="0086237F" w:rsidP="0086237F">
      <w:pPr>
        <w:spacing w:before="240"/>
      </w:pPr>
      <w:r w:rsidRPr="00EE1265">
        <w:t xml:space="preserve">        }</w:t>
      </w:r>
    </w:p>
    <w:p w14:paraId="246FC28A" w14:textId="77777777" w:rsidR="0086237F" w:rsidRPr="00EE1265" w:rsidRDefault="0086237F" w:rsidP="0086237F">
      <w:pPr>
        <w:spacing w:before="240"/>
      </w:pPr>
      <w:r w:rsidRPr="00EE1265">
        <w:t xml:space="preserve">        v.push_back(n);</w:t>
      </w:r>
    </w:p>
    <w:p w14:paraId="6E86DFCD" w14:textId="77777777" w:rsidR="0086237F" w:rsidRPr="00EE1265" w:rsidRDefault="0086237F" w:rsidP="0086237F">
      <w:pPr>
        <w:spacing w:before="240"/>
      </w:pPr>
      <w:r w:rsidRPr="00EE1265">
        <w:t xml:space="preserve">        k-=1;</w:t>
      </w:r>
    </w:p>
    <w:p w14:paraId="4744BA1A" w14:textId="77777777" w:rsidR="0086237F" w:rsidRPr="00EE1265" w:rsidRDefault="0086237F" w:rsidP="0086237F">
      <w:pPr>
        <w:spacing w:before="240"/>
      </w:pPr>
      <w:r w:rsidRPr="00EE1265">
        <w:t xml:space="preserve">        string s="";</w:t>
      </w:r>
    </w:p>
    <w:p w14:paraId="32A45063" w14:textId="77777777" w:rsidR="0086237F" w:rsidRPr="00EE1265" w:rsidRDefault="0086237F" w:rsidP="0086237F">
      <w:pPr>
        <w:spacing w:before="240"/>
      </w:pPr>
      <w:r w:rsidRPr="00EE1265">
        <w:t xml:space="preserve">        while(1)</w:t>
      </w:r>
    </w:p>
    <w:p w14:paraId="64ACB0BE" w14:textId="77777777" w:rsidR="0086237F" w:rsidRPr="00EE1265" w:rsidRDefault="0086237F" w:rsidP="0086237F">
      <w:pPr>
        <w:spacing w:before="240"/>
      </w:pPr>
      <w:r w:rsidRPr="00EE1265">
        <w:t xml:space="preserve">        {</w:t>
      </w:r>
    </w:p>
    <w:p w14:paraId="50054D80" w14:textId="77777777" w:rsidR="0086237F" w:rsidRPr="00EE1265" w:rsidRDefault="0086237F" w:rsidP="0086237F">
      <w:pPr>
        <w:spacing w:before="240"/>
      </w:pPr>
      <w:r w:rsidRPr="00EE1265">
        <w:t xml:space="preserve">            s+=to_string(v[k/fact]);</w:t>
      </w:r>
    </w:p>
    <w:p w14:paraId="767B1797" w14:textId="77777777" w:rsidR="0086237F" w:rsidRPr="00EE1265" w:rsidRDefault="0086237F" w:rsidP="0086237F">
      <w:pPr>
        <w:spacing w:before="240"/>
      </w:pPr>
      <w:r w:rsidRPr="00EE1265">
        <w:t xml:space="preserve">            v.erase(v.begin()+k/fact);</w:t>
      </w:r>
    </w:p>
    <w:p w14:paraId="6B44F1DD" w14:textId="77777777" w:rsidR="0086237F" w:rsidRPr="00EE1265" w:rsidRDefault="0086237F" w:rsidP="0086237F">
      <w:pPr>
        <w:spacing w:before="240"/>
      </w:pPr>
      <w:r w:rsidRPr="00EE1265">
        <w:t xml:space="preserve">            if(v.size()==0)</w:t>
      </w:r>
    </w:p>
    <w:p w14:paraId="4EFFAEC9" w14:textId="77777777" w:rsidR="0086237F" w:rsidRPr="00EE1265" w:rsidRDefault="0086237F" w:rsidP="0086237F">
      <w:pPr>
        <w:spacing w:before="240"/>
      </w:pPr>
      <w:r w:rsidRPr="00EE1265">
        <w:lastRenderedPageBreak/>
        <w:t xml:space="preserve">                break;</w:t>
      </w:r>
    </w:p>
    <w:p w14:paraId="41E12677" w14:textId="77777777" w:rsidR="0086237F" w:rsidRPr="00EE1265" w:rsidRDefault="0086237F" w:rsidP="0086237F">
      <w:pPr>
        <w:spacing w:before="240"/>
      </w:pPr>
      <w:r w:rsidRPr="00EE1265">
        <w:t xml:space="preserve">            k%=fact;</w:t>
      </w:r>
    </w:p>
    <w:p w14:paraId="758D8E13" w14:textId="77777777" w:rsidR="0086237F" w:rsidRPr="00EE1265" w:rsidRDefault="0086237F" w:rsidP="0086237F">
      <w:pPr>
        <w:spacing w:before="240"/>
      </w:pPr>
      <w:r w:rsidRPr="00EE1265">
        <w:t xml:space="preserve">            fact=fact/v.size();</w:t>
      </w:r>
    </w:p>
    <w:p w14:paraId="52906FDA" w14:textId="77777777" w:rsidR="0086237F" w:rsidRPr="00EE1265" w:rsidRDefault="0086237F" w:rsidP="0086237F">
      <w:pPr>
        <w:spacing w:before="240"/>
      </w:pPr>
      <w:r w:rsidRPr="00EE1265">
        <w:t xml:space="preserve">        }</w:t>
      </w:r>
    </w:p>
    <w:p w14:paraId="0A1FEF44" w14:textId="77777777" w:rsidR="0086237F" w:rsidRPr="00EE1265" w:rsidRDefault="0086237F" w:rsidP="0086237F">
      <w:pPr>
        <w:spacing w:before="240"/>
      </w:pPr>
      <w:r w:rsidRPr="00EE1265">
        <w:t xml:space="preserve">        return s;</w:t>
      </w:r>
    </w:p>
    <w:p w14:paraId="2DB40449" w14:textId="0A5997D2" w:rsidR="00FA6850" w:rsidRDefault="0086237F" w:rsidP="0086237F">
      <w:pPr>
        <w:spacing w:before="240"/>
      </w:pPr>
      <w:r w:rsidRPr="00EE1265">
        <w:t xml:space="preserve">    }</w:t>
      </w:r>
    </w:p>
    <w:p w14:paraId="2A22130E" w14:textId="77777777" w:rsidR="001F523F" w:rsidRDefault="001F523F" w:rsidP="0086237F">
      <w:pPr>
        <w:spacing w:before="240"/>
      </w:pPr>
    </w:p>
    <w:p w14:paraId="77276C68" w14:textId="1DAEC38C" w:rsidR="007F376E" w:rsidRPr="007F376E" w:rsidRDefault="00B25CF7" w:rsidP="007F376E">
      <w:pPr>
        <w:pStyle w:val="NormalWeb"/>
        <w:shd w:val="clear" w:color="auto" w:fill="FFFFFF"/>
        <w:spacing w:before="0" w:beforeAutospacing="0" w:after="150" w:afterAutospacing="0"/>
        <w:rPr>
          <w:rFonts w:ascii="Arial" w:hAnsi="Arial" w:cs="Arial"/>
          <w:color w:val="333333"/>
          <w:sz w:val="21"/>
          <w:szCs w:val="21"/>
        </w:rPr>
      </w:pPr>
      <w:r>
        <w:t>47)</w:t>
      </w:r>
      <w:r w:rsidR="007F376E" w:rsidRPr="007F376E">
        <w:rPr>
          <w:rFonts w:ascii="Arial" w:hAnsi="Arial" w:cs="Arial"/>
          <w:color w:val="333333"/>
          <w:sz w:val="27"/>
          <w:szCs w:val="27"/>
        </w:rPr>
        <w:t xml:space="preserve"> Given a non-negative integer </w:t>
      </w:r>
      <w:r w:rsidR="007F376E" w:rsidRPr="007F376E">
        <w:rPr>
          <w:rFonts w:ascii="Arial" w:hAnsi="Arial" w:cs="Arial"/>
          <w:b/>
          <w:bCs/>
          <w:color w:val="333333"/>
          <w:sz w:val="27"/>
          <w:szCs w:val="27"/>
        </w:rPr>
        <w:t>N</w:t>
      </w:r>
      <w:r w:rsidR="007F376E" w:rsidRPr="007F376E">
        <w:rPr>
          <w:rFonts w:ascii="Arial" w:hAnsi="Arial" w:cs="Arial"/>
          <w:color w:val="333333"/>
          <w:sz w:val="27"/>
          <w:szCs w:val="27"/>
        </w:rPr>
        <w:t>. The task is to check if N is a power of </w:t>
      </w:r>
      <w:r w:rsidR="007F376E" w:rsidRPr="007F376E">
        <w:rPr>
          <w:rFonts w:ascii="Arial" w:hAnsi="Arial" w:cs="Arial"/>
          <w:b/>
          <w:bCs/>
          <w:color w:val="333333"/>
          <w:sz w:val="27"/>
          <w:szCs w:val="27"/>
        </w:rPr>
        <w:t>2</w:t>
      </w:r>
      <w:r w:rsidR="007F376E" w:rsidRPr="007F376E">
        <w:rPr>
          <w:rFonts w:ascii="Arial" w:hAnsi="Arial" w:cs="Arial"/>
          <w:color w:val="333333"/>
          <w:sz w:val="27"/>
          <w:szCs w:val="27"/>
        </w:rPr>
        <w:t>. More formally, check if</w:t>
      </w:r>
      <w:r w:rsidR="007F376E" w:rsidRPr="007F376E">
        <w:rPr>
          <w:rFonts w:ascii="Arial" w:hAnsi="Arial" w:cs="Arial"/>
          <w:b/>
          <w:bCs/>
          <w:color w:val="333333"/>
          <w:sz w:val="27"/>
          <w:szCs w:val="27"/>
        </w:rPr>
        <w:t> N </w:t>
      </w:r>
      <w:r w:rsidR="007F376E" w:rsidRPr="007F376E">
        <w:rPr>
          <w:rFonts w:ascii="Arial" w:hAnsi="Arial" w:cs="Arial"/>
          <w:color w:val="333333"/>
          <w:sz w:val="27"/>
          <w:szCs w:val="27"/>
        </w:rPr>
        <w:t>can be expressed as </w:t>
      </w:r>
      <w:r w:rsidR="007F376E" w:rsidRPr="007F376E">
        <w:rPr>
          <w:rFonts w:ascii="Arial" w:hAnsi="Arial" w:cs="Arial"/>
          <w:b/>
          <w:bCs/>
          <w:color w:val="333333"/>
          <w:sz w:val="27"/>
          <w:szCs w:val="27"/>
        </w:rPr>
        <w:t>2</w:t>
      </w:r>
      <w:r w:rsidR="007F376E" w:rsidRPr="007F376E">
        <w:rPr>
          <w:rFonts w:ascii="Arial" w:hAnsi="Arial" w:cs="Arial"/>
          <w:b/>
          <w:bCs/>
          <w:color w:val="333333"/>
          <w:sz w:val="20"/>
          <w:szCs w:val="20"/>
          <w:vertAlign w:val="superscript"/>
        </w:rPr>
        <w:t>x</w:t>
      </w:r>
      <w:r w:rsidR="007F376E" w:rsidRPr="007F376E">
        <w:rPr>
          <w:rFonts w:ascii="Arial" w:hAnsi="Arial" w:cs="Arial"/>
          <w:b/>
          <w:bCs/>
          <w:color w:val="333333"/>
          <w:sz w:val="27"/>
          <w:szCs w:val="27"/>
        </w:rPr>
        <w:t> </w:t>
      </w:r>
      <w:r w:rsidR="007F376E" w:rsidRPr="007F376E">
        <w:rPr>
          <w:rFonts w:ascii="Arial" w:hAnsi="Arial" w:cs="Arial"/>
          <w:color w:val="333333"/>
          <w:sz w:val="27"/>
          <w:szCs w:val="27"/>
        </w:rPr>
        <w:t>for some </w:t>
      </w:r>
      <w:r w:rsidR="007F376E" w:rsidRPr="007F376E">
        <w:rPr>
          <w:rFonts w:ascii="Arial" w:hAnsi="Arial" w:cs="Arial"/>
          <w:b/>
          <w:bCs/>
          <w:color w:val="333333"/>
          <w:sz w:val="27"/>
          <w:szCs w:val="27"/>
        </w:rPr>
        <w:t>x.</w:t>
      </w:r>
      <w:r w:rsidR="007F376E" w:rsidRPr="007F376E">
        <w:rPr>
          <w:rFonts w:ascii="Arial" w:hAnsi="Arial" w:cs="Arial"/>
          <w:color w:val="333333"/>
          <w:sz w:val="21"/>
          <w:szCs w:val="21"/>
        </w:rPr>
        <w:br/>
        <w:t> </w:t>
      </w:r>
    </w:p>
    <w:p w14:paraId="3E76CDA3" w14:textId="77777777" w:rsidR="007F376E" w:rsidRPr="007F376E" w:rsidRDefault="007F376E" w:rsidP="007F376E">
      <w:pPr>
        <w:shd w:val="clear" w:color="auto" w:fill="FFFFFF"/>
        <w:spacing w:after="150" w:line="240" w:lineRule="auto"/>
        <w:rPr>
          <w:rFonts w:ascii="Arial" w:eastAsia="Times New Roman" w:hAnsi="Arial" w:cs="Arial"/>
          <w:color w:val="333333"/>
          <w:sz w:val="21"/>
          <w:szCs w:val="21"/>
        </w:rPr>
      </w:pPr>
      <w:r w:rsidRPr="007F376E">
        <w:rPr>
          <w:rFonts w:ascii="Arial" w:eastAsia="Times New Roman" w:hAnsi="Arial" w:cs="Arial"/>
          <w:b/>
          <w:bCs/>
          <w:color w:val="333333"/>
          <w:sz w:val="27"/>
          <w:szCs w:val="27"/>
        </w:rPr>
        <w:t>Example 1:</w:t>
      </w:r>
    </w:p>
    <w:p w14:paraId="6EBBC9CB" w14:textId="77777777" w:rsidR="007F376E" w:rsidRPr="007F376E" w:rsidRDefault="007F376E" w:rsidP="007F37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7F376E">
        <w:rPr>
          <w:rFonts w:ascii="Consolas" w:eastAsia="Times New Roman" w:hAnsi="Consolas" w:cs="Courier New"/>
          <w:b/>
          <w:bCs/>
          <w:color w:val="333333"/>
          <w:sz w:val="27"/>
          <w:szCs w:val="27"/>
        </w:rPr>
        <w:t xml:space="preserve">Input: </w:t>
      </w:r>
      <w:r w:rsidRPr="007F376E">
        <w:rPr>
          <w:rFonts w:ascii="Consolas" w:eastAsia="Times New Roman" w:hAnsi="Consolas" w:cs="Courier New"/>
          <w:color w:val="333333"/>
          <w:sz w:val="27"/>
          <w:szCs w:val="27"/>
        </w:rPr>
        <w:t>N = 1</w:t>
      </w:r>
    </w:p>
    <w:p w14:paraId="353959F2" w14:textId="77777777" w:rsidR="007F376E" w:rsidRPr="007F376E" w:rsidRDefault="007F376E" w:rsidP="007F37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7F376E">
        <w:rPr>
          <w:rFonts w:ascii="Consolas" w:eastAsia="Times New Roman" w:hAnsi="Consolas" w:cs="Courier New"/>
          <w:b/>
          <w:bCs/>
          <w:color w:val="333333"/>
          <w:sz w:val="27"/>
          <w:szCs w:val="27"/>
        </w:rPr>
        <w:t xml:space="preserve">Output: </w:t>
      </w:r>
      <w:r w:rsidRPr="007F376E">
        <w:rPr>
          <w:rFonts w:ascii="Consolas" w:eastAsia="Times New Roman" w:hAnsi="Consolas" w:cs="Courier New"/>
          <w:color w:val="333333"/>
          <w:sz w:val="27"/>
          <w:szCs w:val="27"/>
        </w:rPr>
        <w:t>true</w:t>
      </w:r>
    </w:p>
    <w:p w14:paraId="743C73A6" w14:textId="77777777" w:rsidR="007F376E" w:rsidRPr="007F376E" w:rsidRDefault="007F376E" w:rsidP="007F37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7F376E">
        <w:rPr>
          <w:rFonts w:ascii="Consolas" w:eastAsia="Times New Roman" w:hAnsi="Consolas" w:cs="Courier New"/>
          <w:b/>
          <w:bCs/>
          <w:color w:val="333333"/>
          <w:sz w:val="27"/>
          <w:szCs w:val="27"/>
        </w:rPr>
        <w:t>Explanation:</w:t>
      </w:r>
    </w:p>
    <w:p w14:paraId="4E2DA63C" w14:textId="77777777" w:rsidR="007F376E" w:rsidRPr="007F376E" w:rsidRDefault="007F376E" w:rsidP="007F37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F376E">
        <w:rPr>
          <w:rFonts w:ascii="Consolas" w:eastAsia="Times New Roman" w:hAnsi="Consolas" w:cs="Courier New"/>
          <w:color w:val="333333"/>
          <w:sz w:val="27"/>
          <w:szCs w:val="27"/>
        </w:rPr>
        <w:t>1 is equal to 2 raised to 0 (2</w:t>
      </w:r>
      <w:r w:rsidRPr="007F376E">
        <w:rPr>
          <w:rFonts w:ascii="Consolas" w:eastAsia="Times New Roman" w:hAnsi="Consolas" w:cs="Courier New"/>
          <w:color w:val="333333"/>
          <w:sz w:val="20"/>
          <w:szCs w:val="20"/>
          <w:vertAlign w:val="superscript"/>
        </w:rPr>
        <w:t>0</w:t>
      </w:r>
      <w:r w:rsidRPr="007F376E">
        <w:rPr>
          <w:rFonts w:ascii="Consolas" w:eastAsia="Times New Roman" w:hAnsi="Consolas" w:cs="Courier New"/>
          <w:color w:val="333333"/>
          <w:sz w:val="27"/>
          <w:szCs w:val="27"/>
        </w:rPr>
        <w:t xml:space="preserve"> = 1).</w:t>
      </w:r>
    </w:p>
    <w:p w14:paraId="2FA132C0" w14:textId="484F1A3F" w:rsidR="00FA6850" w:rsidRDefault="00FA6850" w:rsidP="00FA6850">
      <w:pPr>
        <w:spacing w:before="240"/>
      </w:pPr>
    </w:p>
    <w:p w14:paraId="25233B4C" w14:textId="28279C93" w:rsidR="007F376E" w:rsidRDefault="00B25CF7" w:rsidP="007F376E">
      <w:pPr>
        <w:spacing w:before="240"/>
      </w:pPr>
      <w:r>
        <w:t>:</w:t>
      </w:r>
      <w:r w:rsidR="007F376E">
        <w:t xml:space="preserve"> bool isPowerofTwo(long long n){                               ********using log method********</w:t>
      </w:r>
    </w:p>
    <w:p w14:paraId="53A69D9D" w14:textId="77777777" w:rsidR="007F376E" w:rsidRDefault="007F376E" w:rsidP="007F376E">
      <w:pPr>
        <w:spacing w:before="240"/>
      </w:pPr>
      <w:r>
        <w:t xml:space="preserve">        </w:t>
      </w:r>
    </w:p>
    <w:p w14:paraId="39F9630E" w14:textId="77777777" w:rsidR="007F376E" w:rsidRDefault="007F376E" w:rsidP="007F376E">
      <w:pPr>
        <w:spacing w:before="240"/>
      </w:pPr>
      <w:r>
        <w:t xml:space="preserve">        Your code here    </w:t>
      </w:r>
    </w:p>
    <w:p w14:paraId="2F59F3D1" w14:textId="77777777" w:rsidR="007F376E" w:rsidRDefault="007F376E" w:rsidP="007F376E">
      <w:pPr>
        <w:spacing w:before="240"/>
      </w:pPr>
      <w:r>
        <w:t xml:space="preserve">      if(n==0)</w:t>
      </w:r>
    </w:p>
    <w:p w14:paraId="28EB69B3" w14:textId="77777777" w:rsidR="007F376E" w:rsidRDefault="007F376E" w:rsidP="007F376E">
      <w:pPr>
        <w:spacing w:before="240"/>
      </w:pPr>
      <w:r>
        <w:t xml:space="preserve">      return 0;</w:t>
      </w:r>
    </w:p>
    <w:p w14:paraId="6A42CA85" w14:textId="77777777" w:rsidR="007F376E" w:rsidRDefault="007F376E" w:rsidP="007F376E">
      <w:pPr>
        <w:spacing w:before="240"/>
      </w:pPr>
      <w:r>
        <w:t xml:space="preserve">      if(ceil(log2(n))==floor(log2(n)))</w:t>
      </w:r>
    </w:p>
    <w:p w14:paraId="1F604FFF" w14:textId="77777777" w:rsidR="007F376E" w:rsidRDefault="007F376E" w:rsidP="007F376E">
      <w:pPr>
        <w:spacing w:before="240"/>
      </w:pPr>
      <w:r>
        <w:t xml:space="preserve">      return 1;</w:t>
      </w:r>
    </w:p>
    <w:p w14:paraId="4CE9B0E5" w14:textId="77777777" w:rsidR="007F376E" w:rsidRDefault="007F376E" w:rsidP="007F376E">
      <w:pPr>
        <w:spacing w:before="240"/>
      </w:pPr>
      <w:r>
        <w:t xml:space="preserve">      else</w:t>
      </w:r>
    </w:p>
    <w:p w14:paraId="5D3829BE" w14:textId="77777777" w:rsidR="007F376E" w:rsidRDefault="007F376E" w:rsidP="007F376E">
      <w:pPr>
        <w:spacing w:before="240"/>
      </w:pPr>
      <w:r>
        <w:t xml:space="preserve">      return 0;</w:t>
      </w:r>
    </w:p>
    <w:p w14:paraId="08C1F5B5" w14:textId="4EA65622" w:rsidR="00B25CF7" w:rsidRDefault="007F376E" w:rsidP="007F376E">
      <w:pPr>
        <w:spacing w:before="240"/>
      </w:pPr>
      <w:r>
        <w:t>}</w:t>
      </w:r>
    </w:p>
    <w:p w14:paraId="5E4336B5" w14:textId="12E1A605" w:rsidR="007F376E" w:rsidRDefault="007F376E" w:rsidP="007F376E">
      <w:pPr>
        <w:spacing w:before="240"/>
      </w:pPr>
      <w:r>
        <w:lastRenderedPageBreak/>
        <w:t xml:space="preserve">                                                                                    **********without using log method******</w:t>
      </w:r>
    </w:p>
    <w:p w14:paraId="29DD5606" w14:textId="77777777" w:rsidR="00C00AE9" w:rsidRPr="00C00AE9" w:rsidRDefault="00C00AE9" w:rsidP="00C00AE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C00AE9">
        <w:rPr>
          <w:rFonts w:ascii="Consolas" w:eastAsia="Times New Roman" w:hAnsi="Consolas" w:cs="Courier New"/>
          <w:b/>
          <w:bCs/>
          <w:color w:val="808080"/>
          <w:spacing w:val="2"/>
          <w:bdr w:val="none" w:sz="0" w:space="0" w:color="auto" w:frame="1"/>
        </w:rPr>
        <w:t>bool</w:t>
      </w:r>
      <w:r w:rsidRPr="00C00AE9">
        <w:rPr>
          <w:rFonts w:ascii="Consolas" w:eastAsia="Times New Roman" w:hAnsi="Consolas" w:cs="Times New Roman"/>
          <w:color w:val="273239"/>
          <w:spacing w:val="2"/>
          <w:sz w:val="24"/>
          <w:szCs w:val="24"/>
        </w:rPr>
        <w:t xml:space="preserve"> </w:t>
      </w:r>
      <w:r w:rsidRPr="00C00AE9">
        <w:rPr>
          <w:rFonts w:ascii="Consolas" w:eastAsia="Times New Roman" w:hAnsi="Consolas" w:cs="Courier New"/>
          <w:color w:val="000000"/>
          <w:spacing w:val="2"/>
          <w:bdr w:val="none" w:sz="0" w:space="0" w:color="auto" w:frame="1"/>
        </w:rPr>
        <w:t>isPowerOfTwo (</w:t>
      </w:r>
      <w:r w:rsidRPr="00C00AE9">
        <w:rPr>
          <w:rFonts w:ascii="Consolas" w:eastAsia="Times New Roman" w:hAnsi="Consolas" w:cs="Courier New"/>
          <w:b/>
          <w:bCs/>
          <w:color w:val="808080"/>
          <w:spacing w:val="2"/>
          <w:bdr w:val="none" w:sz="0" w:space="0" w:color="auto" w:frame="1"/>
        </w:rPr>
        <w:t>int</w:t>
      </w:r>
      <w:r w:rsidRPr="00C00AE9">
        <w:rPr>
          <w:rFonts w:ascii="Consolas" w:eastAsia="Times New Roman" w:hAnsi="Consolas" w:cs="Times New Roman"/>
          <w:color w:val="273239"/>
          <w:spacing w:val="2"/>
          <w:sz w:val="24"/>
          <w:szCs w:val="24"/>
        </w:rPr>
        <w:t xml:space="preserve"> </w:t>
      </w:r>
      <w:r w:rsidRPr="00C00AE9">
        <w:rPr>
          <w:rFonts w:ascii="Consolas" w:eastAsia="Times New Roman" w:hAnsi="Consolas" w:cs="Courier New"/>
          <w:color w:val="000000"/>
          <w:spacing w:val="2"/>
          <w:bdr w:val="none" w:sz="0" w:space="0" w:color="auto" w:frame="1"/>
        </w:rPr>
        <w:t>x)</w:t>
      </w:r>
    </w:p>
    <w:p w14:paraId="2B39F029" w14:textId="77777777" w:rsidR="00C00AE9" w:rsidRPr="00C00AE9" w:rsidRDefault="00C00AE9" w:rsidP="00C00AE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C00AE9">
        <w:rPr>
          <w:rFonts w:ascii="Consolas" w:eastAsia="Times New Roman" w:hAnsi="Consolas" w:cs="Courier New"/>
          <w:color w:val="000000"/>
          <w:spacing w:val="2"/>
          <w:bdr w:val="none" w:sz="0" w:space="0" w:color="auto" w:frame="1"/>
        </w:rPr>
        <w:t>{</w:t>
      </w:r>
    </w:p>
    <w:p w14:paraId="68BF0F69" w14:textId="77777777" w:rsidR="00C00AE9" w:rsidRPr="00C00AE9" w:rsidRDefault="00C00AE9" w:rsidP="00C00AE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C00AE9">
        <w:rPr>
          <w:rFonts w:ascii="Consolas" w:eastAsia="Times New Roman" w:hAnsi="Consolas" w:cs="Courier New"/>
          <w:color w:val="273239"/>
          <w:spacing w:val="2"/>
          <w:bdr w:val="none" w:sz="0" w:space="0" w:color="auto" w:frame="1"/>
        </w:rPr>
        <w:t>    </w:t>
      </w:r>
      <w:r w:rsidRPr="00C00AE9">
        <w:rPr>
          <w:rFonts w:ascii="Consolas" w:eastAsia="Times New Roman" w:hAnsi="Consolas" w:cs="Courier New"/>
          <w:color w:val="008200"/>
          <w:spacing w:val="2"/>
          <w:bdr w:val="none" w:sz="0" w:space="0" w:color="auto" w:frame="1"/>
        </w:rPr>
        <w:t>/* First x in the below expression is for the case when x is 0 */</w:t>
      </w:r>
    </w:p>
    <w:p w14:paraId="04BF2A08" w14:textId="77777777" w:rsidR="00C00AE9" w:rsidRPr="00C00AE9" w:rsidRDefault="00C00AE9" w:rsidP="00C00AE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C00AE9">
        <w:rPr>
          <w:rFonts w:ascii="Consolas" w:eastAsia="Times New Roman" w:hAnsi="Consolas" w:cs="Courier New"/>
          <w:color w:val="273239"/>
          <w:spacing w:val="2"/>
          <w:bdr w:val="none" w:sz="0" w:space="0" w:color="auto" w:frame="1"/>
        </w:rPr>
        <w:t>    </w:t>
      </w:r>
      <w:r w:rsidRPr="00C00AE9">
        <w:rPr>
          <w:rFonts w:ascii="Consolas" w:eastAsia="Times New Roman" w:hAnsi="Consolas" w:cs="Courier New"/>
          <w:b/>
          <w:bCs/>
          <w:color w:val="006699"/>
          <w:spacing w:val="2"/>
          <w:bdr w:val="none" w:sz="0" w:space="0" w:color="auto" w:frame="1"/>
        </w:rPr>
        <w:t>return</w:t>
      </w:r>
      <w:r w:rsidRPr="00C00AE9">
        <w:rPr>
          <w:rFonts w:ascii="Consolas" w:eastAsia="Times New Roman" w:hAnsi="Consolas" w:cs="Times New Roman"/>
          <w:color w:val="273239"/>
          <w:spacing w:val="2"/>
          <w:sz w:val="24"/>
          <w:szCs w:val="24"/>
        </w:rPr>
        <w:t xml:space="preserve"> </w:t>
      </w:r>
      <w:r w:rsidRPr="00C00AE9">
        <w:rPr>
          <w:rFonts w:ascii="Consolas" w:eastAsia="Times New Roman" w:hAnsi="Consolas" w:cs="Courier New"/>
          <w:color w:val="000000"/>
          <w:spacing w:val="2"/>
          <w:bdr w:val="none" w:sz="0" w:space="0" w:color="auto" w:frame="1"/>
        </w:rPr>
        <w:t>x &amp;&amp; (!(x&amp;(x-1)));</w:t>
      </w:r>
    </w:p>
    <w:p w14:paraId="34BC2430" w14:textId="77777777" w:rsidR="00C00AE9" w:rsidRPr="00C00AE9" w:rsidRDefault="00C00AE9" w:rsidP="00C00AE9">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C00AE9">
        <w:rPr>
          <w:rFonts w:ascii="Consolas" w:eastAsia="Times New Roman" w:hAnsi="Consolas" w:cs="Courier New"/>
          <w:color w:val="000000"/>
          <w:spacing w:val="2"/>
          <w:bdr w:val="none" w:sz="0" w:space="0" w:color="auto" w:frame="1"/>
        </w:rPr>
        <w:t>}</w:t>
      </w:r>
    </w:p>
    <w:p w14:paraId="4231062E" w14:textId="78E143CE" w:rsidR="00AB323E" w:rsidRPr="00AB323E" w:rsidRDefault="007F376E" w:rsidP="00AB323E">
      <w:pPr>
        <w:pStyle w:val="NormalWeb"/>
        <w:shd w:val="clear" w:color="auto" w:fill="FFFFFF"/>
        <w:spacing w:before="0" w:beforeAutospacing="0" w:after="150" w:afterAutospacing="0"/>
        <w:rPr>
          <w:rFonts w:ascii="Arial" w:hAnsi="Arial" w:cs="Arial"/>
          <w:color w:val="333333"/>
          <w:sz w:val="21"/>
          <w:szCs w:val="21"/>
        </w:rPr>
      </w:pPr>
      <w:r>
        <w:t>48)</w:t>
      </w:r>
      <w:r w:rsidR="00AB323E" w:rsidRPr="00AB323E">
        <w:rPr>
          <w:rFonts w:ascii="Arial" w:hAnsi="Arial" w:cs="Arial"/>
          <w:color w:val="333333"/>
          <w:sz w:val="27"/>
          <w:szCs w:val="27"/>
        </w:rPr>
        <w:t xml:space="preserve"> You are given a number</w:t>
      </w:r>
      <w:r w:rsidR="00AB323E" w:rsidRPr="00AB323E">
        <w:rPr>
          <w:rFonts w:ascii="Arial" w:hAnsi="Arial" w:cs="Arial"/>
          <w:b/>
          <w:bCs/>
          <w:color w:val="333333"/>
          <w:sz w:val="27"/>
          <w:szCs w:val="27"/>
        </w:rPr>
        <w:t> N</w:t>
      </w:r>
      <w:r w:rsidR="00AB323E" w:rsidRPr="00AB323E">
        <w:rPr>
          <w:rFonts w:ascii="Arial" w:hAnsi="Arial" w:cs="Arial"/>
          <w:color w:val="333333"/>
          <w:sz w:val="27"/>
          <w:szCs w:val="27"/>
        </w:rPr>
        <w:t>. Find the </w:t>
      </w:r>
      <w:r w:rsidR="00AB323E" w:rsidRPr="00AB323E">
        <w:rPr>
          <w:rFonts w:ascii="Arial" w:hAnsi="Arial" w:cs="Arial"/>
          <w:b/>
          <w:bCs/>
          <w:color w:val="333333"/>
          <w:sz w:val="27"/>
          <w:szCs w:val="27"/>
        </w:rPr>
        <w:t>total count of set bits </w:t>
      </w:r>
      <w:r w:rsidR="00AB323E" w:rsidRPr="00AB323E">
        <w:rPr>
          <w:rFonts w:ascii="Arial" w:hAnsi="Arial" w:cs="Arial"/>
          <w:color w:val="333333"/>
          <w:sz w:val="27"/>
          <w:szCs w:val="27"/>
        </w:rPr>
        <w:t>for all numbers from 1 to N(both inclusive).</w:t>
      </w:r>
      <w:r w:rsidR="00AB323E" w:rsidRPr="00AB323E">
        <w:rPr>
          <w:rFonts w:ascii="Arial" w:hAnsi="Arial" w:cs="Arial"/>
          <w:color w:val="333333"/>
          <w:sz w:val="21"/>
          <w:szCs w:val="21"/>
        </w:rPr>
        <w:br/>
      </w:r>
      <w:r w:rsidR="00AB323E" w:rsidRPr="00AB323E">
        <w:rPr>
          <w:rFonts w:ascii="Arial" w:hAnsi="Arial" w:cs="Arial"/>
          <w:color w:val="333333"/>
          <w:sz w:val="21"/>
          <w:szCs w:val="21"/>
        </w:rPr>
        <w:br/>
      </w:r>
      <w:r w:rsidR="00AB323E" w:rsidRPr="00AB323E">
        <w:rPr>
          <w:rFonts w:ascii="Arial" w:hAnsi="Arial" w:cs="Arial"/>
          <w:b/>
          <w:bCs/>
          <w:color w:val="333333"/>
          <w:sz w:val="27"/>
          <w:szCs w:val="27"/>
        </w:rPr>
        <w:t>Example 1:</w:t>
      </w:r>
    </w:p>
    <w:p w14:paraId="6DC6F0AB"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b/>
          <w:bCs/>
          <w:color w:val="333333"/>
          <w:sz w:val="27"/>
          <w:szCs w:val="27"/>
        </w:rPr>
        <w:t>Input</w:t>
      </w:r>
      <w:r w:rsidRPr="00AB323E">
        <w:rPr>
          <w:rFonts w:ascii="Consolas" w:eastAsia="Times New Roman" w:hAnsi="Consolas" w:cs="Courier New"/>
          <w:color w:val="333333"/>
          <w:sz w:val="27"/>
          <w:szCs w:val="27"/>
        </w:rPr>
        <w:t>: N = 4</w:t>
      </w:r>
    </w:p>
    <w:p w14:paraId="040BC7C9"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b/>
          <w:bCs/>
          <w:color w:val="333333"/>
          <w:sz w:val="27"/>
          <w:szCs w:val="27"/>
        </w:rPr>
        <w:t>Output</w:t>
      </w:r>
      <w:r w:rsidRPr="00AB323E">
        <w:rPr>
          <w:rFonts w:ascii="Consolas" w:eastAsia="Times New Roman" w:hAnsi="Consolas" w:cs="Courier New"/>
          <w:color w:val="333333"/>
          <w:sz w:val="27"/>
          <w:szCs w:val="27"/>
        </w:rPr>
        <w:t>: 5</w:t>
      </w:r>
    </w:p>
    <w:p w14:paraId="52FC20A4"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b/>
          <w:bCs/>
          <w:color w:val="333333"/>
          <w:sz w:val="27"/>
          <w:szCs w:val="27"/>
        </w:rPr>
        <w:t>Explanation</w:t>
      </w:r>
      <w:r w:rsidRPr="00AB323E">
        <w:rPr>
          <w:rFonts w:ascii="Consolas" w:eastAsia="Times New Roman" w:hAnsi="Consolas" w:cs="Courier New"/>
          <w:color w:val="333333"/>
          <w:sz w:val="27"/>
          <w:szCs w:val="27"/>
        </w:rPr>
        <w:t>:</w:t>
      </w:r>
    </w:p>
    <w:p w14:paraId="2D7D1D61"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color w:val="333333"/>
          <w:sz w:val="27"/>
          <w:szCs w:val="27"/>
        </w:rPr>
        <w:t>For numbers from 1 to 4.</w:t>
      </w:r>
    </w:p>
    <w:p w14:paraId="33DCD7FF"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color w:val="333333"/>
          <w:sz w:val="27"/>
          <w:szCs w:val="27"/>
        </w:rPr>
        <w:t>For 1: 0 0 1 = 1 set bits</w:t>
      </w:r>
    </w:p>
    <w:p w14:paraId="3A572F99"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color w:val="333333"/>
          <w:sz w:val="27"/>
          <w:szCs w:val="27"/>
        </w:rPr>
        <w:t>For 2: 0 1 0 = 1 set bits</w:t>
      </w:r>
    </w:p>
    <w:p w14:paraId="3DC9D1E1"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color w:val="333333"/>
          <w:sz w:val="27"/>
          <w:szCs w:val="27"/>
        </w:rPr>
        <w:t>For 3: 0 1 1 = 2 set bits</w:t>
      </w:r>
    </w:p>
    <w:p w14:paraId="028581A7"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B323E">
        <w:rPr>
          <w:rFonts w:ascii="Consolas" w:eastAsia="Times New Roman" w:hAnsi="Consolas" w:cs="Courier New"/>
          <w:color w:val="333333"/>
          <w:sz w:val="27"/>
          <w:szCs w:val="27"/>
        </w:rPr>
        <w:t>For 4: 1 0 0 = 1 set bits</w:t>
      </w:r>
    </w:p>
    <w:p w14:paraId="56CBA022" w14:textId="77777777" w:rsidR="00AB323E" w:rsidRPr="00AB323E" w:rsidRDefault="00AB323E" w:rsidP="00AB32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B323E">
        <w:rPr>
          <w:rFonts w:ascii="Consolas" w:eastAsia="Times New Roman" w:hAnsi="Consolas" w:cs="Courier New"/>
          <w:color w:val="333333"/>
          <w:sz w:val="27"/>
          <w:szCs w:val="27"/>
        </w:rPr>
        <w:t>Therefore, the total set bits is 5.</w:t>
      </w:r>
    </w:p>
    <w:p w14:paraId="1A2824E8" w14:textId="5CCB2898" w:rsidR="007F376E" w:rsidRDefault="007F376E" w:rsidP="007F376E">
      <w:pPr>
        <w:spacing w:before="240"/>
      </w:pPr>
    </w:p>
    <w:p w14:paraId="1F67C9DA" w14:textId="1093929F" w:rsidR="00AB323E" w:rsidRDefault="007F376E" w:rsidP="00AB323E">
      <w:pPr>
        <w:spacing w:before="240"/>
      </w:pPr>
      <w:r>
        <w:t>:</w:t>
      </w:r>
      <w:r w:rsidR="00AB323E" w:rsidRPr="00AB323E">
        <w:t xml:space="preserve"> </w:t>
      </w:r>
      <w:r w:rsidR="00AB323E">
        <w:t>int countSetBits(int n)</w:t>
      </w:r>
    </w:p>
    <w:p w14:paraId="6BB7628B" w14:textId="77777777" w:rsidR="00AB323E" w:rsidRDefault="00AB323E" w:rsidP="00AB323E">
      <w:pPr>
        <w:spacing w:before="240"/>
      </w:pPr>
      <w:r>
        <w:t xml:space="preserve">    {</w:t>
      </w:r>
    </w:p>
    <w:p w14:paraId="754C7118" w14:textId="77777777" w:rsidR="00AB323E" w:rsidRDefault="00AB323E" w:rsidP="00AB323E">
      <w:pPr>
        <w:spacing w:before="240"/>
      </w:pPr>
      <w:r>
        <w:t xml:space="preserve">        // Your logic here</w:t>
      </w:r>
    </w:p>
    <w:p w14:paraId="109B96A4" w14:textId="77777777" w:rsidR="00AB323E" w:rsidRDefault="00AB323E" w:rsidP="00AB323E">
      <w:pPr>
        <w:spacing w:before="240"/>
      </w:pPr>
      <w:r>
        <w:t xml:space="preserve">        if(n==0)</w:t>
      </w:r>
    </w:p>
    <w:p w14:paraId="3BEEBADD" w14:textId="77777777" w:rsidR="00AB323E" w:rsidRDefault="00AB323E" w:rsidP="00AB323E">
      <w:pPr>
        <w:spacing w:before="240"/>
      </w:pPr>
      <w:r>
        <w:t xml:space="preserve">        return 0;</w:t>
      </w:r>
    </w:p>
    <w:p w14:paraId="50838D58" w14:textId="77777777" w:rsidR="00AB323E" w:rsidRDefault="00AB323E" w:rsidP="00AB323E">
      <w:pPr>
        <w:spacing w:before="240"/>
      </w:pPr>
      <w:r>
        <w:t xml:space="preserve">        int x=power2(n);</w:t>
      </w:r>
    </w:p>
    <w:p w14:paraId="61D259BC" w14:textId="77777777" w:rsidR="00AB323E" w:rsidRDefault="00AB323E" w:rsidP="00AB323E">
      <w:pPr>
        <w:spacing w:before="240"/>
      </w:pPr>
      <w:r>
        <w:t xml:space="preserve">        return (x*(1&lt;&lt;(x-1)))+(n-(1&lt;&lt;x)+1)+countSetBits(n-(1&lt;&lt;x));</w:t>
      </w:r>
    </w:p>
    <w:p w14:paraId="5DC9694C" w14:textId="77777777" w:rsidR="00AB323E" w:rsidRDefault="00AB323E" w:rsidP="00AB323E">
      <w:pPr>
        <w:spacing w:before="240"/>
      </w:pPr>
      <w:r>
        <w:t xml:space="preserve">        </w:t>
      </w:r>
    </w:p>
    <w:p w14:paraId="12D966F2" w14:textId="77777777" w:rsidR="00AB323E" w:rsidRDefault="00AB323E" w:rsidP="00AB323E">
      <w:pPr>
        <w:spacing w:before="240"/>
      </w:pPr>
      <w:r>
        <w:t xml:space="preserve">    }</w:t>
      </w:r>
    </w:p>
    <w:p w14:paraId="394F1FB1" w14:textId="77777777" w:rsidR="00AB323E" w:rsidRDefault="00AB323E" w:rsidP="00AB323E">
      <w:pPr>
        <w:spacing w:before="240"/>
      </w:pPr>
      <w:r>
        <w:lastRenderedPageBreak/>
        <w:t xml:space="preserve">    int power2(int x)</w:t>
      </w:r>
    </w:p>
    <w:p w14:paraId="2B7F919C" w14:textId="77777777" w:rsidR="00AB323E" w:rsidRDefault="00AB323E" w:rsidP="00AB323E">
      <w:pPr>
        <w:spacing w:before="240"/>
      </w:pPr>
      <w:r>
        <w:t xml:space="preserve">    {</w:t>
      </w:r>
    </w:p>
    <w:p w14:paraId="5801CC03" w14:textId="77777777" w:rsidR="00AB323E" w:rsidRDefault="00AB323E" w:rsidP="00AB323E">
      <w:pPr>
        <w:spacing w:before="240"/>
      </w:pPr>
      <w:r>
        <w:t xml:space="preserve">        int cnt=0;</w:t>
      </w:r>
    </w:p>
    <w:p w14:paraId="57FC6DB9" w14:textId="77777777" w:rsidR="00AB323E" w:rsidRDefault="00AB323E" w:rsidP="00AB323E">
      <w:pPr>
        <w:spacing w:before="240"/>
      </w:pPr>
      <w:r>
        <w:t xml:space="preserve">        while((1&lt;&lt;cnt)&lt;=x)</w:t>
      </w:r>
    </w:p>
    <w:p w14:paraId="0A0A3BDC" w14:textId="77777777" w:rsidR="00AB323E" w:rsidRDefault="00AB323E" w:rsidP="00AB323E">
      <w:pPr>
        <w:spacing w:before="240"/>
      </w:pPr>
      <w:r>
        <w:t xml:space="preserve">        cnt++;</w:t>
      </w:r>
    </w:p>
    <w:p w14:paraId="45A71EBE" w14:textId="77777777" w:rsidR="00AB323E" w:rsidRDefault="00AB323E" w:rsidP="00AB323E">
      <w:pPr>
        <w:spacing w:before="240"/>
      </w:pPr>
      <w:r>
        <w:t xml:space="preserve">        return cnt-1;</w:t>
      </w:r>
    </w:p>
    <w:p w14:paraId="38D7DEA3" w14:textId="086C9B5B" w:rsidR="007F376E" w:rsidRDefault="00AB323E" w:rsidP="00AB323E">
      <w:pPr>
        <w:spacing w:before="240"/>
      </w:pPr>
      <w:r>
        <w:t xml:space="preserve">    }</w:t>
      </w:r>
    </w:p>
    <w:p w14:paraId="18A920E8" w14:textId="59640F7F" w:rsidR="00B75378" w:rsidRPr="00B75378" w:rsidRDefault="00AB323E" w:rsidP="00B75378">
      <w:pPr>
        <w:pStyle w:val="NormalWeb"/>
        <w:shd w:val="clear" w:color="auto" w:fill="FFFFFF"/>
        <w:spacing w:before="0" w:beforeAutospacing="0" w:after="150" w:afterAutospacing="0"/>
        <w:rPr>
          <w:rFonts w:ascii="Arial" w:hAnsi="Arial" w:cs="Arial"/>
          <w:color w:val="333333"/>
          <w:sz w:val="21"/>
          <w:szCs w:val="21"/>
        </w:rPr>
      </w:pPr>
      <w:r>
        <w:t>4</w:t>
      </w:r>
      <w:r w:rsidR="00CD3A2B">
        <w:t>9</w:t>
      </w:r>
      <w:r>
        <w:t>)</w:t>
      </w:r>
      <w:r w:rsidR="00B75378" w:rsidRPr="00B75378">
        <w:rPr>
          <w:rFonts w:ascii="Arial" w:hAnsi="Arial" w:cs="Arial"/>
          <w:color w:val="333333"/>
          <w:sz w:val="27"/>
          <w:szCs w:val="27"/>
        </w:rPr>
        <w:t xml:space="preserve"> There is </w:t>
      </w:r>
      <w:r w:rsidR="00B75378" w:rsidRPr="00B75378">
        <w:rPr>
          <w:rFonts w:ascii="Arial" w:hAnsi="Arial" w:cs="Arial"/>
          <w:b/>
          <w:bCs/>
          <w:color w:val="333333"/>
          <w:sz w:val="27"/>
          <w:szCs w:val="27"/>
        </w:rPr>
        <w:t>one</w:t>
      </w:r>
      <w:r w:rsidR="00B75378" w:rsidRPr="00B75378">
        <w:rPr>
          <w:rFonts w:ascii="Arial" w:hAnsi="Arial" w:cs="Arial"/>
          <w:color w:val="333333"/>
          <w:sz w:val="27"/>
          <w:szCs w:val="27"/>
        </w:rPr>
        <w:t> meeting room in a firm. There are </w:t>
      </w:r>
      <w:r w:rsidR="00B75378" w:rsidRPr="00B75378">
        <w:rPr>
          <w:rFonts w:ascii="Arial" w:hAnsi="Arial" w:cs="Arial"/>
          <w:b/>
          <w:bCs/>
          <w:color w:val="333333"/>
          <w:sz w:val="27"/>
          <w:szCs w:val="27"/>
        </w:rPr>
        <w:t>N</w:t>
      </w:r>
      <w:r w:rsidR="00B75378" w:rsidRPr="00B75378">
        <w:rPr>
          <w:rFonts w:ascii="Arial" w:hAnsi="Arial" w:cs="Arial"/>
          <w:color w:val="333333"/>
          <w:sz w:val="27"/>
          <w:szCs w:val="27"/>
        </w:rPr>
        <w:t> meetings in the form of </w:t>
      </w:r>
      <w:r w:rsidR="00B75378" w:rsidRPr="00B75378">
        <w:rPr>
          <w:rFonts w:ascii="Arial" w:hAnsi="Arial" w:cs="Arial"/>
          <w:b/>
          <w:bCs/>
          <w:color w:val="333333"/>
          <w:sz w:val="27"/>
          <w:szCs w:val="27"/>
        </w:rPr>
        <w:t>(start[i], end[i])</w:t>
      </w:r>
      <w:r w:rsidR="00B75378" w:rsidRPr="00B75378">
        <w:rPr>
          <w:rFonts w:ascii="Arial" w:hAnsi="Arial" w:cs="Arial"/>
          <w:color w:val="333333"/>
          <w:sz w:val="27"/>
          <w:szCs w:val="27"/>
        </w:rPr>
        <w:t> where </w:t>
      </w:r>
      <w:r w:rsidR="00B75378" w:rsidRPr="00B75378">
        <w:rPr>
          <w:rFonts w:ascii="Arial" w:hAnsi="Arial" w:cs="Arial"/>
          <w:b/>
          <w:bCs/>
          <w:color w:val="333333"/>
          <w:sz w:val="27"/>
          <w:szCs w:val="27"/>
        </w:rPr>
        <w:t>start[i] </w:t>
      </w:r>
      <w:r w:rsidR="00B75378" w:rsidRPr="00B75378">
        <w:rPr>
          <w:rFonts w:ascii="Arial" w:hAnsi="Arial" w:cs="Arial"/>
          <w:color w:val="333333"/>
          <w:sz w:val="27"/>
          <w:szCs w:val="27"/>
        </w:rPr>
        <w:t>is start time of meeting </w:t>
      </w:r>
      <w:r w:rsidR="00B75378" w:rsidRPr="00B75378">
        <w:rPr>
          <w:rFonts w:ascii="Arial" w:hAnsi="Arial" w:cs="Arial"/>
          <w:b/>
          <w:bCs/>
          <w:color w:val="333333"/>
          <w:sz w:val="27"/>
          <w:szCs w:val="27"/>
        </w:rPr>
        <w:t>i </w:t>
      </w:r>
      <w:r w:rsidR="00B75378" w:rsidRPr="00B75378">
        <w:rPr>
          <w:rFonts w:ascii="Arial" w:hAnsi="Arial" w:cs="Arial"/>
          <w:color w:val="333333"/>
          <w:sz w:val="27"/>
          <w:szCs w:val="27"/>
        </w:rPr>
        <w:t>and </w:t>
      </w:r>
      <w:r w:rsidR="00B75378" w:rsidRPr="00B75378">
        <w:rPr>
          <w:rFonts w:ascii="Arial" w:hAnsi="Arial" w:cs="Arial"/>
          <w:b/>
          <w:bCs/>
          <w:color w:val="333333"/>
          <w:sz w:val="27"/>
          <w:szCs w:val="27"/>
        </w:rPr>
        <w:t>end[i] </w:t>
      </w:r>
      <w:r w:rsidR="00B75378" w:rsidRPr="00B75378">
        <w:rPr>
          <w:rFonts w:ascii="Arial" w:hAnsi="Arial" w:cs="Arial"/>
          <w:color w:val="333333"/>
          <w:sz w:val="27"/>
          <w:szCs w:val="27"/>
        </w:rPr>
        <w:t>is finish time of meeting </w:t>
      </w:r>
      <w:r w:rsidR="00B75378" w:rsidRPr="00B75378">
        <w:rPr>
          <w:rFonts w:ascii="Arial" w:hAnsi="Arial" w:cs="Arial"/>
          <w:b/>
          <w:bCs/>
          <w:color w:val="333333"/>
          <w:sz w:val="27"/>
          <w:szCs w:val="27"/>
        </w:rPr>
        <w:t>i.</w:t>
      </w:r>
      <w:r w:rsidR="00B75378" w:rsidRPr="00B75378">
        <w:rPr>
          <w:rFonts w:ascii="Arial" w:hAnsi="Arial" w:cs="Arial"/>
          <w:color w:val="333333"/>
          <w:sz w:val="27"/>
          <w:szCs w:val="27"/>
        </w:rPr>
        <w:br/>
        <w:t>What is the </w:t>
      </w:r>
      <w:r w:rsidR="00B75378" w:rsidRPr="00B75378">
        <w:rPr>
          <w:rFonts w:ascii="Arial" w:hAnsi="Arial" w:cs="Arial"/>
          <w:b/>
          <w:bCs/>
          <w:color w:val="333333"/>
          <w:sz w:val="27"/>
          <w:szCs w:val="27"/>
        </w:rPr>
        <w:t>maximum</w:t>
      </w:r>
      <w:r w:rsidR="00B75378" w:rsidRPr="00B75378">
        <w:rPr>
          <w:rFonts w:ascii="Arial" w:hAnsi="Arial" w:cs="Arial"/>
          <w:color w:val="333333"/>
          <w:sz w:val="27"/>
          <w:szCs w:val="27"/>
        </w:rPr>
        <w:t> number of meetings that can be accommodated in the meeting room when only one meeting can be held in the meeting room at a particular time?</w:t>
      </w:r>
    </w:p>
    <w:p w14:paraId="2B60361B" w14:textId="77777777" w:rsidR="00B75378" w:rsidRPr="00B75378" w:rsidRDefault="00B75378" w:rsidP="00B75378">
      <w:pPr>
        <w:shd w:val="clear" w:color="auto" w:fill="FFFFFF"/>
        <w:spacing w:after="150" w:line="240" w:lineRule="auto"/>
        <w:rPr>
          <w:rFonts w:ascii="Arial" w:eastAsia="Times New Roman" w:hAnsi="Arial" w:cs="Arial"/>
          <w:color w:val="333333"/>
          <w:sz w:val="21"/>
          <w:szCs w:val="21"/>
        </w:rPr>
      </w:pPr>
      <w:r w:rsidRPr="00B75378">
        <w:rPr>
          <w:rFonts w:ascii="Arial" w:eastAsia="Times New Roman" w:hAnsi="Arial" w:cs="Arial"/>
          <w:b/>
          <w:bCs/>
          <w:color w:val="333333"/>
          <w:sz w:val="27"/>
          <w:szCs w:val="27"/>
        </w:rPr>
        <w:t>Note:</w:t>
      </w:r>
      <w:r w:rsidRPr="00B75378">
        <w:rPr>
          <w:rFonts w:ascii="Arial" w:eastAsia="Times New Roman" w:hAnsi="Arial" w:cs="Arial"/>
          <w:color w:val="333333"/>
          <w:sz w:val="27"/>
          <w:szCs w:val="27"/>
        </w:rPr>
        <w:t> Start time of one chosen meeting can't be equal to the end time of the other chosen meeting.</w:t>
      </w:r>
    </w:p>
    <w:p w14:paraId="25086AC6" w14:textId="77777777" w:rsidR="00B75378" w:rsidRPr="00B75378" w:rsidRDefault="00B75378" w:rsidP="00B75378">
      <w:pPr>
        <w:shd w:val="clear" w:color="auto" w:fill="FFFFFF"/>
        <w:spacing w:after="150" w:line="240" w:lineRule="auto"/>
        <w:rPr>
          <w:rFonts w:ascii="Arial" w:eastAsia="Times New Roman" w:hAnsi="Arial" w:cs="Arial"/>
          <w:color w:val="333333"/>
          <w:sz w:val="21"/>
          <w:szCs w:val="21"/>
        </w:rPr>
      </w:pPr>
      <w:r w:rsidRPr="00B75378">
        <w:rPr>
          <w:rFonts w:ascii="Arial" w:eastAsia="Times New Roman" w:hAnsi="Arial" w:cs="Arial"/>
          <w:color w:val="333333"/>
          <w:sz w:val="21"/>
          <w:szCs w:val="21"/>
        </w:rPr>
        <w:br/>
      </w:r>
      <w:r w:rsidRPr="00B75378">
        <w:rPr>
          <w:rFonts w:ascii="Arial" w:eastAsia="Times New Roman" w:hAnsi="Arial" w:cs="Arial"/>
          <w:b/>
          <w:bCs/>
          <w:color w:val="333333"/>
          <w:sz w:val="27"/>
          <w:szCs w:val="27"/>
        </w:rPr>
        <w:t>Example 1:</w:t>
      </w:r>
    </w:p>
    <w:p w14:paraId="4EF4F3EA"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B75378">
        <w:rPr>
          <w:rFonts w:ascii="Consolas" w:eastAsia="Times New Roman" w:hAnsi="Consolas" w:cs="Courier New"/>
          <w:b/>
          <w:bCs/>
          <w:color w:val="333333"/>
          <w:sz w:val="27"/>
          <w:szCs w:val="27"/>
        </w:rPr>
        <w:t>Input:</w:t>
      </w:r>
    </w:p>
    <w:p w14:paraId="263E2483"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75378">
        <w:rPr>
          <w:rFonts w:ascii="Consolas" w:eastAsia="Times New Roman" w:hAnsi="Consolas" w:cs="Courier New"/>
          <w:color w:val="333333"/>
          <w:sz w:val="27"/>
          <w:szCs w:val="27"/>
        </w:rPr>
        <w:t>N = 6</w:t>
      </w:r>
    </w:p>
    <w:p w14:paraId="390B7A86"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75378">
        <w:rPr>
          <w:rFonts w:ascii="Consolas" w:eastAsia="Times New Roman" w:hAnsi="Consolas" w:cs="Courier New"/>
          <w:color w:val="333333"/>
          <w:sz w:val="27"/>
          <w:szCs w:val="27"/>
        </w:rPr>
        <w:t>start[] = {1,3,0,5,8,5}</w:t>
      </w:r>
    </w:p>
    <w:p w14:paraId="086844B8"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75378">
        <w:rPr>
          <w:rFonts w:ascii="Consolas" w:eastAsia="Times New Roman" w:hAnsi="Consolas" w:cs="Courier New"/>
          <w:color w:val="333333"/>
          <w:sz w:val="27"/>
          <w:szCs w:val="27"/>
        </w:rPr>
        <w:t>end[] =  {2,4,6,7,9,9}</w:t>
      </w:r>
    </w:p>
    <w:p w14:paraId="2320F8C0"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75378">
        <w:rPr>
          <w:rFonts w:ascii="Consolas" w:eastAsia="Times New Roman" w:hAnsi="Consolas" w:cs="Courier New"/>
          <w:b/>
          <w:bCs/>
          <w:color w:val="333333"/>
          <w:sz w:val="27"/>
          <w:szCs w:val="27"/>
        </w:rPr>
        <w:t xml:space="preserve">Output: </w:t>
      </w:r>
    </w:p>
    <w:p w14:paraId="42F3902D"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B75378">
        <w:rPr>
          <w:rFonts w:ascii="Consolas" w:eastAsia="Times New Roman" w:hAnsi="Consolas" w:cs="Courier New"/>
          <w:color w:val="333333"/>
          <w:sz w:val="27"/>
          <w:szCs w:val="27"/>
        </w:rPr>
        <w:t>4</w:t>
      </w:r>
    </w:p>
    <w:p w14:paraId="14EEF18E"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B75378">
        <w:rPr>
          <w:rFonts w:ascii="Consolas" w:eastAsia="Times New Roman" w:hAnsi="Consolas" w:cs="Courier New"/>
          <w:b/>
          <w:bCs/>
          <w:color w:val="333333"/>
          <w:sz w:val="27"/>
          <w:szCs w:val="27"/>
        </w:rPr>
        <w:t>Explanation:</w:t>
      </w:r>
    </w:p>
    <w:p w14:paraId="2DB59AF2"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75378">
        <w:rPr>
          <w:rFonts w:ascii="Consolas" w:eastAsia="Times New Roman" w:hAnsi="Consolas" w:cs="Courier New"/>
          <w:color w:val="333333"/>
          <w:sz w:val="27"/>
          <w:szCs w:val="27"/>
        </w:rPr>
        <w:t>Maximum four meetings can be held with</w:t>
      </w:r>
    </w:p>
    <w:p w14:paraId="2B05FEE5"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75378">
        <w:rPr>
          <w:rFonts w:ascii="Consolas" w:eastAsia="Times New Roman" w:hAnsi="Consolas" w:cs="Courier New"/>
          <w:color w:val="333333"/>
          <w:sz w:val="27"/>
          <w:szCs w:val="27"/>
        </w:rPr>
        <w:t>given start and end timings.</w:t>
      </w:r>
    </w:p>
    <w:p w14:paraId="20106DE3" w14:textId="77777777" w:rsidR="00B75378" w:rsidRPr="00B75378" w:rsidRDefault="00B75378" w:rsidP="00B753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75378">
        <w:rPr>
          <w:rFonts w:ascii="Consolas" w:eastAsia="Times New Roman" w:hAnsi="Consolas" w:cs="Courier New"/>
          <w:color w:val="333333"/>
          <w:sz w:val="27"/>
          <w:szCs w:val="27"/>
        </w:rPr>
        <w:t>The meetings are - (1, 2),(3, 4), (5,7) and (8,9)</w:t>
      </w:r>
    </w:p>
    <w:p w14:paraId="4990B15F" w14:textId="31545703" w:rsidR="00AB323E" w:rsidRDefault="00AB323E" w:rsidP="00AB323E">
      <w:pPr>
        <w:spacing w:before="240"/>
      </w:pPr>
    </w:p>
    <w:p w14:paraId="654AC067" w14:textId="276C7DC4" w:rsidR="00854524" w:rsidRDefault="00AB323E" w:rsidP="00854524">
      <w:pPr>
        <w:spacing w:before="240"/>
      </w:pPr>
      <w:r>
        <w:lastRenderedPageBreak/>
        <w:t>:</w:t>
      </w:r>
      <w:r w:rsidR="00854524">
        <w:t xml:space="preserve"> int maxMeetings(int start[], int end[], int n)</w:t>
      </w:r>
    </w:p>
    <w:p w14:paraId="7FC42D72" w14:textId="77777777" w:rsidR="00854524" w:rsidRDefault="00854524" w:rsidP="00854524">
      <w:pPr>
        <w:spacing w:before="240"/>
      </w:pPr>
      <w:r>
        <w:t xml:space="preserve">    {</w:t>
      </w:r>
    </w:p>
    <w:p w14:paraId="24105C30" w14:textId="77777777" w:rsidR="00854524" w:rsidRDefault="00854524" w:rsidP="00854524">
      <w:pPr>
        <w:spacing w:before="240"/>
      </w:pPr>
      <w:r>
        <w:t xml:space="preserve">        // Your code here</w:t>
      </w:r>
    </w:p>
    <w:p w14:paraId="22AD54F6" w14:textId="77777777" w:rsidR="00854524" w:rsidRDefault="00854524" w:rsidP="00854524">
      <w:pPr>
        <w:spacing w:before="240"/>
      </w:pPr>
      <w:r>
        <w:t xml:space="preserve">        </w:t>
      </w:r>
    </w:p>
    <w:p w14:paraId="6EA12BB2" w14:textId="77777777" w:rsidR="00854524" w:rsidRDefault="00854524" w:rsidP="00854524">
      <w:pPr>
        <w:spacing w:before="240"/>
      </w:pPr>
      <w:r>
        <w:t xml:space="preserve">       int cnt=1;</w:t>
      </w:r>
    </w:p>
    <w:p w14:paraId="38162CB2" w14:textId="77777777" w:rsidR="00854524" w:rsidRDefault="00854524" w:rsidP="00854524">
      <w:pPr>
        <w:spacing w:before="240"/>
      </w:pPr>
      <w:r>
        <w:t xml:space="preserve">       vector&lt;pair&lt;int,int&gt;&gt;v;</w:t>
      </w:r>
    </w:p>
    <w:p w14:paraId="45BD8B32" w14:textId="77777777" w:rsidR="00854524" w:rsidRDefault="00854524" w:rsidP="00854524">
      <w:pPr>
        <w:spacing w:before="240"/>
      </w:pPr>
      <w:r>
        <w:t xml:space="preserve">       for(int i=0;i&lt;n;i++)</w:t>
      </w:r>
    </w:p>
    <w:p w14:paraId="1391D189" w14:textId="77777777" w:rsidR="00854524" w:rsidRDefault="00854524" w:rsidP="00854524">
      <w:pPr>
        <w:spacing w:before="240"/>
      </w:pPr>
      <w:r>
        <w:t xml:space="preserve">       {</w:t>
      </w:r>
    </w:p>
    <w:p w14:paraId="5C203C79" w14:textId="77777777" w:rsidR="00854524" w:rsidRDefault="00854524" w:rsidP="00854524">
      <w:pPr>
        <w:spacing w:before="240"/>
      </w:pPr>
      <w:r>
        <w:t xml:space="preserve">           v.push_back({end[i],start[i]});</w:t>
      </w:r>
    </w:p>
    <w:p w14:paraId="5BBCE7A4" w14:textId="77777777" w:rsidR="00854524" w:rsidRDefault="00854524" w:rsidP="00854524">
      <w:pPr>
        <w:spacing w:before="240"/>
      </w:pPr>
      <w:r>
        <w:t xml:space="preserve">       }</w:t>
      </w:r>
    </w:p>
    <w:p w14:paraId="790F57D1" w14:textId="77777777" w:rsidR="00854524" w:rsidRDefault="00854524" w:rsidP="00854524">
      <w:pPr>
        <w:spacing w:before="240"/>
      </w:pPr>
      <w:r>
        <w:t xml:space="preserve">     sort(v.begin(),v.end());</w:t>
      </w:r>
    </w:p>
    <w:p w14:paraId="5CA8D393" w14:textId="77777777" w:rsidR="00854524" w:rsidRDefault="00854524" w:rsidP="00854524">
      <w:pPr>
        <w:spacing w:before="240"/>
      </w:pPr>
      <w:r>
        <w:t xml:space="preserve">     int temp=v[0].first;</w:t>
      </w:r>
    </w:p>
    <w:p w14:paraId="53C9A8E9" w14:textId="77777777" w:rsidR="00854524" w:rsidRDefault="00854524" w:rsidP="00854524">
      <w:pPr>
        <w:spacing w:before="240"/>
      </w:pPr>
      <w:r>
        <w:t xml:space="preserve">     for(int i=1;i&lt;n;i++)</w:t>
      </w:r>
    </w:p>
    <w:p w14:paraId="7A61CBCE" w14:textId="77777777" w:rsidR="00854524" w:rsidRDefault="00854524" w:rsidP="00854524">
      <w:pPr>
        <w:spacing w:before="240"/>
      </w:pPr>
      <w:r>
        <w:t xml:space="preserve">     {</w:t>
      </w:r>
    </w:p>
    <w:p w14:paraId="14D4A3E3" w14:textId="77777777" w:rsidR="00854524" w:rsidRDefault="00854524" w:rsidP="00854524">
      <w:pPr>
        <w:spacing w:before="240"/>
      </w:pPr>
      <w:r>
        <w:t xml:space="preserve">         if(temp&lt;v[i].second)</w:t>
      </w:r>
    </w:p>
    <w:p w14:paraId="3C9FED4B" w14:textId="77777777" w:rsidR="00854524" w:rsidRDefault="00854524" w:rsidP="00854524">
      <w:pPr>
        <w:spacing w:before="240"/>
      </w:pPr>
      <w:r>
        <w:t xml:space="preserve">         {</w:t>
      </w:r>
    </w:p>
    <w:p w14:paraId="5E5F2811" w14:textId="77777777" w:rsidR="00854524" w:rsidRDefault="00854524" w:rsidP="00854524">
      <w:pPr>
        <w:spacing w:before="240"/>
      </w:pPr>
      <w:r>
        <w:t xml:space="preserve">             cnt++;</w:t>
      </w:r>
    </w:p>
    <w:p w14:paraId="0390FB82" w14:textId="77777777" w:rsidR="00854524" w:rsidRDefault="00854524" w:rsidP="00854524">
      <w:pPr>
        <w:spacing w:before="240"/>
      </w:pPr>
      <w:r>
        <w:t xml:space="preserve">             temp=v[i].first;</w:t>
      </w:r>
    </w:p>
    <w:p w14:paraId="6C0D49D8" w14:textId="77777777" w:rsidR="00854524" w:rsidRDefault="00854524" w:rsidP="00854524">
      <w:pPr>
        <w:spacing w:before="240"/>
      </w:pPr>
      <w:r>
        <w:t xml:space="preserve">         }</w:t>
      </w:r>
    </w:p>
    <w:p w14:paraId="50E96640" w14:textId="264CC5F7" w:rsidR="00854524" w:rsidRDefault="00854524" w:rsidP="00854524">
      <w:pPr>
        <w:spacing w:before="240"/>
      </w:pPr>
      <w:r>
        <w:t xml:space="preserve">     }</w:t>
      </w:r>
    </w:p>
    <w:p w14:paraId="3A38B3C2" w14:textId="2E78D7C3" w:rsidR="00854524" w:rsidRDefault="00854524" w:rsidP="00854524">
      <w:pPr>
        <w:spacing w:before="240"/>
      </w:pPr>
      <w:r>
        <w:t xml:space="preserve">     return cnt</w:t>
      </w:r>
      <w:r w:rsidR="0078594D">
        <w:t>;</w:t>
      </w:r>
    </w:p>
    <w:p w14:paraId="0F0FC27F" w14:textId="51ED5D43" w:rsidR="00AB323E" w:rsidRDefault="00854524" w:rsidP="00854524">
      <w:pPr>
        <w:spacing w:before="240"/>
      </w:pPr>
      <w:r>
        <w:t xml:space="preserve">       }</w:t>
      </w:r>
    </w:p>
    <w:p w14:paraId="18B3096B" w14:textId="3B0DAA2A" w:rsidR="000813A8" w:rsidRDefault="000813A8" w:rsidP="00854524">
      <w:pPr>
        <w:spacing w:before="240"/>
      </w:pPr>
      <w:r w:rsidRPr="000813A8">
        <w:rPr>
          <w:highlight w:val="cyan"/>
        </w:rPr>
        <w:t>ANOTHER SAME PROBLEM</w:t>
      </w:r>
    </w:p>
    <w:p w14:paraId="0DC69070" w14:textId="77777777" w:rsidR="000813A8" w:rsidRPr="000813A8" w:rsidRDefault="000813A8" w:rsidP="000813A8">
      <w:pPr>
        <w:shd w:val="clear" w:color="auto" w:fill="FFFFFF"/>
        <w:spacing w:after="150" w:line="240" w:lineRule="auto"/>
        <w:rPr>
          <w:rFonts w:ascii="Arial" w:eastAsia="Times New Roman" w:hAnsi="Arial" w:cs="Arial"/>
          <w:color w:val="333333"/>
          <w:sz w:val="21"/>
          <w:szCs w:val="21"/>
        </w:rPr>
      </w:pPr>
      <w:r w:rsidRPr="000813A8">
        <w:rPr>
          <w:rFonts w:ascii="Arial" w:eastAsia="Times New Roman" w:hAnsi="Arial" w:cs="Arial"/>
          <w:color w:val="333333"/>
          <w:sz w:val="27"/>
          <w:szCs w:val="27"/>
        </w:rPr>
        <w:t>Given </w:t>
      </w:r>
      <w:r w:rsidRPr="000813A8">
        <w:rPr>
          <w:rFonts w:ascii="Arial" w:eastAsia="Times New Roman" w:hAnsi="Arial" w:cs="Arial"/>
          <w:b/>
          <w:bCs/>
          <w:color w:val="333333"/>
          <w:sz w:val="27"/>
          <w:szCs w:val="27"/>
        </w:rPr>
        <w:t>N</w:t>
      </w:r>
      <w:r w:rsidRPr="000813A8">
        <w:rPr>
          <w:rFonts w:ascii="Arial" w:eastAsia="Times New Roman" w:hAnsi="Arial" w:cs="Arial"/>
          <w:color w:val="333333"/>
          <w:sz w:val="27"/>
          <w:szCs w:val="27"/>
        </w:rPr>
        <w:t> activities with their start and finish day given in array </w:t>
      </w:r>
      <w:r w:rsidRPr="000813A8">
        <w:rPr>
          <w:rFonts w:ascii="Arial" w:eastAsia="Times New Roman" w:hAnsi="Arial" w:cs="Arial"/>
          <w:b/>
          <w:bCs/>
          <w:color w:val="333333"/>
          <w:sz w:val="27"/>
          <w:szCs w:val="27"/>
        </w:rPr>
        <w:t>start[ ]</w:t>
      </w:r>
      <w:r w:rsidRPr="000813A8">
        <w:rPr>
          <w:rFonts w:ascii="Arial" w:eastAsia="Times New Roman" w:hAnsi="Arial" w:cs="Arial"/>
          <w:color w:val="333333"/>
          <w:sz w:val="27"/>
          <w:szCs w:val="27"/>
        </w:rPr>
        <w:t> and </w:t>
      </w:r>
      <w:r w:rsidRPr="000813A8">
        <w:rPr>
          <w:rFonts w:ascii="Arial" w:eastAsia="Times New Roman" w:hAnsi="Arial" w:cs="Arial"/>
          <w:b/>
          <w:bCs/>
          <w:color w:val="333333"/>
          <w:sz w:val="27"/>
          <w:szCs w:val="27"/>
        </w:rPr>
        <w:t>end[ ]</w:t>
      </w:r>
      <w:r w:rsidRPr="000813A8">
        <w:rPr>
          <w:rFonts w:ascii="Arial" w:eastAsia="Times New Roman" w:hAnsi="Arial" w:cs="Arial"/>
          <w:color w:val="333333"/>
          <w:sz w:val="27"/>
          <w:szCs w:val="27"/>
        </w:rPr>
        <w:t xml:space="preserve">. Select the maximum number of activities that can be performed </w:t>
      </w:r>
      <w:r w:rsidRPr="000813A8">
        <w:rPr>
          <w:rFonts w:ascii="Arial" w:eastAsia="Times New Roman" w:hAnsi="Arial" w:cs="Arial"/>
          <w:color w:val="333333"/>
          <w:sz w:val="27"/>
          <w:szCs w:val="27"/>
        </w:rPr>
        <w:lastRenderedPageBreak/>
        <w:t>by a single person, assuming that a person can only work on a single activity at a given day.</w:t>
      </w:r>
      <w:r w:rsidRPr="000813A8">
        <w:rPr>
          <w:rFonts w:ascii="Arial" w:eastAsia="Times New Roman" w:hAnsi="Arial" w:cs="Arial"/>
          <w:color w:val="333333"/>
          <w:sz w:val="21"/>
          <w:szCs w:val="21"/>
        </w:rPr>
        <w:br/>
      </w:r>
      <w:r w:rsidRPr="000813A8">
        <w:rPr>
          <w:rFonts w:ascii="Arial" w:eastAsia="Times New Roman" w:hAnsi="Arial" w:cs="Arial"/>
          <w:b/>
          <w:bCs/>
          <w:color w:val="333333"/>
          <w:sz w:val="27"/>
          <w:szCs w:val="27"/>
        </w:rPr>
        <w:t>Note : </w:t>
      </w:r>
      <w:r w:rsidRPr="000813A8">
        <w:rPr>
          <w:rFonts w:ascii="Arial" w:eastAsia="Times New Roman" w:hAnsi="Arial" w:cs="Arial"/>
          <w:color w:val="333333"/>
          <w:sz w:val="27"/>
          <w:szCs w:val="27"/>
        </w:rPr>
        <w:t>Duration of the activity includes both starting and ending day.</w:t>
      </w:r>
    </w:p>
    <w:p w14:paraId="159FE0FF" w14:textId="77777777" w:rsidR="000813A8" w:rsidRPr="000813A8" w:rsidRDefault="000813A8" w:rsidP="000813A8">
      <w:pPr>
        <w:shd w:val="clear" w:color="auto" w:fill="FFFFFF"/>
        <w:spacing w:after="150" w:line="240" w:lineRule="auto"/>
        <w:rPr>
          <w:rFonts w:ascii="Arial" w:eastAsia="Times New Roman" w:hAnsi="Arial" w:cs="Arial"/>
          <w:color w:val="333333"/>
          <w:sz w:val="21"/>
          <w:szCs w:val="21"/>
        </w:rPr>
      </w:pPr>
      <w:r w:rsidRPr="000813A8">
        <w:rPr>
          <w:rFonts w:ascii="Arial" w:eastAsia="Times New Roman" w:hAnsi="Arial" w:cs="Arial"/>
          <w:color w:val="333333"/>
          <w:sz w:val="21"/>
          <w:szCs w:val="21"/>
        </w:rPr>
        <w:br/>
      </w:r>
      <w:r w:rsidRPr="000813A8">
        <w:rPr>
          <w:rFonts w:ascii="Arial" w:eastAsia="Times New Roman" w:hAnsi="Arial" w:cs="Arial"/>
          <w:b/>
          <w:bCs/>
          <w:color w:val="333333"/>
          <w:sz w:val="27"/>
          <w:szCs w:val="27"/>
        </w:rPr>
        <w:t>Example 1:</w:t>
      </w:r>
    </w:p>
    <w:p w14:paraId="318754FA"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813A8">
        <w:rPr>
          <w:rFonts w:ascii="Consolas" w:eastAsia="Times New Roman" w:hAnsi="Consolas" w:cs="Courier New"/>
          <w:b/>
          <w:bCs/>
          <w:color w:val="333333"/>
          <w:sz w:val="27"/>
          <w:szCs w:val="27"/>
        </w:rPr>
        <w:t>Input:</w:t>
      </w:r>
    </w:p>
    <w:p w14:paraId="2FD3D975"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813A8">
        <w:rPr>
          <w:rFonts w:ascii="Consolas" w:eastAsia="Times New Roman" w:hAnsi="Consolas" w:cs="Courier New"/>
          <w:color w:val="333333"/>
          <w:sz w:val="27"/>
          <w:szCs w:val="27"/>
        </w:rPr>
        <w:t>N = 2</w:t>
      </w:r>
    </w:p>
    <w:p w14:paraId="6D4A20C9"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813A8">
        <w:rPr>
          <w:rFonts w:ascii="Consolas" w:eastAsia="Times New Roman" w:hAnsi="Consolas" w:cs="Courier New"/>
          <w:color w:val="333333"/>
          <w:sz w:val="27"/>
          <w:szCs w:val="27"/>
        </w:rPr>
        <w:t>start[] = {2, 1}</w:t>
      </w:r>
    </w:p>
    <w:p w14:paraId="4FD8C391"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813A8">
        <w:rPr>
          <w:rFonts w:ascii="Consolas" w:eastAsia="Times New Roman" w:hAnsi="Consolas" w:cs="Courier New"/>
          <w:color w:val="333333"/>
          <w:sz w:val="27"/>
          <w:szCs w:val="27"/>
        </w:rPr>
        <w:t>end[] = {2, 2}</w:t>
      </w:r>
    </w:p>
    <w:p w14:paraId="49D377F4"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813A8">
        <w:rPr>
          <w:rFonts w:ascii="Consolas" w:eastAsia="Times New Roman" w:hAnsi="Consolas" w:cs="Courier New"/>
          <w:b/>
          <w:bCs/>
          <w:color w:val="333333"/>
          <w:sz w:val="27"/>
          <w:szCs w:val="27"/>
        </w:rPr>
        <w:t xml:space="preserve">Output: </w:t>
      </w:r>
    </w:p>
    <w:p w14:paraId="50ADA328"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813A8">
        <w:rPr>
          <w:rFonts w:ascii="Consolas" w:eastAsia="Times New Roman" w:hAnsi="Consolas" w:cs="Courier New"/>
          <w:color w:val="333333"/>
          <w:sz w:val="27"/>
          <w:szCs w:val="27"/>
        </w:rPr>
        <w:t>1</w:t>
      </w:r>
    </w:p>
    <w:p w14:paraId="3059155E"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813A8">
        <w:rPr>
          <w:rFonts w:ascii="Consolas" w:eastAsia="Times New Roman" w:hAnsi="Consolas" w:cs="Courier New"/>
          <w:b/>
          <w:bCs/>
          <w:color w:val="333333"/>
          <w:sz w:val="27"/>
          <w:szCs w:val="27"/>
        </w:rPr>
        <w:t>Explanation:</w:t>
      </w:r>
    </w:p>
    <w:p w14:paraId="649576D6"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813A8">
        <w:rPr>
          <w:rFonts w:ascii="Consolas" w:eastAsia="Times New Roman" w:hAnsi="Consolas" w:cs="Courier New"/>
          <w:color w:val="333333"/>
          <w:sz w:val="27"/>
          <w:szCs w:val="27"/>
        </w:rPr>
        <w:t>A person can perform only one of the</w:t>
      </w:r>
    </w:p>
    <w:p w14:paraId="54FCD8B7" w14:textId="77777777" w:rsidR="000813A8" w:rsidRPr="000813A8" w:rsidRDefault="000813A8" w:rsidP="000813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813A8">
        <w:rPr>
          <w:rFonts w:ascii="Consolas" w:eastAsia="Times New Roman" w:hAnsi="Consolas" w:cs="Courier New"/>
          <w:color w:val="333333"/>
          <w:sz w:val="27"/>
          <w:szCs w:val="27"/>
        </w:rPr>
        <w:t>given activities.</w:t>
      </w:r>
    </w:p>
    <w:p w14:paraId="5475EB14" w14:textId="77777777" w:rsidR="00F231F6" w:rsidRDefault="000813A8" w:rsidP="00F231F6">
      <w:pPr>
        <w:spacing w:before="240"/>
      </w:pPr>
      <w:r>
        <w:t>:</w:t>
      </w:r>
      <w:r w:rsidR="00F231F6">
        <w:t xml:space="preserve"> int activitySelection(vector&lt;int&gt; start, vector&lt;int&gt; end, int n)</w:t>
      </w:r>
    </w:p>
    <w:p w14:paraId="4AC8322F" w14:textId="77777777" w:rsidR="00F231F6" w:rsidRDefault="00F231F6" w:rsidP="00F231F6">
      <w:pPr>
        <w:spacing w:before="240"/>
      </w:pPr>
      <w:r>
        <w:t xml:space="preserve">    {</w:t>
      </w:r>
    </w:p>
    <w:p w14:paraId="7D3A1FB2" w14:textId="77777777" w:rsidR="00F231F6" w:rsidRDefault="00F231F6" w:rsidP="00F231F6">
      <w:pPr>
        <w:spacing w:before="240"/>
      </w:pPr>
      <w:r>
        <w:t xml:space="preserve">       int cnt=1;</w:t>
      </w:r>
    </w:p>
    <w:p w14:paraId="39DEDBB6" w14:textId="77777777" w:rsidR="00F231F6" w:rsidRDefault="00F231F6" w:rsidP="00F231F6">
      <w:pPr>
        <w:spacing w:before="240"/>
      </w:pPr>
      <w:r>
        <w:t xml:space="preserve">       vector&lt;pair&lt;int,int&gt;&gt;v;</w:t>
      </w:r>
    </w:p>
    <w:p w14:paraId="359FAC42" w14:textId="77777777" w:rsidR="00F231F6" w:rsidRDefault="00F231F6" w:rsidP="00F231F6">
      <w:pPr>
        <w:spacing w:before="240"/>
      </w:pPr>
      <w:r>
        <w:t xml:space="preserve">       for(int i=0;i&lt;n;i++)</w:t>
      </w:r>
    </w:p>
    <w:p w14:paraId="49A04355" w14:textId="77777777" w:rsidR="00F231F6" w:rsidRDefault="00F231F6" w:rsidP="00F231F6">
      <w:pPr>
        <w:spacing w:before="240"/>
      </w:pPr>
      <w:r>
        <w:t xml:space="preserve">       {</w:t>
      </w:r>
    </w:p>
    <w:p w14:paraId="2443E82D" w14:textId="77777777" w:rsidR="00F231F6" w:rsidRDefault="00F231F6" w:rsidP="00F231F6">
      <w:pPr>
        <w:spacing w:before="240"/>
      </w:pPr>
      <w:r>
        <w:t xml:space="preserve">           v.push_back({end[i],start[i]});</w:t>
      </w:r>
    </w:p>
    <w:p w14:paraId="5C2EC716" w14:textId="77777777" w:rsidR="00F231F6" w:rsidRDefault="00F231F6" w:rsidP="00F231F6">
      <w:pPr>
        <w:spacing w:before="240"/>
      </w:pPr>
      <w:r>
        <w:t xml:space="preserve">       }</w:t>
      </w:r>
    </w:p>
    <w:p w14:paraId="09986E70" w14:textId="77777777" w:rsidR="00F231F6" w:rsidRDefault="00F231F6" w:rsidP="00F231F6">
      <w:pPr>
        <w:spacing w:before="240"/>
      </w:pPr>
      <w:r>
        <w:t xml:space="preserve">     sort(v.begin(),v.end());</w:t>
      </w:r>
    </w:p>
    <w:p w14:paraId="37D17131" w14:textId="77777777" w:rsidR="00F231F6" w:rsidRDefault="00F231F6" w:rsidP="00F231F6">
      <w:pPr>
        <w:spacing w:before="240"/>
      </w:pPr>
      <w:r>
        <w:t xml:space="preserve">     int temp=v[0].first;</w:t>
      </w:r>
    </w:p>
    <w:p w14:paraId="78F0289C" w14:textId="77777777" w:rsidR="00F231F6" w:rsidRDefault="00F231F6" w:rsidP="00F231F6">
      <w:pPr>
        <w:spacing w:before="240"/>
      </w:pPr>
      <w:r>
        <w:t xml:space="preserve">     for(int i=1;i&lt;n;i++)</w:t>
      </w:r>
    </w:p>
    <w:p w14:paraId="3052D146" w14:textId="77777777" w:rsidR="00F231F6" w:rsidRDefault="00F231F6" w:rsidP="00F231F6">
      <w:pPr>
        <w:spacing w:before="240"/>
      </w:pPr>
      <w:r>
        <w:t xml:space="preserve">     {</w:t>
      </w:r>
    </w:p>
    <w:p w14:paraId="743333C8" w14:textId="77777777" w:rsidR="00F231F6" w:rsidRDefault="00F231F6" w:rsidP="00F231F6">
      <w:pPr>
        <w:spacing w:before="240"/>
      </w:pPr>
      <w:r>
        <w:lastRenderedPageBreak/>
        <w:t xml:space="preserve">         if(temp&lt;v[i].second)</w:t>
      </w:r>
    </w:p>
    <w:p w14:paraId="6B567930" w14:textId="77777777" w:rsidR="00F231F6" w:rsidRDefault="00F231F6" w:rsidP="00F231F6">
      <w:pPr>
        <w:spacing w:before="240"/>
      </w:pPr>
      <w:r>
        <w:t xml:space="preserve">         {</w:t>
      </w:r>
    </w:p>
    <w:p w14:paraId="6F741840" w14:textId="77777777" w:rsidR="00F231F6" w:rsidRDefault="00F231F6" w:rsidP="00F231F6">
      <w:pPr>
        <w:spacing w:before="240"/>
      </w:pPr>
      <w:r>
        <w:t xml:space="preserve">             cnt++;</w:t>
      </w:r>
    </w:p>
    <w:p w14:paraId="53D34C28" w14:textId="77777777" w:rsidR="00F231F6" w:rsidRDefault="00F231F6" w:rsidP="00F231F6">
      <w:pPr>
        <w:spacing w:before="240"/>
      </w:pPr>
      <w:r>
        <w:t xml:space="preserve">             temp=v[i].first;</w:t>
      </w:r>
    </w:p>
    <w:p w14:paraId="6C1D6C93" w14:textId="77777777" w:rsidR="00F231F6" w:rsidRDefault="00F231F6" w:rsidP="00F231F6">
      <w:pPr>
        <w:spacing w:before="240"/>
      </w:pPr>
      <w:r>
        <w:t xml:space="preserve">         }</w:t>
      </w:r>
    </w:p>
    <w:p w14:paraId="3FDB3FA2" w14:textId="77777777" w:rsidR="00F231F6" w:rsidRDefault="00F231F6" w:rsidP="00F231F6">
      <w:pPr>
        <w:spacing w:before="240"/>
      </w:pPr>
      <w:r>
        <w:t xml:space="preserve">     }</w:t>
      </w:r>
    </w:p>
    <w:p w14:paraId="592509FC" w14:textId="77777777" w:rsidR="00F231F6" w:rsidRDefault="00F231F6" w:rsidP="00F231F6">
      <w:pPr>
        <w:spacing w:before="240"/>
      </w:pPr>
      <w:r>
        <w:t xml:space="preserve">     return cnt;</w:t>
      </w:r>
    </w:p>
    <w:p w14:paraId="7CFCE41B" w14:textId="77777777" w:rsidR="00F231F6" w:rsidRDefault="00F231F6" w:rsidP="00F231F6">
      <w:pPr>
        <w:spacing w:before="240"/>
      </w:pPr>
    </w:p>
    <w:p w14:paraId="1349758D" w14:textId="0CC7DEAA" w:rsidR="000813A8" w:rsidRDefault="00F231F6" w:rsidP="00F231F6">
      <w:pPr>
        <w:spacing w:before="240"/>
      </w:pPr>
      <w:r>
        <w:t xml:space="preserve">    }</w:t>
      </w:r>
    </w:p>
    <w:p w14:paraId="2A0DA77C" w14:textId="09AE3F5D" w:rsidR="002E4931" w:rsidRPr="002E4931" w:rsidRDefault="00CD3A2B" w:rsidP="002E4931">
      <w:pPr>
        <w:pStyle w:val="NormalWeb"/>
        <w:shd w:val="clear" w:color="auto" w:fill="FFFFFF"/>
        <w:spacing w:before="0" w:beforeAutospacing="0" w:after="150" w:afterAutospacing="0"/>
        <w:rPr>
          <w:rFonts w:ascii="Arial" w:hAnsi="Arial" w:cs="Arial"/>
          <w:color w:val="333333"/>
          <w:sz w:val="21"/>
          <w:szCs w:val="21"/>
        </w:rPr>
      </w:pPr>
      <w:r>
        <w:t>50</w:t>
      </w:r>
      <w:r w:rsidR="00854524">
        <w:t>)</w:t>
      </w:r>
      <w:r w:rsidR="002E4931" w:rsidRPr="002E4931">
        <w:rPr>
          <w:rFonts w:ascii="Arial" w:hAnsi="Arial" w:cs="Arial"/>
          <w:color w:val="333333"/>
          <w:sz w:val="27"/>
          <w:szCs w:val="27"/>
        </w:rPr>
        <w:t xml:space="preserve"> Given arrival and departure times of all trains that reach a railway station. Find the minimum number of platforms required for the railway station so that no train is kept waiting.</w:t>
      </w:r>
      <w:r w:rsidR="002E4931" w:rsidRPr="002E4931">
        <w:rPr>
          <w:rFonts w:ascii="Arial" w:hAnsi="Arial" w:cs="Arial"/>
          <w:color w:val="333333"/>
          <w:sz w:val="27"/>
          <w:szCs w:val="27"/>
        </w:rPr>
        <w:br/>
        <w:t>Consider that all the trains arrive on the same day and leave on the same day. Arrival and departure time can never be the same for a train but we can have arrival time of one train equal to departure time of the other. At any given instance of time, same platform can not be used for both departure of a train and arrival of another train. In such cases, we need different platforms</w:t>
      </w:r>
      <w:r w:rsidR="002E4931" w:rsidRPr="002E4931">
        <w:rPr>
          <w:rFonts w:ascii="Arial" w:hAnsi="Arial" w:cs="Arial"/>
          <w:b/>
          <w:bCs/>
          <w:color w:val="333333"/>
          <w:sz w:val="27"/>
          <w:szCs w:val="27"/>
        </w:rPr>
        <w:t>.</w:t>
      </w:r>
    </w:p>
    <w:p w14:paraId="68DF0F2B" w14:textId="77777777" w:rsidR="002E4931" w:rsidRPr="002E4931" w:rsidRDefault="002E4931" w:rsidP="002E4931">
      <w:pPr>
        <w:shd w:val="clear" w:color="auto" w:fill="FFFFFF"/>
        <w:spacing w:after="150" w:line="240" w:lineRule="auto"/>
        <w:rPr>
          <w:rFonts w:ascii="Arial" w:eastAsia="Times New Roman" w:hAnsi="Arial" w:cs="Arial"/>
          <w:color w:val="333333"/>
          <w:sz w:val="21"/>
          <w:szCs w:val="21"/>
        </w:rPr>
      </w:pPr>
      <w:r w:rsidRPr="002E4931">
        <w:rPr>
          <w:rFonts w:ascii="Arial" w:eastAsia="Times New Roman" w:hAnsi="Arial" w:cs="Arial"/>
          <w:color w:val="333333"/>
          <w:sz w:val="21"/>
          <w:szCs w:val="21"/>
        </w:rPr>
        <w:br/>
      </w:r>
      <w:r w:rsidRPr="002E4931">
        <w:rPr>
          <w:rFonts w:ascii="Arial" w:eastAsia="Times New Roman" w:hAnsi="Arial" w:cs="Arial"/>
          <w:b/>
          <w:bCs/>
          <w:color w:val="333333"/>
          <w:sz w:val="27"/>
          <w:szCs w:val="27"/>
        </w:rPr>
        <w:t>Example 1:</w:t>
      </w:r>
    </w:p>
    <w:p w14:paraId="5055DDA1"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b/>
          <w:bCs/>
          <w:color w:val="333333"/>
          <w:sz w:val="27"/>
          <w:szCs w:val="27"/>
        </w:rPr>
        <w:t>Input</w:t>
      </w:r>
      <w:r w:rsidRPr="002E4931">
        <w:rPr>
          <w:rFonts w:ascii="Consolas" w:eastAsia="Times New Roman" w:hAnsi="Consolas" w:cs="Courier New"/>
          <w:color w:val="333333"/>
          <w:sz w:val="27"/>
          <w:szCs w:val="27"/>
        </w:rPr>
        <w:t>: n = 6 </w:t>
      </w:r>
    </w:p>
    <w:p w14:paraId="092450BE"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color w:val="333333"/>
          <w:sz w:val="27"/>
          <w:szCs w:val="27"/>
        </w:rPr>
        <w:t>arr[] = {0900, 0940, 0950, 1100, 1500, 1800}</w:t>
      </w:r>
    </w:p>
    <w:p w14:paraId="513A480A"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color w:val="333333"/>
          <w:sz w:val="27"/>
          <w:szCs w:val="27"/>
        </w:rPr>
        <w:t>dep[] = {0910, 1200, 1120, 1130, 1900, 2000}</w:t>
      </w:r>
    </w:p>
    <w:p w14:paraId="43EA7841"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b/>
          <w:bCs/>
          <w:color w:val="333333"/>
          <w:sz w:val="27"/>
          <w:szCs w:val="27"/>
        </w:rPr>
        <w:t>Output</w:t>
      </w:r>
      <w:r w:rsidRPr="002E4931">
        <w:rPr>
          <w:rFonts w:ascii="Consolas" w:eastAsia="Times New Roman" w:hAnsi="Consolas" w:cs="Courier New"/>
          <w:color w:val="333333"/>
          <w:sz w:val="27"/>
          <w:szCs w:val="27"/>
        </w:rPr>
        <w:t>: 3</w:t>
      </w:r>
    </w:p>
    <w:p w14:paraId="1514408A"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b/>
          <w:bCs/>
          <w:color w:val="333333"/>
          <w:sz w:val="27"/>
          <w:szCs w:val="27"/>
        </w:rPr>
        <w:t>Explanation</w:t>
      </w:r>
      <w:r w:rsidRPr="002E4931">
        <w:rPr>
          <w:rFonts w:ascii="Consolas" w:eastAsia="Times New Roman" w:hAnsi="Consolas" w:cs="Courier New"/>
          <w:color w:val="333333"/>
          <w:sz w:val="27"/>
          <w:szCs w:val="27"/>
        </w:rPr>
        <w:t xml:space="preserve">: </w:t>
      </w:r>
    </w:p>
    <w:p w14:paraId="44FCA954"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E4931">
        <w:rPr>
          <w:rFonts w:ascii="Consolas" w:eastAsia="Times New Roman" w:hAnsi="Consolas" w:cs="Courier New"/>
          <w:color w:val="333333"/>
          <w:sz w:val="27"/>
          <w:szCs w:val="27"/>
        </w:rPr>
        <w:t xml:space="preserve">Minimum 3 platforms are required to </w:t>
      </w:r>
    </w:p>
    <w:p w14:paraId="2BF8C206" w14:textId="77777777" w:rsidR="002E4931" w:rsidRPr="002E4931" w:rsidRDefault="002E4931" w:rsidP="002E493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2E4931">
        <w:rPr>
          <w:rFonts w:ascii="Consolas" w:eastAsia="Times New Roman" w:hAnsi="Consolas" w:cs="Courier New"/>
          <w:color w:val="333333"/>
          <w:sz w:val="27"/>
          <w:szCs w:val="27"/>
        </w:rPr>
        <w:t>safely arrive and depart all trains.</w:t>
      </w:r>
    </w:p>
    <w:p w14:paraId="1A1FAB75" w14:textId="0138371A" w:rsidR="00854524" w:rsidRDefault="00854524" w:rsidP="00854524">
      <w:pPr>
        <w:spacing w:before="240"/>
      </w:pPr>
    </w:p>
    <w:p w14:paraId="6200645F" w14:textId="42A67EE0" w:rsidR="002E4931" w:rsidRDefault="00854524" w:rsidP="002E4931">
      <w:pPr>
        <w:spacing w:before="240"/>
      </w:pPr>
      <w:r>
        <w:t>:</w:t>
      </w:r>
      <w:r w:rsidR="002E4931" w:rsidRPr="002E4931">
        <w:t xml:space="preserve"> </w:t>
      </w:r>
      <w:r w:rsidR="002E4931">
        <w:t>int findPlatform(int arr[], int dep[], int n)</w:t>
      </w:r>
    </w:p>
    <w:p w14:paraId="44178134" w14:textId="77777777" w:rsidR="002E4931" w:rsidRDefault="002E4931" w:rsidP="002E4931">
      <w:pPr>
        <w:spacing w:before="240"/>
      </w:pPr>
      <w:r>
        <w:lastRenderedPageBreak/>
        <w:t xml:space="preserve">    {</w:t>
      </w:r>
    </w:p>
    <w:p w14:paraId="54C488EC" w14:textId="77777777" w:rsidR="002E4931" w:rsidRDefault="002E4931" w:rsidP="002E4931">
      <w:pPr>
        <w:spacing w:before="240"/>
      </w:pPr>
      <w:r>
        <w:t xml:space="preserve">    </w:t>
      </w:r>
      <w:r>
        <w:tab/>
        <w:t>// Your code here</w:t>
      </w:r>
    </w:p>
    <w:p w14:paraId="12C5A831" w14:textId="77777777" w:rsidR="002E4931" w:rsidRDefault="002E4931" w:rsidP="002E4931">
      <w:pPr>
        <w:spacing w:before="240"/>
      </w:pPr>
      <w:r>
        <w:t xml:space="preserve">    </w:t>
      </w:r>
      <w:r>
        <w:tab/>
        <w:t>sort(arr,arr+n);</w:t>
      </w:r>
    </w:p>
    <w:p w14:paraId="43D22D34" w14:textId="77777777" w:rsidR="002E4931" w:rsidRDefault="002E4931" w:rsidP="002E4931">
      <w:pPr>
        <w:spacing w:before="240"/>
      </w:pPr>
      <w:r>
        <w:t xml:space="preserve">    </w:t>
      </w:r>
      <w:r>
        <w:tab/>
        <w:t>sort(dep,dep+n);</w:t>
      </w:r>
    </w:p>
    <w:p w14:paraId="711CEFB7" w14:textId="77777777" w:rsidR="002E4931" w:rsidRDefault="002E4931" w:rsidP="002E4931">
      <w:pPr>
        <w:spacing w:before="240"/>
      </w:pPr>
      <w:r>
        <w:t xml:space="preserve">    </w:t>
      </w:r>
      <w:r>
        <w:tab/>
        <w:t>int ans=1,platform=1;</w:t>
      </w:r>
    </w:p>
    <w:p w14:paraId="7E2538C9" w14:textId="77777777" w:rsidR="002E4931" w:rsidRDefault="002E4931" w:rsidP="002E4931">
      <w:pPr>
        <w:spacing w:before="240"/>
      </w:pPr>
      <w:r>
        <w:t xml:space="preserve">    </w:t>
      </w:r>
      <w:r>
        <w:tab/>
        <w:t>int i=1,j=0;</w:t>
      </w:r>
    </w:p>
    <w:p w14:paraId="75007A37" w14:textId="77777777" w:rsidR="002E4931" w:rsidRDefault="002E4931" w:rsidP="002E4931">
      <w:pPr>
        <w:spacing w:before="240"/>
      </w:pPr>
      <w:r>
        <w:t xml:space="preserve">    </w:t>
      </w:r>
      <w:r>
        <w:tab/>
        <w:t>while(i&lt;n&amp;&amp;j&lt;n)</w:t>
      </w:r>
    </w:p>
    <w:p w14:paraId="2E5D9248" w14:textId="77777777" w:rsidR="002E4931" w:rsidRDefault="002E4931" w:rsidP="002E4931">
      <w:pPr>
        <w:spacing w:before="240"/>
      </w:pPr>
      <w:r>
        <w:t xml:space="preserve">    </w:t>
      </w:r>
      <w:r>
        <w:tab/>
        <w:t>{</w:t>
      </w:r>
    </w:p>
    <w:p w14:paraId="56C1A933" w14:textId="77777777" w:rsidR="002E4931" w:rsidRDefault="002E4931" w:rsidP="002E4931">
      <w:pPr>
        <w:spacing w:before="240"/>
      </w:pPr>
      <w:r>
        <w:t xml:space="preserve">    </w:t>
      </w:r>
      <w:r>
        <w:tab/>
        <w:t xml:space="preserve">    if(arr[i]&lt;=dep[j])</w:t>
      </w:r>
    </w:p>
    <w:p w14:paraId="5E84E995" w14:textId="77777777" w:rsidR="002E4931" w:rsidRDefault="002E4931" w:rsidP="002E4931">
      <w:pPr>
        <w:spacing w:before="240"/>
      </w:pPr>
      <w:r>
        <w:t xml:space="preserve">    </w:t>
      </w:r>
      <w:r>
        <w:tab/>
        <w:t xml:space="preserve">    {</w:t>
      </w:r>
    </w:p>
    <w:p w14:paraId="2C01F416" w14:textId="77777777" w:rsidR="002E4931" w:rsidRDefault="002E4931" w:rsidP="002E4931">
      <w:pPr>
        <w:spacing w:before="240"/>
      </w:pPr>
      <w:r>
        <w:t xml:space="preserve">    </w:t>
      </w:r>
      <w:r>
        <w:tab/>
        <w:t xml:space="preserve">        platform++;</w:t>
      </w:r>
    </w:p>
    <w:p w14:paraId="61FDCC9A" w14:textId="77777777" w:rsidR="002E4931" w:rsidRDefault="002E4931" w:rsidP="002E4931">
      <w:pPr>
        <w:spacing w:before="240"/>
      </w:pPr>
      <w:r>
        <w:t xml:space="preserve">    </w:t>
      </w:r>
      <w:r>
        <w:tab/>
        <w:t xml:space="preserve">        i++;</w:t>
      </w:r>
    </w:p>
    <w:p w14:paraId="609F1D44" w14:textId="77777777" w:rsidR="002E4931" w:rsidRDefault="002E4931" w:rsidP="002E4931">
      <w:pPr>
        <w:spacing w:before="240"/>
      </w:pPr>
      <w:r>
        <w:t xml:space="preserve">    </w:t>
      </w:r>
      <w:r>
        <w:tab/>
        <w:t xml:space="preserve">    }</w:t>
      </w:r>
    </w:p>
    <w:p w14:paraId="53329411" w14:textId="77777777" w:rsidR="002E4931" w:rsidRDefault="002E4931" w:rsidP="002E4931">
      <w:pPr>
        <w:spacing w:before="240"/>
      </w:pPr>
      <w:r>
        <w:t xml:space="preserve">    </w:t>
      </w:r>
      <w:r>
        <w:tab/>
        <w:t xml:space="preserve">    else if(arr[i]&gt;dep[j])</w:t>
      </w:r>
    </w:p>
    <w:p w14:paraId="56672C43" w14:textId="77777777" w:rsidR="002E4931" w:rsidRDefault="002E4931" w:rsidP="002E4931">
      <w:pPr>
        <w:spacing w:before="240"/>
      </w:pPr>
      <w:r>
        <w:t xml:space="preserve">    </w:t>
      </w:r>
      <w:r>
        <w:tab/>
        <w:t xml:space="preserve">    {</w:t>
      </w:r>
    </w:p>
    <w:p w14:paraId="4F19E93F" w14:textId="77777777" w:rsidR="002E4931" w:rsidRDefault="002E4931" w:rsidP="002E4931">
      <w:pPr>
        <w:spacing w:before="240"/>
      </w:pPr>
      <w:r>
        <w:t xml:space="preserve">    </w:t>
      </w:r>
      <w:r>
        <w:tab/>
        <w:t xml:space="preserve">        platform--;</w:t>
      </w:r>
    </w:p>
    <w:p w14:paraId="3015E6BC" w14:textId="77777777" w:rsidR="002E4931" w:rsidRDefault="002E4931" w:rsidP="002E4931">
      <w:pPr>
        <w:spacing w:before="240"/>
      </w:pPr>
      <w:r>
        <w:t xml:space="preserve">    </w:t>
      </w:r>
      <w:r>
        <w:tab/>
        <w:t xml:space="preserve">        j++;</w:t>
      </w:r>
    </w:p>
    <w:p w14:paraId="534193C3" w14:textId="77777777" w:rsidR="002E4931" w:rsidRDefault="002E4931" w:rsidP="002E4931">
      <w:pPr>
        <w:spacing w:before="240"/>
      </w:pPr>
      <w:r>
        <w:t xml:space="preserve">    </w:t>
      </w:r>
      <w:r>
        <w:tab/>
        <w:t xml:space="preserve">    }</w:t>
      </w:r>
    </w:p>
    <w:p w14:paraId="15CE7509" w14:textId="77777777" w:rsidR="002E4931" w:rsidRDefault="002E4931" w:rsidP="002E4931">
      <w:pPr>
        <w:spacing w:before="240"/>
      </w:pPr>
      <w:r>
        <w:t xml:space="preserve">    </w:t>
      </w:r>
      <w:r>
        <w:tab/>
        <w:t xml:space="preserve">    ans=max(ans,platform);</w:t>
      </w:r>
    </w:p>
    <w:p w14:paraId="2C6CA1E7" w14:textId="77777777" w:rsidR="002E4931" w:rsidRDefault="002E4931" w:rsidP="002E4931">
      <w:pPr>
        <w:spacing w:before="240"/>
      </w:pPr>
      <w:r>
        <w:t xml:space="preserve">    </w:t>
      </w:r>
      <w:r>
        <w:tab/>
        <w:t>}</w:t>
      </w:r>
    </w:p>
    <w:p w14:paraId="5E8BE745" w14:textId="77777777" w:rsidR="002E4931" w:rsidRDefault="002E4931" w:rsidP="002E4931">
      <w:pPr>
        <w:spacing w:before="240"/>
      </w:pPr>
      <w:r>
        <w:t xml:space="preserve">    </w:t>
      </w:r>
      <w:r>
        <w:tab/>
        <w:t>return ans;</w:t>
      </w:r>
    </w:p>
    <w:p w14:paraId="31F3ED9D" w14:textId="085E2EE5" w:rsidR="00854524" w:rsidRDefault="002E4931" w:rsidP="002E4931">
      <w:pPr>
        <w:spacing w:before="240"/>
      </w:pPr>
      <w:r>
        <w:t xml:space="preserve">    }</w:t>
      </w:r>
    </w:p>
    <w:p w14:paraId="76CA96D2" w14:textId="0B5B0825" w:rsidR="00814F0D" w:rsidRPr="00814F0D" w:rsidRDefault="002E4931" w:rsidP="00814F0D">
      <w:pPr>
        <w:pStyle w:val="NormalWeb"/>
        <w:shd w:val="clear" w:color="auto" w:fill="FFFFFF"/>
        <w:spacing w:before="0" w:beforeAutospacing="0" w:after="240" w:afterAutospacing="0"/>
        <w:rPr>
          <w:rFonts w:ascii="Segoe UI" w:hAnsi="Segoe UI" w:cs="Segoe UI"/>
          <w:color w:val="263238"/>
          <w:sz w:val="21"/>
          <w:szCs w:val="21"/>
        </w:rPr>
      </w:pPr>
      <w:r w:rsidRPr="00DD2E06">
        <w:rPr>
          <w:color w:val="C00000"/>
        </w:rPr>
        <w:t>5</w:t>
      </w:r>
      <w:r w:rsidR="00CD3A2B" w:rsidRPr="00DD2E06">
        <w:rPr>
          <w:color w:val="C00000"/>
        </w:rPr>
        <w:t>1</w:t>
      </w:r>
      <w:r>
        <w:t>)</w:t>
      </w:r>
      <w:r w:rsidR="00814F0D" w:rsidRPr="00814F0D">
        <w:rPr>
          <w:rFonts w:ascii="Segoe UI" w:hAnsi="Segoe UI" w:cs="Segoe UI"/>
          <w:color w:val="263238"/>
          <w:sz w:val="21"/>
          <w:szCs w:val="21"/>
        </w:rPr>
        <w:t xml:space="preserve"> Given an array </w:t>
      </w:r>
      <w:r w:rsidR="00814F0D" w:rsidRPr="00814F0D">
        <w:rPr>
          <w:rFonts w:ascii="Courier New" w:hAnsi="Courier New" w:cs="Courier New"/>
          <w:color w:val="546E7A"/>
          <w:sz w:val="20"/>
          <w:szCs w:val="20"/>
          <w:shd w:val="clear" w:color="auto" w:fill="F7F9FA"/>
        </w:rPr>
        <w:t>nums</w:t>
      </w:r>
      <w:r w:rsidR="00814F0D" w:rsidRPr="00814F0D">
        <w:rPr>
          <w:rFonts w:ascii="Segoe UI" w:hAnsi="Segoe UI" w:cs="Segoe UI"/>
          <w:color w:val="263238"/>
          <w:sz w:val="21"/>
          <w:szCs w:val="21"/>
        </w:rPr>
        <w:t> of distinct integers, return </w:t>
      </w:r>
      <w:r w:rsidR="00814F0D" w:rsidRPr="00814F0D">
        <w:rPr>
          <w:rFonts w:ascii="Segoe UI" w:hAnsi="Segoe UI" w:cs="Segoe UI"/>
          <w:i/>
          <w:iCs/>
          <w:color w:val="263238"/>
          <w:sz w:val="21"/>
          <w:szCs w:val="21"/>
        </w:rPr>
        <w:t>all the possible permutations</w:t>
      </w:r>
      <w:r w:rsidR="00814F0D" w:rsidRPr="00814F0D">
        <w:rPr>
          <w:rFonts w:ascii="Segoe UI" w:hAnsi="Segoe UI" w:cs="Segoe UI"/>
          <w:color w:val="263238"/>
          <w:sz w:val="21"/>
          <w:szCs w:val="21"/>
        </w:rPr>
        <w:t>. You can return the answer in </w:t>
      </w:r>
      <w:r w:rsidR="00814F0D" w:rsidRPr="00814F0D">
        <w:rPr>
          <w:rFonts w:ascii="Segoe UI" w:hAnsi="Segoe UI" w:cs="Segoe UI"/>
          <w:b/>
          <w:bCs/>
          <w:color w:val="263238"/>
          <w:sz w:val="21"/>
          <w:szCs w:val="21"/>
        </w:rPr>
        <w:t>any order</w:t>
      </w:r>
      <w:r w:rsidR="00814F0D" w:rsidRPr="00814F0D">
        <w:rPr>
          <w:rFonts w:ascii="Segoe UI" w:hAnsi="Segoe UI" w:cs="Segoe UI"/>
          <w:color w:val="263238"/>
          <w:sz w:val="21"/>
          <w:szCs w:val="21"/>
        </w:rPr>
        <w:t>.</w:t>
      </w:r>
    </w:p>
    <w:p w14:paraId="5508E6D5" w14:textId="77777777" w:rsidR="00814F0D" w:rsidRPr="00814F0D" w:rsidRDefault="00814F0D" w:rsidP="00814F0D">
      <w:pPr>
        <w:shd w:val="clear" w:color="auto" w:fill="FFFFFF"/>
        <w:spacing w:after="240" w:line="240" w:lineRule="auto"/>
        <w:rPr>
          <w:rFonts w:ascii="Segoe UI" w:eastAsia="Times New Roman" w:hAnsi="Segoe UI" w:cs="Segoe UI"/>
          <w:color w:val="263238"/>
          <w:sz w:val="21"/>
          <w:szCs w:val="21"/>
        </w:rPr>
      </w:pPr>
      <w:r w:rsidRPr="00814F0D">
        <w:rPr>
          <w:rFonts w:ascii="Segoe UI" w:eastAsia="Times New Roman" w:hAnsi="Segoe UI" w:cs="Segoe UI"/>
          <w:color w:val="263238"/>
          <w:sz w:val="21"/>
          <w:szCs w:val="21"/>
        </w:rPr>
        <w:t> </w:t>
      </w:r>
    </w:p>
    <w:p w14:paraId="518C4CA0" w14:textId="77777777" w:rsidR="00814F0D" w:rsidRPr="00814F0D" w:rsidRDefault="00814F0D" w:rsidP="00814F0D">
      <w:pPr>
        <w:shd w:val="clear" w:color="auto" w:fill="FFFFFF"/>
        <w:spacing w:after="240" w:line="240" w:lineRule="auto"/>
        <w:rPr>
          <w:rFonts w:ascii="Segoe UI" w:eastAsia="Times New Roman" w:hAnsi="Segoe UI" w:cs="Segoe UI"/>
          <w:color w:val="263238"/>
          <w:sz w:val="21"/>
          <w:szCs w:val="21"/>
        </w:rPr>
      </w:pPr>
      <w:r w:rsidRPr="00814F0D">
        <w:rPr>
          <w:rFonts w:ascii="Segoe UI" w:eastAsia="Times New Roman" w:hAnsi="Segoe UI" w:cs="Segoe UI"/>
          <w:b/>
          <w:bCs/>
          <w:color w:val="263238"/>
          <w:sz w:val="21"/>
          <w:szCs w:val="21"/>
        </w:rPr>
        <w:lastRenderedPageBreak/>
        <w:t>Example 1:</w:t>
      </w:r>
    </w:p>
    <w:p w14:paraId="0E646866" w14:textId="77777777" w:rsidR="00814F0D" w:rsidRPr="00814F0D" w:rsidRDefault="00814F0D" w:rsidP="00814F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4F0D">
        <w:rPr>
          <w:rFonts w:ascii="Consolas" w:eastAsia="Times New Roman" w:hAnsi="Consolas" w:cs="Courier New"/>
          <w:b/>
          <w:bCs/>
          <w:color w:val="263238"/>
          <w:sz w:val="20"/>
          <w:szCs w:val="20"/>
        </w:rPr>
        <w:t>Input:</w:t>
      </w:r>
      <w:r w:rsidRPr="00814F0D">
        <w:rPr>
          <w:rFonts w:ascii="Consolas" w:eastAsia="Times New Roman" w:hAnsi="Consolas" w:cs="Courier New"/>
          <w:color w:val="263238"/>
          <w:sz w:val="20"/>
          <w:szCs w:val="20"/>
        </w:rPr>
        <w:t xml:space="preserve"> nums = [1,2,3]</w:t>
      </w:r>
    </w:p>
    <w:p w14:paraId="3D05D577" w14:textId="77777777" w:rsidR="00814F0D" w:rsidRPr="00814F0D" w:rsidRDefault="00814F0D" w:rsidP="00814F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4F0D">
        <w:rPr>
          <w:rFonts w:ascii="Consolas" w:eastAsia="Times New Roman" w:hAnsi="Consolas" w:cs="Courier New"/>
          <w:b/>
          <w:bCs/>
          <w:color w:val="263238"/>
          <w:sz w:val="20"/>
          <w:szCs w:val="20"/>
        </w:rPr>
        <w:t>Output:</w:t>
      </w:r>
      <w:r w:rsidRPr="00814F0D">
        <w:rPr>
          <w:rFonts w:ascii="Consolas" w:eastAsia="Times New Roman" w:hAnsi="Consolas" w:cs="Courier New"/>
          <w:color w:val="263238"/>
          <w:sz w:val="20"/>
          <w:szCs w:val="20"/>
        </w:rPr>
        <w:t xml:space="preserve"> [[1,2,3],[1,3,2],[2,1,3],[2,3,1],[3,1,2],[3,2,1]]</w:t>
      </w:r>
    </w:p>
    <w:p w14:paraId="174B5E8D" w14:textId="744676B9" w:rsidR="00814F0D" w:rsidRDefault="002E4931" w:rsidP="00814F0D">
      <w:pPr>
        <w:spacing w:before="240"/>
      </w:pPr>
      <w:r>
        <w:t>:</w:t>
      </w:r>
      <w:r w:rsidR="00814F0D" w:rsidRPr="00814F0D">
        <w:t xml:space="preserve"> </w:t>
      </w:r>
      <w:r w:rsidR="00814F0D">
        <w:t>vector&lt;vector&lt;int&gt;&gt; permute(vector&lt;int&gt;&amp; nums) {</w:t>
      </w:r>
    </w:p>
    <w:p w14:paraId="4177106E" w14:textId="77777777" w:rsidR="00814F0D" w:rsidRDefault="00814F0D" w:rsidP="00814F0D">
      <w:pPr>
        <w:spacing w:before="240"/>
      </w:pPr>
      <w:r>
        <w:t xml:space="preserve">        vector&lt;vector&lt;int&gt;&gt;v;</w:t>
      </w:r>
    </w:p>
    <w:p w14:paraId="0FBE1CB3" w14:textId="77777777" w:rsidR="00814F0D" w:rsidRDefault="00814F0D" w:rsidP="00814F0D">
      <w:pPr>
        <w:spacing w:before="240"/>
      </w:pPr>
      <w:r>
        <w:t xml:space="preserve">        permutation(nums,0,v);</w:t>
      </w:r>
    </w:p>
    <w:p w14:paraId="0B5FBAD3" w14:textId="77777777" w:rsidR="00814F0D" w:rsidRDefault="00814F0D" w:rsidP="00814F0D">
      <w:pPr>
        <w:spacing w:before="240"/>
      </w:pPr>
      <w:r>
        <w:t xml:space="preserve">        return v;</w:t>
      </w:r>
    </w:p>
    <w:p w14:paraId="728EE22D" w14:textId="77777777" w:rsidR="00814F0D" w:rsidRDefault="00814F0D" w:rsidP="00814F0D">
      <w:pPr>
        <w:spacing w:before="240"/>
      </w:pPr>
      <w:r>
        <w:t xml:space="preserve">    }</w:t>
      </w:r>
    </w:p>
    <w:p w14:paraId="6E87DB05" w14:textId="77777777" w:rsidR="00814F0D" w:rsidRDefault="00814F0D" w:rsidP="00814F0D">
      <w:pPr>
        <w:spacing w:before="240"/>
      </w:pPr>
      <w:r>
        <w:t xml:space="preserve">    void permutation(vector&lt;int&gt;&amp;nums,int begin,vector&lt;vector&lt;int&gt;&gt;&amp;v)</w:t>
      </w:r>
    </w:p>
    <w:p w14:paraId="6CEA46A0" w14:textId="77777777" w:rsidR="00814F0D" w:rsidRDefault="00814F0D" w:rsidP="00814F0D">
      <w:pPr>
        <w:spacing w:before="240"/>
      </w:pPr>
      <w:r>
        <w:t xml:space="preserve">    {</w:t>
      </w:r>
    </w:p>
    <w:p w14:paraId="72A4530B" w14:textId="77777777" w:rsidR="00814F0D" w:rsidRDefault="00814F0D" w:rsidP="00814F0D">
      <w:pPr>
        <w:spacing w:before="240"/>
      </w:pPr>
      <w:r>
        <w:t xml:space="preserve">        if(begin&gt;=nums.size())</w:t>
      </w:r>
    </w:p>
    <w:p w14:paraId="2512D4FE" w14:textId="77777777" w:rsidR="00814F0D" w:rsidRDefault="00814F0D" w:rsidP="00814F0D">
      <w:pPr>
        <w:spacing w:before="240"/>
      </w:pPr>
      <w:r>
        <w:t xml:space="preserve">        {</w:t>
      </w:r>
    </w:p>
    <w:p w14:paraId="5E81E1D3" w14:textId="77777777" w:rsidR="00814F0D" w:rsidRDefault="00814F0D" w:rsidP="00814F0D">
      <w:pPr>
        <w:spacing w:before="240"/>
      </w:pPr>
      <w:r>
        <w:t xml:space="preserve">            v.push_back(nums);</w:t>
      </w:r>
    </w:p>
    <w:p w14:paraId="37C1356B" w14:textId="77777777" w:rsidR="00814F0D" w:rsidRDefault="00814F0D" w:rsidP="00814F0D">
      <w:pPr>
        <w:spacing w:before="240"/>
      </w:pPr>
      <w:r>
        <w:t xml:space="preserve">            return;</w:t>
      </w:r>
    </w:p>
    <w:p w14:paraId="0A2B1494" w14:textId="77777777" w:rsidR="00814F0D" w:rsidRDefault="00814F0D" w:rsidP="00814F0D">
      <w:pPr>
        <w:spacing w:before="240"/>
      </w:pPr>
      <w:r>
        <w:t xml:space="preserve">        }</w:t>
      </w:r>
    </w:p>
    <w:p w14:paraId="31C128EA" w14:textId="77777777" w:rsidR="00814F0D" w:rsidRDefault="00814F0D" w:rsidP="00814F0D">
      <w:pPr>
        <w:spacing w:before="240"/>
      </w:pPr>
      <w:r>
        <w:t xml:space="preserve">        for(int i=begin;i&lt;nums.size();i++)</w:t>
      </w:r>
    </w:p>
    <w:p w14:paraId="5A4B66DB" w14:textId="77777777" w:rsidR="00814F0D" w:rsidRDefault="00814F0D" w:rsidP="00814F0D">
      <w:pPr>
        <w:spacing w:before="240"/>
      </w:pPr>
      <w:r>
        <w:t xml:space="preserve">        {</w:t>
      </w:r>
    </w:p>
    <w:p w14:paraId="19B5D533" w14:textId="77777777" w:rsidR="00814F0D" w:rsidRDefault="00814F0D" w:rsidP="00814F0D">
      <w:pPr>
        <w:spacing w:before="240"/>
      </w:pPr>
      <w:r>
        <w:t xml:space="preserve">            swap(nums[begin],nums[i]);</w:t>
      </w:r>
    </w:p>
    <w:p w14:paraId="6FC0BFBE" w14:textId="77777777" w:rsidR="00814F0D" w:rsidRDefault="00814F0D" w:rsidP="00814F0D">
      <w:pPr>
        <w:spacing w:before="240"/>
      </w:pPr>
      <w:r>
        <w:t xml:space="preserve">            permutation(nums,begin+1,v);</w:t>
      </w:r>
    </w:p>
    <w:p w14:paraId="5088E165" w14:textId="77777777" w:rsidR="00814F0D" w:rsidRDefault="00814F0D" w:rsidP="00814F0D">
      <w:pPr>
        <w:spacing w:before="240"/>
      </w:pPr>
      <w:r>
        <w:t xml:space="preserve">            swap(nums[begin],nums[i]);</w:t>
      </w:r>
    </w:p>
    <w:p w14:paraId="2E3BC5D2" w14:textId="77777777" w:rsidR="00814F0D" w:rsidRDefault="00814F0D" w:rsidP="00814F0D">
      <w:pPr>
        <w:spacing w:before="240"/>
      </w:pPr>
      <w:r>
        <w:t xml:space="preserve">        }</w:t>
      </w:r>
    </w:p>
    <w:p w14:paraId="031241E8" w14:textId="4E457C82" w:rsidR="002E4931" w:rsidRDefault="00814F0D" w:rsidP="00814F0D">
      <w:pPr>
        <w:spacing w:before="240"/>
      </w:pPr>
      <w:r>
        <w:t xml:space="preserve">    }</w:t>
      </w:r>
    </w:p>
    <w:p w14:paraId="3359393F" w14:textId="3E34CDBB" w:rsidR="00F70FAF" w:rsidRPr="00F70FAF" w:rsidRDefault="00814F0D" w:rsidP="00F70FAF">
      <w:pPr>
        <w:pStyle w:val="NormalWeb"/>
        <w:shd w:val="clear" w:color="auto" w:fill="F8F9F9"/>
        <w:rPr>
          <w:rFonts w:ascii="Lato" w:hAnsi="Lato"/>
          <w:color w:val="1A3D3C"/>
          <w:spacing w:val="2"/>
          <w:sz w:val="21"/>
          <w:szCs w:val="21"/>
        </w:rPr>
      </w:pPr>
      <w:r w:rsidRPr="008B6514">
        <w:rPr>
          <w:color w:val="FF0000"/>
        </w:rPr>
        <w:t>5</w:t>
      </w:r>
      <w:r w:rsidR="00CD3A2B" w:rsidRPr="008B6514">
        <w:rPr>
          <w:color w:val="FF0000"/>
        </w:rPr>
        <w:t>2</w:t>
      </w:r>
      <w:r w:rsidR="00F70FAF" w:rsidRPr="008B6514">
        <w:rPr>
          <w:color w:val="FF0000"/>
        </w:rPr>
        <w:t>)</w:t>
      </w:r>
      <w:r w:rsidR="00F70FAF" w:rsidRPr="00F70FAF">
        <w:rPr>
          <w:rFonts w:ascii="Lato" w:hAnsi="Lato"/>
          <w:color w:val="1A3D3C"/>
          <w:spacing w:val="2"/>
          <w:sz w:val="21"/>
          <w:szCs w:val="21"/>
        </w:rPr>
        <w:t xml:space="preserve">Given a matrix of integers </w:t>
      </w:r>
      <w:r w:rsidR="00F70FAF" w:rsidRPr="00F70FAF">
        <w:rPr>
          <w:rFonts w:ascii="Lato" w:hAnsi="Lato"/>
          <w:b/>
          <w:bCs/>
          <w:color w:val="1A3D3C"/>
          <w:spacing w:val="2"/>
          <w:sz w:val="21"/>
          <w:szCs w:val="21"/>
        </w:rPr>
        <w:t>A</w:t>
      </w:r>
      <w:r w:rsidR="00F70FAF" w:rsidRPr="00F70FAF">
        <w:rPr>
          <w:rFonts w:ascii="Lato" w:hAnsi="Lato"/>
          <w:color w:val="1A3D3C"/>
          <w:spacing w:val="2"/>
          <w:sz w:val="21"/>
          <w:szCs w:val="21"/>
        </w:rPr>
        <w:t xml:space="preserve"> of size </w:t>
      </w:r>
      <w:r w:rsidR="00F70FAF" w:rsidRPr="00F70FAF">
        <w:rPr>
          <w:rFonts w:ascii="Lato" w:hAnsi="Lato"/>
          <w:b/>
          <w:bCs/>
          <w:color w:val="1A3D3C"/>
          <w:spacing w:val="2"/>
          <w:sz w:val="21"/>
          <w:szCs w:val="21"/>
        </w:rPr>
        <w:t>N x M</w:t>
      </w:r>
      <w:r w:rsidR="00F70FAF" w:rsidRPr="00F70FAF">
        <w:rPr>
          <w:rFonts w:ascii="Lato" w:hAnsi="Lato"/>
          <w:color w:val="1A3D3C"/>
          <w:spacing w:val="2"/>
          <w:sz w:val="21"/>
          <w:szCs w:val="21"/>
        </w:rPr>
        <w:t xml:space="preserve"> in which each row is sorted.</w:t>
      </w:r>
    </w:p>
    <w:p w14:paraId="00F5F1CB" w14:textId="77777777" w:rsidR="00F70FAF" w:rsidRPr="00F70FAF" w:rsidRDefault="00F70FAF" w:rsidP="00F70FAF">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F70FAF">
        <w:rPr>
          <w:rFonts w:ascii="Lato" w:eastAsia="Times New Roman" w:hAnsi="Lato" w:cs="Times New Roman"/>
          <w:color w:val="1A3D3C"/>
          <w:spacing w:val="2"/>
          <w:sz w:val="21"/>
          <w:szCs w:val="21"/>
        </w:rPr>
        <w:t xml:space="preserve">Find an return the overall median of the matrix </w:t>
      </w:r>
      <w:r w:rsidRPr="00F70FAF">
        <w:rPr>
          <w:rFonts w:ascii="Lato" w:eastAsia="Times New Roman" w:hAnsi="Lato" w:cs="Times New Roman"/>
          <w:b/>
          <w:bCs/>
          <w:color w:val="1A3D3C"/>
          <w:spacing w:val="2"/>
          <w:sz w:val="21"/>
          <w:szCs w:val="21"/>
        </w:rPr>
        <w:t>A</w:t>
      </w:r>
      <w:r w:rsidRPr="00F70FAF">
        <w:rPr>
          <w:rFonts w:ascii="Lato" w:eastAsia="Times New Roman" w:hAnsi="Lato" w:cs="Times New Roman"/>
          <w:color w:val="1A3D3C"/>
          <w:spacing w:val="2"/>
          <w:sz w:val="21"/>
          <w:szCs w:val="21"/>
        </w:rPr>
        <w:t>.</w:t>
      </w:r>
    </w:p>
    <w:p w14:paraId="7649AC4B" w14:textId="77777777" w:rsidR="00F70FAF" w:rsidRPr="00F70FAF" w:rsidRDefault="00F70FAF" w:rsidP="00F70FAF">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F70FAF">
        <w:rPr>
          <w:rFonts w:ascii="Lato" w:eastAsia="Times New Roman" w:hAnsi="Lato" w:cs="Times New Roman"/>
          <w:b/>
          <w:bCs/>
          <w:color w:val="1A3D3C"/>
          <w:spacing w:val="2"/>
          <w:sz w:val="21"/>
          <w:szCs w:val="21"/>
        </w:rPr>
        <w:t>Note:</w:t>
      </w:r>
      <w:r w:rsidRPr="00F70FAF">
        <w:rPr>
          <w:rFonts w:ascii="Lato" w:eastAsia="Times New Roman" w:hAnsi="Lato" w:cs="Times New Roman"/>
          <w:color w:val="1A3D3C"/>
          <w:spacing w:val="2"/>
          <w:sz w:val="21"/>
          <w:szCs w:val="21"/>
        </w:rPr>
        <w:t xml:space="preserve"> No extra memory is allowed.</w:t>
      </w:r>
    </w:p>
    <w:p w14:paraId="0363B841" w14:textId="77777777" w:rsidR="00F70FAF" w:rsidRPr="00F70FAF" w:rsidRDefault="00F70FAF" w:rsidP="00F70FAF">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F70FAF">
        <w:rPr>
          <w:rFonts w:ascii="Lato" w:eastAsia="Times New Roman" w:hAnsi="Lato" w:cs="Times New Roman"/>
          <w:b/>
          <w:bCs/>
          <w:color w:val="1A3D3C"/>
          <w:spacing w:val="2"/>
          <w:sz w:val="21"/>
          <w:szCs w:val="21"/>
        </w:rPr>
        <w:lastRenderedPageBreak/>
        <w:t>Note:</w:t>
      </w:r>
      <w:r w:rsidRPr="00F70FAF">
        <w:rPr>
          <w:rFonts w:ascii="Lato" w:eastAsia="Times New Roman" w:hAnsi="Lato" w:cs="Times New Roman"/>
          <w:color w:val="1A3D3C"/>
          <w:spacing w:val="2"/>
          <w:sz w:val="21"/>
          <w:szCs w:val="21"/>
        </w:rPr>
        <w:t xml:space="preserve"> Rows are numbered from top to bottom and columns are numbered from left to right.</w:t>
      </w:r>
    </w:p>
    <w:p w14:paraId="5AC6773E" w14:textId="23A05022" w:rsidR="00814F0D" w:rsidRDefault="00814F0D" w:rsidP="00814F0D">
      <w:pPr>
        <w:spacing w:before="240"/>
      </w:pPr>
    </w:p>
    <w:p w14:paraId="3920FD08" w14:textId="30A2CFEA" w:rsidR="00F70FAF" w:rsidRPr="00F70FAF" w:rsidRDefault="00F70FAF" w:rsidP="00F70FAF">
      <w:pPr>
        <w:shd w:val="clear" w:color="auto" w:fill="FFFFFE"/>
        <w:spacing w:line="285" w:lineRule="atLeast"/>
        <w:rPr>
          <w:rFonts w:ascii="Consolas" w:eastAsia="Times New Roman" w:hAnsi="Consolas" w:cs="Times New Roman"/>
          <w:color w:val="000000"/>
          <w:sz w:val="21"/>
          <w:szCs w:val="21"/>
        </w:rPr>
      </w:pPr>
      <w:r>
        <w:t>:</w:t>
      </w:r>
      <w:r w:rsidRPr="00F70FAF">
        <w:rPr>
          <w:rFonts w:ascii="Consolas" w:hAnsi="Consolas"/>
          <w:color w:val="0000FF"/>
          <w:sz w:val="21"/>
          <w:szCs w:val="21"/>
        </w:rPr>
        <w:t xml:space="preserve"> </w:t>
      </w:r>
      <w:r w:rsidRPr="00F70FAF">
        <w:rPr>
          <w:rFonts w:ascii="Consolas" w:eastAsia="Times New Roman" w:hAnsi="Consolas" w:cs="Times New Roman"/>
          <w:color w:val="0000FF"/>
          <w:sz w:val="21"/>
          <w:szCs w:val="21"/>
        </w:rPr>
        <w:t>int</w:t>
      </w:r>
      <w:r w:rsidRPr="00F70FAF">
        <w:rPr>
          <w:rFonts w:ascii="Consolas" w:eastAsia="Times New Roman" w:hAnsi="Consolas" w:cs="Times New Roman"/>
          <w:color w:val="000000"/>
          <w:sz w:val="21"/>
          <w:szCs w:val="21"/>
        </w:rPr>
        <w:t> Solution::findMedian(vector&lt;vector&lt;</w:t>
      </w:r>
      <w:r w:rsidRPr="00F70FAF">
        <w:rPr>
          <w:rFonts w:ascii="Consolas" w:eastAsia="Times New Roman" w:hAnsi="Consolas" w:cs="Times New Roman"/>
          <w:color w:val="0000FF"/>
          <w:sz w:val="21"/>
          <w:szCs w:val="21"/>
        </w:rPr>
        <w:t>int</w:t>
      </w:r>
      <w:r w:rsidRPr="00F70FAF">
        <w:rPr>
          <w:rFonts w:ascii="Consolas" w:eastAsia="Times New Roman" w:hAnsi="Consolas" w:cs="Times New Roman"/>
          <w:color w:val="000000"/>
          <w:sz w:val="21"/>
          <w:szCs w:val="21"/>
        </w:rPr>
        <w:t>&gt; &gt; &amp;A) {</w:t>
      </w:r>
    </w:p>
    <w:p w14:paraId="4197E569"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w:t>
      </w:r>
      <w:r w:rsidRPr="00F70FAF">
        <w:rPr>
          <w:rFonts w:ascii="Consolas" w:eastAsia="Times New Roman" w:hAnsi="Consolas" w:cs="Times New Roman"/>
          <w:color w:val="0000FF"/>
          <w:sz w:val="21"/>
          <w:szCs w:val="21"/>
        </w:rPr>
        <w:t>int</w:t>
      </w:r>
      <w:r w:rsidRPr="00F70FAF">
        <w:rPr>
          <w:rFonts w:ascii="Consolas" w:eastAsia="Times New Roman" w:hAnsi="Consolas" w:cs="Times New Roman"/>
          <w:color w:val="000000"/>
          <w:sz w:val="21"/>
          <w:szCs w:val="21"/>
        </w:rPr>
        <w:t> l=</w:t>
      </w:r>
      <w:r w:rsidRPr="00F70FAF">
        <w:rPr>
          <w:rFonts w:ascii="Consolas" w:eastAsia="Times New Roman" w:hAnsi="Consolas" w:cs="Times New Roman"/>
          <w:color w:val="098658"/>
          <w:sz w:val="21"/>
          <w:szCs w:val="21"/>
        </w:rPr>
        <w:t>0</w:t>
      </w:r>
      <w:r w:rsidRPr="00F70FAF">
        <w:rPr>
          <w:rFonts w:ascii="Consolas" w:eastAsia="Times New Roman" w:hAnsi="Consolas" w:cs="Times New Roman"/>
          <w:color w:val="000000"/>
          <w:sz w:val="21"/>
          <w:szCs w:val="21"/>
        </w:rPr>
        <w:t>,r=pow(</w:t>
      </w:r>
      <w:r w:rsidRPr="00F70FAF">
        <w:rPr>
          <w:rFonts w:ascii="Consolas" w:eastAsia="Times New Roman" w:hAnsi="Consolas" w:cs="Times New Roman"/>
          <w:color w:val="098658"/>
          <w:sz w:val="21"/>
          <w:szCs w:val="21"/>
        </w:rPr>
        <w:t>10</w:t>
      </w:r>
      <w:r w:rsidRPr="00F70FAF">
        <w:rPr>
          <w:rFonts w:ascii="Consolas" w:eastAsia="Times New Roman" w:hAnsi="Consolas" w:cs="Times New Roman"/>
          <w:color w:val="000000"/>
          <w:sz w:val="21"/>
          <w:szCs w:val="21"/>
        </w:rPr>
        <w:t>,</w:t>
      </w:r>
      <w:r w:rsidRPr="00F70FAF">
        <w:rPr>
          <w:rFonts w:ascii="Consolas" w:eastAsia="Times New Roman" w:hAnsi="Consolas" w:cs="Times New Roman"/>
          <w:color w:val="098658"/>
          <w:sz w:val="21"/>
          <w:szCs w:val="21"/>
        </w:rPr>
        <w:t>9</w:t>
      </w:r>
      <w:r w:rsidRPr="00F70FAF">
        <w:rPr>
          <w:rFonts w:ascii="Consolas" w:eastAsia="Times New Roman" w:hAnsi="Consolas" w:cs="Times New Roman"/>
          <w:color w:val="000000"/>
          <w:sz w:val="21"/>
          <w:szCs w:val="21"/>
        </w:rPr>
        <w:t>),n=A.size(),mid,m=A[</w:t>
      </w:r>
      <w:r w:rsidRPr="00F70FAF">
        <w:rPr>
          <w:rFonts w:ascii="Consolas" w:eastAsia="Times New Roman" w:hAnsi="Consolas" w:cs="Times New Roman"/>
          <w:color w:val="098658"/>
          <w:sz w:val="21"/>
          <w:szCs w:val="21"/>
        </w:rPr>
        <w:t>0</w:t>
      </w:r>
      <w:r w:rsidRPr="00F70FAF">
        <w:rPr>
          <w:rFonts w:ascii="Consolas" w:eastAsia="Times New Roman" w:hAnsi="Consolas" w:cs="Times New Roman"/>
          <w:color w:val="000000"/>
          <w:sz w:val="21"/>
          <w:szCs w:val="21"/>
        </w:rPr>
        <w:t>].size(),c,q,p;</w:t>
      </w:r>
    </w:p>
    <w:p w14:paraId="7B48CE40"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q=(n*m)/</w:t>
      </w:r>
      <w:r w:rsidRPr="00F70FAF">
        <w:rPr>
          <w:rFonts w:ascii="Consolas" w:eastAsia="Times New Roman" w:hAnsi="Consolas" w:cs="Times New Roman"/>
          <w:color w:val="098658"/>
          <w:sz w:val="21"/>
          <w:szCs w:val="21"/>
        </w:rPr>
        <w:t>2</w:t>
      </w:r>
      <w:r w:rsidRPr="00F70FAF">
        <w:rPr>
          <w:rFonts w:ascii="Consolas" w:eastAsia="Times New Roman" w:hAnsi="Consolas" w:cs="Times New Roman"/>
          <w:color w:val="000000"/>
          <w:sz w:val="21"/>
          <w:szCs w:val="21"/>
        </w:rPr>
        <w:t>;</w:t>
      </w:r>
    </w:p>
    <w:p w14:paraId="331D56AD"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FF"/>
          <w:sz w:val="21"/>
          <w:szCs w:val="21"/>
        </w:rPr>
        <w:t>while</w:t>
      </w:r>
      <w:r w:rsidRPr="00F70FAF">
        <w:rPr>
          <w:rFonts w:ascii="Consolas" w:eastAsia="Times New Roman" w:hAnsi="Consolas" w:cs="Times New Roman"/>
          <w:color w:val="000000"/>
          <w:sz w:val="21"/>
          <w:szCs w:val="21"/>
        </w:rPr>
        <w:t>(l&lt;=r){</w:t>
      </w:r>
    </w:p>
    <w:p w14:paraId="0792F435"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mid=(l+r)/</w:t>
      </w:r>
      <w:r w:rsidRPr="00F70FAF">
        <w:rPr>
          <w:rFonts w:ascii="Consolas" w:eastAsia="Times New Roman" w:hAnsi="Consolas" w:cs="Times New Roman"/>
          <w:color w:val="098658"/>
          <w:sz w:val="21"/>
          <w:szCs w:val="21"/>
        </w:rPr>
        <w:t>2</w:t>
      </w:r>
      <w:r w:rsidRPr="00F70FAF">
        <w:rPr>
          <w:rFonts w:ascii="Consolas" w:eastAsia="Times New Roman" w:hAnsi="Consolas" w:cs="Times New Roman"/>
          <w:color w:val="000000"/>
          <w:sz w:val="21"/>
          <w:szCs w:val="21"/>
        </w:rPr>
        <w:t>;</w:t>
      </w:r>
    </w:p>
    <w:p w14:paraId="2BAF4210"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c=</w:t>
      </w:r>
      <w:r w:rsidRPr="00F70FAF">
        <w:rPr>
          <w:rFonts w:ascii="Consolas" w:eastAsia="Times New Roman" w:hAnsi="Consolas" w:cs="Times New Roman"/>
          <w:color w:val="098658"/>
          <w:sz w:val="21"/>
          <w:szCs w:val="21"/>
        </w:rPr>
        <w:t>0</w:t>
      </w:r>
      <w:r w:rsidRPr="00F70FAF">
        <w:rPr>
          <w:rFonts w:ascii="Consolas" w:eastAsia="Times New Roman" w:hAnsi="Consolas" w:cs="Times New Roman"/>
          <w:color w:val="000000"/>
          <w:sz w:val="21"/>
          <w:szCs w:val="21"/>
        </w:rPr>
        <w:t>;</w:t>
      </w:r>
    </w:p>
    <w:p w14:paraId="7D862B1D"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w:t>
      </w:r>
      <w:r w:rsidRPr="00F70FAF">
        <w:rPr>
          <w:rFonts w:ascii="Consolas" w:eastAsia="Times New Roman" w:hAnsi="Consolas" w:cs="Times New Roman"/>
          <w:color w:val="0000FF"/>
          <w:sz w:val="21"/>
          <w:szCs w:val="21"/>
        </w:rPr>
        <w:t>for</w:t>
      </w:r>
      <w:r w:rsidRPr="00F70FAF">
        <w:rPr>
          <w:rFonts w:ascii="Consolas" w:eastAsia="Times New Roman" w:hAnsi="Consolas" w:cs="Times New Roman"/>
          <w:color w:val="000000"/>
          <w:sz w:val="21"/>
          <w:szCs w:val="21"/>
        </w:rPr>
        <w:t>(</w:t>
      </w:r>
      <w:r w:rsidRPr="00F70FAF">
        <w:rPr>
          <w:rFonts w:ascii="Consolas" w:eastAsia="Times New Roman" w:hAnsi="Consolas" w:cs="Times New Roman"/>
          <w:color w:val="0000FF"/>
          <w:sz w:val="21"/>
          <w:szCs w:val="21"/>
        </w:rPr>
        <w:t>int</w:t>
      </w:r>
      <w:r w:rsidRPr="00F70FAF">
        <w:rPr>
          <w:rFonts w:ascii="Consolas" w:eastAsia="Times New Roman" w:hAnsi="Consolas" w:cs="Times New Roman"/>
          <w:color w:val="000000"/>
          <w:sz w:val="21"/>
          <w:szCs w:val="21"/>
        </w:rPr>
        <w:t> i=</w:t>
      </w:r>
      <w:r w:rsidRPr="00F70FAF">
        <w:rPr>
          <w:rFonts w:ascii="Consolas" w:eastAsia="Times New Roman" w:hAnsi="Consolas" w:cs="Times New Roman"/>
          <w:color w:val="098658"/>
          <w:sz w:val="21"/>
          <w:szCs w:val="21"/>
        </w:rPr>
        <w:t>0</w:t>
      </w:r>
      <w:r w:rsidRPr="00F70FAF">
        <w:rPr>
          <w:rFonts w:ascii="Consolas" w:eastAsia="Times New Roman" w:hAnsi="Consolas" w:cs="Times New Roman"/>
          <w:color w:val="000000"/>
          <w:sz w:val="21"/>
          <w:szCs w:val="21"/>
        </w:rPr>
        <w:t>;i&lt;n;i++)</w:t>
      </w:r>
    </w:p>
    <w:p w14:paraId="1F30E66E"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c+=lower_bound(begin(A[i]),end(A[i]),mid)-begin(A[i]);</w:t>
      </w:r>
    </w:p>
    <w:p w14:paraId="3204DD35"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w:t>
      </w:r>
      <w:r w:rsidRPr="00F70FAF">
        <w:rPr>
          <w:rFonts w:ascii="Consolas" w:eastAsia="Times New Roman" w:hAnsi="Consolas" w:cs="Times New Roman"/>
          <w:color w:val="0000FF"/>
          <w:sz w:val="21"/>
          <w:szCs w:val="21"/>
        </w:rPr>
        <w:t>if</w:t>
      </w:r>
      <w:r w:rsidRPr="00F70FAF">
        <w:rPr>
          <w:rFonts w:ascii="Consolas" w:eastAsia="Times New Roman" w:hAnsi="Consolas" w:cs="Times New Roman"/>
          <w:color w:val="000000"/>
          <w:sz w:val="21"/>
          <w:szCs w:val="21"/>
        </w:rPr>
        <w:t>(c&lt;=q){</w:t>
      </w:r>
    </w:p>
    <w:p w14:paraId="7FA70C86"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p=mid;</w:t>
      </w:r>
    </w:p>
    <w:p w14:paraId="46985B74"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l=mid+</w:t>
      </w:r>
      <w:r w:rsidRPr="00F70FAF">
        <w:rPr>
          <w:rFonts w:ascii="Consolas" w:eastAsia="Times New Roman" w:hAnsi="Consolas" w:cs="Times New Roman"/>
          <w:color w:val="098658"/>
          <w:sz w:val="21"/>
          <w:szCs w:val="21"/>
        </w:rPr>
        <w:t>1</w:t>
      </w:r>
      <w:r w:rsidRPr="00F70FAF">
        <w:rPr>
          <w:rFonts w:ascii="Consolas" w:eastAsia="Times New Roman" w:hAnsi="Consolas" w:cs="Times New Roman"/>
          <w:color w:val="000000"/>
          <w:sz w:val="21"/>
          <w:szCs w:val="21"/>
        </w:rPr>
        <w:t>;</w:t>
      </w:r>
    </w:p>
    <w:p w14:paraId="5DF944D6" w14:textId="77777777" w:rsidR="00F70FAF" w:rsidRPr="00F70FAF" w:rsidRDefault="00F70FAF" w:rsidP="00F70FAF">
      <w:pPr>
        <w:shd w:val="clear" w:color="auto" w:fill="FFFFFE"/>
        <w:spacing w:after="0" w:line="285" w:lineRule="atLeast"/>
        <w:rPr>
          <w:rFonts w:ascii="Consolas" w:eastAsia="Times New Roman" w:hAnsi="Consolas" w:cs="Times New Roman"/>
          <w:color w:val="000000"/>
          <w:sz w:val="21"/>
          <w:szCs w:val="21"/>
        </w:rPr>
      </w:pPr>
      <w:r w:rsidRPr="00F70FAF">
        <w:rPr>
          <w:rFonts w:ascii="Consolas" w:eastAsia="Times New Roman" w:hAnsi="Consolas" w:cs="Times New Roman"/>
          <w:color w:val="000000"/>
          <w:sz w:val="21"/>
          <w:szCs w:val="21"/>
        </w:rPr>
        <w:t>    }</w:t>
      </w:r>
    </w:p>
    <w:p w14:paraId="5AA042C9" w14:textId="516124CA" w:rsidR="006C38FC" w:rsidRPr="006C38FC" w:rsidRDefault="00980A3E" w:rsidP="006C38FC">
      <w:pPr>
        <w:pStyle w:val="NormalWeb"/>
        <w:shd w:val="clear" w:color="auto" w:fill="FFFFFF"/>
        <w:spacing w:before="0" w:beforeAutospacing="0" w:after="240" w:afterAutospacing="0"/>
        <w:rPr>
          <w:rFonts w:ascii="Segoe UI" w:hAnsi="Segoe UI" w:cs="Segoe UI"/>
          <w:color w:val="263238"/>
          <w:sz w:val="21"/>
          <w:szCs w:val="21"/>
        </w:rPr>
      </w:pPr>
      <w:r>
        <w:t>5</w:t>
      </w:r>
      <w:r w:rsidR="00CD3A2B">
        <w:t>3</w:t>
      </w:r>
      <w:r>
        <w:t>)</w:t>
      </w:r>
      <w:r w:rsidR="006C38FC" w:rsidRPr="006C38FC">
        <w:rPr>
          <w:rFonts w:ascii="Segoe UI" w:hAnsi="Segoe UI" w:cs="Segoe UI"/>
          <w:color w:val="263238"/>
          <w:sz w:val="21"/>
          <w:szCs w:val="21"/>
        </w:rPr>
        <w:t xml:space="preserve"> Given an input string </w:t>
      </w:r>
      <w:r w:rsidR="006C38FC" w:rsidRPr="006C38FC">
        <w:rPr>
          <w:rFonts w:ascii="Courier New" w:hAnsi="Courier New" w:cs="Courier New"/>
          <w:color w:val="546E7A"/>
          <w:sz w:val="20"/>
          <w:szCs w:val="20"/>
          <w:shd w:val="clear" w:color="auto" w:fill="F7F9FA"/>
        </w:rPr>
        <w:t>s</w:t>
      </w:r>
      <w:r w:rsidR="006C38FC" w:rsidRPr="006C38FC">
        <w:rPr>
          <w:rFonts w:ascii="Segoe UI" w:hAnsi="Segoe UI" w:cs="Segoe UI"/>
          <w:color w:val="263238"/>
          <w:sz w:val="21"/>
          <w:szCs w:val="21"/>
        </w:rPr>
        <w:t>, reverse the order of the </w:t>
      </w:r>
      <w:r w:rsidR="006C38FC" w:rsidRPr="006C38FC">
        <w:rPr>
          <w:rFonts w:ascii="Segoe UI" w:hAnsi="Segoe UI" w:cs="Segoe UI"/>
          <w:b/>
          <w:bCs/>
          <w:color w:val="263238"/>
          <w:sz w:val="21"/>
          <w:szCs w:val="21"/>
        </w:rPr>
        <w:t>words</w:t>
      </w:r>
      <w:r w:rsidR="006C38FC" w:rsidRPr="006C38FC">
        <w:rPr>
          <w:rFonts w:ascii="Segoe UI" w:hAnsi="Segoe UI" w:cs="Segoe UI"/>
          <w:color w:val="263238"/>
          <w:sz w:val="21"/>
          <w:szCs w:val="21"/>
        </w:rPr>
        <w:t>.</w:t>
      </w:r>
    </w:p>
    <w:p w14:paraId="512F11E1"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color w:val="263238"/>
          <w:sz w:val="21"/>
          <w:szCs w:val="21"/>
        </w:rPr>
        <w:t>A </w:t>
      </w:r>
      <w:r w:rsidRPr="006C38FC">
        <w:rPr>
          <w:rFonts w:ascii="Segoe UI" w:eastAsia="Times New Roman" w:hAnsi="Segoe UI" w:cs="Segoe UI"/>
          <w:b/>
          <w:bCs/>
          <w:color w:val="263238"/>
          <w:sz w:val="21"/>
          <w:szCs w:val="21"/>
        </w:rPr>
        <w:t>word</w:t>
      </w:r>
      <w:r w:rsidRPr="006C38FC">
        <w:rPr>
          <w:rFonts w:ascii="Segoe UI" w:eastAsia="Times New Roman" w:hAnsi="Segoe UI" w:cs="Segoe UI"/>
          <w:color w:val="263238"/>
          <w:sz w:val="21"/>
          <w:szCs w:val="21"/>
        </w:rPr>
        <w:t> is defined as a sequence of non-space characters. The </w:t>
      </w:r>
      <w:r w:rsidRPr="006C38FC">
        <w:rPr>
          <w:rFonts w:ascii="Segoe UI" w:eastAsia="Times New Roman" w:hAnsi="Segoe UI" w:cs="Segoe UI"/>
          <w:b/>
          <w:bCs/>
          <w:color w:val="263238"/>
          <w:sz w:val="21"/>
          <w:szCs w:val="21"/>
        </w:rPr>
        <w:t>words</w:t>
      </w:r>
      <w:r w:rsidRPr="006C38FC">
        <w:rPr>
          <w:rFonts w:ascii="Segoe UI" w:eastAsia="Times New Roman" w:hAnsi="Segoe UI" w:cs="Segoe UI"/>
          <w:color w:val="263238"/>
          <w:sz w:val="21"/>
          <w:szCs w:val="21"/>
        </w:rPr>
        <w:t> in </w:t>
      </w:r>
      <w:r w:rsidRPr="006C38FC">
        <w:rPr>
          <w:rFonts w:ascii="Courier New" w:eastAsia="Times New Roman" w:hAnsi="Courier New" w:cs="Courier New"/>
          <w:color w:val="546E7A"/>
          <w:sz w:val="20"/>
          <w:szCs w:val="20"/>
          <w:shd w:val="clear" w:color="auto" w:fill="F7F9FA"/>
        </w:rPr>
        <w:t>s</w:t>
      </w:r>
      <w:r w:rsidRPr="006C38FC">
        <w:rPr>
          <w:rFonts w:ascii="Segoe UI" w:eastAsia="Times New Roman" w:hAnsi="Segoe UI" w:cs="Segoe UI"/>
          <w:color w:val="263238"/>
          <w:sz w:val="21"/>
          <w:szCs w:val="21"/>
        </w:rPr>
        <w:t> will be separated by at least one space.</w:t>
      </w:r>
    </w:p>
    <w:p w14:paraId="15CDBE0E"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color w:val="263238"/>
          <w:sz w:val="21"/>
          <w:szCs w:val="21"/>
        </w:rPr>
        <w:t>Return </w:t>
      </w:r>
      <w:r w:rsidRPr="006C38FC">
        <w:rPr>
          <w:rFonts w:ascii="Segoe UI" w:eastAsia="Times New Roman" w:hAnsi="Segoe UI" w:cs="Segoe UI"/>
          <w:i/>
          <w:iCs/>
          <w:color w:val="263238"/>
          <w:sz w:val="21"/>
          <w:szCs w:val="21"/>
        </w:rPr>
        <w:t>a string of the words in reverse order concatenated by a single space.</w:t>
      </w:r>
    </w:p>
    <w:p w14:paraId="1100E659"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b/>
          <w:bCs/>
          <w:color w:val="263238"/>
          <w:sz w:val="21"/>
          <w:szCs w:val="21"/>
        </w:rPr>
        <w:t>Note</w:t>
      </w:r>
      <w:r w:rsidRPr="006C38FC">
        <w:rPr>
          <w:rFonts w:ascii="Segoe UI" w:eastAsia="Times New Roman" w:hAnsi="Segoe UI" w:cs="Segoe UI"/>
          <w:color w:val="263238"/>
          <w:sz w:val="21"/>
          <w:szCs w:val="21"/>
        </w:rPr>
        <w:t> that </w:t>
      </w:r>
      <w:r w:rsidRPr="006C38FC">
        <w:rPr>
          <w:rFonts w:ascii="Courier New" w:eastAsia="Times New Roman" w:hAnsi="Courier New" w:cs="Courier New"/>
          <w:color w:val="546E7A"/>
          <w:sz w:val="20"/>
          <w:szCs w:val="20"/>
          <w:shd w:val="clear" w:color="auto" w:fill="F7F9FA"/>
        </w:rPr>
        <w:t>s</w:t>
      </w:r>
      <w:r w:rsidRPr="006C38FC">
        <w:rPr>
          <w:rFonts w:ascii="Segoe UI" w:eastAsia="Times New Roman" w:hAnsi="Segoe UI" w:cs="Segoe UI"/>
          <w:color w:val="263238"/>
          <w:sz w:val="21"/>
          <w:szCs w:val="21"/>
        </w:rPr>
        <w:t> may contain leading or trailing spaces or multiple spaces between two words. The returned string should only have a single space separating the words. Do not include any extra spaces.</w:t>
      </w:r>
    </w:p>
    <w:p w14:paraId="6A918DD7"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color w:val="263238"/>
          <w:sz w:val="21"/>
          <w:szCs w:val="21"/>
        </w:rPr>
        <w:t> </w:t>
      </w:r>
    </w:p>
    <w:p w14:paraId="6CFB6312"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b/>
          <w:bCs/>
          <w:color w:val="263238"/>
          <w:sz w:val="21"/>
          <w:szCs w:val="21"/>
        </w:rPr>
        <w:t>Example 1:</w:t>
      </w:r>
    </w:p>
    <w:p w14:paraId="03148DF2" w14:textId="77777777" w:rsidR="006C38FC" w:rsidRPr="006C38FC" w:rsidRDefault="006C38FC" w:rsidP="006C3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8FC">
        <w:rPr>
          <w:rFonts w:ascii="Consolas" w:eastAsia="Times New Roman" w:hAnsi="Consolas" w:cs="Courier New"/>
          <w:b/>
          <w:bCs/>
          <w:color w:val="263238"/>
          <w:sz w:val="20"/>
          <w:szCs w:val="20"/>
        </w:rPr>
        <w:t>Input:</w:t>
      </w:r>
      <w:r w:rsidRPr="006C38FC">
        <w:rPr>
          <w:rFonts w:ascii="Consolas" w:eastAsia="Times New Roman" w:hAnsi="Consolas" w:cs="Courier New"/>
          <w:color w:val="263238"/>
          <w:sz w:val="20"/>
          <w:szCs w:val="20"/>
        </w:rPr>
        <w:t xml:space="preserve"> s = "the sky is blue"</w:t>
      </w:r>
    </w:p>
    <w:p w14:paraId="46963FAD" w14:textId="77777777" w:rsidR="006C38FC" w:rsidRPr="006C38FC" w:rsidRDefault="006C38FC" w:rsidP="006C3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8FC">
        <w:rPr>
          <w:rFonts w:ascii="Consolas" w:eastAsia="Times New Roman" w:hAnsi="Consolas" w:cs="Courier New"/>
          <w:b/>
          <w:bCs/>
          <w:color w:val="263238"/>
          <w:sz w:val="20"/>
          <w:szCs w:val="20"/>
        </w:rPr>
        <w:t>Output:</w:t>
      </w:r>
      <w:r w:rsidRPr="006C38FC">
        <w:rPr>
          <w:rFonts w:ascii="Consolas" w:eastAsia="Times New Roman" w:hAnsi="Consolas" w:cs="Courier New"/>
          <w:color w:val="263238"/>
          <w:sz w:val="20"/>
          <w:szCs w:val="20"/>
        </w:rPr>
        <w:t xml:space="preserve"> "blue is sky the"</w:t>
      </w:r>
    </w:p>
    <w:p w14:paraId="3EF2EA14" w14:textId="3C11F5CD" w:rsidR="006C38FC" w:rsidRDefault="00980A3E" w:rsidP="006C38FC">
      <w:pPr>
        <w:spacing w:before="240"/>
      </w:pPr>
      <w:r>
        <w:t>:</w:t>
      </w:r>
      <w:r w:rsidR="006C38FC" w:rsidRPr="006C38FC">
        <w:t xml:space="preserve"> </w:t>
      </w:r>
      <w:r w:rsidR="006C38FC">
        <w:t>string reverseWords(string s) {</w:t>
      </w:r>
    </w:p>
    <w:p w14:paraId="080ACFA5" w14:textId="77777777" w:rsidR="006C38FC" w:rsidRDefault="006C38FC" w:rsidP="006C38FC">
      <w:pPr>
        <w:spacing w:before="240"/>
      </w:pPr>
      <w:r>
        <w:t xml:space="preserve">        string res="";</w:t>
      </w:r>
    </w:p>
    <w:p w14:paraId="21CCA045" w14:textId="77777777" w:rsidR="006C38FC" w:rsidRDefault="006C38FC" w:rsidP="006C38FC">
      <w:pPr>
        <w:spacing w:before="240"/>
      </w:pPr>
      <w:r>
        <w:t xml:space="preserve">        for(int i=0;i&lt;s.size();i++)</w:t>
      </w:r>
    </w:p>
    <w:p w14:paraId="422D3ACD" w14:textId="77777777" w:rsidR="006C38FC" w:rsidRDefault="006C38FC" w:rsidP="006C38FC">
      <w:pPr>
        <w:spacing w:before="240"/>
      </w:pPr>
      <w:r>
        <w:t xml:space="preserve">        {</w:t>
      </w:r>
    </w:p>
    <w:p w14:paraId="5C35AC1A" w14:textId="77777777" w:rsidR="006C38FC" w:rsidRDefault="006C38FC" w:rsidP="006C38FC">
      <w:pPr>
        <w:spacing w:before="240"/>
      </w:pPr>
      <w:r>
        <w:t xml:space="preserve">            if(s[i]==' ')continue;</w:t>
      </w:r>
    </w:p>
    <w:p w14:paraId="1218554A" w14:textId="77777777" w:rsidR="006C38FC" w:rsidRDefault="006C38FC" w:rsidP="006C38FC">
      <w:pPr>
        <w:spacing w:before="240"/>
      </w:pPr>
      <w:r>
        <w:t xml:space="preserve">            int pos=i;</w:t>
      </w:r>
    </w:p>
    <w:p w14:paraId="4A8CA451" w14:textId="77777777" w:rsidR="006C38FC" w:rsidRDefault="006C38FC" w:rsidP="006C38FC">
      <w:pPr>
        <w:spacing w:before="240"/>
      </w:pPr>
      <w:r>
        <w:t xml:space="preserve">            while(i&lt;s.size()&amp;&amp;s[i]!=' ')</w:t>
      </w:r>
    </w:p>
    <w:p w14:paraId="10888641" w14:textId="77777777" w:rsidR="006C38FC" w:rsidRDefault="006C38FC" w:rsidP="006C38FC">
      <w:pPr>
        <w:spacing w:before="240"/>
      </w:pPr>
      <w:r>
        <w:lastRenderedPageBreak/>
        <w:t xml:space="preserve">                i++;</w:t>
      </w:r>
    </w:p>
    <w:p w14:paraId="60932262" w14:textId="77777777" w:rsidR="006C38FC" w:rsidRDefault="006C38FC" w:rsidP="006C38FC">
      <w:pPr>
        <w:spacing w:before="240"/>
      </w:pPr>
      <w:r>
        <w:t xml:space="preserve">            if(res.size()&gt;0)</w:t>
      </w:r>
    </w:p>
    <w:p w14:paraId="079B0157" w14:textId="77777777" w:rsidR="006C38FC" w:rsidRDefault="006C38FC" w:rsidP="006C38FC">
      <w:pPr>
        <w:spacing w:before="240"/>
      </w:pPr>
      <w:r>
        <w:t xml:space="preserve">                res=' '+res;</w:t>
      </w:r>
    </w:p>
    <w:p w14:paraId="608F241F" w14:textId="77777777" w:rsidR="006C38FC" w:rsidRDefault="006C38FC" w:rsidP="006C38FC">
      <w:pPr>
        <w:spacing w:before="240"/>
      </w:pPr>
      <w:r>
        <w:t xml:space="preserve">            res=s.substr(pos,i-pos)+res;</w:t>
      </w:r>
    </w:p>
    <w:p w14:paraId="6E6997F8" w14:textId="77777777" w:rsidR="006C38FC" w:rsidRDefault="006C38FC" w:rsidP="006C38FC">
      <w:pPr>
        <w:spacing w:before="240"/>
      </w:pPr>
      <w:r>
        <w:t xml:space="preserve">            i--;</w:t>
      </w:r>
    </w:p>
    <w:p w14:paraId="63F7F5B6" w14:textId="77777777" w:rsidR="006C38FC" w:rsidRDefault="006C38FC" w:rsidP="006C38FC">
      <w:pPr>
        <w:spacing w:before="240"/>
      </w:pPr>
      <w:r>
        <w:t xml:space="preserve">        }</w:t>
      </w:r>
    </w:p>
    <w:p w14:paraId="3A9A2142" w14:textId="77777777" w:rsidR="006C38FC" w:rsidRDefault="006C38FC" w:rsidP="006C38FC">
      <w:pPr>
        <w:spacing w:before="240"/>
      </w:pPr>
      <w:r>
        <w:t xml:space="preserve">        return res;</w:t>
      </w:r>
    </w:p>
    <w:p w14:paraId="0CABA879" w14:textId="180F8933" w:rsidR="00980A3E" w:rsidRDefault="006C38FC" w:rsidP="006C38FC">
      <w:pPr>
        <w:spacing w:before="240"/>
      </w:pPr>
      <w:r>
        <w:t xml:space="preserve">    }</w:t>
      </w:r>
    </w:p>
    <w:p w14:paraId="22F9BD05" w14:textId="6AB47163" w:rsidR="006C38FC" w:rsidRPr="006C38FC" w:rsidRDefault="006C38FC" w:rsidP="00A57AB0">
      <w:pPr>
        <w:pStyle w:val="NormalWeb"/>
        <w:shd w:val="clear" w:color="auto" w:fill="FFFFFF"/>
        <w:spacing w:before="0" w:beforeAutospacing="0" w:after="240" w:afterAutospacing="0"/>
        <w:rPr>
          <w:rFonts w:ascii="Segoe UI" w:hAnsi="Segoe UI" w:cs="Segoe UI"/>
          <w:color w:val="263238"/>
          <w:sz w:val="21"/>
          <w:szCs w:val="21"/>
        </w:rPr>
      </w:pPr>
      <w:r>
        <w:t>5</w:t>
      </w:r>
      <w:r w:rsidR="00CD3A2B">
        <w:t>4</w:t>
      </w:r>
      <w:r>
        <w:t>)</w:t>
      </w:r>
      <w:r w:rsidRPr="006C38FC">
        <w:rPr>
          <w:rFonts w:ascii="Segoe UI" w:hAnsi="Segoe UI" w:cs="Segoe UI"/>
          <w:color w:val="263238"/>
          <w:sz w:val="21"/>
          <w:szCs w:val="21"/>
        </w:rPr>
        <w:t xml:space="preserve"> Given a string </w:t>
      </w:r>
      <w:r w:rsidRPr="006C38FC">
        <w:rPr>
          <w:rFonts w:ascii="Courier New" w:hAnsi="Courier New" w:cs="Courier New"/>
          <w:color w:val="546E7A"/>
          <w:sz w:val="20"/>
          <w:szCs w:val="20"/>
          <w:shd w:val="clear" w:color="auto" w:fill="F7F9FA"/>
        </w:rPr>
        <w:t>s</w:t>
      </w:r>
      <w:r w:rsidRPr="006C38FC">
        <w:rPr>
          <w:rFonts w:ascii="Segoe UI" w:hAnsi="Segoe UI" w:cs="Segoe UI"/>
          <w:color w:val="263238"/>
          <w:sz w:val="21"/>
          <w:szCs w:val="21"/>
        </w:rPr>
        <w:t>, return </w:t>
      </w:r>
      <w:r w:rsidRPr="006C38FC">
        <w:rPr>
          <w:rFonts w:ascii="Segoe UI" w:hAnsi="Segoe UI" w:cs="Segoe UI"/>
          <w:i/>
          <w:iCs/>
          <w:color w:val="263238"/>
          <w:sz w:val="21"/>
          <w:szCs w:val="21"/>
        </w:rPr>
        <w:t>the longest palindromic substring</w:t>
      </w:r>
      <w:r w:rsidRPr="006C38FC">
        <w:rPr>
          <w:rFonts w:ascii="Segoe UI" w:hAnsi="Segoe UI" w:cs="Segoe UI"/>
          <w:color w:val="263238"/>
          <w:sz w:val="21"/>
          <w:szCs w:val="21"/>
        </w:rPr>
        <w:t> in </w:t>
      </w:r>
      <w:r w:rsidRPr="006C38FC">
        <w:rPr>
          <w:rFonts w:ascii="Courier New" w:hAnsi="Courier New" w:cs="Courier New"/>
          <w:color w:val="546E7A"/>
          <w:sz w:val="20"/>
          <w:szCs w:val="20"/>
          <w:shd w:val="clear" w:color="auto" w:fill="F7F9FA"/>
        </w:rPr>
        <w:t>s</w:t>
      </w:r>
      <w:r w:rsidRPr="006C38FC">
        <w:rPr>
          <w:rFonts w:ascii="Segoe UI" w:hAnsi="Segoe UI" w:cs="Segoe UI"/>
          <w:color w:val="263238"/>
          <w:sz w:val="21"/>
          <w:szCs w:val="21"/>
        </w:rPr>
        <w:t>.</w:t>
      </w:r>
    </w:p>
    <w:p w14:paraId="61D5249C" w14:textId="77777777" w:rsidR="006C38FC" w:rsidRPr="006C38FC" w:rsidRDefault="006C38FC" w:rsidP="006C38FC">
      <w:pPr>
        <w:shd w:val="clear" w:color="auto" w:fill="FFFFFF"/>
        <w:spacing w:after="240" w:line="240" w:lineRule="auto"/>
        <w:rPr>
          <w:rFonts w:ascii="Segoe UI" w:eastAsia="Times New Roman" w:hAnsi="Segoe UI" w:cs="Segoe UI"/>
          <w:color w:val="263238"/>
          <w:sz w:val="21"/>
          <w:szCs w:val="21"/>
        </w:rPr>
      </w:pPr>
      <w:r w:rsidRPr="006C38FC">
        <w:rPr>
          <w:rFonts w:ascii="Segoe UI" w:eastAsia="Times New Roman" w:hAnsi="Segoe UI" w:cs="Segoe UI"/>
          <w:b/>
          <w:bCs/>
          <w:color w:val="263238"/>
          <w:sz w:val="21"/>
          <w:szCs w:val="21"/>
        </w:rPr>
        <w:t>Example 1:</w:t>
      </w:r>
    </w:p>
    <w:p w14:paraId="48EA4C90" w14:textId="77777777" w:rsidR="006C38FC" w:rsidRPr="006C38FC" w:rsidRDefault="006C38FC" w:rsidP="006C3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8FC">
        <w:rPr>
          <w:rFonts w:ascii="Consolas" w:eastAsia="Times New Roman" w:hAnsi="Consolas" w:cs="Courier New"/>
          <w:b/>
          <w:bCs/>
          <w:color w:val="263238"/>
          <w:sz w:val="20"/>
          <w:szCs w:val="20"/>
        </w:rPr>
        <w:t>Input:</w:t>
      </w:r>
      <w:r w:rsidRPr="006C38FC">
        <w:rPr>
          <w:rFonts w:ascii="Consolas" w:eastAsia="Times New Roman" w:hAnsi="Consolas" w:cs="Courier New"/>
          <w:color w:val="263238"/>
          <w:sz w:val="20"/>
          <w:szCs w:val="20"/>
        </w:rPr>
        <w:t xml:space="preserve"> s = "babad"</w:t>
      </w:r>
    </w:p>
    <w:p w14:paraId="5F880C9F" w14:textId="77777777" w:rsidR="006C38FC" w:rsidRPr="006C38FC" w:rsidRDefault="006C38FC" w:rsidP="006C3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8FC">
        <w:rPr>
          <w:rFonts w:ascii="Consolas" w:eastAsia="Times New Roman" w:hAnsi="Consolas" w:cs="Courier New"/>
          <w:b/>
          <w:bCs/>
          <w:color w:val="263238"/>
          <w:sz w:val="20"/>
          <w:szCs w:val="20"/>
        </w:rPr>
        <w:t>Output:</w:t>
      </w:r>
      <w:r w:rsidRPr="006C38FC">
        <w:rPr>
          <w:rFonts w:ascii="Consolas" w:eastAsia="Times New Roman" w:hAnsi="Consolas" w:cs="Courier New"/>
          <w:color w:val="263238"/>
          <w:sz w:val="20"/>
          <w:szCs w:val="20"/>
        </w:rPr>
        <w:t xml:space="preserve"> "bab"</w:t>
      </w:r>
    </w:p>
    <w:p w14:paraId="01592794" w14:textId="77777777" w:rsidR="006C38FC" w:rsidRPr="006C38FC" w:rsidRDefault="006C38FC" w:rsidP="006C3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8FC">
        <w:rPr>
          <w:rFonts w:ascii="Consolas" w:eastAsia="Times New Roman" w:hAnsi="Consolas" w:cs="Courier New"/>
          <w:b/>
          <w:bCs/>
          <w:color w:val="263238"/>
          <w:sz w:val="20"/>
          <w:szCs w:val="20"/>
        </w:rPr>
        <w:t>Note:</w:t>
      </w:r>
      <w:r w:rsidRPr="006C38FC">
        <w:rPr>
          <w:rFonts w:ascii="Consolas" w:eastAsia="Times New Roman" w:hAnsi="Consolas" w:cs="Courier New"/>
          <w:color w:val="263238"/>
          <w:sz w:val="20"/>
          <w:szCs w:val="20"/>
        </w:rPr>
        <w:t xml:space="preserve"> "aba" is also a valid answer.</w:t>
      </w:r>
    </w:p>
    <w:p w14:paraId="270F2732" w14:textId="544FF6E3" w:rsidR="006C38FC" w:rsidRDefault="006C38FC" w:rsidP="006C38FC">
      <w:pPr>
        <w:spacing w:before="240"/>
      </w:pPr>
    </w:p>
    <w:p w14:paraId="38D7CDF4" w14:textId="77777777" w:rsidR="00A57AB0" w:rsidRPr="003D0E2C" w:rsidRDefault="006C38FC" w:rsidP="00A57AB0">
      <w:pPr>
        <w:shd w:val="clear" w:color="auto" w:fill="FFFFFF"/>
        <w:spacing w:after="240" w:line="240" w:lineRule="auto"/>
        <w:rPr>
          <w:rFonts w:ascii="Consolas" w:eastAsia="Times New Roman" w:hAnsi="Consolas" w:cs="Courier New"/>
          <w:b/>
          <w:bCs/>
          <w:color w:val="333333"/>
          <w:sz w:val="21"/>
          <w:szCs w:val="21"/>
        </w:rPr>
      </w:pPr>
      <w:r>
        <w:t>:</w:t>
      </w:r>
      <w:r w:rsidRPr="006C38FC">
        <w:t xml:space="preserve"> </w:t>
      </w:r>
      <w:r w:rsidR="00A57AB0" w:rsidRPr="003D0E2C">
        <w:rPr>
          <w:rFonts w:ascii="Consolas" w:eastAsia="Times New Roman" w:hAnsi="Consolas" w:cs="Courier New"/>
          <w:b/>
          <w:bCs/>
          <w:color w:val="333333"/>
          <w:sz w:val="21"/>
          <w:szCs w:val="21"/>
        </w:rPr>
        <w:t>int expandfromcentre(string&amp;s,int l,int r)</w:t>
      </w:r>
    </w:p>
    <w:p w14:paraId="4A04EC9F"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39F66794"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if(s.size()&lt;1||left&gt;right)</w:t>
      </w:r>
    </w:p>
    <w:p w14:paraId="3CF06E1C"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0;</w:t>
      </w:r>
    </w:p>
    <w:p w14:paraId="6EBCFDBD"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while(l&gt;=0&amp;&amp;r&lt;s.size()&amp;&amp;s[l]==s[r])</w:t>
      </w:r>
    </w:p>
    <w:p w14:paraId="635F2622"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5446C489"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w:t>
      </w:r>
    </w:p>
    <w:p w14:paraId="39EEA1F9"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l--;</w:t>
      </w:r>
    </w:p>
    <w:p w14:paraId="12C89E02"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35627052"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r-l-1; </w:t>
      </w:r>
    </w:p>
    <w:p w14:paraId="1C7BB91B"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517906F1"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string longestPalindrome(string s) {</w:t>
      </w:r>
    </w:p>
    <w:p w14:paraId="2B0C25FE" w14:textId="1B6DFE78"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lastRenderedPageBreak/>
        <w:t xml:space="preserve">      </w:t>
      </w:r>
      <w:r w:rsidR="00F67FA1">
        <w:rPr>
          <w:rFonts w:ascii="Consolas" w:eastAsia="Times New Roman" w:hAnsi="Consolas" w:cs="Courier New"/>
          <w:b/>
          <w:bCs/>
          <w:color w:val="333333"/>
          <w:sz w:val="21"/>
          <w:szCs w:val="21"/>
        </w:rPr>
        <w:t xml:space="preserve"> </w:t>
      </w:r>
      <w:r w:rsidRPr="003D0E2C">
        <w:rPr>
          <w:rFonts w:ascii="Consolas" w:eastAsia="Times New Roman" w:hAnsi="Consolas" w:cs="Courier New"/>
          <w:b/>
          <w:bCs/>
          <w:color w:val="333333"/>
          <w:sz w:val="21"/>
          <w:szCs w:val="21"/>
        </w:rPr>
        <w:t xml:space="preserve"> string ans;</w:t>
      </w:r>
    </w:p>
    <w:p w14:paraId="0C1A3DF8"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len=0;</w:t>
      </w:r>
    </w:p>
    <w:p w14:paraId="65C80B83"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start=0,end=0;</w:t>
      </w:r>
    </w:p>
    <w:p w14:paraId="466E982D"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for(int i=0;i&lt;s.size();i++)</w:t>
      </w:r>
    </w:p>
    <w:p w14:paraId="1BD0CC4B"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343A19D6"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len1=expandfromcentre(s,i,i);</w:t>
      </w:r>
    </w:p>
    <w:p w14:paraId="33FDF03F"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len2=expandfromcentre(s,i,i+1);</w:t>
      </w:r>
    </w:p>
    <w:p w14:paraId="2FF681FF"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if(len&lt;max(len1,len2))</w:t>
      </w:r>
    </w:p>
    <w:p w14:paraId="1EE5D6B3"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726A5A4E"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len=max(len1,len2);</w:t>
      </w:r>
    </w:p>
    <w:p w14:paraId="751754E6"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start=i-(len-1)/2;</w:t>
      </w:r>
    </w:p>
    <w:p w14:paraId="1B20F16B"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59DA6512"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2A643D28" w14:textId="77777777" w:rsidR="00A57AB0" w:rsidRPr="003D0E2C"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s.substr(start,len);</w:t>
      </w:r>
    </w:p>
    <w:p w14:paraId="628AE44C" w14:textId="77777777" w:rsidR="00A57AB0" w:rsidRDefault="00A57AB0" w:rsidP="00A57AB0">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3A7E5F05" w14:textId="296F81EF" w:rsidR="004631AF" w:rsidRDefault="004631AF" w:rsidP="00A57AB0">
      <w:pPr>
        <w:shd w:val="clear" w:color="auto" w:fill="FFFFFF"/>
        <w:spacing w:after="240" w:line="240" w:lineRule="auto"/>
        <w:rPr>
          <w:rFonts w:ascii="Consolas" w:eastAsia="Times New Roman" w:hAnsi="Consolas" w:cs="Courier New"/>
          <w:b/>
          <w:bCs/>
          <w:color w:val="333333"/>
          <w:sz w:val="21"/>
          <w:szCs w:val="21"/>
        </w:rPr>
      </w:pPr>
      <w:r w:rsidRPr="004631AF">
        <w:rPr>
          <w:rFonts w:ascii="Consolas" w:eastAsia="Times New Roman" w:hAnsi="Consolas" w:cs="Courier New"/>
          <w:b/>
          <w:bCs/>
          <w:color w:val="333333"/>
          <w:sz w:val="21"/>
          <w:szCs w:val="21"/>
          <w:highlight w:val="cyan"/>
        </w:rPr>
        <w:t>ANOTHER VARIATION ON SAME CONCEPT</w:t>
      </w:r>
    </w:p>
    <w:p w14:paraId="5B406B36" w14:textId="77777777" w:rsidR="004631AF" w:rsidRPr="004631AF" w:rsidRDefault="004631AF" w:rsidP="004631AF">
      <w:pPr>
        <w:shd w:val="clear" w:color="auto" w:fill="FFFFFF"/>
        <w:spacing w:after="240" w:line="240" w:lineRule="auto"/>
        <w:rPr>
          <w:rFonts w:ascii="Segoe UI" w:eastAsia="Times New Roman" w:hAnsi="Segoe UI" w:cs="Segoe UI"/>
          <w:color w:val="263238"/>
          <w:sz w:val="21"/>
          <w:szCs w:val="21"/>
        </w:rPr>
      </w:pPr>
      <w:r w:rsidRPr="004631AF">
        <w:rPr>
          <w:rFonts w:ascii="Segoe UI" w:eastAsia="Times New Roman" w:hAnsi="Segoe UI" w:cs="Segoe UI"/>
          <w:color w:val="263238"/>
          <w:sz w:val="21"/>
          <w:szCs w:val="21"/>
        </w:rPr>
        <w:t>Given a string </w:t>
      </w:r>
      <w:r w:rsidRPr="004631AF">
        <w:rPr>
          <w:rFonts w:ascii="Courier New" w:eastAsia="Times New Roman" w:hAnsi="Courier New" w:cs="Courier New"/>
          <w:color w:val="546E7A"/>
          <w:sz w:val="20"/>
          <w:szCs w:val="20"/>
          <w:shd w:val="clear" w:color="auto" w:fill="F7F9FA"/>
        </w:rPr>
        <w:t>s</w:t>
      </w:r>
      <w:r w:rsidRPr="004631AF">
        <w:rPr>
          <w:rFonts w:ascii="Segoe UI" w:eastAsia="Times New Roman" w:hAnsi="Segoe UI" w:cs="Segoe UI"/>
          <w:color w:val="263238"/>
          <w:sz w:val="21"/>
          <w:szCs w:val="21"/>
        </w:rPr>
        <w:t>, return </w:t>
      </w:r>
      <w:r w:rsidRPr="004631AF">
        <w:rPr>
          <w:rFonts w:ascii="Segoe UI" w:eastAsia="Times New Roman" w:hAnsi="Segoe UI" w:cs="Segoe UI"/>
          <w:i/>
          <w:iCs/>
          <w:color w:val="263238"/>
          <w:sz w:val="21"/>
          <w:szCs w:val="21"/>
        </w:rPr>
        <w:t>the number of </w:t>
      </w:r>
      <w:r w:rsidRPr="004631AF">
        <w:rPr>
          <w:rFonts w:ascii="Segoe UI" w:eastAsia="Times New Roman" w:hAnsi="Segoe UI" w:cs="Segoe UI"/>
          <w:b/>
          <w:bCs/>
          <w:i/>
          <w:iCs/>
          <w:color w:val="263238"/>
          <w:sz w:val="21"/>
          <w:szCs w:val="21"/>
        </w:rPr>
        <w:t>palindromic substrings</w:t>
      </w:r>
      <w:r w:rsidRPr="004631AF">
        <w:rPr>
          <w:rFonts w:ascii="Segoe UI" w:eastAsia="Times New Roman" w:hAnsi="Segoe UI" w:cs="Segoe UI"/>
          <w:i/>
          <w:iCs/>
          <w:color w:val="263238"/>
          <w:sz w:val="21"/>
          <w:szCs w:val="21"/>
        </w:rPr>
        <w:t> in it</w:t>
      </w:r>
      <w:r w:rsidRPr="004631AF">
        <w:rPr>
          <w:rFonts w:ascii="Segoe UI" w:eastAsia="Times New Roman" w:hAnsi="Segoe UI" w:cs="Segoe UI"/>
          <w:color w:val="263238"/>
          <w:sz w:val="21"/>
          <w:szCs w:val="21"/>
        </w:rPr>
        <w:t>.</w:t>
      </w:r>
    </w:p>
    <w:p w14:paraId="515DDF84" w14:textId="77777777" w:rsidR="004631AF" w:rsidRPr="004631AF" w:rsidRDefault="004631AF" w:rsidP="004631AF">
      <w:pPr>
        <w:shd w:val="clear" w:color="auto" w:fill="FFFFFF"/>
        <w:spacing w:after="240" w:line="240" w:lineRule="auto"/>
        <w:rPr>
          <w:rFonts w:ascii="Segoe UI" w:eastAsia="Times New Roman" w:hAnsi="Segoe UI" w:cs="Segoe UI"/>
          <w:color w:val="263238"/>
          <w:sz w:val="21"/>
          <w:szCs w:val="21"/>
        </w:rPr>
      </w:pPr>
      <w:r w:rsidRPr="004631AF">
        <w:rPr>
          <w:rFonts w:ascii="Segoe UI" w:eastAsia="Times New Roman" w:hAnsi="Segoe UI" w:cs="Segoe UI"/>
          <w:color w:val="263238"/>
          <w:sz w:val="21"/>
          <w:szCs w:val="21"/>
        </w:rPr>
        <w:t>A string is a </w:t>
      </w:r>
      <w:r w:rsidRPr="004631AF">
        <w:rPr>
          <w:rFonts w:ascii="Segoe UI" w:eastAsia="Times New Roman" w:hAnsi="Segoe UI" w:cs="Segoe UI"/>
          <w:b/>
          <w:bCs/>
          <w:color w:val="263238"/>
          <w:sz w:val="21"/>
          <w:szCs w:val="21"/>
        </w:rPr>
        <w:t>palindrome</w:t>
      </w:r>
      <w:r w:rsidRPr="004631AF">
        <w:rPr>
          <w:rFonts w:ascii="Segoe UI" w:eastAsia="Times New Roman" w:hAnsi="Segoe UI" w:cs="Segoe UI"/>
          <w:color w:val="263238"/>
          <w:sz w:val="21"/>
          <w:szCs w:val="21"/>
        </w:rPr>
        <w:t> when it reads the same backward as forward.</w:t>
      </w:r>
    </w:p>
    <w:p w14:paraId="1954B02F" w14:textId="77777777" w:rsidR="004631AF" w:rsidRPr="004631AF" w:rsidRDefault="004631AF" w:rsidP="004631AF">
      <w:pPr>
        <w:shd w:val="clear" w:color="auto" w:fill="FFFFFF"/>
        <w:spacing w:after="240" w:line="240" w:lineRule="auto"/>
        <w:rPr>
          <w:rFonts w:ascii="Segoe UI" w:eastAsia="Times New Roman" w:hAnsi="Segoe UI" w:cs="Segoe UI"/>
          <w:color w:val="263238"/>
          <w:sz w:val="21"/>
          <w:szCs w:val="21"/>
        </w:rPr>
      </w:pPr>
      <w:r w:rsidRPr="004631AF">
        <w:rPr>
          <w:rFonts w:ascii="Segoe UI" w:eastAsia="Times New Roman" w:hAnsi="Segoe UI" w:cs="Segoe UI"/>
          <w:color w:val="263238"/>
          <w:sz w:val="21"/>
          <w:szCs w:val="21"/>
        </w:rPr>
        <w:t>A </w:t>
      </w:r>
      <w:r w:rsidRPr="004631AF">
        <w:rPr>
          <w:rFonts w:ascii="Segoe UI" w:eastAsia="Times New Roman" w:hAnsi="Segoe UI" w:cs="Segoe UI"/>
          <w:b/>
          <w:bCs/>
          <w:color w:val="263238"/>
          <w:sz w:val="21"/>
          <w:szCs w:val="21"/>
        </w:rPr>
        <w:t>substring</w:t>
      </w:r>
      <w:r w:rsidRPr="004631AF">
        <w:rPr>
          <w:rFonts w:ascii="Segoe UI" w:eastAsia="Times New Roman" w:hAnsi="Segoe UI" w:cs="Segoe UI"/>
          <w:color w:val="263238"/>
          <w:sz w:val="21"/>
          <w:szCs w:val="21"/>
        </w:rPr>
        <w:t> is a contiguous sequence of characters within the string.</w:t>
      </w:r>
    </w:p>
    <w:p w14:paraId="60F7BDC2" w14:textId="77777777" w:rsidR="004631AF" w:rsidRPr="004631AF" w:rsidRDefault="004631AF" w:rsidP="004631AF">
      <w:pPr>
        <w:shd w:val="clear" w:color="auto" w:fill="FFFFFF"/>
        <w:spacing w:after="240" w:line="240" w:lineRule="auto"/>
        <w:rPr>
          <w:rFonts w:ascii="Segoe UI" w:eastAsia="Times New Roman" w:hAnsi="Segoe UI" w:cs="Segoe UI"/>
          <w:color w:val="263238"/>
          <w:sz w:val="21"/>
          <w:szCs w:val="21"/>
        </w:rPr>
      </w:pPr>
      <w:r w:rsidRPr="004631AF">
        <w:rPr>
          <w:rFonts w:ascii="Segoe UI" w:eastAsia="Times New Roman" w:hAnsi="Segoe UI" w:cs="Segoe UI"/>
          <w:color w:val="263238"/>
          <w:sz w:val="21"/>
          <w:szCs w:val="21"/>
        </w:rPr>
        <w:t> </w:t>
      </w:r>
    </w:p>
    <w:p w14:paraId="1B37AEA5" w14:textId="77777777" w:rsidR="004631AF" w:rsidRPr="004631AF" w:rsidRDefault="004631AF" w:rsidP="004631AF">
      <w:pPr>
        <w:shd w:val="clear" w:color="auto" w:fill="FFFFFF"/>
        <w:spacing w:after="240" w:line="240" w:lineRule="auto"/>
        <w:rPr>
          <w:rFonts w:ascii="Segoe UI" w:eastAsia="Times New Roman" w:hAnsi="Segoe UI" w:cs="Segoe UI"/>
          <w:color w:val="263238"/>
          <w:sz w:val="21"/>
          <w:szCs w:val="21"/>
        </w:rPr>
      </w:pPr>
      <w:r w:rsidRPr="004631AF">
        <w:rPr>
          <w:rFonts w:ascii="Segoe UI" w:eastAsia="Times New Roman" w:hAnsi="Segoe UI" w:cs="Segoe UI"/>
          <w:b/>
          <w:bCs/>
          <w:color w:val="263238"/>
          <w:sz w:val="21"/>
          <w:szCs w:val="21"/>
        </w:rPr>
        <w:t>Example 1:</w:t>
      </w:r>
    </w:p>
    <w:p w14:paraId="4233AA63" w14:textId="77777777" w:rsidR="004631AF" w:rsidRPr="004631AF" w:rsidRDefault="004631AF" w:rsidP="004631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1AF">
        <w:rPr>
          <w:rFonts w:ascii="Consolas" w:eastAsia="Times New Roman" w:hAnsi="Consolas" w:cs="Courier New"/>
          <w:b/>
          <w:bCs/>
          <w:color w:val="263238"/>
          <w:sz w:val="20"/>
          <w:szCs w:val="20"/>
        </w:rPr>
        <w:t>Input:</w:t>
      </w:r>
      <w:r w:rsidRPr="004631AF">
        <w:rPr>
          <w:rFonts w:ascii="Consolas" w:eastAsia="Times New Roman" w:hAnsi="Consolas" w:cs="Courier New"/>
          <w:color w:val="263238"/>
          <w:sz w:val="20"/>
          <w:szCs w:val="20"/>
        </w:rPr>
        <w:t xml:space="preserve"> s = "abc"</w:t>
      </w:r>
    </w:p>
    <w:p w14:paraId="531C6584" w14:textId="77777777" w:rsidR="004631AF" w:rsidRPr="004631AF" w:rsidRDefault="004631AF" w:rsidP="004631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1AF">
        <w:rPr>
          <w:rFonts w:ascii="Consolas" w:eastAsia="Times New Roman" w:hAnsi="Consolas" w:cs="Courier New"/>
          <w:b/>
          <w:bCs/>
          <w:color w:val="263238"/>
          <w:sz w:val="20"/>
          <w:szCs w:val="20"/>
        </w:rPr>
        <w:t>Output:</w:t>
      </w:r>
      <w:r w:rsidRPr="004631AF">
        <w:rPr>
          <w:rFonts w:ascii="Consolas" w:eastAsia="Times New Roman" w:hAnsi="Consolas" w:cs="Courier New"/>
          <w:color w:val="263238"/>
          <w:sz w:val="20"/>
          <w:szCs w:val="20"/>
        </w:rPr>
        <w:t xml:space="preserve"> 3</w:t>
      </w:r>
    </w:p>
    <w:p w14:paraId="4BBFFA20" w14:textId="5E794E8D" w:rsidR="004631AF" w:rsidRDefault="004631AF" w:rsidP="004631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1AF">
        <w:rPr>
          <w:rFonts w:ascii="Consolas" w:eastAsia="Times New Roman" w:hAnsi="Consolas" w:cs="Courier New"/>
          <w:b/>
          <w:bCs/>
          <w:color w:val="263238"/>
          <w:sz w:val="20"/>
          <w:szCs w:val="20"/>
        </w:rPr>
        <w:t>Explanation:</w:t>
      </w:r>
      <w:r w:rsidRPr="004631AF">
        <w:rPr>
          <w:rFonts w:ascii="Consolas" w:eastAsia="Times New Roman" w:hAnsi="Consolas" w:cs="Courier New"/>
          <w:color w:val="263238"/>
          <w:sz w:val="20"/>
          <w:szCs w:val="20"/>
        </w:rPr>
        <w:t xml:space="preserve"> Three palindromic strings: "a", "b", "c".</w:t>
      </w:r>
    </w:p>
    <w:p w14:paraId="7CB71B4E" w14:textId="0E8A5933"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Pr="003457BF">
        <w:t xml:space="preserve"> </w:t>
      </w:r>
      <w:r w:rsidRPr="003457BF">
        <w:rPr>
          <w:rFonts w:ascii="Consolas" w:eastAsia="Times New Roman" w:hAnsi="Consolas" w:cs="Courier New"/>
          <w:color w:val="263238"/>
          <w:sz w:val="20"/>
          <w:szCs w:val="20"/>
        </w:rPr>
        <w:t>void func(string s,int l,int r,int&amp;ans)</w:t>
      </w:r>
    </w:p>
    <w:p w14:paraId="179F80BD"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5D1AA0CF"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lastRenderedPageBreak/>
        <w:t xml:space="preserve">        while(l&gt;=0&amp;&amp;r&lt;s.size()&amp;&amp;s[l]==s[r])</w:t>
      </w:r>
    </w:p>
    <w:p w14:paraId="61981058"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21B7F66F"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ans++;</w:t>
      </w:r>
    </w:p>
    <w:p w14:paraId="2975BA78"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r++;</w:t>
      </w:r>
    </w:p>
    <w:p w14:paraId="247F65A3"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l--;</w:t>
      </w:r>
    </w:p>
    <w:p w14:paraId="466AE21A"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0D70C8A7"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3ACE73E7"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int countSubstrings(string s) {</w:t>
      </w:r>
    </w:p>
    <w:p w14:paraId="1D413877"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int ans=0;</w:t>
      </w:r>
    </w:p>
    <w:p w14:paraId="6A1FF502"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for(int i=0;i&lt;s.size();i++)</w:t>
      </w:r>
    </w:p>
    <w:p w14:paraId="67074E60"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1E56B45C"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func(s,i,i,ans);</w:t>
      </w:r>
    </w:p>
    <w:p w14:paraId="7F51EE15"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func(s,i,i+1,ans);</w:t>
      </w:r>
    </w:p>
    <w:p w14:paraId="05279278"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5A2ABC5D" w14:textId="77777777" w:rsidR="003457BF" w:rsidRPr="003457B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return ans;</w:t>
      </w:r>
    </w:p>
    <w:p w14:paraId="0AD93125" w14:textId="34893386" w:rsidR="003457BF" w:rsidRPr="004631AF" w:rsidRDefault="003457BF" w:rsidP="00345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57BF">
        <w:rPr>
          <w:rFonts w:ascii="Consolas" w:eastAsia="Times New Roman" w:hAnsi="Consolas" w:cs="Courier New"/>
          <w:color w:val="263238"/>
          <w:sz w:val="20"/>
          <w:szCs w:val="20"/>
        </w:rPr>
        <w:t xml:space="preserve">    }</w:t>
      </w:r>
    </w:p>
    <w:p w14:paraId="343DA8BC" w14:textId="05651D5E" w:rsidR="009A135B" w:rsidRPr="009A135B" w:rsidRDefault="006C38FC" w:rsidP="00A57AB0">
      <w:pPr>
        <w:spacing w:before="240"/>
        <w:rPr>
          <w:rFonts w:ascii="Segoe UI" w:hAnsi="Segoe UI" w:cs="Segoe UI"/>
          <w:color w:val="263238"/>
          <w:sz w:val="21"/>
          <w:szCs w:val="21"/>
        </w:rPr>
      </w:pPr>
      <w:r>
        <w:t>5</w:t>
      </w:r>
      <w:r w:rsidR="00CD3A2B">
        <w:t>5</w:t>
      </w:r>
      <w:r>
        <w:t>)</w:t>
      </w:r>
      <w:r w:rsidR="009A135B" w:rsidRPr="009A135B">
        <w:rPr>
          <w:rFonts w:ascii="Segoe UI" w:hAnsi="Segoe UI" w:cs="Segoe UI"/>
          <w:color w:val="263238"/>
          <w:sz w:val="21"/>
          <w:szCs w:val="21"/>
        </w:rPr>
        <w:t xml:space="preserve"> Roman numerals are represented by seven different symbols: </w:t>
      </w:r>
      <w:r w:rsidR="009A135B" w:rsidRPr="009A135B">
        <w:rPr>
          <w:rFonts w:ascii="Courier New" w:hAnsi="Courier New" w:cs="Courier New"/>
          <w:color w:val="546E7A"/>
          <w:sz w:val="20"/>
          <w:szCs w:val="20"/>
          <w:shd w:val="clear" w:color="auto" w:fill="F7F9FA"/>
        </w:rPr>
        <w:t>I</w:t>
      </w:r>
      <w:r w:rsidR="009A135B" w:rsidRPr="009A135B">
        <w:rPr>
          <w:rFonts w:ascii="Segoe UI" w:hAnsi="Segoe UI" w:cs="Segoe UI"/>
          <w:color w:val="263238"/>
          <w:sz w:val="21"/>
          <w:szCs w:val="21"/>
        </w:rPr>
        <w:t>, </w:t>
      </w:r>
      <w:r w:rsidR="009A135B" w:rsidRPr="009A135B">
        <w:rPr>
          <w:rFonts w:ascii="Courier New" w:hAnsi="Courier New" w:cs="Courier New"/>
          <w:color w:val="546E7A"/>
          <w:sz w:val="20"/>
          <w:szCs w:val="20"/>
          <w:shd w:val="clear" w:color="auto" w:fill="F7F9FA"/>
        </w:rPr>
        <w:t>V</w:t>
      </w:r>
      <w:r w:rsidR="009A135B" w:rsidRPr="009A135B">
        <w:rPr>
          <w:rFonts w:ascii="Segoe UI" w:hAnsi="Segoe UI" w:cs="Segoe UI"/>
          <w:color w:val="263238"/>
          <w:sz w:val="21"/>
          <w:szCs w:val="21"/>
        </w:rPr>
        <w:t>, </w:t>
      </w:r>
      <w:r w:rsidR="009A135B" w:rsidRPr="009A135B">
        <w:rPr>
          <w:rFonts w:ascii="Courier New" w:hAnsi="Courier New" w:cs="Courier New"/>
          <w:color w:val="546E7A"/>
          <w:sz w:val="20"/>
          <w:szCs w:val="20"/>
          <w:shd w:val="clear" w:color="auto" w:fill="F7F9FA"/>
        </w:rPr>
        <w:t>X</w:t>
      </w:r>
      <w:r w:rsidR="009A135B" w:rsidRPr="009A135B">
        <w:rPr>
          <w:rFonts w:ascii="Segoe UI" w:hAnsi="Segoe UI" w:cs="Segoe UI"/>
          <w:color w:val="263238"/>
          <w:sz w:val="21"/>
          <w:szCs w:val="21"/>
        </w:rPr>
        <w:t>, </w:t>
      </w:r>
      <w:r w:rsidR="009A135B" w:rsidRPr="009A135B">
        <w:rPr>
          <w:rFonts w:ascii="Courier New" w:hAnsi="Courier New" w:cs="Courier New"/>
          <w:color w:val="546E7A"/>
          <w:sz w:val="20"/>
          <w:szCs w:val="20"/>
          <w:shd w:val="clear" w:color="auto" w:fill="F7F9FA"/>
        </w:rPr>
        <w:t>L</w:t>
      </w:r>
      <w:r w:rsidR="009A135B" w:rsidRPr="009A135B">
        <w:rPr>
          <w:rFonts w:ascii="Segoe UI" w:hAnsi="Segoe UI" w:cs="Segoe UI"/>
          <w:color w:val="263238"/>
          <w:sz w:val="21"/>
          <w:szCs w:val="21"/>
        </w:rPr>
        <w:t>, </w:t>
      </w:r>
      <w:r w:rsidR="009A135B" w:rsidRPr="009A135B">
        <w:rPr>
          <w:rFonts w:ascii="Courier New" w:hAnsi="Courier New" w:cs="Courier New"/>
          <w:color w:val="546E7A"/>
          <w:sz w:val="20"/>
          <w:szCs w:val="20"/>
          <w:shd w:val="clear" w:color="auto" w:fill="F7F9FA"/>
        </w:rPr>
        <w:t>C</w:t>
      </w:r>
      <w:r w:rsidR="009A135B" w:rsidRPr="009A135B">
        <w:rPr>
          <w:rFonts w:ascii="Segoe UI" w:hAnsi="Segoe UI" w:cs="Segoe UI"/>
          <w:color w:val="263238"/>
          <w:sz w:val="21"/>
          <w:szCs w:val="21"/>
        </w:rPr>
        <w:t>, </w:t>
      </w:r>
      <w:r w:rsidR="009A135B" w:rsidRPr="009A135B">
        <w:rPr>
          <w:rFonts w:ascii="Courier New" w:hAnsi="Courier New" w:cs="Courier New"/>
          <w:color w:val="546E7A"/>
          <w:sz w:val="20"/>
          <w:szCs w:val="20"/>
          <w:shd w:val="clear" w:color="auto" w:fill="F7F9FA"/>
        </w:rPr>
        <w:t>D</w:t>
      </w:r>
      <w:r w:rsidR="009A135B" w:rsidRPr="009A135B">
        <w:rPr>
          <w:rFonts w:ascii="Segoe UI" w:hAnsi="Segoe UI" w:cs="Segoe UI"/>
          <w:color w:val="263238"/>
          <w:sz w:val="21"/>
          <w:szCs w:val="21"/>
        </w:rPr>
        <w:t> and </w:t>
      </w:r>
      <w:r w:rsidR="009A135B" w:rsidRPr="009A135B">
        <w:rPr>
          <w:rFonts w:ascii="Courier New" w:hAnsi="Courier New" w:cs="Courier New"/>
          <w:color w:val="546E7A"/>
          <w:sz w:val="20"/>
          <w:szCs w:val="20"/>
          <w:shd w:val="clear" w:color="auto" w:fill="F7F9FA"/>
        </w:rPr>
        <w:t>M</w:t>
      </w:r>
      <w:r w:rsidR="009A135B" w:rsidRPr="009A135B">
        <w:rPr>
          <w:rFonts w:ascii="Segoe UI" w:hAnsi="Segoe UI" w:cs="Segoe UI"/>
          <w:color w:val="263238"/>
          <w:sz w:val="21"/>
          <w:szCs w:val="21"/>
        </w:rPr>
        <w:t>.</w:t>
      </w:r>
    </w:p>
    <w:p w14:paraId="3C7F04D8"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b/>
          <w:bCs/>
          <w:color w:val="263238"/>
          <w:sz w:val="20"/>
          <w:szCs w:val="20"/>
        </w:rPr>
        <w:t>Symbol</w:t>
      </w:r>
      <w:r w:rsidRPr="009A135B">
        <w:rPr>
          <w:rFonts w:ascii="Consolas" w:eastAsia="Times New Roman" w:hAnsi="Consolas" w:cs="Courier New"/>
          <w:color w:val="263238"/>
          <w:sz w:val="20"/>
          <w:szCs w:val="20"/>
        </w:rPr>
        <w:t xml:space="preserve">       </w:t>
      </w:r>
      <w:r w:rsidRPr="009A135B">
        <w:rPr>
          <w:rFonts w:ascii="Consolas" w:eastAsia="Times New Roman" w:hAnsi="Consolas" w:cs="Courier New"/>
          <w:b/>
          <w:bCs/>
          <w:color w:val="263238"/>
          <w:sz w:val="20"/>
          <w:szCs w:val="20"/>
        </w:rPr>
        <w:t>Value</w:t>
      </w:r>
    </w:p>
    <w:p w14:paraId="6FE9B66C"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I             1</w:t>
      </w:r>
    </w:p>
    <w:p w14:paraId="740832E9"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V             5</w:t>
      </w:r>
    </w:p>
    <w:p w14:paraId="79960136"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X             10</w:t>
      </w:r>
    </w:p>
    <w:p w14:paraId="0AB97C77"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L             50</w:t>
      </w:r>
    </w:p>
    <w:p w14:paraId="08E8A0D9"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C             100</w:t>
      </w:r>
    </w:p>
    <w:p w14:paraId="5F6F6079"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D             500</w:t>
      </w:r>
    </w:p>
    <w:p w14:paraId="4ED4F246"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color w:val="263238"/>
          <w:sz w:val="20"/>
          <w:szCs w:val="20"/>
        </w:rPr>
        <w:t>M             1000</w:t>
      </w:r>
    </w:p>
    <w:p w14:paraId="5A5F4BFB" w14:textId="77777777" w:rsidR="009A135B" w:rsidRPr="009A135B" w:rsidRDefault="009A135B" w:rsidP="009A135B">
      <w:pPr>
        <w:shd w:val="clear" w:color="auto" w:fill="FFFFFF"/>
        <w:spacing w:after="240" w:line="240" w:lineRule="auto"/>
        <w:rPr>
          <w:rFonts w:ascii="Segoe UI" w:eastAsia="Times New Roman" w:hAnsi="Segoe UI" w:cs="Segoe UI"/>
          <w:color w:val="263238"/>
          <w:sz w:val="21"/>
          <w:szCs w:val="21"/>
        </w:rPr>
      </w:pPr>
      <w:r w:rsidRPr="009A135B">
        <w:rPr>
          <w:rFonts w:ascii="Segoe UI" w:eastAsia="Times New Roman" w:hAnsi="Segoe UI" w:cs="Segoe UI"/>
          <w:color w:val="263238"/>
          <w:sz w:val="21"/>
          <w:szCs w:val="21"/>
        </w:rPr>
        <w:t>For example, </w:t>
      </w:r>
      <w:r w:rsidRPr="009A135B">
        <w:rPr>
          <w:rFonts w:ascii="Courier New" w:eastAsia="Times New Roman" w:hAnsi="Courier New" w:cs="Courier New"/>
          <w:color w:val="546E7A"/>
          <w:sz w:val="20"/>
          <w:szCs w:val="20"/>
          <w:shd w:val="clear" w:color="auto" w:fill="F7F9FA"/>
        </w:rPr>
        <w:t>2</w:t>
      </w:r>
      <w:r w:rsidRPr="009A135B">
        <w:rPr>
          <w:rFonts w:ascii="Segoe UI" w:eastAsia="Times New Roman" w:hAnsi="Segoe UI" w:cs="Segoe UI"/>
          <w:color w:val="263238"/>
          <w:sz w:val="21"/>
          <w:szCs w:val="21"/>
        </w:rPr>
        <w:t> is written as </w:t>
      </w:r>
      <w:r w:rsidRPr="009A135B">
        <w:rPr>
          <w:rFonts w:ascii="Courier New" w:eastAsia="Times New Roman" w:hAnsi="Courier New" w:cs="Courier New"/>
          <w:color w:val="546E7A"/>
          <w:sz w:val="20"/>
          <w:szCs w:val="20"/>
          <w:shd w:val="clear" w:color="auto" w:fill="F7F9FA"/>
        </w:rPr>
        <w:t>II</w:t>
      </w:r>
      <w:r w:rsidRPr="009A135B">
        <w:rPr>
          <w:rFonts w:ascii="Segoe UI" w:eastAsia="Times New Roman" w:hAnsi="Segoe UI" w:cs="Segoe UI"/>
          <w:color w:val="263238"/>
          <w:sz w:val="21"/>
          <w:szCs w:val="21"/>
        </w:rPr>
        <w:t> in Roman numeral, just two one's added together. </w:t>
      </w:r>
      <w:r w:rsidRPr="009A135B">
        <w:rPr>
          <w:rFonts w:ascii="Courier New" w:eastAsia="Times New Roman" w:hAnsi="Courier New" w:cs="Courier New"/>
          <w:color w:val="546E7A"/>
          <w:sz w:val="20"/>
          <w:szCs w:val="20"/>
          <w:shd w:val="clear" w:color="auto" w:fill="F7F9FA"/>
        </w:rPr>
        <w:t>12</w:t>
      </w:r>
      <w:r w:rsidRPr="009A135B">
        <w:rPr>
          <w:rFonts w:ascii="Segoe UI" w:eastAsia="Times New Roman" w:hAnsi="Segoe UI" w:cs="Segoe UI"/>
          <w:color w:val="263238"/>
          <w:sz w:val="21"/>
          <w:szCs w:val="21"/>
        </w:rPr>
        <w:t> is written as </w:t>
      </w:r>
      <w:r w:rsidRPr="009A135B">
        <w:rPr>
          <w:rFonts w:ascii="Courier New" w:eastAsia="Times New Roman" w:hAnsi="Courier New" w:cs="Courier New"/>
          <w:color w:val="546E7A"/>
          <w:sz w:val="20"/>
          <w:szCs w:val="20"/>
          <w:shd w:val="clear" w:color="auto" w:fill="F7F9FA"/>
        </w:rPr>
        <w:t>XII</w:t>
      </w:r>
      <w:r w:rsidRPr="009A135B">
        <w:rPr>
          <w:rFonts w:ascii="Segoe UI" w:eastAsia="Times New Roman" w:hAnsi="Segoe UI" w:cs="Segoe UI"/>
          <w:color w:val="263238"/>
          <w:sz w:val="21"/>
          <w:szCs w:val="21"/>
        </w:rPr>
        <w:t>, which is simply </w:t>
      </w:r>
      <w:r w:rsidRPr="009A135B">
        <w:rPr>
          <w:rFonts w:ascii="Courier New" w:eastAsia="Times New Roman" w:hAnsi="Courier New" w:cs="Courier New"/>
          <w:color w:val="546E7A"/>
          <w:sz w:val="20"/>
          <w:szCs w:val="20"/>
          <w:shd w:val="clear" w:color="auto" w:fill="F7F9FA"/>
        </w:rPr>
        <w:t>X + II</w:t>
      </w:r>
      <w:r w:rsidRPr="009A135B">
        <w:rPr>
          <w:rFonts w:ascii="Segoe UI" w:eastAsia="Times New Roman" w:hAnsi="Segoe UI" w:cs="Segoe UI"/>
          <w:color w:val="263238"/>
          <w:sz w:val="21"/>
          <w:szCs w:val="21"/>
        </w:rPr>
        <w:t>. The number </w:t>
      </w:r>
      <w:r w:rsidRPr="009A135B">
        <w:rPr>
          <w:rFonts w:ascii="Courier New" w:eastAsia="Times New Roman" w:hAnsi="Courier New" w:cs="Courier New"/>
          <w:color w:val="546E7A"/>
          <w:sz w:val="20"/>
          <w:szCs w:val="20"/>
          <w:shd w:val="clear" w:color="auto" w:fill="F7F9FA"/>
        </w:rPr>
        <w:t>27</w:t>
      </w:r>
      <w:r w:rsidRPr="009A135B">
        <w:rPr>
          <w:rFonts w:ascii="Segoe UI" w:eastAsia="Times New Roman" w:hAnsi="Segoe UI" w:cs="Segoe UI"/>
          <w:color w:val="263238"/>
          <w:sz w:val="21"/>
          <w:szCs w:val="21"/>
        </w:rPr>
        <w:t> is written as </w:t>
      </w:r>
      <w:r w:rsidRPr="009A135B">
        <w:rPr>
          <w:rFonts w:ascii="Courier New" w:eastAsia="Times New Roman" w:hAnsi="Courier New" w:cs="Courier New"/>
          <w:color w:val="546E7A"/>
          <w:sz w:val="20"/>
          <w:szCs w:val="20"/>
          <w:shd w:val="clear" w:color="auto" w:fill="F7F9FA"/>
        </w:rPr>
        <w:t>XXVII</w:t>
      </w:r>
      <w:r w:rsidRPr="009A135B">
        <w:rPr>
          <w:rFonts w:ascii="Segoe UI" w:eastAsia="Times New Roman" w:hAnsi="Segoe UI" w:cs="Segoe UI"/>
          <w:color w:val="263238"/>
          <w:sz w:val="21"/>
          <w:szCs w:val="21"/>
        </w:rPr>
        <w:t>, which is </w:t>
      </w:r>
      <w:r w:rsidRPr="009A135B">
        <w:rPr>
          <w:rFonts w:ascii="Courier New" w:eastAsia="Times New Roman" w:hAnsi="Courier New" w:cs="Courier New"/>
          <w:color w:val="546E7A"/>
          <w:sz w:val="20"/>
          <w:szCs w:val="20"/>
          <w:shd w:val="clear" w:color="auto" w:fill="F7F9FA"/>
        </w:rPr>
        <w:t>XX + V + II</w:t>
      </w:r>
      <w:r w:rsidRPr="009A135B">
        <w:rPr>
          <w:rFonts w:ascii="Segoe UI" w:eastAsia="Times New Roman" w:hAnsi="Segoe UI" w:cs="Segoe UI"/>
          <w:color w:val="263238"/>
          <w:sz w:val="21"/>
          <w:szCs w:val="21"/>
        </w:rPr>
        <w:t>.</w:t>
      </w:r>
    </w:p>
    <w:p w14:paraId="14F2D33F" w14:textId="77777777" w:rsidR="009A135B" w:rsidRPr="009A135B" w:rsidRDefault="009A135B" w:rsidP="009A135B">
      <w:pPr>
        <w:shd w:val="clear" w:color="auto" w:fill="FFFFFF"/>
        <w:spacing w:after="240" w:line="240" w:lineRule="auto"/>
        <w:rPr>
          <w:rFonts w:ascii="Segoe UI" w:eastAsia="Times New Roman" w:hAnsi="Segoe UI" w:cs="Segoe UI"/>
          <w:color w:val="263238"/>
          <w:sz w:val="21"/>
          <w:szCs w:val="21"/>
        </w:rPr>
      </w:pPr>
      <w:r w:rsidRPr="009A135B">
        <w:rPr>
          <w:rFonts w:ascii="Segoe UI" w:eastAsia="Times New Roman" w:hAnsi="Segoe UI" w:cs="Segoe UI"/>
          <w:color w:val="263238"/>
          <w:sz w:val="21"/>
          <w:szCs w:val="21"/>
        </w:rPr>
        <w:lastRenderedPageBreak/>
        <w:t>Roman numerals are usually written largest to smallest from left to right. However, the numeral for four is not </w:t>
      </w:r>
      <w:r w:rsidRPr="009A135B">
        <w:rPr>
          <w:rFonts w:ascii="Courier New" w:eastAsia="Times New Roman" w:hAnsi="Courier New" w:cs="Courier New"/>
          <w:color w:val="546E7A"/>
          <w:sz w:val="20"/>
          <w:szCs w:val="20"/>
          <w:shd w:val="clear" w:color="auto" w:fill="F7F9FA"/>
        </w:rPr>
        <w:t>IIII</w:t>
      </w:r>
      <w:r w:rsidRPr="009A135B">
        <w:rPr>
          <w:rFonts w:ascii="Segoe UI" w:eastAsia="Times New Roman" w:hAnsi="Segoe UI" w:cs="Segoe UI"/>
          <w:color w:val="263238"/>
          <w:sz w:val="21"/>
          <w:szCs w:val="21"/>
        </w:rPr>
        <w:t>. Instead, the number four is written as </w:t>
      </w:r>
      <w:r w:rsidRPr="009A135B">
        <w:rPr>
          <w:rFonts w:ascii="Courier New" w:eastAsia="Times New Roman" w:hAnsi="Courier New" w:cs="Courier New"/>
          <w:color w:val="546E7A"/>
          <w:sz w:val="20"/>
          <w:szCs w:val="20"/>
          <w:shd w:val="clear" w:color="auto" w:fill="F7F9FA"/>
        </w:rPr>
        <w:t>IV</w:t>
      </w:r>
      <w:r w:rsidRPr="009A135B">
        <w:rPr>
          <w:rFonts w:ascii="Segoe UI" w:eastAsia="Times New Roman" w:hAnsi="Segoe UI" w:cs="Segoe UI"/>
          <w:color w:val="263238"/>
          <w:sz w:val="21"/>
          <w:szCs w:val="21"/>
        </w:rPr>
        <w:t>. Because the one is before the five we subtract it making four. The same principle applies to the number nine, which is written as </w:t>
      </w:r>
      <w:r w:rsidRPr="009A135B">
        <w:rPr>
          <w:rFonts w:ascii="Courier New" w:eastAsia="Times New Roman" w:hAnsi="Courier New" w:cs="Courier New"/>
          <w:color w:val="546E7A"/>
          <w:sz w:val="20"/>
          <w:szCs w:val="20"/>
          <w:shd w:val="clear" w:color="auto" w:fill="F7F9FA"/>
        </w:rPr>
        <w:t>IX</w:t>
      </w:r>
      <w:r w:rsidRPr="009A135B">
        <w:rPr>
          <w:rFonts w:ascii="Segoe UI" w:eastAsia="Times New Roman" w:hAnsi="Segoe UI" w:cs="Segoe UI"/>
          <w:color w:val="263238"/>
          <w:sz w:val="21"/>
          <w:szCs w:val="21"/>
        </w:rPr>
        <w:t>. There are six instances where subtraction is used:</w:t>
      </w:r>
    </w:p>
    <w:p w14:paraId="429EE36A" w14:textId="77777777" w:rsidR="009A135B" w:rsidRPr="009A135B" w:rsidRDefault="009A135B" w:rsidP="009A135B">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A135B">
        <w:rPr>
          <w:rFonts w:ascii="Courier New" w:eastAsia="Times New Roman" w:hAnsi="Courier New" w:cs="Courier New"/>
          <w:color w:val="546E7A"/>
          <w:sz w:val="20"/>
          <w:szCs w:val="20"/>
          <w:shd w:val="clear" w:color="auto" w:fill="F7F9FA"/>
        </w:rPr>
        <w:t>I</w:t>
      </w:r>
      <w:r w:rsidRPr="009A135B">
        <w:rPr>
          <w:rFonts w:ascii="Segoe UI" w:eastAsia="Times New Roman" w:hAnsi="Segoe UI" w:cs="Segoe UI"/>
          <w:color w:val="263238"/>
          <w:sz w:val="21"/>
          <w:szCs w:val="21"/>
        </w:rPr>
        <w:t> can be placed before </w:t>
      </w:r>
      <w:r w:rsidRPr="009A135B">
        <w:rPr>
          <w:rFonts w:ascii="Courier New" w:eastAsia="Times New Roman" w:hAnsi="Courier New" w:cs="Courier New"/>
          <w:color w:val="546E7A"/>
          <w:sz w:val="20"/>
          <w:szCs w:val="20"/>
          <w:shd w:val="clear" w:color="auto" w:fill="F7F9FA"/>
        </w:rPr>
        <w:t>V</w:t>
      </w:r>
      <w:r w:rsidRPr="009A135B">
        <w:rPr>
          <w:rFonts w:ascii="Segoe UI" w:eastAsia="Times New Roman" w:hAnsi="Segoe UI" w:cs="Segoe UI"/>
          <w:color w:val="263238"/>
          <w:sz w:val="21"/>
          <w:szCs w:val="21"/>
        </w:rPr>
        <w:t> (5) and </w:t>
      </w:r>
      <w:r w:rsidRPr="009A135B">
        <w:rPr>
          <w:rFonts w:ascii="Courier New" w:eastAsia="Times New Roman" w:hAnsi="Courier New" w:cs="Courier New"/>
          <w:color w:val="546E7A"/>
          <w:sz w:val="20"/>
          <w:szCs w:val="20"/>
          <w:shd w:val="clear" w:color="auto" w:fill="F7F9FA"/>
        </w:rPr>
        <w:t>X</w:t>
      </w:r>
      <w:r w:rsidRPr="009A135B">
        <w:rPr>
          <w:rFonts w:ascii="Segoe UI" w:eastAsia="Times New Roman" w:hAnsi="Segoe UI" w:cs="Segoe UI"/>
          <w:color w:val="263238"/>
          <w:sz w:val="21"/>
          <w:szCs w:val="21"/>
        </w:rPr>
        <w:t> (10) to make 4 and 9. </w:t>
      </w:r>
    </w:p>
    <w:p w14:paraId="648736F1" w14:textId="77777777" w:rsidR="009A135B" w:rsidRPr="009A135B" w:rsidRDefault="009A135B" w:rsidP="009A135B">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A135B">
        <w:rPr>
          <w:rFonts w:ascii="Courier New" w:eastAsia="Times New Roman" w:hAnsi="Courier New" w:cs="Courier New"/>
          <w:color w:val="546E7A"/>
          <w:sz w:val="20"/>
          <w:szCs w:val="20"/>
          <w:shd w:val="clear" w:color="auto" w:fill="F7F9FA"/>
        </w:rPr>
        <w:t>X</w:t>
      </w:r>
      <w:r w:rsidRPr="009A135B">
        <w:rPr>
          <w:rFonts w:ascii="Segoe UI" w:eastAsia="Times New Roman" w:hAnsi="Segoe UI" w:cs="Segoe UI"/>
          <w:color w:val="263238"/>
          <w:sz w:val="21"/>
          <w:szCs w:val="21"/>
        </w:rPr>
        <w:t> can be placed before </w:t>
      </w:r>
      <w:r w:rsidRPr="009A135B">
        <w:rPr>
          <w:rFonts w:ascii="Courier New" w:eastAsia="Times New Roman" w:hAnsi="Courier New" w:cs="Courier New"/>
          <w:color w:val="546E7A"/>
          <w:sz w:val="20"/>
          <w:szCs w:val="20"/>
          <w:shd w:val="clear" w:color="auto" w:fill="F7F9FA"/>
        </w:rPr>
        <w:t>L</w:t>
      </w:r>
      <w:r w:rsidRPr="009A135B">
        <w:rPr>
          <w:rFonts w:ascii="Segoe UI" w:eastAsia="Times New Roman" w:hAnsi="Segoe UI" w:cs="Segoe UI"/>
          <w:color w:val="263238"/>
          <w:sz w:val="21"/>
          <w:szCs w:val="21"/>
        </w:rPr>
        <w:t> (50) and </w:t>
      </w:r>
      <w:r w:rsidRPr="009A135B">
        <w:rPr>
          <w:rFonts w:ascii="Courier New" w:eastAsia="Times New Roman" w:hAnsi="Courier New" w:cs="Courier New"/>
          <w:color w:val="546E7A"/>
          <w:sz w:val="20"/>
          <w:szCs w:val="20"/>
          <w:shd w:val="clear" w:color="auto" w:fill="F7F9FA"/>
        </w:rPr>
        <w:t>C</w:t>
      </w:r>
      <w:r w:rsidRPr="009A135B">
        <w:rPr>
          <w:rFonts w:ascii="Segoe UI" w:eastAsia="Times New Roman" w:hAnsi="Segoe UI" w:cs="Segoe UI"/>
          <w:color w:val="263238"/>
          <w:sz w:val="21"/>
          <w:szCs w:val="21"/>
        </w:rPr>
        <w:t> (100) to make 40 and 90. </w:t>
      </w:r>
    </w:p>
    <w:p w14:paraId="3253A8CC" w14:textId="77777777" w:rsidR="009A135B" w:rsidRPr="009A135B" w:rsidRDefault="009A135B" w:rsidP="009A135B">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A135B">
        <w:rPr>
          <w:rFonts w:ascii="Courier New" w:eastAsia="Times New Roman" w:hAnsi="Courier New" w:cs="Courier New"/>
          <w:color w:val="546E7A"/>
          <w:sz w:val="20"/>
          <w:szCs w:val="20"/>
          <w:shd w:val="clear" w:color="auto" w:fill="F7F9FA"/>
        </w:rPr>
        <w:t>C</w:t>
      </w:r>
      <w:r w:rsidRPr="009A135B">
        <w:rPr>
          <w:rFonts w:ascii="Segoe UI" w:eastAsia="Times New Roman" w:hAnsi="Segoe UI" w:cs="Segoe UI"/>
          <w:color w:val="263238"/>
          <w:sz w:val="21"/>
          <w:szCs w:val="21"/>
        </w:rPr>
        <w:t> can be placed before </w:t>
      </w:r>
      <w:r w:rsidRPr="009A135B">
        <w:rPr>
          <w:rFonts w:ascii="Courier New" w:eastAsia="Times New Roman" w:hAnsi="Courier New" w:cs="Courier New"/>
          <w:color w:val="546E7A"/>
          <w:sz w:val="20"/>
          <w:szCs w:val="20"/>
          <w:shd w:val="clear" w:color="auto" w:fill="F7F9FA"/>
        </w:rPr>
        <w:t>D</w:t>
      </w:r>
      <w:r w:rsidRPr="009A135B">
        <w:rPr>
          <w:rFonts w:ascii="Segoe UI" w:eastAsia="Times New Roman" w:hAnsi="Segoe UI" w:cs="Segoe UI"/>
          <w:color w:val="263238"/>
          <w:sz w:val="21"/>
          <w:szCs w:val="21"/>
        </w:rPr>
        <w:t> (500) and </w:t>
      </w:r>
      <w:r w:rsidRPr="009A135B">
        <w:rPr>
          <w:rFonts w:ascii="Courier New" w:eastAsia="Times New Roman" w:hAnsi="Courier New" w:cs="Courier New"/>
          <w:color w:val="546E7A"/>
          <w:sz w:val="20"/>
          <w:szCs w:val="20"/>
          <w:shd w:val="clear" w:color="auto" w:fill="F7F9FA"/>
        </w:rPr>
        <w:t>M</w:t>
      </w:r>
      <w:r w:rsidRPr="009A135B">
        <w:rPr>
          <w:rFonts w:ascii="Segoe UI" w:eastAsia="Times New Roman" w:hAnsi="Segoe UI" w:cs="Segoe UI"/>
          <w:color w:val="263238"/>
          <w:sz w:val="21"/>
          <w:szCs w:val="21"/>
        </w:rPr>
        <w:t> (1000) to make 400 and 900.</w:t>
      </w:r>
    </w:p>
    <w:p w14:paraId="4E7F6D81" w14:textId="77777777" w:rsidR="009A135B" w:rsidRPr="009A135B" w:rsidRDefault="009A135B" w:rsidP="009A135B">
      <w:pPr>
        <w:shd w:val="clear" w:color="auto" w:fill="FFFFFF"/>
        <w:spacing w:after="240" w:line="240" w:lineRule="auto"/>
        <w:rPr>
          <w:rFonts w:ascii="Segoe UI" w:eastAsia="Times New Roman" w:hAnsi="Segoe UI" w:cs="Segoe UI"/>
          <w:color w:val="263238"/>
          <w:sz w:val="21"/>
          <w:szCs w:val="21"/>
        </w:rPr>
      </w:pPr>
      <w:r w:rsidRPr="009A135B">
        <w:rPr>
          <w:rFonts w:ascii="Segoe UI" w:eastAsia="Times New Roman" w:hAnsi="Segoe UI" w:cs="Segoe UI"/>
          <w:color w:val="263238"/>
          <w:sz w:val="21"/>
          <w:szCs w:val="21"/>
        </w:rPr>
        <w:t>Given a roman numeral, convert it to an integer.</w:t>
      </w:r>
    </w:p>
    <w:p w14:paraId="0998CE13" w14:textId="77777777" w:rsidR="009A135B" w:rsidRPr="009A135B" w:rsidRDefault="009A135B" w:rsidP="009A135B">
      <w:pPr>
        <w:shd w:val="clear" w:color="auto" w:fill="FFFFFF"/>
        <w:spacing w:after="240" w:line="240" w:lineRule="auto"/>
        <w:rPr>
          <w:rFonts w:ascii="Segoe UI" w:eastAsia="Times New Roman" w:hAnsi="Segoe UI" w:cs="Segoe UI"/>
          <w:color w:val="263238"/>
          <w:sz w:val="21"/>
          <w:szCs w:val="21"/>
        </w:rPr>
      </w:pPr>
      <w:r w:rsidRPr="009A135B">
        <w:rPr>
          <w:rFonts w:ascii="Segoe UI" w:eastAsia="Times New Roman" w:hAnsi="Segoe UI" w:cs="Segoe UI"/>
          <w:color w:val="263238"/>
          <w:sz w:val="21"/>
          <w:szCs w:val="21"/>
        </w:rPr>
        <w:t> </w:t>
      </w:r>
    </w:p>
    <w:p w14:paraId="46266B12" w14:textId="77777777" w:rsidR="009A135B" w:rsidRPr="009A135B" w:rsidRDefault="009A135B" w:rsidP="009A135B">
      <w:pPr>
        <w:shd w:val="clear" w:color="auto" w:fill="FFFFFF"/>
        <w:spacing w:after="240" w:line="240" w:lineRule="auto"/>
        <w:rPr>
          <w:rFonts w:ascii="Segoe UI" w:eastAsia="Times New Roman" w:hAnsi="Segoe UI" w:cs="Segoe UI"/>
          <w:color w:val="263238"/>
          <w:sz w:val="21"/>
          <w:szCs w:val="21"/>
        </w:rPr>
      </w:pPr>
      <w:r w:rsidRPr="009A135B">
        <w:rPr>
          <w:rFonts w:ascii="Segoe UI" w:eastAsia="Times New Roman" w:hAnsi="Segoe UI" w:cs="Segoe UI"/>
          <w:b/>
          <w:bCs/>
          <w:color w:val="263238"/>
          <w:sz w:val="21"/>
          <w:szCs w:val="21"/>
        </w:rPr>
        <w:t>Example 1:</w:t>
      </w:r>
    </w:p>
    <w:p w14:paraId="4AE665E8" w14:textId="77777777" w:rsidR="009A135B"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b/>
          <w:bCs/>
          <w:color w:val="263238"/>
          <w:sz w:val="20"/>
          <w:szCs w:val="20"/>
        </w:rPr>
        <w:t>Input:</w:t>
      </w:r>
      <w:r w:rsidRPr="009A135B">
        <w:rPr>
          <w:rFonts w:ascii="Consolas" w:eastAsia="Times New Roman" w:hAnsi="Consolas" w:cs="Courier New"/>
          <w:color w:val="263238"/>
          <w:sz w:val="20"/>
          <w:szCs w:val="20"/>
        </w:rPr>
        <w:t xml:space="preserve"> s = "III"</w:t>
      </w:r>
    </w:p>
    <w:p w14:paraId="048D97C0" w14:textId="2B9C32E1" w:rsidR="006C38FC" w:rsidRPr="009A135B" w:rsidRDefault="009A135B" w:rsidP="009A13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35B">
        <w:rPr>
          <w:rFonts w:ascii="Consolas" w:eastAsia="Times New Roman" w:hAnsi="Consolas" w:cs="Courier New"/>
          <w:b/>
          <w:bCs/>
          <w:color w:val="263238"/>
          <w:sz w:val="20"/>
          <w:szCs w:val="20"/>
        </w:rPr>
        <w:t>Output:</w:t>
      </w:r>
      <w:r w:rsidRPr="009A135B">
        <w:rPr>
          <w:rFonts w:ascii="Consolas" w:eastAsia="Times New Roman" w:hAnsi="Consolas" w:cs="Courier New"/>
          <w:color w:val="263238"/>
          <w:sz w:val="20"/>
          <w:szCs w:val="20"/>
        </w:rPr>
        <w:t xml:space="preserve"> 3</w:t>
      </w:r>
    </w:p>
    <w:p w14:paraId="00B19257" w14:textId="1D6BE35C" w:rsidR="009A135B" w:rsidRDefault="006C38FC" w:rsidP="009A135B">
      <w:pPr>
        <w:spacing w:before="240"/>
      </w:pPr>
      <w:r>
        <w:t>:</w:t>
      </w:r>
      <w:r w:rsidR="009A135B" w:rsidRPr="009A135B">
        <w:t xml:space="preserve"> </w:t>
      </w:r>
      <w:r w:rsidR="009A135B">
        <w:t>int romanToInt(string s) {</w:t>
      </w:r>
    </w:p>
    <w:p w14:paraId="3747BBB1" w14:textId="77777777" w:rsidR="009A135B" w:rsidRDefault="009A135B" w:rsidP="009A135B">
      <w:pPr>
        <w:spacing w:before="240"/>
      </w:pPr>
      <w:r>
        <w:t xml:space="preserve">        unordered_map&lt;char,int&gt;mp={{'I',1},{'V',5},{'X',10},{'L',50},{'C',100},{'D',500},{'M',1000}};</w:t>
      </w:r>
    </w:p>
    <w:p w14:paraId="55F855F5" w14:textId="77777777" w:rsidR="009A135B" w:rsidRDefault="009A135B" w:rsidP="009A135B">
      <w:pPr>
        <w:spacing w:before="240"/>
      </w:pPr>
      <w:r>
        <w:t xml:space="preserve">        int sum=mp[s.back()];</w:t>
      </w:r>
    </w:p>
    <w:p w14:paraId="33068972" w14:textId="77777777" w:rsidR="009A135B" w:rsidRDefault="009A135B" w:rsidP="009A135B">
      <w:pPr>
        <w:spacing w:before="240"/>
      </w:pPr>
      <w:r>
        <w:t xml:space="preserve">        for(int i=s.size()-2;i&gt;=0;--i)</w:t>
      </w:r>
    </w:p>
    <w:p w14:paraId="1CD3B468" w14:textId="77777777" w:rsidR="009A135B" w:rsidRDefault="009A135B" w:rsidP="009A135B">
      <w:pPr>
        <w:spacing w:before="240"/>
      </w:pPr>
      <w:r>
        <w:t xml:space="preserve">        {</w:t>
      </w:r>
    </w:p>
    <w:p w14:paraId="00BCB308" w14:textId="77777777" w:rsidR="009A135B" w:rsidRDefault="009A135B" w:rsidP="009A135B">
      <w:pPr>
        <w:spacing w:before="240"/>
      </w:pPr>
      <w:r>
        <w:t xml:space="preserve">            sum+=mp[s[i]]&lt;mp[s[i+1]]?-mp[s[i]]:mp[s[i]];</w:t>
      </w:r>
    </w:p>
    <w:p w14:paraId="622CE4B0" w14:textId="77777777" w:rsidR="009A135B" w:rsidRDefault="009A135B" w:rsidP="009A135B">
      <w:pPr>
        <w:spacing w:before="240"/>
      </w:pPr>
      <w:r>
        <w:t xml:space="preserve">        }</w:t>
      </w:r>
    </w:p>
    <w:p w14:paraId="6F4E2946" w14:textId="77777777" w:rsidR="009A135B" w:rsidRDefault="009A135B" w:rsidP="009A135B">
      <w:pPr>
        <w:spacing w:before="240"/>
      </w:pPr>
      <w:r>
        <w:t xml:space="preserve">        return sum;</w:t>
      </w:r>
    </w:p>
    <w:p w14:paraId="23D2CD81" w14:textId="4EFDFBEA" w:rsidR="006C38FC" w:rsidRDefault="009A135B" w:rsidP="009A135B">
      <w:pPr>
        <w:spacing w:before="240"/>
      </w:pPr>
      <w:r>
        <w:t xml:space="preserve">    }</w:t>
      </w:r>
    </w:p>
    <w:p w14:paraId="7395EDBD" w14:textId="597B5FA6" w:rsidR="00DE0560" w:rsidRPr="00DE0560" w:rsidRDefault="009A135B" w:rsidP="00DE0560">
      <w:pPr>
        <w:pStyle w:val="NormalWeb"/>
        <w:shd w:val="clear" w:color="auto" w:fill="FFFFFF"/>
        <w:spacing w:before="0" w:beforeAutospacing="0" w:after="240" w:afterAutospacing="0"/>
        <w:rPr>
          <w:rFonts w:ascii="Segoe UI" w:hAnsi="Segoe UI" w:cs="Segoe UI"/>
          <w:color w:val="263238"/>
          <w:sz w:val="21"/>
          <w:szCs w:val="21"/>
        </w:rPr>
      </w:pPr>
      <w:r>
        <w:t>5</w:t>
      </w:r>
      <w:r w:rsidR="00CD3A2B">
        <w:t>6</w:t>
      </w:r>
      <w:r>
        <w:t>)</w:t>
      </w:r>
      <w:r w:rsidR="00DE0560" w:rsidRPr="00DE0560">
        <w:rPr>
          <w:rFonts w:ascii="Segoe UI" w:hAnsi="Segoe UI" w:cs="Segoe UI"/>
          <w:color w:val="263238"/>
          <w:sz w:val="21"/>
          <w:szCs w:val="21"/>
        </w:rPr>
        <w:t xml:space="preserve"> Roman numerals are represented by seven different symbols: </w:t>
      </w:r>
      <w:r w:rsidR="00DE0560" w:rsidRPr="00DE0560">
        <w:rPr>
          <w:rFonts w:ascii="Courier New" w:hAnsi="Courier New" w:cs="Courier New"/>
          <w:color w:val="546E7A"/>
          <w:sz w:val="20"/>
          <w:szCs w:val="20"/>
          <w:shd w:val="clear" w:color="auto" w:fill="F7F9FA"/>
        </w:rPr>
        <w:t>I</w:t>
      </w:r>
      <w:r w:rsidR="00DE0560" w:rsidRPr="00DE0560">
        <w:rPr>
          <w:rFonts w:ascii="Segoe UI" w:hAnsi="Segoe UI" w:cs="Segoe UI"/>
          <w:color w:val="263238"/>
          <w:sz w:val="21"/>
          <w:szCs w:val="21"/>
        </w:rPr>
        <w:t>, </w:t>
      </w:r>
      <w:r w:rsidR="00DE0560" w:rsidRPr="00DE0560">
        <w:rPr>
          <w:rFonts w:ascii="Courier New" w:hAnsi="Courier New" w:cs="Courier New"/>
          <w:color w:val="546E7A"/>
          <w:sz w:val="20"/>
          <w:szCs w:val="20"/>
          <w:shd w:val="clear" w:color="auto" w:fill="F7F9FA"/>
        </w:rPr>
        <w:t>V</w:t>
      </w:r>
      <w:r w:rsidR="00DE0560" w:rsidRPr="00DE0560">
        <w:rPr>
          <w:rFonts w:ascii="Segoe UI" w:hAnsi="Segoe UI" w:cs="Segoe UI"/>
          <w:color w:val="263238"/>
          <w:sz w:val="21"/>
          <w:szCs w:val="21"/>
        </w:rPr>
        <w:t>, </w:t>
      </w:r>
      <w:r w:rsidR="00DE0560" w:rsidRPr="00DE0560">
        <w:rPr>
          <w:rFonts w:ascii="Courier New" w:hAnsi="Courier New" w:cs="Courier New"/>
          <w:color w:val="546E7A"/>
          <w:sz w:val="20"/>
          <w:szCs w:val="20"/>
          <w:shd w:val="clear" w:color="auto" w:fill="F7F9FA"/>
        </w:rPr>
        <w:t>X</w:t>
      </w:r>
      <w:r w:rsidR="00DE0560" w:rsidRPr="00DE0560">
        <w:rPr>
          <w:rFonts w:ascii="Segoe UI" w:hAnsi="Segoe UI" w:cs="Segoe UI"/>
          <w:color w:val="263238"/>
          <w:sz w:val="21"/>
          <w:szCs w:val="21"/>
        </w:rPr>
        <w:t>, </w:t>
      </w:r>
      <w:r w:rsidR="00DE0560" w:rsidRPr="00DE0560">
        <w:rPr>
          <w:rFonts w:ascii="Courier New" w:hAnsi="Courier New" w:cs="Courier New"/>
          <w:color w:val="546E7A"/>
          <w:sz w:val="20"/>
          <w:szCs w:val="20"/>
          <w:shd w:val="clear" w:color="auto" w:fill="F7F9FA"/>
        </w:rPr>
        <w:t>L</w:t>
      </w:r>
      <w:r w:rsidR="00DE0560" w:rsidRPr="00DE0560">
        <w:rPr>
          <w:rFonts w:ascii="Segoe UI" w:hAnsi="Segoe UI" w:cs="Segoe UI"/>
          <w:color w:val="263238"/>
          <w:sz w:val="21"/>
          <w:szCs w:val="21"/>
        </w:rPr>
        <w:t>, </w:t>
      </w:r>
      <w:r w:rsidR="00DE0560" w:rsidRPr="00DE0560">
        <w:rPr>
          <w:rFonts w:ascii="Courier New" w:hAnsi="Courier New" w:cs="Courier New"/>
          <w:color w:val="546E7A"/>
          <w:sz w:val="20"/>
          <w:szCs w:val="20"/>
          <w:shd w:val="clear" w:color="auto" w:fill="F7F9FA"/>
        </w:rPr>
        <w:t>C</w:t>
      </w:r>
      <w:r w:rsidR="00DE0560" w:rsidRPr="00DE0560">
        <w:rPr>
          <w:rFonts w:ascii="Segoe UI" w:hAnsi="Segoe UI" w:cs="Segoe UI"/>
          <w:color w:val="263238"/>
          <w:sz w:val="21"/>
          <w:szCs w:val="21"/>
        </w:rPr>
        <w:t>, </w:t>
      </w:r>
      <w:r w:rsidR="00DE0560" w:rsidRPr="00DE0560">
        <w:rPr>
          <w:rFonts w:ascii="Courier New" w:hAnsi="Courier New" w:cs="Courier New"/>
          <w:color w:val="546E7A"/>
          <w:sz w:val="20"/>
          <w:szCs w:val="20"/>
          <w:shd w:val="clear" w:color="auto" w:fill="F7F9FA"/>
        </w:rPr>
        <w:t>D</w:t>
      </w:r>
      <w:r w:rsidR="00DE0560" w:rsidRPr="00DE0560">
        <w:rPr>
          <w:rFonts w:ascii="Segoe UI" w:hAnsi="Segoe UI" w:cs="Segoe UI"/>
          <w:color w:val="263238"/>
          <w:sz w:val="21"/>
          <w:szCs w:val="21"/>
        </w:rPr>
        <w:t> and </w:t>
      </w:r>
      <w:r w:rsidR="00DE0560" w:rsidRPr="00DE0560">
        <w:rPr>
          <w:rFonts w:ascii="Courier New" w:hAnsi="Courier New" w:cs="Courier New"/>
          <w:color w:val="546E7A"/>
          <w:sz w:val="20"/>
          <w:szCs w:val="20"/>
          <w:shd w:val="clear" w:color="auto" w:fill="F7F9FA"/>
        </w:rPr>
        <w:t>M</w:t>
      </w:r>
      <w:r w:rsidR="00DE0560" w:rsidRPr="00DE0560">
        <w:rPr>
          <w:rFonts w:ascii="Segoe UI" w:hAnsi="Segoe UI" w:cs="Segoe UI"/>
          <w:color w:val="263238"/>
          <w:sz w:val="21"/>
          <w:szCs w:val="21"/>
        </w:rPr>
        <w:t>.</w:t>
      </w:r>
    </w:p>
    <w:p w14:paraId="59CE656B"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b/>
          <w:bCs/>
          <w:color w:val="263238"/>
          <w:sz w:val="20"/>
          <w:szCs w:val="20"/>
        </w:rPr>
        <w:t>Symbol</w:t>
      </w: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b/>
          <w:bCs/>
          <w:color w:val="263238"/>
          <w:sz w:val="20"/>
          <w:szCs w:val="20"/>
        </w:rPr>
        <w:t>Value</w:t>
      </w:r>
    </w:p>
    <w:p w14:paraId="5E159A27"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I             1</w:t>
      </w:r>
    </w:p>
    <w:p w14:paraId="7DC7B3AA"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V             5</w:t>
      </w:r>
    </w:p>
    <w:p w14:paraId="7144775E"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X             10</w:t>
      </w:r>
    </w:p>
    <w:p w14:paraId="6AA43FAA"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L             50</w:t>
      </w:r>
    </w:p>
    <w:p w14:paraId="3A2B59F7"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C             100</w:t>
      </w:r>
    </w:p>
    <w:p w14:paraId="2C272037"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lastRenderedPageBreak/>
        <w:t>D             500</w:t>
      </w:r>
    </w:p>
    <w:p w14:paraId="740B9C65" w14:textId="0A999BA1"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M             10</w:t>
      </w:r>
      <w:r w:rsidR="008F2D87">
        <w:rPr>
          <w:rFonts w:ascii="Consolas" w:eastAsia="Times New Roman" w:hAnsi="Consolas" w:cs="Courier New"/>
          <w:color w:val="263238"/>
          <w:sz w:val="20"/>
          <w:szCs w:val="20"/>
        </w:rPr>
        <w:t>add</w:t>
      </w:r>
      <w:r w:rsidRPr="00DE0560">
        <w:rPr>
          <w:rFonts w:ascii="Consolas" w:eastAsia="Times New Roman" w:hAnsi="Consolas" w:cs="Courier New"/>
          <w:color w:val="263238"/>
          <w:sz w:val="20"/>
          <w:szCs w:val="20"/>
        </w:rPr>
        <w:t>00</w:t>
      </w:r>
    </w:p>
    <w:p w14:paraId="7C7BB44A" w14:textId="77777777" w:rsidR="00DE0560" w:rsidRPr="00DE0560" w:rsidRDefault="00DE0560" w:rsidP="00DE0560">
      <w:pPr>
        <w:shd w:val="clear" w:color="auto" w:fill="FFFFFF"/>
        <w:spacing w:after="240" w:line="240" w:lineRule="auto"/>
        <w:rPr>
          <w:rFonts w:ascii="Segoe UI" w:eastAsia="Times New Roman" w:hAnsi="Segoe UI" w:cs="Segoe UI"/>
          <w:color w:val="263238"/>
          <w:sz w:val="21"/>
          <w:szCs w:val="21"/>
        </w:rPr>
      </w:pPr>
      <w:r w:rsidRPr="00DE0560">
        <w:rPr>
          <w:rFonts w:ascii="Segoe UI" w:eastAsia="Times New Roman" w:hAnsi="Segoe UI" w:cs="Segoe UI"/>
          <w:color w:val="263238"/>
          <w:sz w:val="21"/>
          <w:szCs w:val="21"/>
        </w:rPr>
        <w:t>For example, </w:t>
      </w:r>
      <w:r w:rsidRPr="00DE0560">
        <w:rPr>
          <w:rFonts w:ascii="Courier New" w:eastAsia="Times New Roman" w:hAnsi="Courier New" w:cs="Courier New"/>
          <w:color w:val="546E7A"/>
          <w:sz w:val="20"/>
          <w:szCs w:val="20"/>
          <w:shd w:val="clear" w:color="auto" w:fill="F7F9FA"/>
        </w:rPr>
        <w:t>2</w:t>
      </w:r>
      <w:r w:rsidRPr="00DE0560">
        <w:rPr>
          <w:rFonts w:ascii="Segoe UI" w:eastAsia="Times New Roman" w:hAnsi="Segoe UI" w:cs="Segoe UI"/>
          <w:color w:val="263238"/>
          <w:sz w:val="21"/>
          <w:szCs w:val="21"/>
        </w:rPr>
        <w:t> is written as </w:t>
      </w:r>
      <w:r w:rsidRPr="00DE0560">
        <w:rPr>
          <w:rFonts w:ascii="Courier New" w:eastAsia="Times New Roman" w:hAnsi="Courier New" w:cs="Courier New"/>
          <w:color w:val="546E7A"/>
          <w:sz w:val="20"/>
          <w:szCs w:val="20"/>
          <w:shd w:val="clear" w:color="auto" w:fill="F7F9FA"/>
        </w:rPr>
        <w:t>II</w:t>
      </w:r>
      <w:r w:rsidRPr="00DE0560">
        <w:rPr>
          <w:rFonts w:ascii="Segoe UI" w:eastAsia="Times New Roman" w:hAnsi="Segoe UI" w:cs="Segoe UI"/>
          <w:color w:val="263238"/>
          <w:sz w:val="21"/>
          <w:szCs w:val="21"/>
        </w:rPr>
        <w:t> in Roman numeral, just two one's added together. </w:t>
      </w:r>
      <w:r w:rsidRPr="00DE0560">
        <w:rPr>
          <w:rFonts w:ascii="Courier New" w:eastAsia="Times New Roman" w:hAnsi="Courier New" w:cs="Courier New"/>
          <w:color w:val="546E7A"/>
          <w:sz w:val="20"/>
          <w:szCs w:val="20"/>
          <w:shd w:val="clear" w:color="auto" w:fill="F7F9FA"/>
        </w:rPr>
        <w:t>12</w:t>
      </w:r>
      <w:r w:rsidRPr="00DE0560">
        <w:rPr>
          <w:rFonts w:ascii="Segoe UI" w:eastAsia="Times New Roman" w:hAnsi="Segoe UI" w:cs="Segoe UI"/>
          <w:color w:val="263238"/>
          <w:sz w:val="21"/>
          <w:szCs w:val="21"/>
        </w:rPr>
        <w:t> is written as </w:t>
      </w:r>
      <w:r w:rsidRPr="00DE0560">
        <w:rPr>
          <w:rFonts w:ascii="Courier New" w:eastAsia="Times New Roman" w:hAnsi="Courier New" w:cs="Courier New"/>
          <w:color w:val="546E7A"/>
          <w:sz w:val="20"/>
          <w:szCs w:val="20"/>
          <w:shd w:val="clear" w:color="auto" w:fill="F7F9FA"/>
        </w:rPr>
        <w:t>XII</w:t>
      </w:r>
      <w:r w:rsidRPr="00DE0560">
        <w:rPr>
          <w:rFonts w:ascii="Segoe UI" w:eastAsia="Times New Roman" w:hAnsi="Segoe UI" w:cs="Segoe UI"/>
          <w:color w:val="263238"/>
          <w:sz w:val="21"/>
          <w:szCs w:val="21"/>
        </w:rPr>
        <w:t>, which is simply </w:t>
      </w:r>
      <w:r w:rsidRPr="00DE0560">
        <w:rPr>
          <w:rFonts w:ascii="Courier New" w:eastAsia="Times New Roman" w:hAnsi="Courier New" w:cs="Courier New"/>
          <w:color w:val="546E7A"/>
          <w:sz w:val="20"/>
          <w:szCs w:val="20"/>
          <w:shd w:val="clear" w:color="auto" w:fill="F7F9FA"/>
        </w:rPr>
        <w:t>X + II</w:t>
      </w:r>
      <w:r w:rsidRPr="00DE0560">
        <w:rPr>
          <w:rFonts w:ascii="Segoe UI" w:eastAsia="Times New Roman" w:hAnsi="Segoe UI" w:cs="Segoe UI"/>
          <w:color w:val="263238"/>
          <w:sz w:val="21"/>
          <w:szCs w:val="21"/>
        </w:rPr>
        <w:t>. The number </w:t>
      </w:r>
      <w:r w:rsidRPr="00DE0560">
        <w:rPr>
          <w:rFonts w:ascii="Courier New" w:eastAsia="Times New Roman" w:hAnsi="Courier New" w:cs="Courier New"/>
          <w:color w:val="546E7A"/>
          <w:sz w:val="20"/>
          <w:szCs w:val="20"/>
          <w:shd w:val="clear" w:color="auto" w:fill="F7F9FA"/>
        </w:rPr>
        <w:t>27</w:t>
      </w:r>
      <w:r w:rsidRPr="00DE0560">
        <w:rPr>
          <w:rFonts w:ascii="Segoe UI" w:eastAsia="Times New Roman" w:hAnsi="Segoe UI" w:cs="Segoe UI"/>
          <w:color w:val="263238"/>
          <w:sz w:val="21"/>
          <w:szCs w:val="21"/>
        </w:rPr>
        <w:t> is written as </w:t>
      </w:r>
      <w:r w:rsidRPr="00DE0560">
        <w:rPr>
          <w:rFonts w:ascii="Courier New" w:eastAsia="Times New Roman" w:hAnsi="Courier New" w:cs="Courier New"/>
          <w:color w:val="546E7A"/>
          <w:sz w:val="20"/>
          <w:szCs w:val="20"/>
          <w:shd w:val="clear" w:color="auto" w:fill="F7F9FA"/>
        </w:rPr>
        <w:t>XXVII</w:t>
      </w:r>
      <w:r w:rsidRPr="00DE0560">
        <w:rPr>
          <w:rFonts w:ascii="Segoe UI" w:eastAsia="Times New Roman" w:hAnsi="Segoe UI" w:cs="Segoe UI"/>
          <w:color w:val="263238"/>
          <w:sz w:val="21"/>
          <w:szCs w:val="21"/>
        </w:rPr>
        <w:t>, which is </w:t>
      </w:r>
      <w:r w:rsidRPr="00DE0560">
        <w:rPr>
          <w:rFonts w:ascii="Courier New" w:eastAsia="Times New Roman" w:hAnsi="Courier New" w:cs="Courier New"/>
          <w:color w:val="546E7A"/>
          <w:sz w:val="20"/>
          <w:szCs w:val="20"/>
          <w:shd w:val="clear" w:color="auto" w:fill="F7F9FA"/>
        </w:rPr>
        <w:t>XX + V + II</w:t>
      </w:r>
      <w:r w:rsidRPr="00DE0560">
        <w:rPr>
          <w:rFonts w:ascii="Segoe UI" w:eastAsia="Times New Roman" w:hAnsi="Segoe UI" w:cs="Segoe UI"/>
          <w:color w:val="263238"/>
          <w:sz w:val="21"/>
          <w:szCs w:val="21"/>
        </w:rPr>
        <w:t>.</w:t>
      </w:r>
    </w:p>
    <w:p w14:paraId="30C086C6" w14:textId="77777777" w:rsidR="00DE0560" w:rsidRPr="00DE0560" w:rsidRDefault="00DE0560" w:rsidP="00DE0560">
      <w:pPr>
        <w:shd w:val="clear" w:color="auto" w:fill="FFFFFF"/>
        <w:spacing w:after="240" w:line="240" w:lineRule="auto"/>
        <w:rPr>
          <w:rFonts w:ascii="Segoe UI" w:eastAsia="Times New Roman" w:hAnsi="Segoe UI" w:cs="Segoe UI"/>
          <w:color w:val="263238"/>
          <w:sz w:val="21"/>
          <w:szCs w:val="21"/>
        </w:rPr>
      </w:pPr>
      <w:r w:rsidRPr="00DE0560">
        <w:rPr>
          <w:rFonts w:ascii="Segoe UI" w:eastAsia="Times New Roman" w:hAnsi="Segoe UI" w:cs="Segoe UI"/>
          <w:color w:val="263238"/>
          <w:sz w:val="21"/>
          <w:szCs w:val="21"/>
        </w:rPr>
        <w:t>Roman numerals are usually written largest to smallest from left to right. However, the numeral for four is not </w:t>
      </w:r>
      <w:r w:rsidRPr="00DE0560">
        <w:rPr>
          <w:rFonts w:ascii="Courier New" w:eastAsia="Times New Roman" w:hAnsi="Courier New" w:cs="Courier New"/>
          <w:color w:val="546E7A"/>
          <w:sz w:val="20"/>
          <w:szCs w:val="20"/>
          <w:shd w:val="clear" w:color="auto" w:fill="F7F9FA"/>
        </w:rPr>
        <w:t>IIII</w:t>
      </w:r>
      <w:r w:rsidRPr="00DE0560">
        <w:rPr>
          <w:rFonts w:ascii="Segoe UI" w:eastAsia="Times New Roman" w:hAnsi="Segoe UI" w:cs="Segoe UI"/>
          <w:color w:val="263238"/>
          <w:sz w:val="21"/>
          <w:szCs w:val="21"/>
        </w:rPr>
        <w:t>. Instead, the number four is written as </w:t>
      </w:r>
      <w:r w:rsidRPr="00DE0560">
        <w:rPr>
          <w:rFonts w:ascii="Courier New" w:eastAsia="Times New Roman" w:hAnsi="Courier New" w:cs="Courier New"/>
          <w:color w:val="546E7A"/>
          <w:sz w:val="20"/>
          <w:szCs w:val="20"/>
          <w:shd w:val="clear" w:color="auto" w:fill="F7F9FA"/>
        </w:rPr>
        <w:t>IV</w:t>
      </w:r>
      <w:r w:rsidRPr="00DE0560">
        <w:rPr>
          <w:rFonts w:ascii="Segoe UI" w:eastAsia="Times New Roman" w:hAnsi="Segoe UI" w:cs="Segoe UI"/>
          <w:color w:val="263238"/>
          <w:sz w:val="21"/>
          <w:szCs w:val="21"/>
        </w:rPr>
        <w:t>. Because the one is before the five we subtract it making four. The same principle applies to the number nine, which is written as </w:t>
      </w:r>
      <w:r w:rsidRPr="00DE0560">
        <w:rPr>
          <w:rFonts w:ascii="Courier New" w:eastAsia="Times New Roman" w:hAnsi="Courier New" w:cs="Courier New"/>
          <w:color w:val="546E7A"/>
          <w:sz w:val="20"/>
          <w:szCs w:val="20"/>
          <w:shd w:val="clear" w:color="auto" w:fill="F7F9FA"/>
        </w:rPr>
        <w:t>IX</w:t>
      </w:r>
      <w:r w:rsidRPr="00DE0560">
        <w:rPr>
          <w:rFonts w:ascii="Segoe UI" w:eastAsia="Times New Roman" w:hAnsi="Segoe UI" w:cs="Segoe UI"/>
          <w:color w:val="263238"/>
          <w:sz w:val="21"/>
          <w:szCs w:val="21"/>
        </w:rPr>
        <w:t>. There are six instances where subtraction is used:</w:t>
      </w:r>
    </w:p>
    <w:p w14:paraId="64FF3890" w14:textId="77777777" w:rsidR="00DE0560" w:rsidRPr="00DE0560" w:rsidRDefault="00DE0560" w:rsidP="00DE0560">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E0560">
        <w:rPr>
          <w:rFonts w:ascii="Courier New" w:eastAsia="Times New Roman" w:hAnsi="Courier New" w:cs="Courier New"/>
          <w:color w:val="546E7A"/>
          <w:sz w:val="20"/>
          <w:szCs w:val="20"/>
          <w:shd w:val="clear" w:color="auto" w:fill="F7F9FA"/>
        </w:rPr>
        <w:t>I</w:t>
      </w:r>
      <w:r w:rsidRPr="00DE0560">
        <w:rPr>
          <w:rFonts w:ascii="Segoe UI" w:eastAsia="Times New Roman" w:hAnsi="Segoe UI" w:cs="Segoe UI"/>
          <w:color w:val="263238"/>
          <w:sz w:val="21"/>
          <w:szCs w:val="21"/>
        </w:rPr>
        <w:t> can be placed before </w:t>
      </w:r>
      <w:r w:rsidRPr="00DE0560">
        <w:rPr>
          <w:rFonts w:ascii="Courier New" w:eastAsia="Times New Roman" w:hAnsi="Courier New" w:cs="Courier New"/>
          <w:color w:val="546E7A"/>
          <w:sz w:val="20"/>
          <w:szCs w:val="20"/>
          <w:shd w:val="clear" w:color="auto" w:fill="F7F9FA"/>
        </w:rPr>
        <w:t>V</w:t>
      </w:r>
      <w:r w:rsidRPr="00DE0560">
        <w:rPr>
          <w:rFonts w:ascii="Segoe UI" w:eastAsia="Times New Roman" w:hAnsi="Segoe UI" w:cs="Segoe UI"/>
          <w:color w:val="263238"/>
          <w:sz w:val="21"/>
          <w:szCs w:val="21"/>
        </w:rPr>
        <w:t> (5) and </w:t>
      </w:r>
      <w:r w:rsidRPr="00DE0560">
        <w:rPr>
          <w:rFonts w:ascii="Courier New" w:eastAsia="Times New Roman" w:hAnsi="Courier New" w:cs="Courier New"/>
          <w:color w:val="546E7A"/>
          <w:sz w:val="20"/>
          <w:szCs w:val="20"/>
          <w:shd w:val="clear" w:color="auto" w:fill="F7F9FA"/>
        </w:rPr>
        <w:t>X</w:t>
      </w:r>
      <w:r w:rsidRPr="00DE0560">
        <w:rPr>
          <w:rFonts w:ascii="Segoe UI" w:eastAsia="Times New Roman" w:hAnsi="Segoe UI" w:cs="Segoe UI"/>
          <w:color w:val="263238"/>
          <w:sz w:val="21"/>
          <w:szCs w:val="21"/>
        </w:rPr>
        <w:t> (10) to make 4 and 9. </w:t>
      </w:r>
    </w:p>
    <w:p w14:paraId="2E29D5F6" w14:textId="77777777" w:rsidR="00DE0560" w:rsidRPr="00DE0560" w:rsidRDefault="00DE0560" w:rsidP="00DE0560">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E0560">
        <w:rPr>
          <w:rFonts w:ascii="Courier New" w:eastAsia="Times New Roman" w:hAnsi="Courier New" w:cs="Courier New"/>
          <w:color w:val="546E7A"/>
          <w:sz w:val="20"/>
          <w:szCs w:val="20"/>
          <w:shd w:val="clear" w:color="auto" w:fill="F7F9FA"/>
        </w:rPr>
        <w:t>X</w:t>
      </w:r>
      <w:r w:rsidRPr="00DE0560">
        <w:rPr>
          <w:rFonts w:ascii="Segoe UI" w:eastAsia="Times New Roman" w:hAnsi="Segoe UI" w:cs="Segoe UI"/>
          <w:color w:val="263238"/>
          <w:sz w:val="21"/>
          <w:szCs w:val="21"/>
        </w:rPr>
        <w:t> can be placed before </w:t>
      </w:r>
      <w:r w:rsidRPr="00DE0560">
        <w:rPr>
          <w:rFonts w:ascii="Courier New" w:eastAsia="Times New Roman" w:hAnsi="Courier New" w:cs="Courier New"/>
          <w:color w:val="546E7A"/>
          <w:sz w:val="20"/>
          <w:szCs w:val="20"/>
          <w:shd w:val="clear" w:color="auto" w:fill="F7F9FA"/>
        </w:rPr>
        <w:t>L</w:t>
      </w:r>
      <w:r w:rsidRPr="00DE0560">
        <w:rPr>
          <w:rFonts w:ascii="Segoe UI" w:eastAsia="Times New Roman" w:hAnsi="Segoe UI" w:cs="Segoe UI"/>
          <w:color w:val="263238"/>
          <w:sz w:val="21"/>
          <w:szCs w:val="21"/>
        </w:rPr>
        <w:t> (50) and </w:t>
      </w:r>
      <w:r w:rsidRPr="00DE0560">
        <w:rPr>
          <w:rFonts w:ascii="Courier New" w:eastAsia="Times New Roman" w:hAnsi="Courier New" w:cs="Courier New"/>
          <w:color w:val="546E7A"/>
          <w:sz w:val="20"/>
          <w:szCs w:val="20"/>
          <w:shd w:val="clear" w:color="auto" w:fill="F7F9FA"/>
        </w:rPr>
        <w:t>C</w:t>
      </w:r>
      <w:r w:rsidRPr="00DE0560">
        <w:rPr>
          <w:rFonts w:ascii="Segoe UI" w:eastAsia="Times New Roman" w:hAnsi="Segoe UI" w:cs="Segoe UI"/>
          <w:color w:val="263238"/>
          <w:sz w:val="21"/>
          <w:szCs w:val="21"/>
        </w:rPr>
        <w:t> (100) to make 40 and 90. </w:t>
      </w:r>
    </w:p>
    <w:p w14:paraId="16021C8E" w14:textId="77777777" w:rsidR="00DE0560" w:rsidRPr="00DE0560" w:rsidRDefault="00DE0560" w:rsidP="00DE0560">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E0560">
        <w:rPr>
          <w:rFonts w:ascii="Courier New" w:eastAsia="Times New Roman" w:hAnsi="Courier New" w:cs="Courier New"/>
          <w:color w:val="546E7A"/>
          <w:sz w:val="20"/>
          <w:szCs w:val="20"/>
          <w:shd w:val="clear" w:color="auto" w:fill="F7F9FA"/>
        </w:rPr>
        <w:t>C</w:t>
      </w:r>
      <w:r w:rsidRPr="00DE0560">
        <w:rPr>
          <w:rFonts w:ascii="Segoe UI" w:eastAsia="Times New Roman" w:hAnsi="Segoe UI" w:cs="Segoe UI"/>
          <w:color w:val="263238"/>
          <w:sz w:val="21"/>
          <w:szCs w:val="21"/>
        </w:rPr>
        <w:t> can be placed before </w:t>
      </w:r>
      <w:r w:rsidRPr="00DE0560">
        <w:rPr>
          <w:rFonts w:ascii="Courier New" w:eastAsia="Times New Roman" w:hAnsi="Courier New" w:cs="Courier New"/>
          <w:color w:val="546E7A"/>
          <w:sz w:val="20"/>
          <w:szCs w:val="20"/>
          <w:shd w:val="clear" w:color="auto" w:fill="F7F9FA"/>
        </w:rPr>
        <w:t>D</w:t>
      </w:r>
      <w:r w:rsidRPr="00DE0560">
        <w:rPr>
          <w:rFonts w:ascii="Segoe UI" w:eastAsia="Times New Roman" w:hAnsi="Segoe UI" w:cs="Segoe UI"/>
          <w:color w:val="263238"/>
          <w:sz w:val="21"/>
          <w:szCs w:val="21"/>
        </w:rPr>
        <w:t> (500) and </w:t>
      </w:r>
      <w:r w:rsidRPr="00DE0560">
        <w:rPr>
          <w:rFonts w:ascii="Courier New" w:eastAsia="Times New Roman" w:hAnsi="Courier New" w:cs="Courier New"/>
          <w:color w:val="546E7A"/>
          <w:sz w:val="20"/>
          <w:szCs w:val="20"/>
          <w:shd w:val="clear" w:color="auto" w:fill="F7F9FA"/>
        </w:rPr>
        <w:t>M</w:t>
      </w:r>
      <w:r w:rsidRPr="00DE0560">
        <w:rPr>
          <w:rFonts w:ascii="Segoe UI" w:eastAsia="Times New Roman" w:hAnsi="Segoe UI" w:cs="Segoe UI"/>
          <w:color w:val="263238"/>
          <w:sz w:val="21"/>
          <w:szCs w:val="21"/>
        </w:rPr>
        <w:t> (1000) to make 400 and 900.</w:t>
      </w:r>
    </w:p>
    <w:p w14:paraId="6A0E336C" w14:textId="77777777" w:rsidR="00DE0560" w:rsidRPr="00DE0560" w:rsidRDefault="00DE0560" w:rsidP="00DE0560">
      <w:pPr>
        <w:shd w:val="clear" w:color="auto" w:fill="FFFFFF"/>
        <w:spacing w:after="240" w:line="240" w:lineRule="auto"/>
        <w:rPr>
          <w:rFonts w:ascii="Segoe UI" w:eastAsia="Times New Roman" w:hAnsi="Segoe UI" w:cs="Segoe UI"/>
          <w:color w:val="263238"/>
          <w:sz w:val="21"/>
          <w:szCs w:val="21"/>
        </w:rPr>
      </w:pPr>
      <w:r w:rsidRPr="00DE0560">
        <w:rPr>
          <w:rFonts w:ascii="Segoe UI" w:eastAsia="Times New Roman" w:hAnsi="Segoe UI" w:cs="Segoe UI"/>
          <w:color w:val="263238"/>
          <w:sz w:val="21"/>
          <w:szCs w:val="21"/>
        </w:rPr>
        <w:t>Given an integer, convert it to a roman numeral.</w:t>
      </w:r>
    </w:p>
    <w:p w14:paraId="3DD7AD25" w14:textId="77777777" w:rsidR="00DE0560" w:rsidRPr="00DE0560" w:rsidRDefault="00DE0560" w:rsidP="00DE0560">
      <w:pPr>
        <w:shd w:val="clear" w:color="auto" w:fill="FFFFFF"/>
        <w:spacing w:after="240" w:line="240" w:lineRule="auto"/>
        <w:rPr>
          <w:rFonts w:ascii="Segoe UI" w:eastAsia="Times New Roman" w:hAnsi="Segoe UI" w:cs="Segoe UI"/>
          <w:color w:val="263238"/>
          <w:sz w:val="21"/>
          <w:szCs w:val="21"/>
        </w:rPr>
      </w:pPr>
      <w:r w:rsidRPr="00DE0560">
        <w:rPr>
          <w:rFonts w:ascii="Segoe UI" w:eastAsia="Times New Roman" w:hAnsi="Segoe UI" w:cs="Segoe UI"/>
          <w:color w:val="263238"/>
          <w:sz w:val="21"/>
          <w:szCs w:val="21"/>
        </w:rPr>
        <w:t> </w:t>
      </w:r>
    </w:p>
    <w:p w14:paraId="161A4866" w14:textId="77777777" w:rsidR="00DE0560" w:rsidRPr="00DE0560" w:rsidRDefault="00DE0560" w:rsidP="00DE0560">
      <w:pPr>
        <w:shd w:val="clear" w:color="auto" w:fill="FFFFFF"/>
        <w:spacing w:after="240" w:line="240" w:lineRule="auto"/>
        <w:rPr>
          <w:rFonts w:ascii="Segoe UI" w:eastAsia="Times New Roman" w:hAnsi="Segoe UI" w:cs="Segoe UI"/>
          <w:color w:val="263238"/>
          <w:sz w:val="21"/>
          <w:szCs w:val="21"/>
        </w:rPr>
      </w:pPr>
      <w:r w:rsidRPr="00DE0560">
        <w:rPr>
          <w:rFonts w:ascii="Segoe UI" w:eastAsia="Times New Roman" w:hAnsi="Segoe UI" w:cs="Segoe UI"/>
          <w:b/>
          <w:bCs/>
          <w:color w:val="263238"/>
          <w:sz w:val="21"/>
          <w:szCs w:val="21"/>
        </w:rPr>
        <w:t>Example 1:</w:t>
      </w:r>
    </w:p>
    <w:p w14:paraId="0958305F"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b/>
          <w:bCs/>
          <w:color w:val="263238"/>
          <w:sz w:val="20"/>
          <w:szCs w:val="20"/>
        </w:rPr>
        <w:t>Input:</w:t>
      </w:r>
      <w:r w:rsidRPr="00DE0560">
        <w:rPr>
          <w:rFonts w:ascii="Consolas" w:eastAsia="Times New Roman" w:hAnsi="Consolas" w:cs="Courier New"/>
          <w:color w:val="263238"/>
          <w:sz w:val="20"/>
          <w:szCs w:val="20"/>
        </w:rPr>
        <w:t xml:space="preserve"> num = 3</w:t>
      </w:r>
    </w:p>
    <w:p w14:paraId="174472A6"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b/>
          <w:bCs/>
          <w:color w:val="263238"/>
          <w:sz w:val="20"/>
          <w:szCs w:val="20"/>
        </w:rPr>
        <w:t>Output:</w:t>
      </w:r>
      <w:r w:rsidRPr="00DE0560">
        <w:rPr>
          <w:rFonts w:ascii="Consolas" w:eastAsia="Times New Roman" w:hAnsi="Consolas" w:cs="Courier New"/>
          <w:color w:val="263238"/>
          <w:sz w:val="20"/>
          <w:szCs w:val="20"/>
        </w:rPr>
        <w:t xml:space="preserve"> "III"</w:t>
      </w:r>
    </w:p>
    <w:p w14:paraId="00B62265" w14:textId="37EEFE61" w:rsidR="009A135B" w:rsidRDefault="009A135B" w:rsidP="009A135B">
      <w:pPr>
        <w:spacing w:before="240"/>
      </w:pPr>
    </w:p>
    <w:p w14:paraId="3FE450B9" w14:textId="77777777" w:rsidR="00DE0560" w:rsidRPr="00DE0560" w:rsidRDefault="009A135B" w:rsidP="00DE0560">
      <w:pPr>
        <w:pStyle w:val="HTMLPreformatted"/>
        <w:shd w:val="clear" w:color="auto" w:fill="F7F9FA"/>
        <w:spacing w:after="240"/>
        <w:rPr>
          <w:rFonts w:ascii="Consolas" w:hAnsi="Consolas"/>
          <w:color w:val="5C2699"/>
        </w:rPr>
      </w:pPr>
      <w:r>
        <w:t>:</w:t>
      </w:r>
      <w:r w:rsidRPr="009A135B">
        <w:rPr>
          <w:rFonts w:ascii="Consolas" w:hAnsi="Consolas"/>
          <w:color w:val="263238"/>
        </w:rPr>
        <w:t xml:space="preserve"> </w:t>
      </w:r>
      <w:r w:rsidR="00DE0560" w:rsidRPr="00DE0560">
        <w:rPr>
          <w:rFonts w:ascii="Consolas" w:hAnsi="Consolas"/>
          <w:color w:val="5C2699"/>
        </w:rPr>
        <w:t>string intToRoman(int num) {</w:t>
      </w:r>
    </w:p>
    <w:p w14:paraId="34F999E8"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string res;</w:t>
      </w:r>
    </w:p>
    <w:p w14:paraId="669224CF"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string arr[]={"M","CM","D","CD","C","XC","L","XL","X","IX","V","IV","I"};</w:t>
      </w:r>
    </w:p>
    <w:p w14:paraId="0F9AF6A3"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int val[]={1000,900,500,400,100,90,50,40,10,9,5,4,1};</w:t>
      </w:r>
    </w:p>
    <w:p w14:paraId="46F49219"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for(int i=0;num!=0;i++)</w:t>
      </w:r>
    </w:p>
    <w:p w14:paraId="2F959C7B"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t>
      </w:r>
    </w:p>
    <w:p w14:paraId="19A0D488"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while(num&gt;=val[i])</w:t>
      </w:r>
    </w:p>
    <w:p w14:paraId="4A062193"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t>
      </w:r>
    </w:p>
    <w:p w14:paraId="6842D8C5"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num-=val[i];</w:t>
      </w:r>
    </w:p>
    <w:p w14:paraId="6782EBA2"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res+=arr[i];</w:t>
      </w:r>
    </w:p>
    <w:p w14:paraId="24969F89"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t>
      </w:r>
    </w:p>
    <w:p w14:paraId="41732402"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t>
      </w:r>
    </w:p>
    <w:p w14:paraId="79394760" w14:textId="77777777" w:rsidR="00DE0560" w:rsidRPr="00DE0560"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lastRenderedPageBreak/>
        <w:t xml:space="preserve">        return res;</w:t>
      </w:r>
    </w:p>
    <w:p w14:paraId="110D3361" w14:textId="6962BE14" w:rsidR="009A135B" w:rsidRDefault="00DE0560" w:rsidP="00DE0560">
      <w:pPr>
        <w:pStyle w:val="HTMLPreformatted"/>
        <w:shd w:val="clear" w:color="auto" w:fill="F7F9FA"/>
        <w:spacing w:after="240"/>
        <w:rPr>
          <w:rFonts w:ascii="Consolas" w:hAnsi="Consolas"/>
          <w:color w:val="5C2699"/>
        </w:rPr>
      </w:pPr>
      <w:r w:rsidRPr="00DE0560">
        <w:rPr>
          <w:rFonts w:ascii="Consolas" w:hAnsi="Consolas"/>
          <w:color w:val="5C2699"/>
        </w:rPr>
        <w:t xml:space="preserve">    }</w:t>
      </w:r>
    </w:p>
    <w:p w14:paraId="5ADD0C98" w14:textId="4DD5D2E6" w:rsidR="004F0805" w:rsidRPr="004F0805" w:rsidRDefault="00DE0560" w:rsidP="004F0805">
      <w:pPr>
        <w:pStyle w:val="NormalWeb"/>
        <w:shd w:val="clear" w:color="auto" w:fill="FFFFFF"/>
        <w:spacing w:before="0" w:beforeAutospacing="0" w:after="240" w:afterAutospacing="0"/>
        <w:rPr>
          <w:rFonts w:ascii="Segoe UI" w:hAnsi="Segoe UI" w:cs="Segoe UI"/>
          <w:color w:val="263238"/>
          <w:sz w:val="21"/>
          <w:szCs w:val="21"/>
        </w:rPr>
      </w:pPr>
      <w:r w:rsidRPr="008B6514">
        <w:rPr>
          <w:rFonts w:ascii="Consolas" w:hAnsi="Consolas"/>
          <w:color w:val="FF0000"/>
        </w:rPr>
        <w:t>5</w:t>
      </w:r>
      <w:r w:rsidR="00CD3A2B" w:rsidRPr="008B6514">
        <w:rPr>
          <w:rFonts w:ascii="Consolas" w:hAnsi="Consolas"/>
          <w:color w:val="FF0000"/>
        </w:rPr>
        <w:t>7</w:t>
      </w:r>
      <w:r>
        <w:rPr>
          <w:rFonts w:ascii="Consolas" w:hAnsi="Consolas"/>
          <w:color w:val="5C2699"/>
        </w:rPr>
        <w:t>)</w:t>
      </w:r>
      <w:r w:rsidR="004F0805" w:rsidRPr="004F0805">
        <w:rPr>
          <w:rFonts w:ascii="Segoe UI" w:hAnsi="Segoe UI" w:cs="Segoe UI"/>
          <w:color w:val="263238"/>
          <w:sz w:val="21"/>
          <w:szCs w:val="21"/>
        </w:rPr>
        <w:t xml:space="preserve"> Write a function to find the longest common prefix string amongst an array of strings.</w:t>
      </w:r>
    </w:p>
    <w:p w14:paraId="6D391808" w14:textId="77777777" w:rsidR="004F0805" w:rsidRPr="004F0805" w:rsidRDefault="004F0805" w:rsidP="004F0805">
      <w:pPr>
        <w:shd w:val="clear" w:color="auto" w:fill="FFFFFF"/>
        <w:spacing w:after="240" w:line="240" w:lineRule="auto"/>
        <w:rPr>
          <w:rFonts w:ascii="Segoe UI" w:eastAsia="Times New Roman" w:hAnsi="Segoe UI" w:cs="Segoe UI"/>
          <w:color w:val="263238"/>
          <w:sz w:val="21"/>
          <w:szCs w:val="21"/>
        </w:rPr>
      </w:pPr>
      <w:r w:rsidRPr="004F0805">
        <w:rPr>
          <w:rFonts w:ascii="Segoe UI" w:eastAsia="Times New Roman" w:hAnsi="Segoe UI" w:cs="Segoe UI"/>
          <w:color w:val="263238"/>
          <w:sz w:val="21"/>
          <w:szCs w:val="21"/>
        </w:rPr>
        <w:t>If there is no common prefix, return an empty string </w:t>
      </w:r>
      <w:r w:rsidRPr="004F0805">
        <w:rPr>
          <w:rFonts w:ascii="Courier New" w:eastAsia="Times New Roman" w:hAnsi="Courier New" w:cs="Courier New"/>
          <w:color w:val="546E7A"/>
          <w:sz w:val="20"/>
          <w:szCs w:val="20"/>
          <w:shd w:val="clear" w:color="auto" w:fill="F7F9FA"/>
        </w:rPr>
        <w:t>""</w:t>
      </w:r>
      <w:r w:rsidRPr="004F0805">
        <w:rPr>
          <w:rFonts w:ascii="Segoe UI" w:eastAsia="Times New Roman" w:hAnsi="Segoe UI" w:cs="Segoe UI"/>
          <w:color w:val="263238"/>
          <w:sz w:val="21"/>
          <w:szCs w:val="21"/>
        </w:rPr>
        <w:t>.</w:t>
      </w:r>
    </w:p>
    <w:p w14:paraId="425BCB90" w14:textId="77777777" w:rsidR="004F0805" w:rsidRPr="004F0805" w:rsidRDefault="004F0805" w:rsidP="004F0805">
      <w:pPr>
        <w:shd w:val="clear" w:color="auto" w:fill="FFFFFF"/>
        <w:spacing w:after="240" w:line="240" w:lineRule="auto"/>
        <w:rPr>
          <w:rFonts w:ascii="Segoe UI" w:eastAsia="Times New Roman" w:hAnsi="Segoe UI" w:cs="Segoe UI"/>
          <w:color w:val="263238"/>
          <w:sz w:val="21"/>
          <w:szCs w:val="21"/>
        </w:rPr>
      </w:pPr>
      <w:r w:rsidRPr="004F0805">
        <w:rPr>
          <w:rFonts w:ascii="Segoe UI" w:eastAsia="Times New Roman" w:hAnsi="Segoe UI" w:cs="Segoe UI"/>
          <w:color w:val="263238"/>
          <w:sz w:val="21"/>
          <w:szCs w:val="21"/>
        </w:rPr>
        <w:t> </w:t>
      </w:r>
    </w:p>
    <w:p w14:paraId="569D3970" w14:textId="77777777" w:rsidR="004F0805" w:rsidRPr="004F0805" w:rsidRDefault="004F0805" w:rsidP="004F0805">
      <w:pPr>
        <w:shd w:val="clear" w:color="auto" w:fill="FFFFFF"/>
        <w:spacing w:after="240" w:line="240" w:lineRule="auto"/>
        <w:rPr>
          <w:rFonts w:ascii="Segoe UI" w:eastAsia="Times New Roman" w:hAnsi="Segoe UI" w:cs="Segoe UI"/>
          <w:color w:val="263238"/>
          <w:sz w:val="21"/>
          <w:szCs w:val="21"/>
        </w:rPr>
      </w:pPr>
      <w:r w:rsidRPr="004F0805">
        <w:rPr>
          <w:rFonts w:ascii="Segoe UI" w:eastAsia="Times New Roman" w:hAnsi="Segoe UI" w:cs="Segoe UI"/>
          <w:b/>
          <w:bCs/>
          <w:color w:val="263238"/>
          <w:sz w:val="21"/>
          <w:szCs w:val="21"/>
        </w:rPr>
        <w:t>Example 1:</w:t>
      </w:r>
    </w:p>
    <w:p w14:paraId="68B16DA1" w14:textId="77777777" w:rsidR="004F0805" w:rsidRPr="004F0805" w:rsidRDefault="004F0805" w:rsidP="004F08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0805">
        <w:rPr>
          <w:rFonts w:ascii="Consolas" w:eastAsia="Times New Roman" w:hAnsi="Consolas" w:cs="Courier New"/>
          <w:b/>
          <w:bCs/>
          <w:color w:val="263238"/>
          <w:sz w:val="20"/>
          <w:szCs w:val="20"/>
        </w:rPr>
        <w:t>Input:</w:t>
      </w:r>
      <w:r w:rsidRPr="004F0805">
        <w:rPr>
          <w:rFonts w:ascii="Consolas" w:eastAsia="Times New Roman" w:hAnsi="Consolas" w:cs="Courier New"/>
          <w:color w:val="263238"/>
          <w:sz w:val="20"/>
          <w:szCs w:val="20"/>
        </w:rPr>
        <w:t xml:space="preserve"> strs = ["flower","flow","flight"]</w:t>
      </w:r>
    </w:p>
    <w:p w14:paraId="79C7A18F" w14:textId="77777777" w:rsidR="004F0805" w:rsidRPr="004F0805" w:rsidRDefault="004F0805" w:rsidP="004F08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F0805">
        <w:rPr>
          <w:rFonts w:ascii="Consolas" w:eastAsia="Times New Roman" w:hAnsi="Consolas" w:cs="Courier New"/>
          <w:b/>
          <w:bCs/>
          <w:color w:val="263238"/>
          <w:sz w:val="20"/>
          <w:szCs w:val="20"/>
        </w:rPr>
        <w:t>Output:</w:t>
      </w:r>
      <w:r w:rsidRPr="004F0805">
        <w:rPr>
          <w:rFonts w:ascii="Consolas" w:eastAsia="Times New Roman" w:hAnsi="Consolas" w:cs="Courier New"/>
          <w:color w:val="263238"/>
          <w:sz w:val="20"/>
          <w:szCs w:val="20"/>
        </w:rPr>
        <w:t xml:space="preserve"> "fl"</w:t>
      </w:r>
    </w:p>
    <w:p w14:paraId="0C22E8C6" w14:textId="7A8DF69D" w:rsidR="00DE0560" w:rsidRDefault="00DE0560" w:rsidP="00DE0560">
      <w:pPr>
        <w:pStyle w:val="HTMLPreformatted"/>
        <w:shd w:val="clear" w:color="auto" w:fill="F7F9FA"/>
        <w:spacing w:after="240"/>
        <w:rPr>
          <w:rFonts w:ascii="Consolas" w:hAnsi="Consolas"/>
          <w:color w:val="5C2699"/>
        </w:rPr>
      </w:pPr>
    </w:p>
    <w:p w14:paraId="36EF0380" w14:textId="7D7639ED" w:rsidR="00DE0560" w:rsidRPr="00DE0560" w:rsidRDefault="00DE0560" w:rsidP="00DE0560">
      <w:pPr>
        <w:pStyle w:val="HTMLPreformatted"/>
        <w:shd w:val="clear" w:color="auto" w:fill="F7F9FA"/>
        <w:spacing w:after="240"/>
        <w:rPr>
          <w:rFonts w:ascii="Consolas" w:hAnsi="Consolas"/>
          <w:color w:val="263238"/>
        </w:rPr>
      </w:pPr>
      <w:r>
        <w:rPr>
          <w:rFonts w:ascii="Consolas" w:hAnsi="Consolas"/>
          <w:color w:val="5C2699"/>
        </w:rPr>
        <w:t>:</w:t>
      </w:r>
      <w:r w:rsidRPr="00DE0560">
        <w:rPr>
          <w:rStyle w:val="CommentReference"/>
          <w:rFonts w:ascii="Consolas" w:hAnsi="Consolas"/>
          <w:color w:val="263238"/>
        </w:rPr>
        <w:t xml:space="preserve"> </w:t>
      </w:r>
      <w:r w:rsidRPr="00DE0560">
        <w:rPr>
          <w:rFonts w:ascii="Consolas" w:hAnsi="Consolas"/>
          <w:color w:val="263238"/>
        </w:rPr>
        <w:t>string longestCommonPrefix(vector&lt;string&gt;&amp; strs) {</w:t>
      </w:r>
    </w:p>
    <w:p w14:paraId="0A6615C0"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if</w:t>
      </w:r>
      <w:r w:rsidRPr="00DE0560">
        <w:rPr>
          <w:rFonts w:ascii="Consolas" w:eastAsia="Times New Roman" w:hAnsi="Consolas" w:cs="Courier New"/>
          <w:color w:val="263238"/>
          <w:sz w:val="20"/>
          <w:szCs w:val="20"/>
        </w:rPr>
        <w:t xml:space="preserve">(strs.empty()) </w:t>
      </w:r>
      <w:r w:rsidRPr="00DE0560">
        <w:rPr>
          <w:rFonts w:ascii="Consolas" w:eastAsia="Times New Roman" w:hAnsi="Consolas" w:cs="Courier New"/>
          <w:color w:val="AA0D91"/>
          <w:sz w:val="20"/>
          <w:szCs w:val="20"/>
        </w:rPr>
        <w:t>return</w:t>
      </w: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C41A16"/>
          <w:sz w:val="20"/>
          <w:szCs w:val="20"/>
        </w:rPr>
        <w:t>""</w:t>
      </w:r>
      <w:r w:rsidRPr="00DE0560">
        <w:rPr>
          <w:rFonts w:ascii="Consolas" w:eastAsia="Times New Roman" w:hAnsi="Consolas" w:cs="Courier New"/>
          <w:color w:val="263238"/>
          <w:sz w:val="20"/>
          <w:szCs w:val="20"/>
        </w:rPr>
        <w:t>;</w:t>
      </w:r>
    </w:p>
    <w:p w14:paraId="095D2ED6"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string </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 xml:space="preserve">  = strs[</w:t>
      </w:r>
      <w:r w:rsidRPr="00DE0560">
        <w:rPr>
          <w:rFonts w:ascii="Consolas" w:eastAsia="Times New Roman" w:hAnsi="Consolas" w:cs="Courier New"/>
          <w:color w:val="1C00CF"/>
          <w:sz w:val="20"/>
          <w:szCs w:val="20"/>
        </w:rPr>
        <w:t>0</w:t>
      </w:r>
      <w:r w:rsidRPr="00DE0560">
        <w:rPr>
          <w:rFonts w:ascii="Consolas" w:eastAsia="Times New Roman" w:hAnsi="Consolas" w:cs="Courier New"/>
          <w:color w:val="263238"/>
          <w:sz w:val="20"/>
          <w:szCs w:val="20"/>
        </w:rPr>
        <w:t>];</w:t>
      </w:r>
    </w:p>
    <w:p w14:paraId="56DA712D"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for</w:t>
      </w:r>
      <w:r w:rsidRPr="00DE0560">
        <w:rPr>
          <w:rFonts w:ascii="Consolas" w:eastAsia="Times New Roman" w:hAnsi="Consolas" w:cs="Courier New"/>
          <w:color w:val="263238"/>
          <w:sz w:val="20"/>
          <w:szCs w:val="20"/>
        </w:rPr>
        <w:t xml:space="preserve">(int i = </w:t>
      </w:r>
      <w:r w:rsidRPr="00DE0560">
        <w:rPr>
          <w:rFonts w:ascii="Consolas" w:eastAsia="Times New Roman" w:hAnsi="Consolas" w:cs="Courier New"/>
          <w:color w:val="1C00CF"/>
          <w:sz w:val="20"/>
          <w:szCs w:val="20"/>
        </w:rPr>
        <w:t>0</w:t>
      </w:r>
      <w:r w:rsidRPr="00DE0560">
        <w:rPr>
          <w:rFonts w:ascii="Consolas" w:eastAsia="Times New Roman" w:hAnsi="Consolas" w:cs="Courier New"/>
          <w:color w:val="263238"/>
          <w:sz w:val="20"/>
          <w:szCs w:val="20"/>
        </w:rPr>
        <w:t>; i &lt; strs.size(); i++)</w:t>
      </w:r>
    </w:p>
    <w:p w14:paraId="1534B659"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p>
    <w:p w14:paraId="2244367F"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while</w:t>
      </w:r>
      <w:r w:rsidRPr="00DE0560">
        <w:rPr>
          <w:rFonts w:ascii="Consolas" w:eastAsia="Times New Roman" w:hAnsi="Consolas" w:cs="Courier New"/>
          <w:color w:val="263238"/>
          <w:sz w:val="20"/>
          <w:szCs w:val="20"/>
        </w:rPr>
        <w:t>(strs[i].</w:t>
      </w:r>
      <w:r w:rsidRPr="00DE0560">
        <w:rPr>
          <w:rFonts w:ascii="Consolas" w:eastAsia="Times New Roman" w:hAnsi="Consolas" w:cs="Courier New"/>
          <w:color w:val="5C2699"/>
          <w:sz w:val="20"/>
          <w:szCs w:val="20"/>
        </w:rPr>
        <w:t>find</w:t>
      </w:r>
      <w:r w:rsidRPr="00DE0560">
        <w:rPr>
          <w:rFonts w:ascii="Consolas" w:eastAsia="Times New Roman" w:hAnsi="Consolas" w:cs="Courier New"/>
          <w:color w:val="263238"/>
          <w:sz w:val="20"/>
          <w:szCs w:val="20"/>
        </w:rPr>
        <w:t>(</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 xml:space="preserve">) != </w:t>
      </w:r>
      <w:r w:rsidRPr="00DE0560">
        <w:rPr>
          <w:rFonts w:ascii="Consolas" w:eastAsia="Times New Roman" w:hAnsi="Consolas" w:cs="Courier New"/>
          <w:color w:val="1C00CF"/>
          <w:sz w:val="20"/>
          <w:szCs w:val="20"/>
        </w:rPr>
        <w:t>0</w:t>
      </w:r>
      <w:r w:rsidRPr="00DE0560">
        <w:rPr>
          <w:rFonts w:ascii="Consolas" w:eastAsia="Times New Roman" w:hAnsi="Consolas" w:cs="Courier New"/>
          <w:color w:val="263238"/>
          <w:sz w:val="20"/>
          <w:szCs w:val="20"/>
        </w:rPr>
        <w:t>)</w:t>
      </w:r>
    </w:p>
    <w:p w14:paraId="2DEB6886"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p>
    <w:p w14:paraId="3B15B3F9"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 xml:space="preserve"> = </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.substr(</w:t>
      </w:r>
      <w:r w:rsidRPr="00DE0560">
        <w:rPr>
          <w:rFonts w:ascii="Consolas" w:eastAsia="Times New Roman" w:hAnsi="Consolas" w:cs="Courier New"/>
          <w:color w:val="1C00CF"/>
          <w:sz w:val="20"/>
          <w:szCs w:val="20"/>
        </w:rPr>
        <w:t>0</w:t>
      </w: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.size()-</w:t>
      </w:r>
      <w:r w:rsidRPr="00DE0560">
        <w:rPr>
          <w:rFonts w:ascii="Consolas" w:eastAsia="Times New Roman" w:hAnsi="Consolas" w:cs="Courier New"/>
          <w:color w:val="1C00CF"/>
          <w:sz w:val="20"/>
          <w:szCs w:val="20"/>
        </w:rPr>
        <w:t>1</w:t>
      </w:r>
      <w:r w:rsidRPr="00DE0560">
        <w:rPr>
          <w:rFonts w:ascii="Consolas" w:eastAsia="Times New Roman" w:hAnsi="Consolas" w:cs="Courier New"/>
          <w:color w:val="263238"/>
          <w:sz w:val="20"/>
          <w:szCs w:val="20"/>
        </w:rPr>
        <w:t>);</w:t>
      </w:r>
    </w:p>
    <w:p w14:paraId="4AA62263"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p>
    <w:p w14:paraId="6281FC04"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if</w:t>
      </w:r>
      <w:r w:rsidRPr="00DE0560">
        <w:rPr>
          <w:rFonts w:ascii="Consolas" w:eastAsia="Times New Roman" w:hAnsi="Consolas" w:cs="Courier New"/>
          <w:color w:val="263238"/>
          <w:sz w:val="20"/>
          <w:szCs w:val="20"/>
        </w:rPr>
        <w:t>(</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 xml:space="preserve">.empty()) </w:t>
      </w:r>
      <w:r w:rsidRPr="00DE0560">
        <w:rPr>
          <w:rFonts w:ascii="Consolas" w:eastAsia="Times New Roman" w:hAnsi="Consolas" w:cs="Courier New"/>
          <w:color w:val="AA0D91"/>
          <w:sz w:val="20"/>
          <w:szCs w:val="20"/>
        </w:rPr>
        <w:t>return</w:t>
      </w: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C41A16"/>
          <w:sz w:val="20"/>
          <w:szCs w:val="20"/>
        </w:rPr>
        <w:t>""</w:t>
      </w:r>
      <w:r w:rsidRPr="00DE0560">
        <w:rPr>
          <w:rFonts w:ascii="Consolas" w:eastAsia="Times New Roman" w:hAnsi="Consolas" w:cs="Courier New"/>
          <w:color w:val="263238"/>
          <w:sz w:val="20"/>
          <w:szCs w:val="20"/>
        </w:rPr>
        <w:t>;</w:t>
      </w:r>
    </w:p>
    <w:p w14:paraId="2FAE0D4E"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p>
    <w:p w14:paraId="434139BC" w14:textId="77777777" w:rsidR="00DE0560" w:rsidRPr="00DE0560" w:rsidRDefault="00DE0560" w:rsidP="00DE0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return</w:t>
      </w:r>
      <w:r w:rsidRPr="00DE0560">
        <w:rPr>
          <w:rFonts w:ascii="Consolas" w:eastAsia="Times New Roman" w:hAnsi="Consolas" w:cs="Courier New"/>
          <w:color w:val="263238"/>
          <w:sz w:val="20"/>
          <w:szCs w:val="20"/>
        </w:rPr>
        <w:t xml:space="preserve"> </w:t>
      </w:r>
      <w:r w:rsidRPr="00DE0560">
        <w:rPr>
          <w:rFonts w:ascii="Consolas" w:eastAsia="Times New Roman" w:hAnsi="Consolas" w:cs="Courier New"/>
          <w:color w:val="AA0D91"/>
          <w:sz w:val="20"/>
          <w:szCs w:val="20"/>
        </w:rPr>
        <w:t>prefix</w:t>
      </w:r>
      <w:r w:rsidRPr="00DE0560">
        <w:rPr>
          <w:rFonts w:ascii="Consolas" w:eastAsia="Times New Roman" w:hAnsi="Consolas" w:cs="Courier New"/>
          <w:color w:val="263238"/>
          <w:sz w:val="20"/>
          <w:szCs w:val="20"/>
        </w:rPr>
        <w:t>;</w:t>
      </w:r>
    </w:p>
    <w:p w14:paraId="2061734D" w14:textId="77777777" w:rsidR="00594057" w:rsidRDefault="00DE0560" w:rsidP="005940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560">
        <w:rPr>
          <w:rFonts w:ascii="Consolas" w:eastAsia="Times New Roman" w:hAnsi="Consolas" w:cs="Courier New"/>
          <w:color w:val="263238"/>
          <w:sz w:val="20"/>
          <w:szCs w:val="20"/>
        </w:rPr>
        <w:t xml:space="preserve">    }</w:t>
      </w:r>
    </w:p>
    <w:p w14:paraId="305E0BEF" w14:textId="7826DB9D" w:rsidR="00DE0560" w:rsidRPr="00594057" w:rsidRDefault="00DE0560" w:rsidP="005940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94057">
        <w:t>5</w:t>
      </w:r>
      <w:r w:rsidR="00CD3A2B">
        <w:t>8</w:t>
      </w:r>
      <w:r w:rsidRPr="00594057">
        <w:t>)</w:t>
      </w:r>
      <w:r w:rsidR="00594057" w:rsidRPr="00594057">
        <w:t xml:space="preserve"> Find MSB in o(1) </w:t>
      </w:r>
    </w:p>
    <w:p w14:paraId="1AD3141D" w14:textId="3914A2BC" w:rsidR="00594057" w:rsidRDefault="00DE0560" w:rsidP="00594057">
      <w:pPr>
        <w:pStyle w:val="HTMLPreformatted"/>
        <w:shd w:val="clear" w:color="auto" w:fill="F7F9FA"/>
        <w:spacing w:after="240"/>
      </w:pPr>
      <w:r>
        <w:t>:</w:t>
      </w:r>
      <w:r w:rsidR="00594057" w:rsidRPr="00594057">
        <w:t xml:space="preserve"> </w:t>
      </w:r>
      <w:r w:rsidR="00594057">
        <w:t>int findMSB(int n){</w:t>
      </w:r>
    </w:p>
    <w:p w14:paraId="2EB74F1D" w14:textId="77777777" w:rsidR="00594057" w:rsidRDefault="00594057" w:rsidP="00594057">
      <w:pPr>
        <w:pStyle w:val="HTMLPreformatted"/>
        <w:shd w:val="clear" w:color="auto" w:fill="F7F9FA"/>
        <w:spacing w:after="240"/>
      </w:pPr>
      <w:r>
        <w:tab/>
        <w:t>// Write your code here</w:t>
      </w:r>
    </w:p>
    <w:p w14:paraId="4962D650" w14:textId="77777777" w:rsidR="00594057" w:rsidRDefault="00594057" w:rsidP="00594057">
      <w:pPr>
        <w:pStyle w:val="HTMLPreformatted"/>
        <w:shd w:val="clear" w:color="auto" w:fill="F7F9FA"/>
        <w:spacing w:after="240"/>
      </w:pPr>
      <w:r>
        <w:t xml:space="preserve">        int ans=1;</w:t>
      </w:r>
    </w:p>
    <w:p w14:paraId="6FC49F8A" w14:textId="77777777" w:rsidR="00594057" w:rsidRDefault="00594057" w:rsidP="00594057">
      <w:pPr>
        <w:pStyle w:val="HTMLPreformatted"/>
        <w:shd w:val="clear" w:color="auto" w:fill="F7F9FA"/>
        <w:spacing w:after="240"/>
      </w:pPr>
      <w:r>
        <w:t xml:space="preserve">    while(n!=1)</w:t>
      </w:r>
    </w:p>
    <w:p w14:paraId="65296139" w14:textId="77777777" w:rsidR="00594057" w:rsidRDefault="00594057" w:rsidP="00594057">
      <w:pPr>
        <w:pStyle w:val="HTMLPreformatted"/>
        <w:shd w:val="clear" w:color="auto" w:fill="F7F9FA"/>
        <w:spacing w:after="240"/>
      </w:pPr>
      <w:r>
        <w:lastRenderedPageBreak/>
        <w:t xml:space="preserve">    {</w:t>
      </w:r>
    </w:p>
    <w:p w14:paraId="7F83BDB7" w14:textId="77777777" w:rsidR="00594057" w:rsidRDefault="00594057" w:rsidP="00594057">
      <w:pPr>
        <w:pStyle w:val="HTMLPreformatted"/>
        <w:shd w:val="clear" w:color="auto" w:fill="F7F9FA"/>
        <w:spacing w:after="240"/>
      </w:pPr>
      <w:r>
        <w:t xml:space="preserve">        n/=2;</w:t>
      </w:r>
    </w:p>
    <w:p w14:paraId="7C1218E7" w14:textId="77777777" w:rsidR="00594057" w:rsidRDefault="00594057" w:rsidP="00594057">
      <w:pPr>
        <w:pStyle w:val="HTMLPreformatted"/>
        <w:shd w:val="clear" w:color="auto" w:fill="F7F9FA"/>
        <w:spacing w:after="240"/>
      </w:pPr>
      <w:r>
        <w:t xml:space="preserve">        ans=ans*2;</w:t>
      </w:r>
    </w:p>
    <w:p w14:paraId="5D5246D5" w14:textId="77777777" w:rsidR="00594057" w:rsidRDefault="00594057" w:rsidP="00594057">
      <w:pPr>
        <w:pStyle w:val="HTMLPreformatted"/>
        <w:shd w:val="clear" w:color="auto" w:fill="F7F9FA"/>
        <w:spacing w:after="240"/>
      </w:pPr>
      <w:r>
        <w:t xml:space="preserve">    }</w:t>
      </w:r>
    </w:p>
    <w:p w14:paraId="38744F64" w14:textId="77777777" w:rsidR="00594057" w:rsidRDefault="00594057" w:rsidP="00594057">
      <w:pPr>
        <w:pStyle w:val="HTMLPreformatted"/>
        <w:shd w:val="clear" w:color="auto" w:fill="F7F9FA"/>
        <w:spacing w:after="240"/>
      </w:pPr>
      <w:r>
        <w:t xml:space="preserve">    return ans;</w:t>
      </w:r>
    </w:p>
    <w:p w14:paraId="0DED0BFD" w14:textId="324F15B3" w:rsidR="00DE0560" w:rsidRDefault="00594057" w:rsidP="00594057">
      <w:pPr>
        <w:pStyle w:val="HTMLPreformatted"/>
        <w:shd w:val="clear" w:color="auto" w:fill="F7F9FA"/>
        <w:spacing w:after="240"/>
      </w:pPr>
      <w:r>
        <w:t>}</w:t>
      </w:r>
    </w:p>
    <w:p w14:paraId="4E0015C1" w14:textId="4AC49FE1" w:rsidR="00594057" w:rsidRPr="00594057" w:rsidRDefault="00594057" w:rsidP="001E03C1">
      <w:r>
        <w:t>5</w:t>
      </w:r>
      <w:r w:rsidR="00CD3A2B">
        <w:t>9</w:t>
      </w:r>
      <w:r>
        <w:t>)</w:t>
      </w:r>
      <w:r w:rsidRPr="00594057">
        <w:t xml:space="preserve"> Find the square of a number without using the multiplication and division operator</w:t>
      </w:r>
    </w:p>
    <w:p w14:paraId="1F004FBE" w14:textId="744F62D4" w:rsidR="00594057" w:rsidRDefault="00594057" w:rsidP="00594057"/>
    <w:p w14:paraId="5FA090C9" w14:textId="4F58830B" w:rsidR="00594057" w:rsidRDefault="00594057" w:rsidP="00594057">
      <w:pPr>
        <w:pStyle w:val="HTMLPreformatted"/>
        <w:shd w:val="clear" w:color="auto" w:fill="F7F9FA"/>
        <w:spacing w:after="240"/>
      </w:pPr>
      <w:r>
        <w:t>:</w:t>
      </w:r>
      <w:r w:rsidRPr="00594057">
        <w:t xml:space="preserve"> </w:t>
      </w:r>
      <w:r>
        <w:t>int findSquare(int num)</w:t>
      </w:r>
    </w:p>
    <w:p w14:paraId="2DDF68EE" w14:textId="77777777" w:rsidR="00594057" w:rsidRDefault="00594057" w:rsidP="00594057">
      <w:pPr>
        <w:pStyle w:val="HTMLPreformatted"/>
        <w:shd w:val="clear" w:color="auto" w:fill="F7F9FA"/>
        <w:spacing w:after="240"/>
      </w:pPr>
      <w:r>
        <w:t>{</w:t>
      </w:r>
    </w:p>
    <w:p w14:paraId="6EC93A3D" w14:textId="77777777" w:rsidR="00594057" w:rsidRDefault="00594057" w:rsidP="00594057">
      <w:pPr>
        <w:pStyle w:val="HTMLPreformatted"/>
        <w:shd w:val="clear" w:color="auto" w:fill="F7F9FA"/>
        <w:spacing w:after="240"/>
      </w:pPr>
      <w:r>
        <w:tab/>
        <w:t>int odd = 1;</w:t>
      </w:r>
    </w:p>
    <w:p w14:paraId="38CC36D0" w14:textId="77777777" w:rsidR="00594057" w:rsidRDefault="00594057" w:rsidP="00594057">
      <w:pPr>
        <w:pStyle w:val="HTMLPreformatted"/>
        <w:shd w:val="clear" w:color="auto" w:fill="F7F9FA"/>
        <w:spacing w:after="240"/>
      </w:pPr>
      <w:r>
        <w:tab/>
        <w:t>int sq = 0;</w:t>
      </w:r>
    </w:p>
    <w:p w14:paraId="0D5F9EC2" w14:textId="77777777" w:rsidR="00594057" w:rsidRDefault="00594057" w:rsidP="00594057">
      <w:pPr>
        <w:pStyle w:val="HTMLPreformatted"/>
        <w:shd w:val="clear" w:color="auto" w:fill="F7F9FA"/>
        <w:spacing w:after="240"/>
      </w:pPr>
    </w:p>
    <w:p w14:paraId="285A401C" w14:textId="77777777" w:rsidR="00594057" w:rsidRDefault="00594057" w:rsidP="00594057">
      <w:pPr>
        <w:pStyle w:val="HTMLPreformatted"/>
        <w:shd w:val="clear" w:color="auto" w:fill="F7F9FA"/>
        <w:spacing w:after="240"/>
      </w:pPr>
      <w:r>
        <w:tab/>
        <w:t>// convert the number to positive if it is negative</w:t>
      </w:r>
    </w:p>
    <w:p w14:paraId="295A3E87" w14:textId="77777777" w:rsidR="00594057" w:rsidRDefault="00594057" w:rsidP="00594057">
      <w:pPr>
        <w:pStyle w:val="HTMLPreformatted"/>
        <w:shd w:val="clear" w:color="auto" w:fill="F7F9FA"/>
        <w:spacing w:after="240"/>
      </w:pPr>
      <w:r>
        <w:tab/>
        <w:t>num = abs(num);</w:t>
      </w:r>
    </w:p>
    <w:p w14:paraId="061D780B" w14:textId="77777777" w:rsidR="00594057" w:rsidRDefault="00594057" w:rsidP="00594057">
      <w:pPr>
        <w:pStyle w:val="HTMLPreformatted"/>
        <w:shd w:val="clear" w:color="auto" w:fill="F7F9FA"/>
        <w:spacing w:after="240"/>
      </w:pPr>
    </w:p>
    <w:p w14:paraId="3392FDE9" w14:textId="77777777" w:rsidR="00594057" w:rsidRDefault="00594057" w:rsidP="00594057">
      <w:pPr>
        <w:pStyle w:val="HTMLPreformatted"/>
        <w:shd w:val="clear" w:color="auto" w:fill="F7F9FA"/>
        <w:spacing w:after="240"/>
      </w:pPr>
      <w:r>
        <w:tab/>
        <w:t>// add odd numbers num times to result</w:t>
      </w:r>
    </w:p>
    <w:p w14:paraId="2923AB2A" w14:textId="77777777" w:rsidR="00594057" w:rsidRDefault="00594057" w:rsidP="00594057">
      <w:pPr>
        <w:pStyle w:val="HTMLPreformatted"/>
        <w:shd w:val="clear" w:color="auto" w:fill="F7F9FA"/>
        <w:spacing w:after="240"/>
      </w:pPr>
      <w:r>
        <w:tab/>
        <w:t>while (num--)</w:t>
      </w:r>
    </w:p>
    <w:p w14:paraId="586A23BA" w14:textId="77777777" w:rsidR="00594057" w:rsidRDefault="00594057" w:rsidP="00594057">
      <w:pPr>
        <w:pStyle w:val="HTMLPreformatted"/>
        <w:shd w:val="clear" w:color="auto" w:fill="F7F9FA"/>
        <w:spacing w:after="240"/>
      </w:pPr>
      <w:r>
        <w:tab/>
        <w:t>{</w:t>
      </w:r>
    </w:p>
    <w:p w14:paraId="7AE97C9F" w14:textId="77777777" w:rsidR="00594057" w:rsidRDefault="00594057" w:rsidP="00594057">
      <w:pPr>
        <w:pStyle w:val="HTMLPreformatted"/>
        <w:shd w:val="clear" w:color="auto" w:fill="F7F9FA"/>
        <w:spacing w:after="240"/>
      </w:pPr>
      <w:r>
        <w:tab/>
      </w:r>
      <w:r>
        <w:tab/>
        <w:t>sq = sq + odd;</w:t>
      </w:r>
    </w:p>
    <w:p w14:paraId="6A5EC8BC" w14:textId="77777777" w:rsidR="00594057" w:rsidRDefault="00594057" w:rsidP="00594057">
      <w:pPr>
        <w:pStyle w:val="HTMLPreformatted"/>
        <w:shd w:val="clear" w:color="auto" w:fill="F7F9FA"/>
        <w:spacing w:after="240"/>
      </w:pPr>
      <w:r>
        <w:tab/>
      </w:r>
      <w:r>
        <w:tab/>
        <w:t>odd = odd + 2;</w:t>
      </w:r>
    </w:p>
    <w:p w14:paraId="5147C091" w14:textId="77777777" w:rsidR="00594057" w:rsidRDefault="00594057" w:rsidP="00594057">
      <w:pPr>
        <w:pStyle w:val="HTMLPreformatted"/>
        <w:shd w:val="clear" w:color="auto" w:fill="F7F9FA"/>
        <w:spacing w:after="240"/>
      </w:pPr>
      <w:r>
        <w:tab/>
        <w:t>}</w:t>
      </w:r>
    </w:p>
    <w:p w14:paraId="48B36693" w14:textId="77777777" w:rsidR="00594057" w:rsidRDefault="00594057" w:rsidP="00594057">
      <w:pPr>
        <w:pStyle w:val="HTMLPreformatted"/>
        <w:shd w:val="clear" w:color="auto" w:fill="F7F9FA"/>
        <w:spacing w:after="240"/>
      </w:pPr>
    </w:p>
    <w:p w14:paraId="2572DE76" w14:textId="77777777" w:rsidR="00594057" w:rsidRDefault="00594057" w:rsidP="00594057">
      <w:pPr>
        <w:pStyle w:val="HTMLPreformatted"/>
        <w:shd w:val="clear" w:color="auto" w:fill="F7F9FA"/>
        <w:spacing w:after="240"/>
      </w:pPr>
      <w:r>
        <w:tab/>
        <w:t>return sq;</w:t>
      </w:r>
    </w:p>
    <w:p w14:paraId="26B39C31" w14:textId="798350C8" w:rsidR="00594057" w:rsidRDefault="00594057" w:rsidP="00594057">
      <w:pPr>
        <w:pStyle w:val="HTMLPreformatted"/>
        <w:shd w:val="clear" w:color="auto" w:fill="F7F9FA"/>
        <w:spacing w:after="240"/>
      </w:pPr>
      <w:r>
        <w:t>}</w:t>
      </w:r>
    </w:p>
    <w:p w14:paraId="0F09751C" w14:textId="644DBF44" w:rsidR="007210AC" w:rsidRPr="007210AC" w:rsidRDefault="00CD3A2B" w:rsidP="007210AC">
      <w:pPr>
        <w:pStyle w:val="NormalWeb"/>
        <w:shd w:val="clear" w:color="auto" w:fill="FFFFFF"/>
        <w:spacing w:before="0" w:beforeAutospacing="0" w:after="240" w:afterAutospacing="0"/>
        <w:rPr>
          <w:rFonts w:ascii="Segoe UI" w:hAnsi="Segoe UI" w:cs="Segoe UI"/>
          <w:color w:val="263238"/>
          <w:sz w:val="21"/>
          <w:szCs w:val="21"/>
        </w:rPr>
      </w:pPr>
      <w:r>
        <w:t>60</w:t>
      </w:r>
      <w:r w:rsidR="00594057">
        <w:t>)</w:t>
      </w:r>
      <w:r w:rsidR="007210AC" w:rsidRPr="007210AC">
        <w:rPr>
          <w:rFonts w:ascii="Segoe UI" w:hAnsi="Segoe UI" w:cs="Segoe UI"/>
          <w:color w:val="263238"/>
          <w:sz w:val="21"/>
          <w:szCs w:val="21"/>
        </w:rPr>
        <w:t xml:space="preserve"> You are given a sorted array consisting of only integers where every element appears exactly twice, except for one element which appears exactly once.</w:t>
      </w:r>
    </w:p>
    <w:p w14:paraId="78DE7063" w14:textId="77777777" w:rsidR="007210AC" w:rsidRPr="007210AC" w:rsidRDefault="007210AC" w:rsidP="007210AC">
      <w:pPr>
        <w:shd w:val="clear" w:color="auto" w:fill="FFFFFF"/>
        <w:spacing w:after="240" w:line="240" w:lineRule="auto"/>
        <w:rPr>
          <w:rFonts w:ascii="Segoe UI" w:eastAsia="Times New Roman" w:hAnsi="Segoe UI" w:cs="Segoe UI"/>
          <w:color w:val="263238"/>
          <w:sz w:val="21"/>
          <w:szCs w:val="21"/>
        </w:rPr>
      </w:pPr>
      <w:r w:rsidRPr="007210AC">
        <w:rPr>
          <w:rFonts w:ascii="Segoe UI" w:eastAsia="Times New Roman" w:hAnsi="Segoe UI" w:cs="Segoe UI"/>
          <w:color w:val="263238"/>
          <w:sz w:val="21"/>
          <w:szCs w:val="21"/>
        </w:rPr>
        <w:t>Return </w:t>
      </w:r>
      <w:r w:rsidRPr="007210AC">
        <w:rPr>
          <w:rFonts w:ascii="Segoe UI" w:eastAsia="Times New Roman" w:hAnsi="Segoe UI" w:cs="Segoe UI"/>
          <w:i/>
          <w:iCs/>
          <w:color w:val="263238"/>
          <w:sz w:val="21"/>
          <w:szCs w:val="21"/>
        </w:rPr>
        <w:t>the single element that appears only once</w:t>
      </w:r>
      <w:r w:rsidRPr="007210AC">
        <w:rPr>
          <w:rFonts w:ascii="Segoe UI" w:eastAsia="Times New Roman" w:hAnsi="Segoe UI" w:cs="Segoe UI"/>
          <w:color w:val="263238"/>
          <w:sz w:val="21"/>
          <w:szCs w:val="21"/>
        </w:rPr>
        <w:t>.</w:t>
      </w:r>
    </w:p>
    <w:p w14:paraId="41D778FF" w14:textId="55626833" w:rsidR="007210AC" w:rsidRPr="007210AC" w:rsidRDefault="007210AC" w:rsidP="007210AC">
      <w:pPr>
        <w:shd w:val="clear" w:color="auto" w:fill="FFFFFF"/>
        <w:spacing w:after="240" w:line="240" w:lineRule="auto"/>
        <w:rPr>
          <w:rFonts w:ascii="Segoe UI" w:eastAsia="Times New Roman" w:hAnsi="Segoe UI" w:cs="Segoe UI"/>
          <w:color w:val="263238"/>
          <w:sz w:val="21"/>
          <w:szCs w:val="21"/>
        </w:rPr>
      </w:pPr>
      <w:r w:rsidRPr="007210AC">
        <w:rPr>
          <w:rFonts w:ascii="Segoe UI" w:eastAsia="Times New Roman" w:hAnsi="Segoe UI" w:cs="Segoe UI"/>
          <w:color w:val="263238"/>
          <w:sz w:val="21"/>
          <w:szCs w:val="21"/>
        </w:rPr>
        <w:lastRenderedPageBreak/>
        <w:t>Your solution must run in </w:t>
      </w:r>
      <w:r w:rsidRPr="007210AC">
        <w:rPr>
          <w:rFonts w:ascii="Courier New" w:eastAsia="Times New Roman" w:hAnsi="Courier New" w:cs="Courier New"/>
          <w:color w:val="546E7A"/>
          <w:sz w:val="20"/>
          <w:szCs w:val="20"/>
          <w:shd w:val="clear" w:color="auto" w:fill="F7F9FA"/>
        </w:rPr>
        <w:t>O(log n)</w:t>
      </w:r>
      <w:r w:rsidRPr="007210AC">
        <w:rPr>
          <w:rFonts w:ascii="Segoe UI" w:eastAsia="Times New Roman" w:hAnsi="Segoe UI" w:cs="Segoe UI"/>
          <w:color w:val="263238"/>
          <w:sz w:val="21"/>
          <w:szCs w:val="21"/>
        </w:rPr>
        <w:t> time and </w:t>
      </w:r>
      <w:r w:rsidRPr="007210AC">
        <w:rPr>
          <w:rFonts w:ascii="Courier New" w:eastAsia="Times New Roman" w:hAnsi="Courier New" w:cs="Courier New"/>
          <w:color w:val="546E7A"/>
          <w:sz w:val="20"/>
          <w:szCs w:val="20"/>
          <w:shd w:val="clear" w:color="auto" w:fill="F7F9FA"/>
        </w:rPr>
        <w:t>O(1)</w:t>
      </w:r>
      <w:r w:rsidRPr="007210AC">
        <w:rPr>
          <w:rFonts w:ascii="Segoe UI" w:eastAsia="Times New Roman" w:hAnsi="Segoe UI" w:cs="Segoe UI"/>
          <w:color w:val="263238"/>
          <w:sz w:val="21"/>
          <w:szCs w:val="21"/>
        </w:rPr>
        <w:t> space.</w:t>
      </w:r>
    </w:p>
    <w:p w14:paraId="0249A735" w14:textId="77777777" w:rsidR="007210AC" w:rsidRPr="007210AC" w:rsidRDefault="007210AC" w:rsidP="007210AC">
      <w:pPr>
        <w:shd w:val="clear" w:color="auto" w:fill="FFFFFF"/>
        <w:spacing w:after="240" w:line="240" w:lineRule="auto"/>
        <w:rPr>
          <w:rFonts w:ascii="Segoe UI" w:eastAsia="Times New Roman" w:hAnsi="Segoe UI" w:cs="Segoe UI"/>
          <w:color w:val="263238"/>
          <w:sz w:val="21"/>
          <w:szCs w:val="21"/>
        </w:rPr>
      </w:pPr>
      <w:r w:rsidRPr="007210AC">
        <w:rPr>
          <w:rFonts w:ascii="Segoe UI" w:eastAsia="Times New Roman" w:hAnsi="Segoe UI" w:cs="Segoe UI"/>
          <w:b/>
          <w:bCs/>
          <w:color w:val="263238"/>
          <w:sz w:val="21"/>
          <w:szCs w:val="21"/>
        </w:rPr>
        <w:t>Example 1:</w:t>
      </w:r>
    </w:p>
    <w:p w14:paraId="5EA04430" w14:textId="77777777" w:rsidR="007210AC" w:rsidRPr="007210AC" w:rsidRDefault="007210AC" w:rsidP="007210A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10AC">
        <w:rPr>
          <w:rFonts w:ascii="Consolas" w:eastAsia="Times New Roman" w:hAnsi="Consolas" w:cs="Courier New"/>
          <w:b/>
          <w:bCs/>
          <w:color w:val="263238"/>
          <w:sz w:val="20"/>
          <w:szCs w:val="20"/>
        </w:rPr>
        <w:t>Input:</w:t>
      </w:r>
      <w:r w:rsidRPr="007210AC">
        <w:rPr>
          <w:rFonts w:ascii="Consolas" w:eastAsia="Times New Roman" w:hAnsi="Consolas" w:cs="Courier New"/>
          <w:color w:val="263238"/>
          <w:sz w:val="20"/>
          <w:szCs w:val="20"/>
        </w:rPr>
        <w:t xml:space="preserve"> nums = [1,1,2,3,3,4,4,8,8]</w:t>
      </w:r>
    </w:p>
    <w:p w14:paraId="4564DE86" w14:textId="77777777" w:rsidR="007210AC" w:rsidRPr="007210AC" w:rsidRDefault="007210AC" w:rsidP="007210A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10AC">
        <w:rPr>
          <w:rFonts w:ascii="Consolas" w:eastAsia="Times New Roman" w:hAnsi="Consolas" w:cs="Courier New"/>
          <w:b/>
          <w:bCs/>
          <w:color w:val="263238"/>
          <w:sz w:val="20"/>
          <w:szCs w:val="20"/>
        </w:rPr>
        <w:t>Output:</w:t>
      </w:r>
      <w:r w:rsidRPr="007210AC">
        <w:rPr>
          <w:rFonts w:ascii="Consolas" w:eastAsia="Times New Roman" w:hAnsi="Consolas" w:cs="Courier New"/>
          <w:color w:val="263238"/>
          <w:sz w:val="20"/>
          <w:szCs w:val="20"/>
        </w:rPr>
        <w:t xml:space="preserve"> 2</w:t>
      </w:r>
    </w:p>
    <w:p w14:paraId="3DBEF826" w14:textId="49B9998A" w:rsidR="00594057" w:rsidRDefault="00594057" w:rsidP="00594057">
      <w:pPr>
        <w:pStyle w:val="HTMLPreformatted"/>
        <w:shd w:val="clear" w:color="auto" w:fill="F7F9FA"/>
        <w:spacing w:after="240"/>
      </w:pPr>
    </w:p>
    <w:p w14:paraId="2D915BD5" w14:textId="77777777" w:rsidR="00B92ABB" w:rsidRDefault="00594057" w:rsidP="00B92ABB">
      <w:pPr>
        <w:pStyle w:val="HTMLPreformatted"/>
        <w:shd w:val="clear" w:color="auto" w:fill="F7F9FA"/>
        <w:spacing w:after="240"/>
      </w:pPr>
      <w:r>
        <w:t>:</w:t>
      </w:r>
      <w:r w:rsidR="007210AC" w:rsidRPr="007210AC">
        <w:t xml:space="preserve"> </w:t>
      </w:r>
      <w:r w:rsidR="00B92ABB">
        <w:t xml:space="preserve">  int singleNonDuplicate(vector&lt;int&gt;&amp; nums) {</w:t>
      </w:r>
    </w:p>
    <w:p w14:paraId="3C7CB832" w14:textId="77777777" w:rsidR="00B92ABB" w:rsidRDefault="00B92ABB" w:rsidP="00B92ABB">
      <w:pPr>
        <w:pStyle w:val="HTMLPreformatted"/>
        <w:shd w:val="clear" w:color="auto" w:fill="F7F9FA"/>
        <w:spacing w:after="240"/>
      </w:pPr>
      <w:r>
        <w:t xml:space="preserve">        int xorr=0;</w:t>
      </w:r>
    </w:p>
    <w:p w14:paraId="17B32A63" w14:textId="77777777" w:rsidR="00B92ABB" w:rsidRDefault="00B92ABB" w:rsidP="00B92ABB">
      <w:pPr>
        <w:pStyle w:val="HTMLPreformatted"/>
        <w:shd w:val="clear" w:color="auto" w:fill="F7F9FA"/>
        <w:spacing w:after="240"/>
      </w:pPr>
      <w:r>
        <w:t xml:space="preserve">        for(int i=0;i&lt;nums.size();i++)</w:t>
      </w:r>
    </w:p>
    <w:p w14:paraId="4F6DD1BC" w14:textId="77777777" w:rsidR="00B92ABB" w:rsidRDefault="00B92ABB" w:rsidP="00B92ABB">
      <w:pPr>
        <w:pStyle w:val="HTMLPreformatted"/>
        <w:shd w:val="clear" w:color="auto" w:fill="F7F9FA"/>
        <w:spacing w:after="240"/>
      </w:pPr>
      <w:r>
        <w:t xml:space="preserve">        {</w:t>
      </w:r>
    </w:p>
    <w:p w14:paraId="4313F4DC" w14:textId="77777777" w:rsidR="00B92ABB" w:rsidRDefault="00B92ABB" w:rsidP="00B92ABB">
      <w:pPr>
        <w:pStyle w:val="HTMLPreformatted"/>
        <w:shd w:val="clear" w:color="auto" w:fill="F7F9FA"/>
        <w:spacing w:after="240"/>
      </w:pPr>
      <w:r>
        <w:t xml:space="preserve">            xorr^=nums[i];</w:t>
      </w:r>
    </w:p>
    <w:p w14:paraId="6FA57469" w14:textId="77777777" w:rsidR="00B92ABB" w:rsidRDefault="00B92ABB" w:rsidP="00B92ABB">
      <w:pPr>
        <w:pStyle w:val="HTMLPreformatted"/>
        <w:shd w:val="clear" w:color="auto" w:fill="F7F9FA"/>
        <w:spacing w:after="240"/>
      </w:pPr>
      <w:r>
        <w:t xml:space="preserve">        }</w:t>
      </w:r>
    </w:p>
    <w:p w14:paraId="396FCDD7" w14:textId="77777777" w:rsidR="00B92ABB" w:rsidRDefault="00B92ABB" w:rsidP="00B92ABB">
      <w:pPr>
        <w:pStyle w:val="HTMLPreformatted"/>
        <w:shd w:val="clear" w:color="auto" w:fill="F7F9FA"/>
        <w:spacing w:after="240"/>
      </w:pPr>
      <w:r>
        <w:t xml:space="preserve">        return xorr;</w:t>
      </w:r>
    </w:p>
    <w:p w14:paraId="222C708B" w14:textId="113887F3" w:rsidR="00594057" w:rsidRDefault="00B92ABB" w:rsidP="00B92ABB">
      <w:pPr>
        <w:pStyle w:val="HTMLPreformatted"/>
        <w:shd w:val="clear" w:color="auto" w:fill="F7F9FA"/>
        <w:spacing w:after="240"/>
      </w:pPr>
      <w:r>
        <w:t xml:space="preserve">    }</w:t>
      </w:r>
    </w:p>
    <w:p w14:paraId="762CAB3F" w14:textId="081567A2" w:rsidR="005E6D82" w:rsidRPr="005E6D82" w:rsidRDefault="007210AC" w:rsidP="005E6D82">
      <w:pPr>
        <w:pStyle w:val="NormalWeb"/>
        <w:shd w:val="clear" w:color="auto" w:fill="FFFFFF"/>
        <w:spacing w:before="0" w:beforeAutospacing="0" w:after="240" w:afterAutospacing="0"/>
        <w:rPr>
          <w:rFonts w:ascii="Segoe UI" w:hAnsi="Segoe UI" w:cs="Segoe UI"/>
          <w:color w:val="263238"/>
          <w:sz w:val="21"/>
          <w:szCs w:val="21"/>
        </w:rPr>
      </w:pPr>
      <w:r>
        <w:t>6</w:t>
      </w:r>
      <w:r w:rsidR="00CD3A2B">
        <w:t>1</w:t>
      </w:r>
      <w:r>
        <w:t>)</w:t>
      </w:r>
      <w:r w:rsidR="005E6D82" w:rsidRPr="005E6D82">
        <w:rPr>
          <w:rFonts w:ascii="Segoe UI" w:hAnsi="Segoe UI" w:cs="Segoe UI"/>
          <w:color w:val="263238"/>
          <w:sz w:val="21"/>
          <w:szCs w:val="21"/>
        </w:rPr>
        <w:t xml:space="preserve"> There is an integer array </w:t>
      </w:r>
      <w:r w:rsidR="005E6D82" w:rsidRPr="005E6D82">
        <w:rPr>
          <w:rFonts w:ascii="Courier New" w:hAnsi="Courier New" w:cs="Courier New"/>
          <w:color w:val="546E7A"/>
          <w:sz w:val="20"/>
          <w:szCs w:val="20"/>
          <w:shd w:val="clear" w:color="auto" w:fill="F7F9FA"/>
        </w:rPr>
        <w:t>nums</w:t>
      </w:r>
      <w:r w:rsidR="005E6D82" w:rsidRPr="005E6D82">
        <w:rPr>
          <w:rFonts w:ascii="Segoe UI" w:hAnsi="Segoe UI" w:cs="Segoe UI"/>
          <w:color w:val="263238"/>
          <w:sz w:val="21"/>
          <w:szCs w:val="21"/>
        </w:rPr>
        <w:t> sorted in ascending order (with </w:t>
      </w:r>
      <w:r w:rsidR="005E6D82" w:rsidRPr="005E6D82">
        <w:rPr>
          <w:rFonts w:ascii="Segoe UI" w:hAnsi="Segoe UI" w:cs="Segoe UI"/>
          <w:b/>
          <w:bCs/>
          <w:color w:val="263238"/>
          <w:sz w:val="21"/>
          <w:szCs w:val="21"/>
        </w:rPr>
        <w:t>distinct</w:t>
      </w:r>
      <w:r w:rsidR="005E6D82" w:rsidRPr="005E6D82">
        <w:rPr>
          <w:rFonts w:ascii="Segoe UI" w:hAnsi="Segoe UI" w:cs="Segoe UI"/>
          <w:color w:val="263238"/>
          <w:sz w:val="21"/>
          <w:szCs w:val="21"/>
        </w:rPr>
        <w:t> values).</w:t>
      </w:r>
    </w:p>
    <w:p w14:paraId="2AB27C3C" w14:textId="77777777" w:rsidR="005E6D82" w:rsidRPr="005E6D82" w:rsidRDefault="005E6D82" w:rsidP="005E6D82">
      <w:pPr>
        <w:shd w:val="clear" w:color="auto" w:fill="FFFFFF"/>
        <w:spacing w:after="240" w:line="240" w:lineRule="auto"/>
        <w:rPr>
          <w:rFonts w:ascii="Segoe UI" w:eastAsia="Times New Roman" w:hAnsi="Segoe UI" w:cs="Segoe UI"/>
          <w:color w:val="263238"/>
          <w:sz w:val="21"/>
          <w:szCs w:val="21"/>
        </w:rPr>
      </w:pPr>
      <w:r w:rsidRPr="005E6D82">
        <w:rPr>
          <w:rFonts w:ascii="Segoe UI" w:eastAsia="Times New Roman" w:hAnsi="Segoe UI" w:cs="Segoe UI"/>
          <w:color w:val="263238"/>
          <w:sz w:val="21"/>
          <w:szCs w:val="21"/>
        </w:rPr>
        <w:t>Prior to being passed to your function, </w:t>
      </w:r>
      <w:r w:rsidRPr="005E6D82">
        <w:rPr>
          <w:rFonts w:ascii="Courier New" w:eastAsia="Times New Roman" w:hAnsi="Courier New" w:cs="Courier New"/>
          <w:color w:val="546E7A"/>
          <w:sz w:val="20"/>
          <w:szCs w:val="20"/>
          <w:shd w:val="clear" w:color="auto" w:fill="F7F9FA"/>
        </w:rPr>
        <w:t>nums</w:t>
      </w:r>
      <w:r w:rsidRPr="005E6D82">
        <w:rPr>
          <w:rFonts w:ascii="Segoe UI" w:eastAsia="Times New Roman" w:hAnsi="Segoe UI" w:cs="Segoe UI"/>
          <w:color w:val="263238"/>
          <w:sz w:val="21"/>
          <w:szCs w:val="21"/>
        </w:rPr>
        <w:t> is </w:t>
      </w:r>
      <w:r w:rsidRPr="005E6D82">
        <w:rPr>
          <w:rFonts w:ascii="Segoe UI" w:eastAsia="Times New Roman" w:hAnsi="Segoe UI" w:cs="Segoe UI"/>
          <w:b/>
          <w:bCs/>
          <w:color w:val="263238"/>
          <w:sz w:val="21"/>
          <w:szCs w:val="21"/>
        </w:rPr>
        <w:t>possibly rotated</w:t>
      </w:r>
      <w:r w:rsidRPr="005E6D82">
        <w:rPr>
          <w:rFonts w:ascii="Segoe UI" w:eastAsia="Times New Roman" w:hAnsi="Segoe UI" w:cs="Segoe UI"/>
          <w:color w:val="263238"/>
          <w:sz w:val="21"/>
          <w:szCs w:val="21"/>
        </w:rPr>
        <w:t> at an unknown pivot index </w:t>
      </w:r>
      <w:r w:rsidRPr="005E6D82">
        <w:rPr>
          <w:rFonts w:ascii="Courier New" w:eastAsia="Times New Roman" w:hAnsi="Courier New" w:cs="Courier New"/>
          <w:color w:val="546E7A"/>
          <w:sz w:val="20"/>
          <w:szCs w:val="20"/>
          <w:shd w:val="clear" w:color="auto" w:fill="F7F9FA"/>
        </w:rPr>
        <w:t>k</w:t>
      </w:r>
      <w:r w:rsidRPr="005E6D82">
        <w:rPr>
          <w:rFonts w:ascii="Segoe UI" w:eastAsia="Times New Roman" w:hAnsi="Segoe UI" w:cs="Segoe UI"/>
          <w:color w:val="263238"/>
          <w:sz w:val="21"/>
          <w:szCs w:val="21"/>
        </w:rPr>
        <w:t> (</w:t>
      </w:r>
      <w:r w:rsidRPr="005E6D82">
        <w:rPr>
          <w:rFonts w:ascii="Courier New" w:eastAsia="Times New Roman" w:hAnsi="Courier New" w:cs="Courier New"/>
          <w:color w:val="546E7A"/>
          <w:sz w:val="20"/>
          <w:szCs w:val="20"/>
          <w:shd w:val="clear" w:color="auto" w:fill="F7F9FA"/>
        </w:rPr>
        <w:t>1 &lt;= k &lt; nums.length</w:t>
      </w:r>
      <w:r w:rsidRPr="005E6D82">
        <w:rPr>
          <w:rFonts w:ascii="Segoe UI" w:eastAsia="Times New Roman" w:hAnsi="Segoe UI" w:cs="Segoe UI"/>
          <w:color w:val="263238"/>
          <w:sz w:val="21"/>
          <w:szCs w:val="21"/>
        </w:rPr>
        <w:t>) such that the resulting array is </w:t>
      </w:r>
      <w:r w:rsidRPr="005E6D82">
        <w:rPr>
          <w:rFonts w:ascii="Courier New" w:eastAsia="Times New Roman" w:hAnsi="Courier New" w:cs="Courier New"/>
          <w:color w:val="546E7A"/>
          <w:sz w:val="20"/>
          <w:szCs w:val="20"/>
          <w:shd w:val="clear" w:color="auto" w:fill="F7F9FA"/>
        </w:rPr>
        <w:t>[nums[k], nums[k+1], ..., nums[n-1], nums[0], nums[1], ..., nums[k-1]]</w:t>
      </w:r>
      <w:r w:rsidRPr="005E6D82">
        <w:rPr>
          <w:rFonts w:ascii="Segoe UI" w:eastAsia="Times New Roman" w:hAnsi="Segoe UI" w:cs="Segoe UI"/>
          <w:color w:val="263238"/>
          <w:sz w:val="21"/>
          <w:szCs w:val="21"/>
        </w:rPr>
        <w:t> (</w:t>
      </w:r>
      <w:r w:rsidRPr="005E6D82">
        <w:rPr>
          <w:rFonts w:ascii="Segoe UI" w:eastAsia="Times New Roman" w:hAnsi="Segoe UI" w:cs="Segoe UI"/>
          <w:b/>
          <w:bCs/>
          <w:color w:val="263238"/>
          <w:sz w:val="21"/>
          <w:szCs w:val="21"/>
        </w:rPr>
        <w:t>0-indexed</w:t>
      </w:r>
      <w:r w:rsidRPr="005E6D82">
        <w:rPr>
          <w:rFonts w:ascii="Segoe UI" w:eastAsia="Times New Roman" w:hAnsi="Segoe UI" w:cs="Segoe UI"/>
          <w:color w:val="263238"/>
          <w:sz w:val="21"/>
          <w:szCs w:val="21"/>
        </w:rPr>
        <w:t>). For example, </w:t>
      </w:r>
      <w:r w:rsidRPr="005E6D82">
        <w:rPr>
          <w:rFonts w:ascii="Courier New" w:eastAsia="Times New Roman" w:hAnsi="Courier New" w:cs="Courier New"/>
          <w:color w:val="546E7A"/>
          <w:sz w:val="20"/>
          <w:szCs w:val="20"/>
          <w:shd w:val="clear" w:color="auto" w:fill="F7F9FA"/>
        </w:rPr>
        <w:t>[0,1,2,4,5,6,7]</w:t>
      </w:r>
      <w:r w:rsidRPr="005E6D82">
        <w:rPr>
          <w:rFonts w:ascii="Segoe UI" w:eastAsia="Times New Roman" w:hAnsi="Segoe UI" w:cs="Segoe UI"/>
          <w:color w:val="263238"/>
          <w:sz w:val="21"/>
          <w:szCs w:val="21"/>
        </w:rPr>
        <w:t> might be rotated at pivot index </w:t>
      </w:r>
      <w:r w:rsidRPr="005E6D82">
        <w:rPr>
          <w:rFonts w:ascii="Courier New" w:eastAsia="Times New Roman" w:hAnsi="Courier New" w:cs="Courier New"/>
          <w:color w:val="546E7A"/>
          <w:sz w:val="20"/>
          <w:szCs w:val="20"/>
          <w:shd w:val="clear" w:color="auto" w:fill="F7F9FA"/>
        </w:rPr>
        <w:t>3</w:t>
      </w:r>
      <w:r w:rsidRPr="005E6D82">
        <w:rPr>
          <w:rFonts w:ascii="Segoe UI" w:eastAsia="Times New Roman" w:hAnsi="Segoe UI" w:cs="Segoe UI"/>
          <w:color w:val="263238"/>
          <w:sz w:val="21"/>
          <w:szCs w:val="21"/>
        </w:rPr>
        <w:t> and become </w:t>
      </w:r>
      <w:r w:rsidRPr="005E6D82">
        <w:rPr>
          <w:rFonts w:ascii="Courier New" w:eastAsia="Times New Roman" w:hAnsi="Courier New" w:cs="Courier New"/>
          <w:color w:val="546E7A"/>
          <w:sz w:val="20"/>
          <w:szCs w:val="20"/>
          <w:shd w:val="clear" w:color="auto" w:fill="F7F9FA"/>
        </w:rPr>
        <w:t>[4,5,6,7,0,1,2]</w:t>
      </w:r>
      <w:r w:rsidRPr="005E6D82">
        <w:rPr>
          <w:rFonts w:ascii="Segoe UI" w:eastAsia="Times New Roman" w:hAnsi="Segoe UI" w:cs="Segoe UI"/>
          <w:color w:val="263238"/>
          <w:sz w:val="21"/>
          <w:szCs w:val="21"/>
        </w:rPr>
        <w:t>.</w:t>
      </w:r>
    </w:p>
    <w:p w14:paraId="1C54D673" w14:textId="77777777" w:rsidR="005E6D82" w:rsidRPr="005E6D82" w:rsidRDefault="005E6D82" w:rsidP="005E6D82">
      <w:pPr>
        <w:shd w:val="clear" w:color="auto" w:fill="FFFFFF"/>
        <w:spacing w:after="240" w:line="240" w:lineRule="auto"/>
        <w:rPr>
          <w:rFonts w:ascii="Segoe UI" w:eastAsia="Times New Roman" w:hAnsi="Segoe UI" w:cs="Segoe UI"/>
          <w:color w:val="263238"/>
          <w:sz w:val="21"/>
          <w:szCs w:val="21"/>
        </w:rPr>
      </w:pPr>
      <w:r w:rsidRPr="005E6D82">
        <w:rPr>
          <w:rFonts w:ascii="Segoe UI" w:eastAsia="Times New Roman" w:hAnsi="Segoe UI" w:cs="Segoe UI"/>
          <w:color w:val="263238"/>
          <w:sz w:val="21"/>
          <w:szCs w:val="21"/>
        </w:rPr>
        <w:t>Given the array </w:t>
      </w:r>
      <w:r w:rsidRPr="005E6D82">
        <w:rPr>
          <w:rFonts w:ascii="Courier New" w:eastAsia="Times New Roman" w:hAnsi="Courier New" w:cs="Courier New"/>
          <w:color w:val="546E7A"/>
          <w:sz w:val="20"/>
          <w:szCs w:val="20"/>
          <w:shd w:val="clear" w:color="auto" w:fill="F7F9FA"/>
        </w:rPr>
        <w:t>nums</w:t>
      </w:r>
      <w:r w:rsidRPr="005E6D82">
        <w:rPr>
          <w:rFonts w:ascii="Segoe UI" w:eastAsia="Times New Roman" w:hAnsi="Segoe UI" w:cs="Segoe UI"/>
          <w:color w:val="263238"/>
          <w:sz w:val="21"/>
          <w:szCs w:val="21"/>
        </w:rPr>
        <w:t> </w:t>
      </w:r>
      <w:r w:rsidRPr="005E6D82">
        <w:rPr>
          <w:rFonts w:ascii="Segoe UI" w:eastAsia="Times New Roman" w:hAnsi="Segoe UI" w:cs="Segoe UI"/>
          <w:b/>
          <w:bCs/>
          <w:color w:val="263238"/>
          <w:sz w:val="21"/>
          <w:szCs w:val="21"/>
        </w:rPr>
        <w:t>after</w:t>
      </w:r>
      <w:r w:rsidRPr="005E6D82">
        <w:rPr>
          <w:rFonts w:ascii="Segoe UI" w:eastAsia="Times New Roman" w:hAnsi="Segoe UI" w:cs="Segoe UI"/>
          <w:color w:val="263238"/>
          <w:sz w:val="21"/>
          <w:szCs w:val="21"/>
        </w:rPr>
        <w:t> the possible rotation and an integer </w:t>
      </w:r>
      <w:r w:rsidRPr="005E6D82">
        <w:rPr>
          <w:rFonts w:ascii="Courier New" w:eastAsia="Times New Roman" w:hAnsi="Courier New" w:cs="Courier New"/>
          <w:color w:val="546E7A"/>
          <w:sz w:val="20"/>
          <w:szCs w:val="20"/>
          <w:shd w:val="clear" w:color="auto" w:fill="F7F9FA"/>
        </w:rPr>
        <w:t>target</w:t>
      </w:r>
      <w:r w:rsidRPr="005E6D82">
        <w:rPr>
          <w:rFonts w:ascii="Segoe UI" w:eastAsia="Times New Roman" w:hAnsi="Segoe UI" w:cs="Segoe UI"/>
          <w:color w:val="263238"/>
          <w:sz w:val="21"/>
          <w:szCs w:val="21"/>
        </w:rPr>
        <w:t>, return </w:t>
      </w:r>
      <w:r w:rsidRPr="005E6D82">
        <w:rPr>
          <w:rFonts w:ascii="Segoe UI" w:eastAsia="Times New Roman" w:hAnsi="Segoe UI" w:cs="Segoe UI"/>
          <w:i/>
          <w:iCs/>
          <w:color w:val="263238"/>
          <w:sz w:val="21"/>
          <w:szCs w:val="21"/>
        </w:rPr>
        <w:t>the index of </w:t>
      </w:r>
      <w:r w:rsidRPr="005E6D82">
        <w:rPr>
          <w:rFonts w:ascii="Courier New" w:eastAsia="Times New Roman" w:hAnsi="Courier New" w:cs="Courier New"/>
          <w:color w:val="546E7A"/>
          <w:sz w:val="20"/>
          <w:szCs w:val="20"/>
          <w:shd w:val="clear" w:color="auto" w:fill="F7F9FA"/>
        </w:rPr>
        <w:t>target</w:t>
      </w:r>
      <w:r w:rsidRPr="005E6D82">
        <w:rPr>
          <w:rFonts w:ascii="Segoe UI" w:eastAsia="Times New Roman" w:hAnsi="Segoe UI" w:cs="Segoe UI"/>
          <w:i/>
          <w:iCs/>
          <w:color w:val="263238"/>
          <w:sz w:val="21"/>
          <w:szCs w:val="21"/>
        </w:rPr>
        <w:t> if it is in </w:t>
      </w:r>
      <w:r w:rsidRPr="005E6D82">
        <w:rPr>
          <w:rFonts w:ascii="Courier New" w:eastAsia="Times New Roman" w:hAnsi="Courier New" w:cs="Courier New"/>
          <w:color w:val="546E7A"/>
          <w:sz w:val="20"/>
          <w:szCs w:val="20"/>
          <w:shd w:val="clear" w:color="auto" w:fill="F7F9FA"/>
        </w:rPr>
        <w:t>nums</w:t>
      </w:r>
      <w:r w:rsidRPr="005E6D82">
        <w:rPr>
          <w:rFonts w:ascii="Segoe UI" w:eastAsia="Times New Roman" w:hAnsi="Segoe UI" w:cs="Segoe UI"/>
          <w:i/>
          <w:iCs/>
          <w:color w:val="263238"/>
          <w:sz w:val="21"/>
          <w:szCs w:val="21"/>
        </w:rPr>
        <w:t>, or </w:t>
      </w:r>
      <w:r w:rsidRPr="005E6D82">
        <w:rPr>
          <w:rFonts w:ascii="Courier New" w:eastAsia="Times New Roman" w:hAnsi="Courier New" w:cs="Courier New"/>
          <w:color w:val="546E7A"/>
          <w:sz w:val="20"/>
          <w:szCs w:val="20"/>
          <w:shd w:val="clear" w:color="auto" w:fill="F7F9FA"/>
        </w:rPr>
        <w:t>-1</w:t>
      </w:r>
      <w:r w:rsidRPr="005E6D82">
        <w:rPr>
          <w:rFonts w:ascii="Segoe UI" w:eastAsia="Times New Roman" w:hAnsi="Segoe UI" w:cs="Segoe UI"/>
          <w:i/>
          <w:iCs/>
          <w:color w:val="263238"/>
          <w:sz w:val="21"/>
          <w:szCs w:val="21"/>
        </w:rPr>
        <w:t> if it is not in </w:t>
      </w:r>
      <w:r w:rsidRPr="005E6D82">
        <w:rPr>
          <w:rFonts w:ascii="Courier New" w:eastAsia="Times New Roman" w:hAnsi="Courier New" w:cs="Courier New"/>
          <w:color w:val="546E7A"/>
          <w:sz w:val="20"/>
          <w:szCs w:val="20"/>
          <w:shd w:val="clear" w:color="auto" w:fill="F7F9FA"/>
        </w:rPr>
        <w:t>nums</w:t>
      </w:r>
      <w:r w:rsidRPr="005E6D82">
        <w:rPr>
          <w:rFonts w:ascii="Segoe UI" w:eastAsia="Times New Roman" w:hAnsi="Segoe UI" w:cs="Segoe UI"/>
          <w:color w:val="263238"/>
          <w:sz w:val="21"/>
          <w:szCs w:val="21"/>
        </w:rPr>
        <w:t>.</w:t>
      </w:r>
    </w:p>
    <w:p w14:paraId="75BED218" w14:textId="2362C2FA" w:rsidR="005E6D82" w:rsidRPr="005E6D82" w:rsidRDefault="005E6D82" w:rsidP="005E6D82">
      <w:pPr>
        <w:shd w:val="clear" w:color="auto" w:fill="FFFFFF"/>
        <w:spacing w:after="240" w:line="240" w:lineRule="auto"/>
        <w:rPr>
          <w:rFonts w:ascii="Segoe UI" w:eastAsia="Times New Roman" w:hAnsi="Segoe UI" w:cs="Segoe UI"/>
          <w:color w:val="263238"/>
          <w:sz w:val="21"/>
          <w:szCs w:val="21"/>
        </w:rPr>
      </w:pPr>
      <w:r w:rsidRPr="005E6D82">
        <w:rPr>
          <w:rFonts w:ascii="Segoe UI" w:eastAsia="Times New Roman" w:hAnsi="Segoe UI" w:cs="Segoe UI"/>
          <w:color w:val="263238"/>
          <w:sz w:val="21"/>
          <w:szCs w:val="21"/>
        </w:rPr>
        <w:t>You must write an algorithm with </w:t>
      </w:r>
      <w:r w:rsidRPr="005E6D82">
        <w:rPr>
          <w:rFonts w:ascii="Courier New" w:eastAsia="Times New Roman" w:hAnsi="Courier New" w:cs="Courier New"/>
          <w:color w:val="546E7A"/>
          <w:sz w:val="20"/>
          <w:szCs w:val="20"/>
          <w:shd w:val="clear" w:color="auto" w:fill="F7F9FA"/>
        </w:rPr>
        <w:t>O(log n)</w:t>
      </w:r>
      <w:r w:rsidRPr="005E6D82">
        <w:rPr>
          <w:rFonts w:ascii="Segoe UI" w:eastAsia="Times New Roman" w:hAnsi="Segoe UI" w:cs="Segoe UI"/>
          <w:color w:val="263238"/>
          <w:sz w:val="21"/>
          <w:szCs w:val="21"/>
        </w:rPr>
        <w:t> runtime complexity.</w:t>
      </w:r>
    </w:p>
    <w:p w14:paraId="348EE22C" w14:textId="77777777" w:rsidR="005E6D82" w:rsidRPr="005E6D82" w:rsidRDefault="005E6D82" w:rsidP="005E6D82">
      <w:pPr>
        <w:shd w:val="clear" w:color="auto" w:fill="FFFFFF"/>
        <w:spacing w:after="240" w:line="240" w:lineRule="auto"/>
        <w:rPr>
          <w:rFonts w:ascii="Segoe UI" w:eastAsia="Times New Roman" w:hAnsi="Segoe UI" w:cs="Segoe UI"/>
          <w:color w:val="263238"/>
          <w:sz w:val="21"/>
          <w:szCs w:val="21"/>
        </w:rPr>
      </w:pPr>
      <w:r w:rsidRPr="005E6D82">
        <w:rPr>
          <w:rFonts w:ascii="Segoe UI" w:eastAsia="Times New Roman" w:hAnsi="Segoe UI" w:cs="Segoe UI"/>
          <w:b/>
          <w:bCs/>
          <w:color w:val="263238"/>
          <w:sz w:val="21"/>
          <w:szCs w:val="21"/>
        </w:rPr>
        <w:t>Example 1:</w:t>
      </w:r>
    </w:p>
    <w:p w14:paraId="68878AC6" w14:textId="77777777" w:rsidR="005E6D82" w:rsidRPr="005E6D82" w:rsidRDefault="005E6D82" w:rsidP="005E6D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E6D82">
        <w:rPr>
          <w:rFonts w:ascii="Consolas" w:eastAsia="Times New Roman" w:hAnsi="Consolas" w:cs="Courier New"/>
          <w:b/>
          <w:bCs/>
          <w:color w:val="263238"/>
          <w:sz w:val="20"/>
          <w:szCs w:val="20"/>
        </w:rPr>
        <w:t>Input:</w:t>
      </w:r>
      <w:r w:rsidRPr="005E6D82">
        <w:rPr>
          <w:rFonts w:ascii="Consolas" w:eastAsia="Times New Roman" w:hAnsi="Consolas" w:cs="Courier New"/>
          <w:color w:val="263238"/>
          <w:sz w:val="20"/>
          <w:szCs w:val="20"/>
        </w:rPr>
        <w:t xml:space="preserve"> nums = [4,5,6,7,0,1,2], target = 0</w:t>
      </w:r>
    </w:p>
    <w:p w14:paraId="4F4B2BEA" w14:textId="674F9E03" w:rsidR="007210AC" w:rsidRPr="005E6D82" w:rsidRDefault="005E6D82" w:rsidP="005E6D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E6D82">
        <w:rPr>
          <w:rFonts w:ascii="Consolas" w:eastAsia="Times New Roman" w:hAnsi="Consolas" w:cs="Courier New"/>
          <w:b/>
          <w:bCs/>
          <w:color w:val="263238"/>
          <w:sz w:val="20"/>
          <w:szCs w:val="20"/>
        </w:rPr>
        <w:t>Output:</w:t>
      </w:r>
      <w:r w:rsidRPr="005E6D82">
        <w:rPr>
          <w:rFonts w:ascii="Consolas" w:eastAsia="Times New Roman" w:hAnsi="Consolas" w:cs="Courier New"/>
          <w:color w:val="263238"/>
          <w:sz w:val="20"/>
          <w:szCs w:val="20"/>
        </w:rPr>
        <w:t xml:space="preserve"> 4</w:t>
      </w:r>
    </w:p>
    <w:p w14:paraId="20CCCB93" w14:textId="77777777" w:rsidR="005E6D82" w:rsidRDefault="007210AC" w:rsidP="005E6D82">
      <w:pPr>
        <w:pStyle w:val="HTMLPreformatted"/>
        <w:shd w:val="clear" w:color="auto" w:fill="F7F9FA"/>
        <w:spacing w:after="240"/>
      </w:pPr>
      <w:r>
        <w:t>:</w:t>
      </w:r>
      <w:r w:rsidR="005E6D82">
        <w:t xml:space="preserve"> int search(vector&lt;int&gt;&amp; nums, int target) {</w:t>
      </w:r>
    </w:p>
    <w:p w14:paraId="6BAA9453" w14:textId="77777777" w:rsidR="005E6D82" w:rsidRDefault="005E6D82" w:rsidP="005E6D82">
      <w:pPr>
        <w:pStyle w:val="HTMLPreformatted"/>
        <w:shd w:val="clear" w:color="auto" w:fill="F7F9FA"/>
        <w:spacing w:after="240"/>
      </w:pPr>
      <w:r>
        <w:t xml:space="preserve">        int lo=0,hi=nums.size()-1;</w:t>
      </w:r>
    </w:p>
    <w:p w14:paraId="0A0930C3" w14:textId="77777777" w:rsidR="005E6D82" w:rsidRDefault="005E6D82" w:rsidP="005E6D82">
      <w:pPr>
        <w:pStyle w:val="HTMLPreformatted"/>
        <w:shd w:val="clear" w:color="auto" w:fill="F7F9FA"/>
        <w:spacing w:after="240"/>
      </w:pPr>
      <w:r>
        <w:t xml:space="preserve">        while(lo&lt;hi)</w:t>
      </w:r>
    </w:p>
    <w:p w14:paraId="1DA05F04" w14:textId="77777777" w:rsidR="005E6D82" w:rsidRDefault="005E6D82" w:rsidP="005E6D82">
      <w:pPr>
        <w:pStyle w:val="HTMLPreformatted"/>
        <w:shd w:val="clear" w:color="auto" w:fill="F7F9FA"/>
        <w:spacing w:after="240"/>
      </w:pPr>
      <w:r>
        <w:t xml:space="preserve">        {</w:t>
      </w:r>
    </w:p>
    <w:p w14:paraId="2C69DC72" w14:textId="77777777" w:rsidR="005E6D82" w:rsidRDefault="005E6D82" w:rsidP="005E6D82">
      <w:pPr>
        <w:pStyle w:val="HTMLPreformatted"/>
        <w:shd w:val="clear" w:color="auto" w:fill="F7F9FA"/>
        <w:spacing w:after="240"/>
      </w:pPr>
      <w:r>
        <w:lastRenderedPageBreak/>
        <w:t xml:space="preserve">            int mid=(lo+hi)/2;</w:t>
      </w:r>
    </w:p>
    <w:p w14:paraId="743AB988" w14:textId="77777777" w:rsidR="005E6D82" w:rsidRDefault="005E6D82" w:rsidP="005E6D82">
      <w:pPr>
        <w:pStyle w:val="HTMLPreformatted"/>
        <w:shd w:val="clear" w:color="auto" w:fill="F7F9FA"/>
        <w:spacing w:after="240"/>
      </w:pPr>
      <w:r>
        <w:t xml:space="preserve">            if(nums[mid]&gt;nums[hi])</w:t>
      </w:r>
    </w:p>
    <w:p w14:paraId="0BEC987C" w14:textId="77777777" w:rsidR="005E6D82" w:rsidRDefault="005E6D82" w:rsidP="005E6D82">
      <w:pPr>
        <w:pStyle w:val="HTMLPreformatted"/>
        <w:shd w:val="clear" w:color="auto" w:fill="F7F9FA"/>
        <w:spacing w:after="240"/>
      </w:pPr>
      <w:r>
        <w:t xml:space="preserve">                lo=mid+1;</w:t>
      </w:r>
    </w:p>
    <w:p w14:paraId="0EA28D1D" w14:textId="77777777" w:rsidR="005E6D82" w:rsidRDefault="005E6D82" w:rsidP="005E6D82">
      <w:pPr>
        <w:pStyle w:val="HTMLPreformatted"/>
        <w:shd w:val="clear" w:color="auto" w:fill="F7F9FA"/>
        <w:spacing w:after="240"/>
      </w:pPr>
      <w:r>
        <w:t xml:space="preserve">            else</w:t>
      </w:r>
    </w:p>
    <w:p w14:paraId="0D0C50A1" w14:textId="77777777" w:rsidR="005E6D82" w:rsidRDefault="005E6D82" w:rsidP="005E6D82">
      <w:pPr>
        <w:pStyle w:val="HTMLPreformatted"/>
        <w:shd w:val="clear" w:color="auto" w:fill="F7F9FA"/>
        <w:spacing w:after="240"/>
      </w:pPr>
      <w:r>
        <w:t xml:space="preserve">                hi=mid;</w:t>
      </w:r>
    </w:p>
    <w:p w14:paraId="2C7DE1B8" w14:textId="77777777" w:rsidR="005E6D82" w:rsidRDefault="005E6D82" w:rsidP="005E6D82">
      <w:pPr>
        <w:pStyle w:val="HTMLPreformatted"/>
        <w:shd w:val="clear" w:color="auto" w:fill="F7F9FA"/>
        <w:spacing w:after="240"/>
      </w:pPr>
      <w:r>
        <w:t xml:space="preserve">        }</w:t>
      </w:r>
    </w:p>
    <w:p w14:paraId="74491047" w14:textId="77777777" w:rsidR="005E6D82" w:rsidRDefault="005E6D82" w:rsidP="005E6D82">
      <w:pPr>
        <w:pStyle w:val="HTMLPreformatted"/>
        <w:shd w:val="clear" w:color="auto" w:fill="F7F9FA"/>
        <w:spacing w:after="240"/>
      </w:pPr>
      <w:r>
        <w:t xml:space="preserve">        int rot=lo;</w:t>
      </w:r>
    </w:p>
    <w:p w14:paraId="32027C17" w14:textId="77777777" w:rsidR="005E6D82" w:rsidRDefault="005E6D82" w:rsidP="005E6D82">
      <w:pPr>
        <w:pStyle w:val="HTMLPreformatted"/>
        <w:shd w:val="clear" w:color="auto" w:fill="F7F9FA"/>
        <w:spacing w:after="240"/>
      </w:pPr>
      <w:r>
        <w:t xml:space="preserve">        lo=0,hi=nums.size()-1;</w:t>
      </w:r>
    </w:p>
    <w:p w14:paraId="245F416B" w14:textId="77777777" w:rsidR="005E6D82" w:rsidRDefault="005E6D82" w:rsidP="005E6D82">
      <w:pPr>
        <w:pStyle w:val="HTMLPreformatted"/>
        <w:shd w:val="clear" w:color="auto" w:fill="F7F9FA"/>
        <w:spacing w:after="240"/>
      </w:pPr>
      <w:r>
        <w:t xml:space="preserve">        while(lo&lt;=hi)</w:t>
      </w:r>
    </w:p>
    <w:p w14:paraId="755D6F26" w14:textId="77777777" w:rsidR="005E6D82" w:rsidRDefault="005E6D82" w:rsidP="005E6D82">
      <w:pPr>
        <w:pStyle w:val="HTMLPreformatted"/>
        <w:shd w:val="clear" w:color="auto" w:fill="F7F9FA"/>
        <w:spacing w:after="240"/>
      </w:pPr>
      <w:r>
        <w:t xml:space="preserve">        {</w:t>
      </w:r>
    </w:p>
    <w:p w14:paraId="1C7DF75F" w14:textId="77777777" w:rsidR="005E6D82" w:rsidRDefault="005E6D82" w:rsidP="005E6D82">
      <w:pPr>
        <w:pStyle w:val="HTMLPreformatted"/>
        <w:shd w:val="clear" w:color="auto" w:fill="F7F9FA"/>
        <w:spacing w:after="240"/>
      </w:pPr>
      <w:r>
        <w:t xml:space="preserve">            int mid=(lo+hi)/2;</w:t>
      </w:r>
    </w:p>
    <w:p w14:paraId="2787C703" w14:textId="77777777" w:rsidR="005E6D82" w:rsidRDefault="005E6D82" w:rsidP="005E6D82">
      <w:pPr>
        <w:pStyle w:val="HTMLPreformatted"/>
        <w:shd w:val="clear" w:color="auto" w:fill="F7F9FA"/>
        <w:spacing w:after="240"/>
      </w:pPr>
      <w:r>
        <w:t xml:space="preserve">            int realmid=(rot+mid)%nums.size();</w:t>
      </w:r>
    </w:p>
    <w:p w14:paraId="1EEA8D37" w14:textId="77777777" w:rsidR="005E6D82" w:rsidRDefault="005E6D82" w:rsidP="005E6D82">
      <w:pPr>
        <w:pStyle w:val="HTMLPreformatted"/>
        <w:shd w:val="clear" w:color="auto" w:fill="F7F9FA"/>
        <w:spacing w:after="240"/>
      </w:pPr>
      <w:r>
        <w:t xml:space="preserve">            if(nums[realmid]==target)</w:t>
      </w:r>
    </w:p>
    <w:p w14:paraId="273849A1" w14:textId="77777777" w:rsidR="005E6D82" w:rsidRDefault="005E6D82" w:rsidP="005E6D82">
      <w:pPr>
        <w:pStyle w:val="HTMLPreformatted"/>
        <w:shd w:val="clear" w:color="auto" w:fill="F7F9FA"/>
        <w:spacing w:after="240"/>
      </w:pPr>
      <w:r>
        <w:t xml:space="preserve">                return realmid;</w:t>
      </w:r>
    </w:p>
    <w:p w14:paraId="356D6661" w14:textId="77777777" w:rsidR="005E6D82" w:rsidRDefault="005E6D82" w:rsidP="005E6D82">
      <w:pPr>
        <w:pStyle w:val="HTMLPreformatted"/>
        <w:shd w:val="clear" w:color="auto" w:fill="F7F9FA"/>
        <w:spacing w:after="240"/>
      </w:pPr>
      <w:r>
        <w:t xml:space="preserve">            if(nums[realmid]&lt;target)</w:t>
      </w:r>
    </w:p>
    <w:p w14:paraId="40FD5641" w14:textId="77777777" w:rsidR="005E6D82" w:rsidRDefault="005E6D82" w:rsidP="005E6D82">
      <w:pPr>
        <w:pStyle w:val="HTMLPreformatted"/>
        <w:shd w:val="clear" w:color="auto" w:fill="F7F9FA"/>
        <w:spacing w:after="240"/>
      </w:pPr>
      <w:r>
        <w:t xml:space="preserve">                lo=mid+1;</w:t>
      </w:r>
    </w:p>
    <w:p w14:paraId="51E2CC3C" w14:textId="77777777" w:rsidR="005E6D82" w:rsidRDefault="005E6D82" w:rsidP="005E6D82">
      <w:pPr>
        <w:pStyle w:val="HTMLPreformatted"/>
        <w:shd w:val="clear" w:color="auto" w:fill="F7F9FA"/>
        <w:spacing w:after="240"/>
      </w:pPr>
      <w:r>
        <w:t xml:space="preserve">            else</w:t>
      </w:r>
    </w:p>
    <w:p w14:paraId="04C204B9" w14:textId="0BF2D22D" w:rsidR="005E6D82" w:rsidRDefault="005E6D82" w:rsidP="005E6D82">
      <w:pPr>
        <w:pStyle w:val="HTMLPreformatted"/>
        <w:shd w:val="clear" w:color="auto" w:fill="F7F9FA"/>
        <w:spacing w:after="240"/>
      </w:pPr>
      <w:r>
        <w:t xml:space="preserve">                hi=mid-1;</w:t>
      </w:r>
    </w:p>
    <w:p w14:paraId="7D75BA65" w14:textId="77777777" w:rsidR="00641AF6" w:rsidRDefault="00641AF6" w:rsidP="005E6D82">
      <w:pPr>
        <w:pStyle w:val="HTMLPreformatted"/>
        <w:shd w:val="clear" w:color="auto" w:fill="F7F9FA"/>
        <w:spacing w:after="240"/>
      </w:pPr>
    </w:p>
    <w:p w14:paraId="223BE867" w14:textId="77777777" w:rsidR="005E6D82" w:rsidRDefault="005E6D82" w:rsidP="005E6D82">
      <w:pPr>
        <w:pStyle w:val="HTMLPreformatted"/>
        <w:shd w:val="clear" w:color="auto" w:fill="F7F9FA"/>
        <w:spacing w:after="240"/>
      </w:pPr>
      <w:r>
        <w:t xml:space="preserve">        }</w:t>
      </w:r>
    </w:p>
    <w:p w14:paraId="6F4F7DEC" w14:textId="77777777" w:rsidR="005E6D82" w:rsidRDefault="005E6D82" w:rsidP="005E6D82">
      <w:pPr>
        <w:pStyle w:val="HTMLPreformatted"/>
        <w:shd w:val="clear" w:color="auto" w:fill="F7F9FA"/>
        <w:spacing w:after="240"/>
      </w:pPr>
      <w:r>
        <w:t xml:space="preserve">        return -1;</w:t>
      </w:r>
    </w:p>
    <w:p w14:paraId="5522F0B1" w14:textId="3C5682C0" w:rsidR="00641AF6" w:rsidRDefault="005E6D82" w:rsidP="005E6D82">
      <w:pPr>
        <w:pStyle w:val="HTMLPreformatted"/>
        <w:shd w:val="clear" w:color="auto" w:fill="F7F9FA"/>
        <w:spacing w:after="240"/>
      </w:pPr>
      <w:r>
        <w:t xml:space="preserve">    }</w:t>
      </w:r>
    </w:p>
    <w:p w14:paraId="41C3B9FC" w14:textId="3360C126" w:rsidR="00432B07" w:rsidRDefault="00432B07" w:rsidP="005E6D82">
      <w:pPr>
        <w:pStyle w:val="HTMLPreformatted"/>
        <w:shd w:val="clear" w:color="auto" w:fill="F7F9FA"/>
        <w:spacing w:after="240"/>
      </w:pPr>
      <w:r w:rsidRPr="00F51DA8">
        <w:rPr>
          <w:highlight w:val="cyan"/>
        </w:rPr>
        <w:t xml:space="preserve">ANOTHER </w:t>
      </w:r>
      <w:r w:rsidR="00F51DA8" w:rsidRPr="00F51DA8">
        <w:rPr>
          <w:highlight w:val="cyan"/>
        </w:rPr>
        <w:t>VARIATION  ON ROTATED ARRAY</w:t>
      </w:r>
    </w:p>
    <w:p w14:paraId="4DCDB5B1"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color w:val="263238"/>
          <w:sz w:val="21"/>
          <w:szCs w:val="21"/>
        </w:rPr>
        <w:t>Suppose an array of length </w:t>
      </w:r>
      <w:r w:rsidRPr="00D17315">
        <w:rPr>
          <w:rFonts w:ascii="Courier New" w:eastAsia="Times New Roman" w:hAnsi="Courier New" w:cs="Courier New"/>
          <w:color w:val="546E7A"/>
          <w:sz w:val="20"/>
          <w:szCs w:val="20"/>
          <w:shd w:val="clear" w:color="auto" w:fill="F7F9FA"/>
        </w:rPr>
        <w:t>n</w:t>
      </w:r>
      <w:r w:rsidRPr="00D17315">
        <w:rPr>
          <w:rFonts w:ascii="Segoe UI" w:eastAsia="Times New Roman" w:hAnsi="Segoe UI" w:cs="Segoe UI"/>
          <w:color w:val="263238"/>
          <w:sz w:val="21"/>
          <w:szCs w:val="21"/>
        </w:rPr>
        <w:t> sorted in ascending order is </w:t>
      </w:r>
      <w:r w:rsidRPr="00D17315">
        <w:rPr>
          <w:rFonts w:ascii="Segoe UI" w:eastAsia="Times New Roman" w:hAnsi="Segoe UI" w:cs="Segoe UI"/>
          <w:b/>
          <w:bCs/>
          <w:color w:val="263238"/>
          <w:sz w:val="21"/>
          <w:szCs w:val="21"/>
        </w:rPr>
        <w:t>rotated</w:t>
      </w:r>
      <w:r w:rsidRPr="00D17315">
        <w:rPr>
          <w:rFonts w:ascii="Segoe UI" w:eastAsia="Times New Roman" w:hAnsi="Segoe UI" w:cs="Segoe UI"/>
          <w:color w:val="263238"/>
          <w:sz w:val="21"/>
          <w:szCs w:val="21"/>
        </w:rPr>
        <w:t> between </w:t>
      </w:r>
      <w:r w:rsidRPr="00D17315">
        <w:rPr>
          <w:rFonts w:ascii="Courier New" w:eastAsia="Times New Roman" w:hAnsi="Courier New" w:cs="Courier New"/>
          <w:color w:val="546E7A"/>
          <w:sz w:val="20"/>
          <w:szCs w:val="20"/>
          <w:shd w:val="clear" w:color="auto" w:fill="F7F9FA"/>
        </w:rPr>
        <w:t>1</w:t>
      </w:r>
      <w:r w:rsidRPr="00D17315">
        <w:rPr>
          <w:rFonts w:ascii="Segoe UI" w:eastAsia="Times New Roman" w:hAnsi="Segoe UI" w:cs="Segoe UI"/>
          <w:color w:val="263238"/>
          <w:sz w:val="21"/>
          <w:szCs w:val="21"/>
        </w:rPr>
        <w:t> and </w:t>
      </w:r>
      <w:r w:rsidRPr="00D17315">
        <w:rPr>
          <w:rFonts w:ascii="Courier New" w:eastAsia="Times New Roman" w:hAnsi="Courier New" w:cs="Courier New"/>
          <w:color w:val="546E7A"/>
          <w:sz w:val="20"/>
          <w:szCs w:val="20"/>
          <w:shd w:val="clear" w:color="auto" w:fill="F7F9FA"/>
        </w:rPr>
        <w:t>n</w:t>
      </w:r>
      <w:r w:rsidRPr="00D17315">
        <w:rPr>
          <w:rFonts w:ascii="Segoe UI" w:eastAsia="Times New Roman" w:hAnsi="Segoe UI" w:cs="Segoe UI"/>
          <w:color w:val="263238"/>
          <w:sz w:val="21"/>
          <w:szCs w:val="21"/>
        </w:rPr>
        <w:t> times. For example, the array </w:t>
      </w:r>
      <w:r w:rsidRPr="00D17315">
        <w:rPr>
          <w:rFonts w:ascii="Courier New" w:eastAsia="Times New Roman" w:hAnsi="Courier New" w:cs="Courier New"/>
          <w:color w:val="546E7A"/>
          <w:sz w:val="20"/>
          <w:szCs w:val="20"/>
          <w:shd w:val="clear" w:color="auto" w:fill="F7F9FA"/>
        </w:rPr>
        <w:t>nums = [0,1,2,4,5,6,7]</w:t>
      </w:r>
      <w:r w:rsidRPr="00D17315">
        <w:rPr>
          <w:rFonts w:ascii="Segoe UI" w:eastAsia="Times New Roman" w:hAnsi="Segoe UI" w:cs="Segoe UI"/>
          <w:color w:val="263238"/>
          <w:sz w:val="21"/>
          <w:szCs w:val="21"/>
        </w:rPr>
        <w:t> might become:</w:t>
      </w:r>
    </w:p>
    <w:p w14:paraId="67C02BED" w14:textId="77777777" w:rsidR="00D17315" w:rsidRPr="00D17315" w:rsidRDefault="00D17315" w:rsidP="00D17315">
      <w:pPr>
        <w:numPr>
          <w:ilvl w:val="0"/>
          <w:numId w:val="5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7315">
        <w:rPr>
          <w:rFonts w:ascii="Courier New" w:eastAsia="Times New Roman" w:hAnsi="Courier New" w:cs="Courier New"/>
          <w:color w:val="546E7A"/>
          <w:sz w:val="20"/>
          <w:szCs w:val="20"/>
          <w:shd w:val="clear" w:color="auto" w:fill="F7F9FA"/>
        </w:rPr>
        <w:t>[4,5,6,7,0,1,2]</w:t>
      </w:r>
      <w:r w:rsidRPr="00D17315">
        <w:rPr>
          <w:rFonts w:ascii="Segoe UI" w:eastAsia="Times New Roman" w:hAnsi="Segoe UI" w:cs="Segoe UI"/>
          <w:color w:val="263238"/>
          <w:sz w:val="21"/>
          <w:szCs w:val="21"/>
        </w:rPr>
        <w:t> if it was rotated </w:t>
      </w:r>
      <w:r w:rsidRPr="00D17315">
        <w:rPr>
          <w:rFonts w:ascii="Courier New" w:eastAsia="Times New Roman" w:hAnsi="Courier New" w:cs="Courier New"/>
          <w:color w:val="546E7A"/>
          <w:sz w:val="20"/>
          <w:szCs w:val="20"/>
          <w:shd w:val="clear" w:color="auto" w:fill="F7F9FA"/>
        </w:rPr>
        <w:t>4</w:t>
      </w:r>
      <w:r w:rsidRPr="00D17315">
        <w:rPr>
          <w:rFonts w:ascii="Segoe UI" w:eastAsia="Times New Roman" w:hAnsi="Segoe UI" w:cs="Segoe UI"/>
          <w:color w:val="263238"/>
          <w:sz w:val="21"/>
          <w:szCs w:val="21"/>
        </w:rPr>
        <w:t> times.</w:t>
      </w:r>
    </w:p>
    <w:p w14:paraId="52622120" w14:textId="77777777" w:rsidR="00D17315" w:rsidRPr="00D17315" w:rsidRDefault="00D17315" w:rsidP="00D17315">
      <w:pPr>
        <w:numPr>
          <w:ilvl w:val="0"/>
          <w:numId w:val="5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7315">
        <w:rPr>
          <w:rFonts w:ascii="Courier New" w:eastAsia="Times New Roman" w:hAnsi="Courier New" w:cs="Courier New"/>
          <w:color w:val="546E7A"/>
          <w:sz w:val="20"/>
          <w:szCs w:val="20"/>
          <w:shd w:val="clear" w:color="auto" w:fill="F7F9FA"/>
        </w:rPr>
        <w:t>[0,1,2,4,5,6,7]</w:t>
      </w:r>
      <w:r w:rsidRPr="00D17315">
        <w:rPr>
          <w:rFonts w:ascii="Segoe UI" w:eastAsia="Times New Roman" w:hAnsi="Segoe UI" w:cs="Segoe UI"/>
          <w:color w:val="263238"/>
          <w:sz w:val="21"/>
          <w:szCs w:val="21"/>
        </w:rPr>
        <w:t> if it was rotated </w:t>
      </w:r>
      <w:r w:rsidRPr="00D17315">
        <w:rPr>
          <w:rFonts w:ascii="Courier New" w:eastAsia="Times New Roman" w:hAnsi="Courier New" w:cs="Courier New"/>
          <w:color w:val="546E7A"/>
          <w:sz w:val="20"/>
          <w:szCs w:val="20"/>
          <w:shd w:val="clear" w:color="auto" w:fill="F7F9FA"/>
        </w:rPr>
        <w:t>7</w:t>
      </w:r>
      <w:r w:rsidRPr="00D17315">
        <w:rPr>
          <w:rFonts w:ascii="Segoe UI" w:eastAsia="Times New Roman" w:hAnsi="Segoe UI" w:cs="Segoe UI"/>
          <w:color w:val="263238"/>
          <w:sz w:val="21"/>
          <w:szCs w:val="21"/>
        </w:rPr>
        <w:t> times.</w:t>
      </w:r>
    </w:p>
    <w:p w14:paraId="199DB666"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color w:val="263238"/>
          <w:sz w:val="21"/>
          <w:szCs w:val="21"/>
        </w:rPr>
        <w:lastRenderedPageBreak/>
        <w:t>Notice that </w:t>
      </w:r>
      <w:r w:rsidRPr="00D17315">
        <w:rPr>
          <w:rFonts w:ascii="Segoe UI" w:eastAsia="Times New Roman" w:hAnsi="Segoe UI" w:cs="Segoe UI"/>
          <w:b/>
          <w:bCs/>
          <w:color w:val="263238"/>
          <w:sz w:val="21"/>
          <w:szCs w:val="21"/>
        </w:rPr>
        <w:t>rotating</w:t>
      </w:r>
      <w:r w:rsidRPr="00D17315">
        <w:rPr>
          <w:rFonts w:ascii="Segoe UI" w:eastAsia="Times New Roman" w:hAnsi="Segoe UI" w:cs="Segoe UI"/>
          <w:color w:val="263238"/>
          <w:sz w:val="21"/>
          <w:szCs w:val="21"/>
        </w:rPr>
        <w:t> an array </w:t>
      </w:r>
      <w:r w:rsidRPr="00D17315">
        <w:rPr>
          <w:rFonts w:ascii="Courier New" w:eastAsia="Times New Roman" w:hAnsi="Courier New" w:cs="Courier New"/>
          <w:color w:val="546E7A"/>
          <w:sz w:val="20"/>
          <w:szCs w:val="20"/>
          <w:shd w:val="clear" w:color="auto" w:fill="F7F9FA"/>
        </w:rPr>
        <w:t>[a[0], a[1], a[2], ..., a[n-1]]</w:t>
      </w:r>
      <w:r w:rsidRPr="00D17315">
        <w:rPr>
          <w:rFonts w:ascii="Segoe UI" w:eastAsia="Times New Roman" w:hAnsi="Segoe UI" w:cs="Segoe UI"/>
          <w:color w:val="263238"/>
          <w:sz w:val="21"/>
          <w:szCs w:val="21"/>
        </w:rPr>
        <w:t> 1 time results in the array </w:t>
      </w:r>
      <w:r w:rsidRPr="00D17315">
        <w:rPr>
          <w:rFonts w:ascii="Courier New" w:eastAsia="Times New Roman" w:hAnsi="Courier New" w:cs="Courier New"/>
          <w:color w:val="546E7A"/>
          <w:sz w:val="20"/>
          <w:szCs w:val="20"/>
          <w:shd w:val="clear" w:color="auto" w:fill="F7F9FA"/>
        </w:rPr>
        <w:t>[a[n-1], a[0], a[1], a[2], ..., a[n-2]]</w:t>
      </w:r>
      <w:r w:rsidRPr="00D17315">
        <w:rPr>
          <w:rFonts w:ascii="Segoe UI" w:eastAsia="Times New Roman" w:hAnsi="Segoe UI" w:cs="Segoe UI"/>
          <w:color w:val="263238"/>
          <w:sz w:val="21"/>
          <w:szCs w:val="21"/>
        </w:rPr>
        <w:t>.</w:t>
      </w:r>
    </w:p>
    <w:p w14:paraId="526B1E80"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color w:val="263238"/>
          <w:sz w:val="21"/>
          <w:szCs w:val="21"/>
        </w:rPr>
        <w:t>Given the sorted rotated array </w:t>
      </w:r>
      <w:r w:rsidRPr="00D17315">
        <w:rPr>
          <w:rFonts w:ascii="Courier New" w:eastAsia="Times New Roman" w:hAnsi="Courier New" w:cs="Courier New"/>
          <w:color w:val="546E7A"/>
          <w:sz w:val="20"/>
          <w:szCs w:val="20"/>
          <w:shd w:val="clear" w:color="auto" w:fill="F7F9FA"/>
        </w:rPr>
        <w:t>nums</w:t>
      </w:r>
      <w:r w:rsidRPr="00D17315">
        <w:rPr>
          <w:rFonts w:ascii="Segoe UI" w:eastAsia="Times New Roman" w:hAnsi="Segoe UI" w:cs="Segoe UI"/>
          <w:color w:val="263238"/>
          <w:sz w:val="21"/>
          <w:szCs w:val="21"/>
        </w:rPr>
        <w:t> of </w:t>
      </w:r>
      <w:r w:rsidRPr="00D17315">
        <w:rPr>
          <w:rFonts w:ascii="Segoe UI" w:eastAsia="Times New Roman" w:hAnsi="Segoe UI" w:cs="Segoe UI"/>
          <w:b/>
          <w:bCs/>
          <w:color w:val="263238"/>
          <w:sz w:val="21"/>
          <w:szCs w:val="21"/>
        </w:rPr>
        <w:t>unique</w:t>
      </w:r>
      <w:r w:rsidRPr="00D17315">
        <w:rPr>
          <w:rFonts w:ascii="Segoe UI" w:eastAsia="Times New Roman" w:hAnsi="Segoe UI" w:cs="Segoe UI"/>
          <w:color w:val="263238"/>
          <w:sz w:val="21"/>
          <w:szCs w:val="21"/>
        </w:rPr>
        <w:t> elements, return </w:t>
      </w:r>
      <w:r w:rsidRPr="00D17315">
        <w:rPr>
          <w:rFonts w:ascii="Segoe UI" w:eastAsia="Times New Roman" w:hAnsi="Segoe UI" w:cs="Segoe UI"/>
          <w:i/>
          <w:iCs/>
          <w:color w:val="263238"/>
          <w:sz w:val="21"/>
          <w:szCs w:val="21"/>
        </w:rPr>
        <w:t>the minimum element of this array</w:t>
      </w:r>
      <w:r w:rsidRPr="00D17315">
        <w:rPr>
          <w:rFonts w:ascii="Segoe UI" w:eastAsia="Times New Roman" w:hAnsi="Segoe UI" w:cs="Segoe UI"/>
          <w:color w:val="263238"/>
          <w:sz w:val="21"/>
          <w:szCs w:val="21"/>
        </w:rPr>
        <w:t>.</w:t>
      </w:r>
    </w:p>
    <w:p w14:paraId="727DFE39"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color w:val="263238"/>
          <w:sz w:val="21"/>
          <w:szCs w:val="21"/>
        </w:rPr>
        <w:t>You must write an algorithm that runs in </w:t>
      </w:r>
      <w:r w:rsidRPr="00D17315">
        <w:rPr>
          <w:rFonts w:ascii="Courier New" w:eastAsia="Times New Roman" w:hAnsi="Courier New" w:cs="Courier New"/>
          <w:color w:val="546E7A"/>
          <w:sz w:val="20"/>
          <w:szCs w:val="20"/>
          <w:shd w:val="clear" w:color="auto" w:fill="F7F9FA"/>
        </w:rPr>
        <w:t>O(log n) time.</w:t>
      </w:r>
    </w:p>
    <w:p w14:paraId="668EB5DC"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color w:val="263238"/>
          <w:sz w:val="21"/>
          <w:szCs w:val="21"/>
        </w:rPr>
        <w:t> </w:t>
      </w:r>
    </w:p>
    <w:p w14:paraId="0BE39B28" w14:textId="77777777" w:rsidR="00D17315" w:rsidRPr="00D17315" w:rsidRDefault="00D17315" w:rsidP="00D17315">
      <w:pPr>
        <w:shd w:val="clear" w:color="auto" w:fill="FFFFFF"/>
        <w:spacing w:after="240" w:line="240" w:lineRule="auto"/>
        <w:rPr>
          <w:rFonts w:ascii="Segoe UI" w:eastAsia="Times New Roman" w:hAnsi="Segoe UI" w:cs="Segoe UI"/>
          <w:color w:val="263238"/>
          <w:sz w:val="21"/>
          <w:szCs w:val="21"/>
        </w:rPr>
      </w:pPr>
      <w:r w:rsidRPr="00D17315">
        <w:rPr>
          <w:rFonts w:ascii="Segoe UI" w:eastAsia="Times New Roman" w:hAnsi="Segoe UI" w:cs="Segoe UI"/>
          <w:b/>
          <w:bCs/>
          <w:color w:val="263238"/>
          <w:sz w:val="21"/>
          <w:szCs w:val="21"/>
        </w:rPr>
        <w:t>Example 1:</w:t>
      </w:r>
    </w:p>
    <w:p w14:paraId="35C40607"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b/>
          <w:bCs/>
          <w:color w:val="263238"/>
          <w:sz w:val="20"/>
          <w:szCs w:val="20"/>
        </w:rPr>
        <w:t>Input:</w:t>
      </w:r>
      <w:r w:rsidRPr="00D17315">
        <w:rPr>
          <w:rFonts w:ascii="Consolas" w:eastAsia="Times New Roman" w:hAnsi="Consolas" w:cs="Courier New"/>
          <w:color w:val="263238"/>
          <w:sz w:val="20"/>
          <w:szCs w:val="20"/>
        </w:rPr>
        <w:t xml:space="preserve"> nums = [3,4,5,1,2]</w:t>
      </w:r>
    </w:p>
    <w:p w14:paraId="3C2812BC"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b/>
          <w:bCs/>
          <w:color w:val="263238"/>
          <w:sz w:val="20"/>
          <w:szCs w:val="20"/>
        </w:rPr>
        <w:t>Output:</w:t>
      </w:r>
      <w:r w:rsidRPr="00D17315">
        <w:rPr>
          <w:rFonts w:ascii="Consolas" w:eastAsia="Times New Roman" w:hAnsi="Consolas" w:cs="Courier New"/>
          <w:color w:val="263238"/>
          <w:sz w:val="20"/>
          <w:szCs w:val="20"/>
        </w:rPr>
        <w:t xml:space="preserve"> 1</w:t>
      </w:r>
    </w:p>
    <w:p w14:paraId="6F194D0D" w14:textId="3FAC41D4" w:rsid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b/>
          <w:bCs/>
          <w:color w:val="263238"/>
          <w:sz w:val="20"/>
          <w:szCs w:val="20"/>
        </w:rPr>
        <w:t>Explanation:</w:t>
      </w:r>
      <w:r w:rsidRPr="00D17315">
        <w:rPr>
          <w:rFonts w:ascii="Consolas" w:eastAsia="Times New Roman" w:hAnsi="Consolas" w:cs="Courier New"/>
          <w:color w:val="263238"/>
          <w:sz w:val="20"/>
          <w:szCs w:val="20"/>
        </w:rPr>
        <w:t xml:space="preserve"> The original array was [1,2,3,4,5] rotated 3 times.</w:t>
      </w:r>
    </w:p>
    <w:p w14:paraId="58368EC3" w14:textId="0BF86E60"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Pr="00D17315">
        <w:t xml:space="preserve"> </w:t>
      </w:r>
      <w:r w:rsidRPr="00D17315">
        <w:rPr>
          <w:rFonts w:ascii="Consolas" w:eastAsia="Times New Roman" w:hAnsi="Consolas" w:cs="Courier New"/>
          <w:color w:val="263238"/>
          <w:sz w:val="20"/>
          <w:szCs w:val="20"/>
        </w:rPr>
        <w:t>int findMin(vector&lt;int&gt;&amp; nums) {</w:t>
      </w:r>
    </w:p>
    <w:p w14:paraId="400FABFA"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for(int i=0;i&lt;nums.size()-1;i++)</w:t>
      </w:r>
    </w:p>
    <w:p w14:paraId="34456732"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w:t>
      </w:r>
    </w:p>
    <w:p w14:paraId="6594A6AE"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if(nums[i]&gt;nums[i+1])</w:t>
      </w:r>
    </w:p>
    <w:p w14:paraId="12CB3FEC"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return nums[i+1];</w:t>
      </w:r>
    </w:p>
    <w:p w14:paraId="1A600AFE"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w:t>
      </w:r>
    </w:p>
    <w:p w14:paraId="719265F9" w14:textId="77777777" w:rsidR="00D17315" w:rsidRP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return nums[0];</w:t>
      </w:r>
    </w:p>
    <w:p w14:paraId="433E304A" w14:textId="185EE809" w:rsidR="00D17315" w:rsidRDefault="00D17315"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7315">
        <w:rPr>
          <w:rFonts w:ascii="Consolas" w:eastAsia="Times New Roman" w:hAnsi="Consolas" w:cs="Courier New"/>
          <w:color w:val="263238"/>
          <w:sz w:val="20"/>
          <w:szCs w:val="20"/>
        </w:rPr>
        <w:t xml:space="preserve">    }</w:t>
      </w:r>
    </w:p>
    <w:p w14:paraId="6719D94E" w14:textId="3173971C" w:rsidR="00D71132" w:rsidRDefault="00D71132" w:rsidP="00D173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highlight w:val="cyan"/>
        </w:rPr>
        <w:t>ANOTHER CODE VARIATION USING BINARY SEARCH</w:t>
      </w:r>
    </w:p>
    <w:p w14:paraId="5ABDDB6D" w14:textId="109A9216"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Pr="00D71132">
        <w:rPr>
          <w:rFonts w:ascii="Consolas" w:eastAsia="Times New Roman" w:hAnsi="Consolas" w:cs="Courier New"/>
          <w:color w:val="263238"/>
          <w:sz w:val="20"/>
          <w:szCs w:val="20"/>
        </w:rPr>
        <w:t>int findMin(vector&lt;int&gt;&amp; nums) {</w:t>
      </w:r>
    </w:p>
    <w:p w14:paraId="4097D4D7"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int lo=0;</w:t>
      </w:r>
    </w:p>
    <w:p w14:paraId="1BCD19B2"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int hi=nums.size()-1;</w:t>
      </w:r>
    </w:p>
    <w:p w14:paraId="265F701F"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while(lo&lt;hi)</w:t>
      </w:r>
    </w:p>
    <w:p w14:paraId="365D206A"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t>
      </w:r>
    </w:p>
    <w:p w14:paraId="2DB16377"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if(nums[lo]&lt;nums[hi])</w:t>
      </w:r>
    </w:p>
    <w:p w14:paraId="0941A7B9"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return nums[lo];</w:t>
      </w:r>
    </w:p>
    <w:p w14:paraId="36CC0F5E"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int mid=(lo+hi)/2;</w:t>
      </w:r>
    </w:p>
    <w:p w14:paraId="4D76549A"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if(nums[mid]&gt;=nums[hi])</w:t>
      </w:r>
    </w:p>
    <w:p w14:paraId="4F986E69"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lastRenderedPageBreak/>
        <w:t xml:space="preserve">                lo=mid+1;</w:t>
      </w:r>
    </w:p>
    <w:p w14:paraId="25D0A383"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else</w:t>
      </w:r>
    </w:p>
    <w:p w14:paraId="501DAB9C"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t>
      </w:r>
    </w:p>
    <w:p w14:paraId="1D4D6367"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hi=mid;</w:t>
      </w:r>
    </w:p>
    <w:p w14:paraId="3CEB3731"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lo++;</w:t>
      </w:r>
    </w:p>
    <w:p w14:paraId="26B1254C"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t>
      </w:r>
    </w:p>
    <w:p w14:paraId="74F0ADEC"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t>
      </w:r>
    </w:p>
    <w:p w14:paraId="504D245B" w14:textId="77777777" w:rsidR="00D71132" w:rsidRPr="00D71132"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return nums[lo];</w:t>
      </w:r>
    </w:p>
    <w:p w14:paraId="4F8E2D88" w14:textId="3A788702" w:rsidR="00D71132" w:rsidRPr="00D17315" w:rsidRDefault="00D71132" w:rsidP="00D711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32">
        <w:rPr>
          <w:rFonts w:ascii="Consolas" w:eastAsia="Times New Roman" w:hAnsi="Consolas" w:cs="Courier New"/>
          <w:color w:val="263238"/>
          <w:sz w:val="20"/>
          <w:szCs w:val="20"/>
        </w:rPr>
        <w:t xml:space="preserve">    }</w:t>
      </w:r>
    </w:p>
    <w:p w14:paraId="5C9883C6" w14:textId="75EC0256" w:rsidR="005E6D82" w:rsidRDefault="005E6D82" w:rsidP="005E6D82">
      <w:pPr>
        <w:pStyle w:val="HTMLPreformatted"/>
        <w:shd w:val="clear" w:color="auto" w:fill="F7F9FA"/>
        <w:spacing w:after="240"/>
      </w:pPr>
      <w:r>
        <w:t>6</w:t>
      </w:r>
      <w:r w:rsidR="00CD3A2B">
        <w:t>2</w:t>
      </w:r>
      <w:r>
        <w:t>)</w:t>
      </w:r>
      <w:r w:rsidR="00FA411D">
        <w:t>stack implementation</w:t>
      </w:r>
    </w:p>
    <w:p w14:paraId="71E58448" w14:textId="15563903" w:rsidR="005E6D82" w:rsidRDefault="005E6D82" w:rsidP="005E6D82">
      <w:pPr>
        <w:pStyle w:val="HTMLPreformatted"/>
        <w:shd w:val="clear" w:color="auto" w:fill="F7F9FA"/>
        <w:spacing w:after="240"/>
      </w:pPr>
      <w:r>
        <w:t>:</w:t>
      </w:r>
      <w:r w:rsidR="00D87172">
        <w:t>class{</w:t>
      </w:r>
    </w:p>
    <w:p w14:paraId="27D5DF8A" w14:textId="509329CA" w:rsidR="00D87172" w:rsidRDefault="00D87172" w:rsidP="005E6D82">
      <w:pPr>
        <w:pStyle w:val="HTMLPreformatted"/>
        <w:shd w:val="clear" w:color="auto" w:fill="F7F9FA"/>
        <w:spacing w:after="240"/>
      </w:pPr>
      <w:r>
        <w:t>Public;</w:t>
      </w:r>
    </w:p>
    <w:p w14:paraId="38B7050C" w14:textId="6676A439" w:rsidR="00D87172" w:rsidRDefault="00D87172" w:rsidP="005E6D82">
      <w:pPr>
        <w:pStyle w:val="HTMLPreformatted"/>
        <w:shd w:val="clear" w:color="auto" w:fill="F7F9FA"/>
        <w:spacing w:after="240"/>
      </w:pPr>
      <w:r>
        <w:t>Int arr[1000];</w:t>
      </w:r>
    </w:p>
    <w:p w14:paraId="7086FF96" w14:textId="303CB662" w:rsidR="00D87172" w:rsidRDefault="00D87172" w:rsidP="005E6D82">
      <w:pPr>
        <w:pStyle w:val="HTMLPreformatted"/>
        <w:shd w:val="clear" w:color="auto" w:fill="F7F9FA"/>
        <w:spacing w:after="240"/>
      </w:pPr>
      <w:r>
        <w:t>Int top=-1;</w:t>
      </w:r>
    </w:p>
    <w:p w14:paraId="242D8F17" w14:textId="6D3AD590" w:rsidR="00D87172" w:rsidRDefault="00D87172" w:rsidP="005E6D82">
      <w:pPr>
        <w:pStyle w:val="HTMLPreformatted"/>
        <w:shd w:val="clear" w:color="auto" w:fill="F7F9FA"/>
        <w:spacing w:after="240"/>
      </w:pPr>
      <w:r>
        <w:t>Void push(int x)</w:t>
      </w:r>
    </w:p>
    <w:p w14:paraId="051FE70F" w14:textId="67AB2F88" w:rsidR="00D87172" w:rsidRDefault="00D87172" w:rsidP="005E6D82">
      <w:pPr>
        <w:pStyle w:val="HTMLPreformatted"/>
        <w:shd w:val="clear" w:color="auto" w:fill="F7F9FA"/>
        <w:spacing w:after="240"/>
      </w:pPr>
      <w:r>
        <w:t>{</w:t>
      </w:r>
    </w:p>
    <w:p w14:paraId="2D4B670C" w14:textId="6D7913AF" w:rsidR="00D87172" w:rsidRDefault="00D87172" w:rsidP="005E6D82">
      <w:pPr>
        <w:pStyle w:val="HTMLPreformatted"/>
        <w:shd w:val="clear" w:color="auto" w:fill="F7F9FA"/>
        <w:spacing w:after="240"/>
      </w:pPr>
      <w:r>
        <w:t>Arr[top++]=x;</w:t>
      </w:r>
    </w:p>
    <w:p w14:paraId="536C83D3" w14:textId="58F519A8" w:rsidR="00D87172" w:rsidRDefault="00D87172" w:rsidP="005E6D82">
      <w:pPr>
        <w:pStyle w:val="HTMLPreformatted"/>
        <w:shd w:val="clear" w:color="auto" w:fill="F7F9FA"/>
        <w:spacing w:after="240"/>
      </w:pPr>
      <w:r>
        <w:t>}</w:t>
      </w:r>
    </w:p>
    <w:p w14:paraId="4DE63040" w14:textId="62277E86" w:rsidR="00D87172" w:rsidRDefault="00D87172" w:rsidP="005E6D82">
      <w:pPr>
        <w:pStyle w:val="HTMLPreformatted"/>
        <w:shd w:val="clear" w:color="auto" w:fill="F7F9FA"/>
        <w:spacing w:after="240"/>
      </w:pPr>
      <w:r>
        <w:t>Void pop()</w:t>
      </w:r>
    </w:p>
    <w:p w14:paraId="202DBEF0" w14:textId="32484162" w:rsidR="00D87172" w:rsidRDefault="00D87172" w:rsidP="005E6D82">
      <w:pPr>
        <w:pStyle w:val="HTMLPreformatted"/>
        <w:shd w:val="clear" w:color="auto" w:fill="F7F9FA"/>
        <w:spacing w:after="240"/>
      </w:pPr>
      <w:r>
        <w:t>{</w:t>
      </w:r>
    </w:p>
    <w:p w14:paraId="1901149C" w14:textId="061EA59D" w:rsidR="00D87172" w:rsidRDefault="00D87172" w:rsidP="005E6D82">
      <w:pPr>
        <w:pStyle w:val="HTMLPreformatted"/>
        <w:shd w:val="clear" w:color="auto" w:fill="F7F9FA"/>
        <w:spacing w:after="240"/>
      </w:pPr>
      <w:r>
        <w:t>Top--;</w:t>
      </w:r>
    </w:p>
    <w:p w14:paraId="0E0DBACA" w14:textId="60C418B4" w:rsidR="00D87172" w:rsidRDefault="00D87172" w:rsidP="005E6D82">
      <w:pPr>
        <w:pStyle w:val="HTMLPreformatted"/>
        <w:shd w:val="clear" w:color="auto" w:fill="F7F9FA"/>
        <w:spacing w:after="240"/>
      </w:pPr>
      <w:r>
        <w:t>}</w:t>
      </w:r>
    </w:p>
    <w:p w14:paraId="5DF492B9" w14:textId="00400733" w:rsidR="00D87172" w:rsidRDefault="00D87172" w:rsidP="005E6D82">
      <w:pPr>
        <w:pStyle w:val="HTMLPreformatted"/>
        <w:shd w:val="clear" w:color="auto" w:fill="F7F9FA"/>
        <w:spacing w:after="240"/>
      </w:pPr>
      <w:r>
        <w:t>Int top()</w:t>
      </w:r>
    </w:p>
    <w:p w14:paraId="3360DCEF" w14:textId="3151D471" w:rsidR="00D87172" w:rsidRDefault="00D87172" w:rsidP="005E6D82">
      <w:pPr>
        <w:pStyle w:val="HTMLPreformatted"/>
        <w:shd w:val="clear" w:color="auto" w:fill="F7F9FA"/>
        <w:spacing w:after="240"/>
      </w:pPr>
      <w:r>
        <w:t>{</w:t>
      </w:r>
    </w:p>
    <w:p w14:paraId="2B4FBDAE" w14:textId="557F67F2" w:rsidR="00D87172" w:rsidRDefault="00D87172" w:rsidP="005E6D82">
      <w:pPr>
        <w:pStyle w:val="HTMLPreformatted"/>
        <w:shd w:val="clear" w:color="auto" w:fill="F7F9FA"/>
        <w:spacing w:after="240"/>
      </w:pPr>
      <w:r>
        <w:t>Return arr[top-1];</w:t>
      </w:r>
    </w:p>
    <w:p w14:paraId="253FF95E" w14:textId="13C383D0" w:rsidR="00D87172" w:rsidRDefault="00D87172" w:rsidP="005E6D82">
      <w:pPr>
        <w:pStyle w:val="HTMLPreformatted"/>
        <w:shd w:val="clear" w:color="auto" w:fill="F7F9FA"/>
        <w:spacing w:after="240"/>
      </w:pPr>
      <w:r>
        <w:t>}</w:t>
      </w:r>
    </w:p>
    <w:p w14:paraId="4EA46E52" w14:textId="0049317D" w:rsidR="00D87172" w:rsidRDefault="00D87172" w:rsidP="005E6D82">
      <w:pPr>
        <w:pStyle w:val="HTMLPreformatted"/>
        <w:shd w:val="clear" w:color="auto" w:fill="F7F9FA"/>
        <w:spacing w:after="240"/>
      </w:pPr>
      <w:r>
        <w:t>Bool is_empty()</w:t>
      </w:r>
    </w:p>
    <w:p w14:paraId="12FC4255" w14:textId="4A794177" w:rsidR="00D87172" w:rsidRDefault="00D87172" w:rsidP="005E6D82">
      <w:pPr>
        <w:pStyle w:val="HTMLPreformatted"/>
        <w:shd w:val="clear" w:color="auto" w:fill="F7F9FA"/>
        <w:spacing w:after="240"/>
      </w:pPr>
      <w:r>
        <w:t>{</w:t>
      </w:r>
    </w:p>
    <w:p w14:paraId="28D143C1" w14:textId="556FC392" w:rsidR="00D87172" w:rsidRDefault="00D87172" w:rsidP="005E6D82">
      <w:pPr>
        <w:pStyle w:val="HTMLPreformatted"/>
        <w:shd w:val="clear" w:color="auto" w:fill="F7F9FA"/>
        <w:spacing w:after="240"/>
      </w:pPr>
      <w:r>
        <w:lastRenderedPageBreak/>
        <w:t>If(top==-1)</w:t>
      </w:r>
    </w:p>
    <w:p w14:paraId="3BAEA5A9" w14:textId="44EFB71B" w:rsidR="00D87172" w:rsidRDefault="00D87172" w:rsidP="005E6D82">
      <w:pPr>
        <w:pStyle w:val="HTMLPreformatted"/>
        <w:shd w:val="clear" w:color="auto" w:fill="F7F9FA"/>
        <w:spacing w:after="240"/>
      </w:pPr>
      <w:r>
        <w:t>Return 0;</w:t>
      </w:r>
    </w:p>
    <w:p w14:paraId="3B504DEB" w14:textId="3497EF8B" w:rsidR="00D87172" w:rsidRDefault="00D87172" w:rsidP="005E6D82">
      <w:pPr>
        <w:pStyle w:val="HTMLPreformatted"/>
        <w:shd w:val="clear" w:color="auto" w:fill="F7F9FA"/>
        <w:spacing w:after="240"/>
      </w:pPr>
      <w:r>
        <w:t>Else</w:t>
      </w:r>
    </w:p>
    <w:p w14:paraId="112DC8D9" w14:textId="175EA11C" w:rsidR="00D87172" w:rsidRDefault="00D87172" w:rsidP="005E6D82">
      <w:pPr>
        <w:pStyle w:val="HTMLPreformatted"/>
        <w:shd w:val="clear" w:color="auto" w:fill="F7F9FA"/>
        <w:spacing w:after="240"/>
      </w:pPr>
      <w:r>
        <w:t>Return 1;</w:t>
      </w:r>
    </w:p>
    <w:p w14:paraId="61C6DFB1" w14:textId="25806A43" w:rsidR="00D87172" w:rsidRDefault="00D87172" w:rsidP="005E6D82">
      <w:pPr>
        <w:pStyle w:val="HTMLPreformatted"/>
        <w:shd w:val="clear" w:color="auto" w:fill="F7F9FA"/>
        <w:spacing w:after="240"/>
      </w:pPr>
      <w:r>
        <w:t>}</w:t>
      </w:r>
    </w:p>
    <w:p w14:paraId="4950A423" w14:textId="047B8B08" w:rsidR="00D87172" w:rsidRDefault="00D87172" w:rsidP="005E6D82">
      <w:pPr>
        <w:pStyle w:val="HTMLPreformatted"/>
        <w:shd w:val="clear" w:color="auto" w:fill="F7F9FA"/>
        <w:spacing w:after="240"/>
      </w:pPr>
      <w:r>
        <w:t>}</w:t>
      </w:r>
    </w:p>
    <w:p w14:paraId="12916157" w14:textId="7D6403BB" w:rsidR="00764F18" w:rsidRDefault="00764F18" w:rsidP="005E6D82">
      <w:pPr>
        <w:pStyle w:val="HTMLPreformatted"/>
        <w:shd w:val="clear" w:color="auto" w:fill="F7F9FA"/>
        <w:spacing w:after="240"/>
      </w:pPr>
      <w:r>
        <w:t>6</w:t>
      </w:r>
      <w:r w:rsidR="00CD3A2B">
        <w:t>3</w:t>
      </w:r>
      <w:r>
        <w:t>)</w:t>
      </w:r>
      <w:r w:rsidR="00447944" w:rsidRPr="00447944">
        <w:rPr>
          <w:b/>
        </w:rPr>
        <w:t xml:space="preserve"> </w:t>
      </w:r>
      <w:r w:rsidR="00447944">
        <w:rPr>
          <w:b/>
        </w:rPr>
        <w:t>Implement Queue Using Arrays</w:t>
      </w:r>
    </w:p>
    <w:p w14:paraId="527BF9D6" w14:textId="775F1F5E" w:rsidR="00764F18" w:rsidRDefault="00764F18" w:rsidP="005E6D82">
      <w:pPr>
        <w:pStyle w:val="HTMLPreformatted"/>
        <w:shd w:val="clear" w:color="auto" w:fill="F7F9FA"/>
        <w:spacing w:after="240"/>
      </w:pPr>
      <w:r>
        <w:t>:</w:t>
      </w:r>
      <w:r w:rsidR="00447944">
        <w:t>class queue{</w:t>
      </w:r>
    </w:p>
    <w:p w14:paraId="17434DBD" w14:textId="077A02AA" w:rsidR="00447944" w:rsidRDefault="00447944" w:rsidP="005E6D82">
      <w:pPr>
        <w:pStyle w:val="HTMLPreformatted"/>
        <w:shd w:val="clear" w:color="auto" w:fill="F7F9FA"/>
        <w:spacing w:after="240"/>
      </w:pPr>
      <w:r>
        <w:t>Public:</w:t>
      </w:r>
    </w:p>
    <w:p w14:paraId="6EC4DEEA" w14:textId="33C81328" w:rsidR="00447944" w:rsidRDefault="00447944" w:rsidP="005E6D82">
      <w:pPr>
        <w:pStyle w:val="HTMLPreformatted"/>
        <w:shd w:val="clear" w:color="auto" w:fill="F7F9FA"/>
        <w:spacing w:after="240"/>
      </w:pPr>
      <w:r>
        <w:t>Int arr[1000];</w:t>
      </w:r>
    </w:p>
    <w:p w14:paraId="1D93AD17" w14:textId="600430F0" w:rsidR="00447944" w:rsidRDefault="00447944" w:rsidP="005E6D82">
      <w:pPr>
        <w:pStyle w:val="HTMLPreformatted"/>
        <w:shd w:val="clear" w:color="auto" w:fill="F7F9FA"/>
        <w:spacing w:after="240"/>
      </w:pPr>
      <w:r>
        <w:t>Int n=arr.size();</w:t>
      </w:r>
    </w:p>
    <w:p w14:paraId="1F840A40" w14:textId="1404D0DE" w:rsidR="00447944" w:rsidRDefault="00447944" w:rsidP="005E6D82">
      <w:pPr>
        <w:pStyle w:val="HTMLPreformatted"/>
        <w:shd w:val="clear" w:color="auto" w:fill="F7F9FA"/>
        <w:spacing w:after="240"/>
      </w:pPr>
      <w:r>
        <w:t>Int front=0;</w:t>
      </w:r>
    </w:p>
    <w:p w14:paraId="17CD8C06" w14:textId="7EF71818" w:rsidR="00447944" w:rsidRDefault="00447944" w:rsidP="005E6D82">
      <w:pPr>
        <w:pStyle w:val="HTMLPreformatted"/>
        <w:shd w:val="clear" w:color="auto" w:fill="F7F9FA"/>
        <w:spacing w:after="240"/>
      </w:pPr>
      <w:r>
        <w:t>Int rear=0;</w:t>
      </w:r>
    </w:p>
    <w:p w14:paraId="6864478E" w14:textId="5FFCA2CF" w:rsidR="00447944" w:rsidRDefault="00447944" w:rsidP="005E6D82">
      <w:pPr>
        <w:pStyle w:val="HTMLPreformatted"/>
        <w:shd w:val="clear" w:color="auto" w:fill="F7F9FA"/>
        <w:spacing w:after="240"/>
      </w:pPr>
      <w:r>
        <w:t>Int size=0;</w:t>
      </w:r>
    </w:p>
    <w:p w14:paraId="6F10DDEC" w14:textId="6F12D968" w:rsidR="00447944" w:rsidRDefault="00447944" w:rsidP="005E6D82">
      <w:pPr>
        <w:pStyle w:val="HTMLPreformatted"/>
        <w:shd w:val="clear" w:color="auto" w:fill="F7F9FA"/>
        <w:spacing w:after="240"/>
      </w:pPr>
      <w:r>
        <w:t>Void push(int x)</w:t>
      </w:r>
    </w:p>
    <w:p w14:paraId="412B6BF5" w14:textId="75987615" w:rsidR="00447944" w:rsidRDefault="00447944" w:rsidP="005E6D82">
      <w:pPr>
        <w:pStyle w:val="HTMLPreformatted"/>
        <w:shd w:val="clear" w:color="auto" w:fill="F7F9FA"/>
        <w:spacing w:after="240"/>
      </w:pPr>
      <w:r>
        <w:t>{</w:t>
      </w:r>
    </w:p>
    <w:p w14:paraId="74F6FCDC" w14:textId="13B81FED" w:rsidR="00447944" w:rsidRDefault="00447944" w:rsidP="005E6D82">
      <w:pPr>
        <w:pStyle w:val="HTMLPreformatted"/>
        <w:shd w:val="clear" w:color="auto" w:fill="F7F9FA"/>
        <w:spacing w:after="240"/>
      </w:pPr>
      <w:r>
        <w:t>If(size==n)</w:t>
      </w:r>
    </w:p>
    <w:p w14:paraId="595B5660" w14:textId="37273259" w:rsidR="00447944" w:rsidRDefault="00447944" w:rsidP="005E6D82">
      <w:pPr>
        <w:pStyle w:val="HTMLPreformatted"/>
        <w:shd w:val="clear" w:color="auto" w:fill="F7F9FA"/>
        <w:spacing w:after="240"/>
      </w:pPr>
      <w:r>
        <w:t>Cout&lt;&lt;”not possible”;</w:t>
      </w:r>
    </w:p>
    <w:p w14:paraId="75C35FCA" w14:textId="378D3267" w:rsidR="00447944" w:rsidRDefault="00447944" w:rsidP="005E6D82">
      <w:pPr>
        <w:pStyle w:val="HTMLPreformatted"/>
        <w:shd w:val="clear" w:color="auto" w:fill="F7F9FA"/>
        <w:spacing w:after="240"/>
      </w:pPr>
      <w:r>
        <w:t>Arr[rear%n]=x;</w:t>
      </w:r>
    </w:p>
    <w:p w14:paraId="3ED36446" w14:textId="54D7ADAD" w:rsidR="00447944" w:rsidRDefault="00447944" w:rsidP="005E6D82">
      <w:pPr>
        <w:pStyle w:val="HTMLPreformatted"/>
        <w:shd w:val="clear" w:color="auto" w:fill="F7F9FA"/>
        <w:spacing w:after="240"/>
      </w:pPr>
      <w:r>
        <w:t>Rear++;</w:t>
      </w:r>
    </w:p>
    <w:p w14:paraId="712EBA82" w14:textId="1D467721" w:rsidR="00447944" w:rsidRDefault="00447944" w:rsidP="005E6D82">
      <w:pPr>
        <w:pStyle w:val="HTMLPreformatted"/>
        <w:shd w:val="clear" w:color="auto" w:fill="F7F9FA"/>
        <w:spacing w:after="240"/>
      </w:pPr>
      <w:r>
        <w:t>Size++;</w:t>
      </w:r>
    </w:p>
    <w:p w14:paraId="302F4529" w14:textId="3354DEE4" w:rsidR="00447944" w:rsidRDefault="00447944" w:rsidP="005E6D82">
      <w:pPr>
        <w:pStyle w:val="HTMLPreformatted"/>
        <w:shd w:val="clear" w:color="auto" w:fill="F7F9FA"/>
        <w:spacing w:after="240"/>
      </w:pPr>
      <w:r>
        <w:t>}</w:t>
      </w:r>
    </w:p>
    <w:p w14:paraId="59F7A99E" w14:textId="0CA71676" w:rsidR="00447944" w:rsidRDefault="00447944" w:rsidP="005E6D82">
      <w:pPr>
        <w:pStyle w:val="HTMLPreformatted"/>
        <w:shd w:val="clear" w:color="auto" w:fill="F7F9FA"/>
        <w:spacing w:after="240"/>
      </w:pPr>
      <w:r>
        <w:t>Void pop()</w:t>
      </w:r>
    </w:p>
    <w:p w14:paraId="01156D76" w14:textId="01DB5121" w:rsidR="00447944" w:rsidRDefault="00447944" w:rsidP="005E6D82">
      <w:pPr>
        <w:pStyle w:val="HTMLPreformatted"/>
        <w:shd w:val="clear" w:color="auto" w:fill="F7F9FA"/>
        <w:spacing w:after="240"/>
      </w:pPr>
      <w:r>
        <w:t>{</w:t>
      </w:r>
    </w:p>
    <w:p w14:paraId="55C401D4" w14:textId="63C31BD0" w:rsidR="00447944" w:rsidRDefault="00447944" w:rsidP="005E6D82">
      <w:pPr>
        <w:pStyle w:val="HTMLPreformatted"/>
        <w:shd w:val="clear" w:color="auto" w:fill="F7F9FA"/>
        <w:spacing w:after="240"/>
      </w:pPr>
      <w:r>
        <w:t>If(size==0)</w:t>
      </w:r>
    </w:p>
    <w:p w14:paraId="4F0EDC91" w14:textId="09F115F6" w:rsidR="00447944" w:rsidRDefault="00447944" w:rsidP="005E6D82">
      <w:pPr>
        <w:pStyle w:val="HTMLPreformatted"/>
        <w:shd w:val="clear" w:color="auto" w:fill="F7F9FA"/>
        <w:spacing w:after="240"/>
      </w:pPr>
      <w:r>
        <w:t>Cout&lt;&lt;”not possible”;</w:t>
      </w:r>
    </w:p>
    <w:p w14:paraId="00E441BB" w14:textId="282B89BB" w:rsidR="00447944" w:rsidRDefault="00447944" w:rsidP="005E6D82">
      <w:pPr>
        <w:pStyle w:val="HTMLPreformatted"/>
        <w:shd w:val="clear" w:color="auto" w:fill="F7F9FA"/>
        <w:spacing w:after="240"/>
      </w:pPr>
      <w:r>
        <w:t>Arr[front%n]=-1;</w:t>
      </w:r>
    </w:p>
    <w:p w14:paraId="294F9BB5" w14:textId="546B1A82" w:rsidR="00447944" w:rsidRDefault="00447944" w:rsidP="005E6D82">
      <w:pPr>
        <w:pStyle w:val="HTMLPreformatted"/>
        <w:shd w:val="clear" w:color="auto" w:fill="F7F9FA"/>
        <w:spacing w:after="240"/>
      </w:pPr>
      <w:r>
        <w:t>Front++;</w:t>
      </w:r>
    </w:p>
    <w:p w14:paraId="2BE4D860" w14:textId="6368DBE3" w:rsidR="00447944" w:rsidRDefault="00447944" w:rsidP="005E6D82">
      <w:pPr>
        <w:pStyle w:val="HTMLPreformatted"/>
        <w:shd w:val="clear" w:color="auto" w:fill="F7F9FA"/>
        <w:spacing w:after="240"/>
      </w:pPr>
      <w:r>
        <w:lastRenderedPageBreak/>
        <w:t>Size--;</w:t>
      </w:r>
    </w:p>
    <w:p w14:paraId="588FBC4E" w14:textId="48C88BCD" w:rsidR="00447944" w:rsidRDefault="00447944" w:rsidP="005E6D82">
      <w:pPr>
        <w:pStyle w:val="HTMLPreformatted"/>
        <w:shd w:val="clear" w:color="auto" w:fill="F7F9FA"/>
        <w:spacing w:after="240"/>
      </w:pPr>
      <w:r>
        <w:t>}</w:t>
      </w:r>
    </w:p>
    <w:p w14:paraId="50A8065F" w14:textId="1211D708" w:rsidR="00447944" w:rsidRDefault="00447944" w:rsidP="005E6D82">
      <w:pPr>
        <w:pStyle w:val="HTMLPreformatted"/>
        <w:shd w:val="clear" w:color="auto" w:fill="F7F9FA"/>
        <w:spacing w:after="240"/>
      </w:pPr>
      <w:r>
        <w:t>Int top()</w:t>
      </w:r>
    </w:p>
    <w:p w14:paraId="5172FE3C" w14:textId="637835B3" w:rsidR="00447944" w:rsidRDefault="00447944" w:rsidP="005E6D82">
      <w:pPr>
        <w:pStyle w:val="HTMLPreformatted"/>
        <w:shd w:val="clear" w:color="auto" w:fill="F7F9FA"/>
        <w:spacing w:after="240"/>
      </w:pPr>
      <w:r>
        <w:t>{</w:t>
      </w:r>
    </w:p>
    <w:p w14:paraId="15B0F6C9" w14:textId="4CF84067" w:rsidR="00447944" w:rsidRDefault="00447944" w:rsidP="005E6D82">
      <w:pPr>
        <w:pStyle w:val="HTMLPreformatted"/>
        <w:shd w:val="clear" w:color="auto" w:fill="F7F9FA"/>
        <w:spacing w:after="240"/>
      </w:pPr>
      <w:r>
        <w:t>If(size==0)</w:t>
      </w:r>
    </w:p>
    <w:p w14:paraId="6ACB94DE" w14:textId="641CD4BA" w:rsidR="00447944" w:rsidRDefault="00447944" w:rsidP="005E6D82">
      <w:pPr>
        <w:pStyle w:val="HTMLPreformatted"/>
        <w:shd w:val="clear" w:color="auto" w:fill="F7F9FA"/>
        <w:spacing w:after="240"/>
      </w:pPr>
      <w:r>
        <w:t>Return -1;</w:t>
      </w:r>
    </w:p>
    <w:p w14:paraId="4119E112" w14:textId="0DE2F6F0" w:rsidR="00447944" w:rsidRDefault="00447944" w:rsidP="005E6D82">
      <w:pPr>
        <w:pStyle w:val="HTMLPreformatted"/>
        <w:shd w:val="clear" w:color="auto" w:fill="F7F9FA"/>
        <w:spacing w:after="240"/>
      </w:pPr>
      <w:r>
        <w:t>Return Arr[front%n];</w:t>
      </w:r>
    </w:p>
    <w:p w14:paraId="16F8B848" w14:textId="5EC26A63" w:rsidR="00447944" w:rsidRDefault="00447944" w:rsidP="005E6D82">
      <w:pPr>
        <w:pStyle w:val="HTMLPreformatted"/>
        <w:shd w:val="clear" w:color="auto" w:fill="F7F9FA"/>
        <w:spacing w:after="240"/>
      </w:pPr>
      <w:r>
        <w:t>}</w:t>
      </w:r>
    </w:p>
    <w:p w14:paraId="240D75F1" w14:textId="57281900" w:rsidR="00447944" w:rsidRDefault="00447944" w:rsidP="005E6D82">
      <w:pPr>
        <w:pStyle w:val="HTMLPreformatted"/>
        <w:shd w:val="clear" w:color="auto" w:fill="F7F9FA"/>
        <w:spacing w:after="240"/>
      </w:pPr>
      <w:r>
        <w:t>};</w:t>
      </w:r>
    </w:p>
    <w:p w14:paraId="3853EE3E" w14:textId="180D68B5" w:rsidR="00447944" w:rsidRDefault="00447944" w:rsidP="005E6D82">
      <w:pPr>
        <w:pStyle w:val="HTMLPreformatted"/>
        <w:shd w:val="clear" w:color="auto" w:fill="F7F9FA"/>
        <w:spacing w:after="240"/>
      </w:pPr>
      <w:r>
        <w:t>6</w:t>
      </w:r>
      <w:r w:rsidR="00CD3A2B">
        <w:t>4</w:t>
      </w:r>
      <w:r>
        <w:t>)</w:t>
      </w:r>
      <w:r w:rsidR="008E02ED" w:rsidRPr="008E02ED">
        <w:rPr>
          <w:b/>
          <w:highlight w:val="cyan"/>
        </w:rPr>
        <w:t xml:space="preserve"> </w:t>
      </w:r>
      <w:r w:rsidR="008E02ED" w:rsidRPr="008E02ED">
        <w:rPr>
          <w:b/>
        </w:rPr>
        <w:t>Implement Stack using Queue (using single queue)</w:t>
      </w:r>
    </w:p>
    <w:p w14:paraId="57B318AE" w14:textId="6DADB597" w:rsidR="008E02ED" w:rsidRDefault="00447944" w:rsidP="008E02ED">
      <w:pPr>
        <w:pStyle w:val="HTMLPreformatted"/>
        <w:shd w:val="clear" w:color="auto" w:fill="F7F9FA"/>
        <w:spacing w:after="240"/>
      </w:pPr>
      <w:r>
        <w:t>:</w:t>
      </w:r>
      <w:r w:rsidR="008E02ED" w:rsidRPr="008E02ED">
        <w:t xml:space="preserve"> </w:t>
      </w:r>
      <w:r w:rsidR="008E02ED">
        <w:t>queue&lt;int&gt;q;</w:t>
      </w:r>
    </w:p>
    <w:p w14:paraId="0CC6AC2C" w14:textId="77777777" w:rsidR="008E02ED" w:rsidRDefault="008E02ED" w:rsidP="008E02ED">
      <w:pPr>
        <w:pStyle w:val="HTMLPreformatted"/>
        <w:shd w:val="clear" w:color="auto" w:fill="F7F9FA"/>
        <w:spacing w:after="240"/>
      </w:pPr>
      <w:r>
        <w:t xml:space="preserve">    MyStack() {</w:t>
      </w:r>
    </w:p>
    <w:p w14:paraId="3CC7C91C" w14:textId="77777777" w:rsidR="008E02ED" w:rsidRDefault="008E02ED" w:rsidP="008E02ED">
      <w:pPr>
        <w:pStyle w:val="HTMLPreformatted"/>
        <w:shd w:val="clear" w:color="auto" w:fill="F7F9FA"/>
        <w:spacing w:after="240"/>
      </w:pPr>
      <w:r>
        <w:t xml:space="preserve">      </w:t>
      </w:r>
    </w:p>
    <w:p w14:paraId="577B08B1" w14:textId="77777777" w:rsidR="008E02ED" w:rsidRDefault="008E02ED" w:rsidP="008E02ED">
      <w:pPr>
        <w:pStyle w:val="HTMLPreformatted"/>
        <w:shd w:val="clear" w:color="auto" w:fill="F7F9FA"/>
        <w:spacing w:after="240"/>
      </w:pPr>
      <w:r>
        <w:t xml:space="preserve">    }</w:t>
      </w:r>
    </w:p>
    <w:p w14:paraId="2609601E" w14:textId="77777777" w:rsidR="008E02ED" w:rsidRDefault="008E02ED" w:rsidP="008E02ED">
      <w:pPr>
        <w:pStyle w:val="HTMLPreformatted"/>
        <w:shd w:val="clear" w:color="auto" w:fill="F7F9FA"/>
        <w:spacing w:after="240"/>
      </w:pPr>
      <w:r>
        <w:t xml:space="preserve">    </w:t>
      </w:r>
    </w:p>
    <w:p w14:paraId="50B9355D" w14:textId="77777777" w:rsidR="008E02ED" w:rsidRDefault="008E02ED" w:rsidP="008E02ED">
      <w:pPr>
        <w:pStyle w:val="HTMLPreformatted"/>
        <w:shd w:val="clear" w:color="auto" w:fill="F7F9FA"/>
        <w:spacing w:after="240"/>
      </w:pPr>
      <w:r>
        <w:t xml:space="preserve">    void push(int x) {</w:t>
      </w:r>
    </w:p>
    <w:p w14:paraId="6C412226" w14:textId="77777777" w:rsidR="008E02ED" w:rsidRDefault="008E02ED" w:rsidP="008E02ED">
      <w:pPr>
        <w:pStyle w:val="HTMLPreformatted"/>
        <w:shd w:val="clear" w:color="auto" w:fill="F7F9FA"/>
        <w:spacing w:after="240"/>
      </w:pPr>
      <w:r>
        <w:t xml:space="preserve">       q.push(x);</w:t>
      </w:r>
    </w:p>
    <w:p w14:paraId="19C80531" w14:textId="77777777" w:rsidR="008E02ED" w:rsidRDefault="008E02ED" w:rsidP="008E02ED">
      <w:pPr>
        <w:pStyle w:val="HTMLPreformatted"/>
        <w:shd w:val="clear" w:color="auto" w:fill="F7F9FA"/>
        <w:spacing w:after="240"/>
      </w:pPr>
      <w:r>
        <w:t xml:space="preserve">        for(int i=0;i&lt;q.size();++i){</w:t>
      </w:r>
    </w:p>
    <w:p w14:paraId="297BE62B" w14:textId="77777777" w:rsidR="008E02ED" w:rsidRDefault="008E02ED" w:rsidP="008E02ED">
      <w:pPr>
        <w:pStyle w:val="HTMLPreformatted"/>
        <w:shd w:val="clear" w:color="auto" w:fill="F7F9FA"/>
        <w:spacing w:after="240"/>
      </w:pPr>
      <w:r>
        <w:t xml:space="preserve">            q.push(q.front());</w:t>
      </w:r>
    </w:p>
    <w:p w14:paraId="1139D066" w14:textId="77777777" w:rsidR="008E02ED" w:rsidRDefault="008E02ED" w:rsidP="008E02ED">
      <w:pPr>
        <w:pStyle w:val="HTMLPreformatted"/>
        <w:shd w:val="clear" w:color="auto" w:fill="F7F9FA"/>
        <w:spacing w:after="240"/>
      </w:pPr>
      <w:r>
        <w:t xml:space="preserve">        q.pop();</w:t>
      </w:r>
    </w:p>
    <w:p w14:paraId="71FC852F" w14:textId="77777777" w:rsidR="008E02ED" w:rsidRDefault="008E02ED" w:rsidP="008E02ED">
      <w:pPr>
        <w:pStyle w:val="HTMLPreformatted"/>
        <w:shd w:val="clear" w:color="auto" w:fill="F7F9FA"/>
        <w:spacing w:after="240"/>
      </w:pPr>
      <w:r>
        <w:t xml:space="preserve">    }</w:t>
      </w:r>
    </w:p>
    <w:p w14:paraId="7F8E5BC0" w14:textId="77777777" w:rsidR="008E02ED" w:rsidRDefault="008E02ED" w:rsidP="008E02ED">
      <w:pPr>
        <w:pStyle w:val="HTMLPreformatted"/>
        <w:shd w:val="clear" w:color="auto" w:fill="F7F9FA"/>
        <w:spacing w:after="240"/>
      </w:pPr>
      <w:r>
        <w:t xml:space="preserve">    }</w:t>
      </w:r>
    </w:p>
    <w:p w14:paraId="1362C260" w14:textId="77777777" w:rsidR="008E02ED" w:rsidRDefault="008E02ED" w:rsidP="008E02ED">
      <w:pPr>
        <w:pStyle w:val="HTMLPreformatted"/>
        <w:shd w:val="clear" w:color="auto" w:fill="F7F9FA"/>
        <w:spacing w:after="240"/>
      </w:pPr>
      <w:r>
        <w:t xml:space="preserve">    </w:t>
      </w:r>
    </w:p>
    <w:p w14:paraId="4EC78676" w14:textId="77777777" w:rsidR="008E02ED" w:rsidRDefault="008E02ED" w:rsidP="008E02ED">
      <w:pPr>
        <w:pStyle w:val="HTMLPreformatted"/>
        <w:shd w:val="clear" w:color="auto" w:fill="F7F9FA"/>
        <w:spacing w:after="240"/>
      </w:pPr>
      <w:r>
        <w:t xml:space="preserve">    void pop() {</w:t>
      </w:r>
    </w:p>
    <w:p w14:paraId="577E2F70" w14:textId="77777777" w:rsidR="008E02ED" w:rsidRDefault="008E02ED" w:rsidP="008E02ED">
      <w:pPr>
        <w:pStyle w:val="HTMLPreformatted"/>
        <w:shd w:val="clear" w:color="auto" w:fill="F7F9FA"/>
        <w:spacing w:after="240"/>
      </w:pPr>
      <w:r>
        <w:t xml:space="preserve">        </w:t>
      </w:r>
    </w:p>
    <w:p w14:paraId="1EEEBBF9" w14:textId="77777777" w:rsidR="008E02ED" w:rsidRDefault="008E02ED" w:rsidP="008E02ED">
      <w:pPr>
        <w:pStyle w:val="HTMLPreformatted"/>
        <w:shd w:val="clear" w:color="auto" w:fill="F7F9FA"/>
        <w:spacing w:after="240"/>
      </w:pPr>
      <w:r>
        <w:t xml:space="preserve">        q.pop();</w:t>
      </w:r>
    </w:p>
    <w:p w14:paraId="47AE0298" w14:textId="77777777" w:rsidR="008E02ED" w:rsidRDefault="008E02ED" w:rsidP="008E02ED">
      <w:pPr>
        <w:pStyle w:val="HTMLPreformatted"/>
        <w:shd w:val="clear" w:color="auto" w:fill="F7F9FA"/>
        <w:spacing w:after="240"/>
      </w:pPr>
      <w:r>
        <w:t xml:space="preserve">        </w:t>
      </w:r>
    </w:p>
    <w:p w14:paraId="79A65177" w14:textId="46E4A15A" w:rsidR="008E02ED" w:rsidRDefault="008E02ED" w:rsidP="008E02ED">
      <w:pPr>
        <w:pStyle w:val="HTMLPreformatted"/>
        <w:shd w:val="clear" w:color="auto" w:fill="F7F9FA"/>
        <w:spacing w:after="240"/>
      </w:pPr>
      <w:r>
        <w:t xml:space="preserve">    }</w:t>
      </w:r>
    </w:p>
    <w:p w14:paraId="4C0EC932" w14:textId="77777777" w:rsidR="006B7592" w:rsidRDefault="006B7592" w:rsidP="008E02ED">
      <w:pPr>
        <w:pStyle w:val="HTMLPreformatted"/>
        <w:shd w:val="clear" w:color="auto" w:fill="F7F9FA"/>
        <w:spacing w:after="240"/>
      </w:pPr>
    </w:p>
    <w:p w14:paraId="1420BC4D" w14:textId="77777777" w:rsidR="006B7592" w:rsidRDefault="006B7592" w:rsidP="008E02ED">
      <w:pPr>
        <w:pStyle w:val="HTMLPreformatted"/>
        <w:shd w:val="clear" w:color="auto" w:fill="F7F9FA"/>
        <w:spacing w:after="240"/>
      </w:pPr>
    </w:p>
    <w:p w14:paraId="7C9030AC" w14:textId="77777777" w:rsidR="008E02ED" w:rsidRDefault="008E02ED" w:rsidP="008E02ED">
      <w:pPr>
        <w:pStyle w:val="HTMLPreformatted"/>
        <w:shd w:val="clear" w:color="auto" w:fill="F7F9FA"/>
        <w:spacing w:after="240"/>
      </w:pPr>
      <w:r>
        <w:t xml:space="preserve">    </w:t>
      </w:r>
    </w:p>
    <w:p w14:paraId="42A82CCC" w14:textId="77777777" w:rsidR="008E02ED" w:rsidRDefault="008E02ED" w:rsidP="008E02ED">
      <w:pPr>
        <w:pStyle w:val="HTMLPreformatted"/>
        <w:shd w:val="clear" w:color="auto" w:fill="F7F9FA"/>
        <w:spacing w:after="240"/>
      </w:pPr>
      <w:r>
        <w:t xml:space="preserve">    int top() {</w:t>
      </w:r>
    </w:p>
    <w:p w14:paraId="48CB60C1" w14:textId="77777777" w:rsidR="008E02ED" w:rsidRDefault="008E02ED" w:rsidP="008E02ED">
      <w:pPr>
        <w:pStyle w:val="HTMLPreformatted"/>
        <w:shd w:val="clear" w:color="auto" w:fill="F7F9FA"/>
        <w:spacing w:after="240"/>
      </w:pPr>
      <w:r>
        <w:t xml:space="preserve">        return q.top();</w:t>
      </w:r>
    </w:p>
    <w:p w14:paraId="3D4BB35D" w14:textId="77777777" w:rsidR="008E02ED" w:rsidRDefault="008E02ED" w:rsidP="008E02ED">
      <w:pPr>
        <w:pStyle w:val="HTMLPreformatted"/>
        <w:shd w:val="clear" w:color="auto" w:fill="F7F9FA"/>
        <w:spacing w:after="240"/>
      </w:pPr>
      <w:r>
        <w:t xml:space="preserve">    }</w:t>
      </w:r>
    </w:p>
    <w:p w14:paraId="1C2CDC2A" w14:textId="77777777" w:rsidR="008E02ED" w:rsidRDefault="008E02ED" w:rsidP="008E02ED">
      <w:pPr>
        <w:pStyle w:val="HTMLPreformatted"/>
        <w:shd w:val="clear" w:color="auto" w:fill="F7F9FA"/>
        <w:spacing w:after="240"/>
      </w:pPr>
      <w:r>
        <w:t xml:space="preserve">    </w:t>
      </w:r>
    </w:p>
    <w:p w14:paraId="000707E3" w14:textId="77777777" w:rsidR="008E02ED" w:rsidRDefault="008E02ED" w:rsidP="008E02ED">
      <w:pPr>
        <w:pStyle w:val="HTMLPreformatted"/>
        <w:shd w:val="clear" w:color="auto" w:fill="F7F9FA"/>
        <w:spacing w:after="240"/>
      </w:pPr>
      <w:r>
        <w:t xml:space="preserve">    bool empty() {</w:t>
      </w:r>
    </w:p>
    <w:p w14:paraId="28C62DAA" w14:textId="77777777" w:rsidR="008E02ED" w:rsidRDefault="008E02ED" w:rsidP="008E02ED">
      <w:pPr>
        <w:pStyle w:val="HTMLPreformatted"/>
        <w:shd w:val="clear" w:color="auto" w:fill="F7F9FA"/>
        <w:spacing w:after="240"/>
      </w:pPr>
      <w:r>
        <w:t xml:space="preserve">        return q.empty();</w:t>
      </w:r>
    </w:p>
    <w:p w14:paraId="55D28DF4" w14:textId="77777777" w:rsidR="008E02ED" w:rsidRDefault="008E02ED" w:rsidP="008E02ED">
      <w:pPr>
        <w:pStyle w:val="HTMLPreformatted"/>
        <w:shd w:val="clear" w:color="auto" w:fill="F7F9FA"/>
        <w:spacing w:after="240"/>
      </w:pPr>
      <w:r>
        <w:t xml:space="preserve">    }</w:t>
      </w:r>
    </w:p>
    <w:p w14:paraId="5065DECC" w14:textId="57F40597" w:rsidR="00447944" w:rsidRDefault="008E02ED" w:rsidP="008E02ED">
      <w:pPr>
        <w:pStyle w:val="HTMLPreformatted"/>
        <w:shd w:val="clear" w:color="auto" w:fill="F7F9FA"/>
        <w:spacing w:after="240"/>
      </w:pPr>
      <w:r>
        <w:t>};</w:t>
      </w:r>
    </w:p>
    <w:p w14:paraId="7A31097B" w14:textId="57BEACD4" w:rsidR="00447944" w:rsidRDefault="008E02ED" w:rsidP="005E6D82">
      <w:pPr>
        <w:pStyle w:val="HTMLPreformatted"/>
        <w:shd w:val="clear" w:color="auto" w:fill="F7F9FA"/>
        <w:spacing w:after="240"/>
      </w:pPr>
      <w:r>
        <w:t>6</w:t>
      </w:r>
      <w:r w:rsidR="00CD3A2B">
        <w:t>5</w:t>
      </w:r>
      <w:r>
        <w:t>)</w:t>
      </w:r>
      <w:r w:rsidR="00FA411D">
        <w:t>implement queue using stack</w:t>
      </w:r>
    </w:p>
    <w:p w14:paraId="69082057" w14:textId="4B134398" w:rsidR="008E02ED" w:rsidRDefault="008E02ED" w:rsidP="005E6D82">
      <w:pPr>
        <w:pStyle w:val="HTMLPreformatted"/>
        <w:shd w:val="clear" w:color="auto" w:fill="F7F9FA"/>
        <w:spacing w:after="240"/>
      </w:pPr>
      <w:r>
        <w:t>:</w:t>
      </w:r>
      <w:r w:rsidR="00184B6D">
        <w:t>void push(int x)</w:t>
      </w:r>
    </w:p>
    <w:p w14:paraId="02218394" w14:textId="3D14EB78" w:rsidR="00184B6D" w:rsidRDefault="00184B6D" w:rsidP="005E6D82">
      <w:pPr>
        <w:pStyle w:val="HTMLPreformatted"/>
        <w:shd w:val="clear" w:color="auto" w:fill="F7F9FA"/>
        <w:spacing w:after="240"/>
      </w:pPr>
      <w:r>
        <w:t>{</w:t>
      </w:r>
    </w:p>
    <w:p w14:paraId="669A3ED9" w14:textId="577CCA0A" w:rsidR="00184B6D" w:rsidRDefault="00184B6D" w:rsidP="005E6D82">
      <w:pPr>
        <w:pStyle w:val="HTMLPreformatted"/>
        <w:shd w:val="clear" w:color="auto" w:fill="F7F9FA"/>
        <w:spacing w:after="240"/>
      </w:pPr>
      <w:r>
        <w:t>Input.push(x);</w:t>
      </w:r>
    </w:p>
    <w:p w14:paraId="0CAC5981" w14:textId="695FC117" w:rsidR="00184B6D" w:rsidRDefault="00184B6D" w:rsidP="005E6D82">
      <w:pPr>
        <w:pStyle w:val="HTMLPreformatted"/>
        <w:shd w:val="clear" w:color="auto" w:fill="F7F9FA"/>
        <w:spacing w:after="240"/>
      </w:pPr>
      <w:r>
        <w:t>}</w:t>
      </w:r>
    </w:p>
    <w:p w14:paraId="197F78EF" w14:textId="5D2898AB" w:rsidR="00184B6D" w:rsidRDefault="00184B6D" w:rsidP="005E6D82">
      <w:pPr>
        <w:pStyle w:val="HTMLPreformatted"/>
        <w:shd w:val="clear" w:color="auto" w:fill="F7F9FA"/>
        <w:spacing w:after="240"/>
      </w:pPr>
      <w:r>
        <w:t>void pop()</w:t>
      </w:r>
    </w:p>
    <w:p w14:paraId="356FB1FC" w14:textId="2A99D90E" w:rsidR="00184B6D" w:rsidRDefault="00184B6D" w:rsidP="005E6D82">
      <w:pPr>
        <w:pStyle w:val="HTMLPreformatted"/>
        <w:shd w:val="clear" w:color="auto" w:fill="F7F9FA"/>
        <w:spacing w:after="240"/>
      </w:pPr>
      <w:r>
        <w:t>{</w:t>
      </w:r>
    </w:p>
    <w:p w14:paraId="6B28C4ED" w14:textId="040931EA" w:rsidR="00184B6D" w:rsidRDefault="00184B6D" w:rsidP="005E6D82">
      <w:pPr>
        <w:pStyle w:val="HTMLPreformatted"/>
        <w:shd w:val="clear" w:color="auto" w:fill="F7F9FA"/>
        <w:spacing w:after="240"/>
      </w:pPr>
      <w:r>
        <w:t>If(!output.empty())</w:t>
      </w:r>
    </w:p>
    <w:p w14:paraId="6FCC88A4" w14:textId="17BADDD8" w:rsidR="00184B6D" w:rsidRDefault="00184B6D" w:rsidP="005E6D82">
      <w:pPr>
        <w:pStyle w:val="HTMLPreformatted"/>
        <w:shd w:val="clear" w:color="auto" w:fill="F7F9FA"/>
        <w:spacing w:after="240"/>
      </w:pPr>
      <w:r>
        <w:t>{</w:t>
      </w:r>
    </w:p>
    <w:p w14:paraId="76DD6B20" w14:textId="280C35F3" w:rsidR="00184B6D" w:rsidRDefault="00184B6D" w:rsidP="005E6D82">
      <w:pPr>
        <w:pStyle w:val="HTMLPreformatted"/>
        <w:shd w:val="clear" w:color="auto" w:fill="F7F9FA"/>
        <w:spacing w:after="240"/>
      </w:pPr>
      <w:r>
        <w:t>Output.pop();</w:t>
      </w:r>
    </w:p>
    <w:p w14:paraId="777E71DB" w14:textId="442DDA67" w:rsidR="00184B6D" w:rsidRDefault="00184B6D" w:rsidP="005E6D82">
      <w:pPr>
        <w:pStyle w:val="HTMLPreformatted"/>
        <w:shd w:val="clear" w:color="auto" w:fill="F7F9FA"/>
        <w:spacing w:after="240"/>
      </w:pPr>
      <w:r>
        <w:t>Else</w:t>
      </w:r>
    </w:p>
    <w:p w14:paraId="2AB857DA" w14:textId="70AB3435" w:rsidR="00184B6D" w:rsidRDefault="00184B6D" w:rsidP="005E6D82">
      <w:pPr>
        <w:pStyle w:val="HTMLPreformatted"/>
        <w:shd w:val="clear" w:color="auto" w:fill="F7F9FA"/>
        <w:spacing w:after="240"/>
      </w:pPr>
      <w:r>
        <w:t>{</w:t>
      </w:r>
    </w:p>
    <w:p w14:paraId="72FEC126" w14:textId="6452CB18" w:rsidR="00184B6D" w:rsidRDefault="00184B6D" w:rsidP="005E6D82">
      <w:pPr>
        <w:pStyle w:val="HTMLPreformatted"/>
        <w:shd w:val="clear" w:color="auto" w:fill="F7F9FA"/>
        <w:spacing w:after="240"/>
      </w:pPr>
      <w:r>
        <w:t>While(!input.empty())</w:t>
      </w:r>
    </w:p>
    <w:p w14:paraId="57463886" w14:textId="01153FB3" w:rsidR="00184B6D" w:rsidRDefault="00184B6D" w:rsidP="005E6D82">
      <w:pPr>
        <w:pStyle w:val="HTMLPreformatted"/>
        <w:shd w:val="clear" w:color="auto" w:fill="F7F9FA"/>
        <w:spacing w:after="240"/>
      </w:pPr>
      <w:r>
        <w:t>{</w:t>
      </w:r>
    </w:p>
    <w:p w14:paraId="273955E0" w14:textId="428590D7" w:rsidR="00184B6D" w:rsidRDefault="00184B6D" w:rsidP="005E6D82">
      <w:pPr>
        <w:pStyle w:val="HTMLPreformatted"/>
        <w:shd w:val="clear" w:color="auto" w:fill="F7F9FA"/>
        <w:spacing w:after="240"/>
      </w:pPr>
      <w:r>
        <w:t>Output.push(input.front());</w:t>
      </w:r>
    </w:p>
    <w:p w14:paraId="191270A2" w14:textId="224F7753" w:rsidR="00184B6D" w:rsidRDefault="00184B6D" w:rsidP="005E6D82">
      <w:pPr>
        <w:pStyle w:val="HTMLPreformatted"/>
        <w:shd w:val="clear" w:color="auto" w:fill="F7F9FA"/>
        <w:spacing w:after="240"/>
      </w:pPr>
      <w:r>
        <w:t>Input.pop();</w:t>
      </w:r>
    </w:p>
    <w:p w14:paraId="20DA0E41" w14:textId="68618AC3" w:rsidR="00184B6D" w:rsidRDefault="00184B6D" w:rsidP="005E6D82">
      <w:pPr>
        <w:pStyle w:val="HTMLPreformatted"/>
        <w:shd w:val="clear" w:color="auto" w:fill="F7F9FA"/>
        <w:spacing w:after="240"/>
      </w:pPr>
      <w:r>
        <w:t>}</w:t>
      </w:r>
    </w:p>
    <w:p w14:paraId="1F9DD270" w14:textId="1E8508B1" w:rsidR="00184B6D" w:rsidRDefault="00184B6D" w:rsidP="005E6D82">
      <w:pPr>
        <w:pStyle w:val="HTMLPreformatted"/>
        <w:shd w:val="clear" w:color="auto" w:fill="F7F9FA"/>
        <w:spacing w:after="240"/>
      </w:pPr>
      <w:r>
        <w:lastRenderedPageBreak/>
        <w:t>}</w:t>
      </w:r>
    </w:p>
    <w:p w14:paraId="0ADBFB19" w14:textId="343CB364" w:rsidR="00184B6D" w:rsidRDefault="00184B6D" w:rsidP="005E6D82">
      <w:pPr>
        <w:pStyle w:val="HTMLPreformatted"/>
        <w:shd w:val="clear" w:color="auto" w:fill="F7F9FA"/>
        <w:spacing w:after="240"/>
      </w:pPr>
      <w:r>
        <w:t>}</w:t>
      </w:r>
    </w:p>
    <w:p w14:paraId="1815482B" w14:textId="32D48A34" w:rsidR="00184B6D" w:rsidRDefault="00184B6D" w:rsidP="005E6D82">
      <w:pPr>
        <w:pStyle w:val="HTMLPreformatted"/>
        <w:shd w:val="clear" w:color="auto" w:fill="F7F9FA"/>
        <w:spacing w:after="240"/>
      </w:pPr>
      <w:r>
        <w:t>}</w:t>
      </w:r>
    </w:p>
    <w:p w14:paraId="1EC6B619" w14:textId="00B29A23" w:rsidR="00184B6D" w:rsidRDefault="00184B6D" w:rsidP="005E6D82">
      <w:pPr>
        <w:pStyle w:val="HTMLPreformatted"/>
        <w:shd w:val="clear" w:color="auto" w:fill="F7F9FA"/>
        <w:spacing w:after="240"/>
      </w:pPr>
      <w:r>
        <w:t>Int top()</w:t>
      </w:r>
    </w:p>
    <w:p w14:paraId="5ECFF353" w14:textId="7303CC5C" w:rsidR="00184B6D" w:rsidRDefault="00184B6D" w:rsidP="005E6D82">
      <w:pPr>
        <w:pStyle w:val="HTMLPreformatted"/>
        <w:shd w:val="clear" w:color="auto" w:fill="F7F9FA"/>
        <w:spacing w:after="240"/>
      </w:pPr>
      <w:r>
        <w:t>{</w:t>
      </w:r>
    </w:p>
    <w:p w14:paraId="73C3E193" w14:textId="6E27CC34" w:rsidR="00184B6D" w:rsidRDefault="00184B6D" w:rsidP="005E6D82">
      <w:pPr>
        <w:pStyle w:val="HTMLPreformatted"/>
        <w:shd w:val="clear" w:color="auto" w:fill="F7F9FA"/>
        <w:spacing w:after="240"/>
      </w:pPr>
      <w:r>
        <w:t>If(!output.empty())</w:t>
      </w:r>
    </w:p>
    <w:p w14:paraId="07D1EA9E" w14:textId="42BC7D90" w:rsidR="00184B6D" w:rsidRDefault="00184B6D" w:rsidP="005E6D82">
      <w:pPr>
        <w:pStyle w:val="HTMLPreformatted"/>
        <w:shd w:val="clear" w:color="auto" w:fill="F7F9FA"/>
        <w:spacing w:after="240"/>
      </w:pPr>
      <w:r>
        <w:t>{</w:t>
      </w:r>
    </w:p>
    <w:p w14:paraId="5429E6A9" w14:textId="47F382E1" w:rsidR="00184B6D" w:rsidRDefault="00184B6D" w:rsidP="005E6D82">
      <w:pPr>
        <w:pStyle w:val="HTMLPreformatted"/>
        <w:shd w:val="clear" w:color="auto" w:fill="F7F9FA"/>
        <w:spacing w:after="240"/>
      </w:pPr>
      <w:r>
        <w:t>Return output.top();</w:t>
      </w:r>
    </w:p>
    <w:p w14:paraId="63F0D278" w14:textId="316ABB67" w:rsidR="00184B6D" w:rsidRDefault="00184B6D" w:rsidP="005E6D82">
      <w:pPr>
        <w:pStyle w:val="HTMLPreformatted"/>
        <w:shd w:val="clear" w:color="auto" w:fill="F7F9FA"/>
        <w:spacing w:after="240"/>
      </w:pPr>
      <w:r>
        <w:t>Else</w:t>
      </w:r>
    </w:p>
    <w:p w14:paraId="681641E7" w14:textId="767B64A1" w:rsidR="00184B6D" w:rsidRDefault="00184B6D" w:rsidP="005E6D82">
      <w:pPr>
        <w:pStyle w:val="HTMLPreformatted"/>
        <w:shd w:val="clear" w:color="auto" w:fill="F7F9FA"/>
        <w:spacing w:after="240"/>
      </w:pPr>
      <w:r>
        <w:t>{</w:t>
      </w:r>
    </w:p>
    <w:p w14:paraId="76D076B6" w14:textId="28C5F339" w:rsidR="00184B6D" w:rsidRDefault="00184B6D" w:rsidP="005E6D82">
      <w:pPr>
        <w:pStyle w:val="HTMLPreformatted"/>
        <w:shd w:val="clear" w:color="auto" w:fill="F7F9FA"/>
        <w:spacing w:after="240"/>
      </w:pPr>
      <w:r>
        <w:t>While(!input.empty())</w:t>
      </w:r>
    </w:p>
    <w:p w14:paraId="4D109FC8" w14:textId="32368D4E" w:rsidR="00184B6D" w:rsidRDefault="00184B6D" w:rsidP="005E6D82">
      <w:pPr>
        <w:pStyle w:val="HTMLPreformatted"/>
        <w:shd w:val="clear" w:color="auto" w:fill="F7F9FA"/>
        <w:spacing w:after="240"/>
      </w:pPr>
      <w:r>
        <w:t>{</w:t>
      </w:r>
    </w:p>
    <w:p w14:paraId="71D7B0AA" w14:textId="0EE5E6A4" w:rsidR="00184B6D" w:rsidRDefault="00184B6D" w:rsidP="005E6D82">
      <w:pPr>
        <w:pStyle w:val="HTMLPreformatted"/>
        <w:shd w:val="clear" w:color="auto" w:fill="F7F9FA"/>
        <w:spacing w:after="240"/>
      </w:pPr>
      <w:r>
        <w:t>Output.push(input.front())</w:t>
      </w:r>
    </w:p>
    <w:p w14:paraId="24CDE0BF" w14:textId="37F03F3E" w:rsidR="00184B6D" w:rsidRDefault="00184B6D" w:rsidP="005E6D82">
      <w:pPr>
        <w:pStyle w:val="HTMLPreformatted"/>
        <w:shd w:val="clear" w:color="auto" w:fill="F7F9FA"/>
        <w:spacing w:after="240"/>
      </w:pPr>
      <w:r>
        <w:t>Input.pop();</w:t>
      </w:r>
    </w:p>
    <w:p w14:paraId="4C1CC580" w14:textId="06D19B11" w:rsidR="00184B6D" w:rsidRDefault="00184B6D" w:rsidP="005E6D82">
      <w:pPr>
        <w:pStyle w:val="HTMLPreformatted"/>
        <w:shd w:val="clear" w:color="auto" w:fill="F7F9FA"/>
        <w:spacing w:after="240"/>
      </w:pPr>
      <w:r>
        <w:t>}</w:t>
      </w:r>
    </w:p>
    <w:p w14:paraId="4C3D64C1" w14:textId="6A4F123C" w:rsidR="00184B6D" w:rsidRDefault="00184B6D" w:rsidP="005E6D82">
      <w:pPr>
        <w:pStyle w:val="HTMLPreformatted"/>
        <w:shd w:val="clear" w:color="auto" w:fill="F7F9FA"/>
        <w:spacing w:after="240"/>
      </w:pPr>
      <w:r>
        <w:t>}</w:t>
      </w:r>
    </w:p>
    <w:p w14:paraId="0A290C62" w14:textId="63CCCC0A" w:rsidR="00184B6D" w:rsidRDefault="00184B6D" w:rsidP="005E6D82">
      <w:pPr>
        <w:pStyle w:val="HTMLPreformatted"/>
        <w:shd w:val="clear" w:color="auto" w:fill="F7F9FA"/>
        <w:spacing w:after="240"/>
      </w:pPr>
      <w:r>
        <w:t>}</w:t>
      </w:r>
    </w:p>
    <w:p w14:paraId="16D50DBB" w14:textId="067C8B97" w:rsidR="00184B6D" w:rsidRDefault="00184B6D" w:rsidP="005E6D82">
      <w:pPr>
        <w:pStyle w:val="HTMLPreformatted"/>
        <w:shd w:val="clear" w:color="auto" w:fill="F7F9FA"/>
        <w:spacing w:after="240"/>
      </w:pPr>
      <w:r>
        <w:t>}</w:t>
      </w:r>
    </w:p>
    <w:p w14:paraId="170226C3" w14:textId="4895B884" w:rsidR="00184B6D" w:rsidRDefault="00184B6D" w:rsidP="005E6D82">
      <w:pPr>
        <w:pStyle w:val="HTMLPreformatted"/>
        <w:shd w:val="clear" w:color="auto" w:fill="F7F9FA"/>
        <w:spacing w:after="240"/>
      </w:pPr>
      <w:r>
        <w:t>}</w:t>
      </w:r>
    </w:p>
    <w:p w14:paraId="2E2CD2DC" w14:textId="7A51AEF2" w:rsidR="006B7592" w:rsidRPr="006B7592" w:rsidRDefault="006B7592" w:rsidP="006B7592">
      <w:pPr>
        <w:pStyle w:val="NormalWeb"/>
        <w:shd w:val="clear" w:color="auto" w:fill="FFFFFF"/>
        <w:spacing w:before="0" w:beforeAutospacing="0" w:after="240" w:afterAutospacing="0"/>
        <w:rPr>
          <w:rFonts w:ascii="Segoe UI" w:hAnsi="Segoe UI" w:cs="Segoe UI"/>
          <w:color w:val="263238"/>
          <w:sz w:val="21"/>
          <w:szCs w:val="21"/>
        </w:rPr>
      </w:pPr>
      <w:r>
        <w:t>66)</w:t>
      </w:r>
      <w:r w:rsidRPr="006B7592">
        <w:rPr>
          <w:rFonts w:ascii="Segoe UI" w:hAnsi="Segoe UI" w:cs="Segoe UI"/>
          <w:color w:val="263238"/>
          <w:sz w:val="21"/>
          <w:szCs w:val="21"/>
        </w:rPr>
        <w:t xml:space="preserve"> Implement a first in first out (FIFO) queue using only two stacks. The implemented queue should support all the functions of a normal queue (</w:t>
      </w:r>
      <w:r w:rsidRPr="006B7592">
        <w:rPr>
          <w:rFonts w:ascii="Courier New" w:hAnsi="Courier New" w:cs="Courier New"/>
          <w:color w:val="546E7A"/>
          <w:sz w:val="20"/>
          <w:szCs w:val="20"/>
          <w:shd w:val="clear" w:color="auto" w:fill="F7F9FA"/>
        </w:rPr>
        <w:t>push</w:t>
      </w:r>
      <w:r w:rsidRPr="006B7592">
        <w:rPr>
          <w:rFonts w:ascii="Segoe UI" w:hAnsi="Segoe UI" w:cs="Segoe UI"/>
          <w:color w:val="263238"/>
          <w:sz w:val="21"/>
          <w:szCs w:val="21"/>
        </w:rPr>
        <w:t>, </w:t>
      </w:r>
      <w:r w:rsidRPr="006B7592">
        <w:rPr>
          <w:rFonts w:ascii="Courier New" w:hAnsi="Courier New" w:cs="Courier New"/>
          <w:color w:val="546E7A"/>
          <w:sz w:val="20"/>
          <w:szCs w:val="20"/>
          <w:shd w:val="clear" w:color="auto" w:fill="F7F9FA"/>
        </w:rPr>
        <w:t>peek</w:t>
      </w:r>
      <w:r w:rsidRPr="006B7592">
        <w:rPr>
          <w:rFonts w:ascii="Segoe UI" w:hAnsi="Segoe UI" w:cs="Segoe UI"/>
          <w:color w:val="263238"/>
          <w:sz w:val="21"/>
          <w:szCs w:val="21"/>
        </w:rPr>
        <w:t>, </w:t>
      </w:r>
      <w:r w:rsidRPr="006B7592">
        <w:rPr>
          <w:rFonts w:ascii="Courier New" w:hAnsi="Courier New" w:cs="Courier New"/>
          <w:color w:val="546E7A"/>
          <w:sz w:val="20"/>
          <w:szCs w:val="20"/>
          <w:shd w:val="clear" w:color="auto" w:fill="F7F9FA"/>
        </w:rPr>
        <w:t>pop</w:t>
      </w:r>
      <w:r w:rsidRPr="006B7592">
        <w:rPr>
          <w:rFonts w:ascii="Segoe UI" w:hAnsi="Segoe UI" w:cs="Segoe UI"/>
          <w:color w:val="263238"/>
          <w:sz w:val="21"/>
          <w:szCs w:val="21"/>
        </w:rPr>
        <w:t>, and </w:t>
      </w:r>
      <w:r w:rsidRPr="006B7592">
        <w:rPr>
          <w:rFonts w:ascii="Courier New" w:hAnsi="Courier New" w:cs="Courier New"/>
          <w:color w:val="546E7A"/>
          <w:sz w:val="20"/>
          <w:szCs w:val="20"/>
          <w:shd w:val="clear" w:color="auto" w:fill="F7F9FA"/>
        </w:rPr>
        <w:t>empty</w:t>
      </w:r>
      <w:r w:rsidRPr="006B7592">
        <w:rPr>
          <w:rFonts w:ascii="Segoe UI" w:hAnsi="Segoe UI" w:cs="Segoe UI"/>
          <w:color w:val="263238"/>
          <w:sz w:val="21"/>
          <w:szCs w:val="21"/>
        </w:rPr>
        <w:t>).</w:t>
      </w:r>
    </w:p>
    <w:p w14:paraId="08A2134C" w14:textId="77777777" w:rsidR="006B7592" w:rsidRPr="006B7592" w:rsidRDefault="006B7592" w:rsidP="006B7592">
      <w:pPr>
        <w:shd w:val="clear" w:color="auto" w:fill="FFFFFF"/>
        <w:spacing w:after="240" w:line="240" w:lineRule="auto"/>
        <w:rPr>
          <w:rFonts w:ascii="Segoe UI" w:eastAsia="Times New Roman" w:hAnsi="Segoe UI" w:cs="Segoe UI"/>
          <w:color w:val="263238"/>
          <w:sz w:val="21"/>
          <w:szCs w:val="21"/>
        </w:rPr>
      </w:pPr>
      <w:r w:rsidRPr="006B7592">
        <w:rPr>
          <w:rFonts w:ascii="Segoe UI" w:eastAsia="Times New Roman" w:hAnsi="Segoe UI" w:cs="Segoe UI"/>
          <w:color w:val="263238"/>
          <w:sz w:val="21"/>
          <w:szCs w:val="21"/>
        </w:rPr>
        <w:t>Implement the </w:t>
      </w:r>
      <w:r w:rsidRPr="006B7592">
        <w:rPr>
          <w:rFonts w:ascii="Courier New" w:eastAsia="Times New Roman" w:hAnsi="Courier New" w:cs="Courier New"/>
          <w:color w:val="546E7A"/>
          <w:sz w:val="20"/>
          <w:szCs w:val="20"/>
          <w:shd w:val="clear" w:color="auto" w:fill="F7F9FA"/>
        </w:rPr>
        <w:t>MyQueue</w:t>
      </w:r>
      <w:r w:rsidRPr="006B7592">
        <w:rPr>
          <w:rFonts w:ascii="Segoe UI" w:eastAsia="Times New Roman" w:hAnsi="Segoe UI" w:cs="Segoe UI"/>
          <w:color w:val="263238"/>
          <w:sz w:val="21"/>
          <w:szCs w:val="21"/>
        </w:rPr>
        <w:t> class:</w:t>
      </w:r>
    </w:p>
    <w:p w14:paraId="4CCB0820" w14:textId="77777777" w:rsidR="006B7592" w:rsidRPr="006B7592" w:rsidRDefault="006B7592" w:rsidP="00A0090B">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Courier New" w:eastAsia="Times New Roman" w:hAnsi="Courier New" w:cs="Courier New"/>
          <w:color w:val="546E7A"/>
          <w:sz w:val="20"/>
          <w:szCs w:val="20"/>
          <w:shd w:val="clear" w:color="auto" w:fill="F7F9FA"/>
        </w:rPr>
        <w:t>void push(int x)</w:t>
      </w:r>
      <w:r w:rsidRPr="006B7592">
        <w:rPr>
          <w:rFonts w:ascii="Segoe UI" w:eastAsia="Times New Roman" w:hAnsi="Segoe UI" w:cs="Segoe UI"/>
          <w:color w:val="263238"/>
          <w:sz w:val="21"/>
          <w:szCs w:val="21"/>
        </w:rPr>
        <w:t> Pushes element x to the back of the queue.</w:t>
      </w:r>
    </w:p>
    <w:p w14:paraId="24039256" w14:textId="77777777" w:rsidR="006B7592" w:rsidRPr="006B7592" w:rsidRDefault="006B7592" w:rsidP="00A0090B">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Courier New" w:eastAsia="Times New Roman" w:hAnsi="Courier New" w:cs="Courier New"/>
          <w:color w:val="546E7A"/>
          <w:sz w:val="20"/>
          <w:szCs w:val="20"/>
          <w:shd w:val="clear" w:color="auto" w:fill="F7F9FA"/>
        </w:rPr>
        <w:t>int pop()</w:t>
      </w:r>
      <w:r w:rsidRPr="006B7592">
        <w:rPr>
          <w:rFonts w:ascii="Segoe UI" w:eastAsia="Times New Roman" w:hAnsi="Segoe UI" w:cs="Segoe UI"/>
          <w:color w:val="263238"/>
          <w:sz w:val="21"/>
          <w:szCs w:val="21"/>
        </w:rPr>
        <w:t> Removes the element from the front of the queue and returns it.</w:t>
      </w:r>
    </w:p>
    <w:p w14:paraId="3811B77F" w14:textId="77777777" w:rsidR="006B7592" w:rsidRPr="006B7592" w:rsidRDefault="006B7592" w:rsidP="00A0090B">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Courier New" w:eastAsia="Times New Roman" w:hAnsi="Courier New" w:cs="Courier New"/>
          <w:color w:val="546E7A"/>
          <w:sz w:val="20"/>
          <w:szCs w:val="20"/>
          <w:shd w:val="clear" w:color="auto" w:fill="F7F9FA"/>
        </w:rPr>
        <w:t>int peek()</w:t>
      </w:r>
      <w:r w:rsidRPr="006B7592">
        <w:rPr>
          <w:rFonts w:ascii="Segoe UI" w:eastAsia="Times New Roman" w:hAnsi="Segoe UI" w:cs="Segoe UI"/>
          <w:color w:val="263238"/>
          <w:sz w:val="21"/>
          <w:szCs w:val="21"/>
        </w:rPr>
        <w:t> Returns the element at the front of the queue.</w:t>
      </w:r>
    </w:p>
    <w:p w14:paraId="1AB95D34" w14:textId="77777777" w:rsidR="006B7592" w:rsidRPr="006B7592" w:rsidRDefault="006B7592" w:rsidP="00A0090B">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Courier New" w:eastAsia="Times New Roman" w:hAnsi="Courier New" w:cs="Courier New"/>
          <w:color w:val="546E7A"/>
          <w:sz w:val="20"/>
          <w:szCs w:val="20"/>
          <w:shd w:val="clear" w:color="auto" w:fill="F7F9FA"/>
        </w:rPr>
        <w:t>boolean empty()</w:t>
      </w:r>
      <w:r w:rsidRPr="006B7592">
        <w:rPr>
          <w:rFonts w:ascii="Segoe UI" w:eastAsia="Times New Roman" w:hAnsi="Segoe UI" w:cs="Segoe UI"/>
          <w:color w:val="263238"/>
          <w:sz w:val="21"/>
          <w:szCs w:val="21"/>
        </w:rPr>
        <w:t> Returns </w:t>
      </w:r>
      <w:r w:rsidRPr="006B7592">
        <w:rPr>
          <w:rFonts w:ascii="Courier New" w:eastAsia="Times New Roman" w:hAnsi="Courier New" w:cs="Courier New"/>
          <w:color w:val="546E7A"/>
          <w:sz w:val="20"/>
          <w:szCs w:val="20"/>
          <w:shd w:val="clear" w:color="auto" w:fill="F7F9FA"/>
        </w:rPr>
        <w:t>true</w:t>
      </w:r>
      <w:r w:rsidRPr="006B7592">
        <w:rPr>
          <w:rFonts w:ascii="Segoe UI" w:eastAsia="Times New Roman" w:hAnsi="Segoe UI" w:cs="Segoe UI"/>
          <w:color w:val="263238"/>
          <w:sz w:val="21"/>
          <w:szCs w:val="21"/>
        </w:rPr>
        <w:t> if the queue is empty, </w:t>
      </w:r>
      <w:r w:rsidRPr="006B7592">
        <w:rPr>
          <w:rFonts w:ascii="Courier New" w:eastAsia="Times New Roman" w:hAnsi="Courier New" w:cs="Courier New"/>
          <w:color w:val="546E7A"/>
          <w:sz w:val="20"/>
          <w:szCs w:val="20"/>
          <w:shd w:val="clear" w:color="auto" w:fill="F7F9FA"/>
        </w:rPr>
        <w:t>false</w:t>
      </w:r>
      <w:r w:rsidRPr="006B7592">
        <w:rPr>
          <w:rFonts w:ascii="Segoe UI" w:eastAsia="Times New Roman" w:hAnsi="Segoe UI" w:cs="Segoe UI"/>
          <w:color w:val="263238"/>
          <w:sz w:val="21"/>
          <w:szCs w:val="21"/>
        </w:rPr>
        <w:t> otherwise.</w:t>
      </w:r>
    </w:p>
    <w:p w14:paraId="5439541A" w14:textId="77777777" w:rsidR="006B7592" w:rsidRPr="006B7592" w:rsidRDefault="006B7592" w:rsidP="006B7592">
      <w:pPr>
        <w:shd w:val="clear" w:color="auto" w:fill="FFFFFF"/>
        <w:spacing w:after="240" w:line="240" w:lineRule="auto"/>
        <w:rPr>
          <w:rFonts w:ascii="Segoe UI" w:eastAsia="Times New Roman" w:hAnsi="Segoe UI" w:cs="Segoe UI"/>
          <w:color w:val="263238"/>
          <w:sz w:val="21"/>
          <w:szCs w:val="21"/>
        </w:rPr>
      </w:pPr>
      <w:r w:rsidRPr="006B7592">
        <w:rPr>
          <w:rFonts w:ascii="Segoe UI" w:eastAsia="Times New Roman" w:hAnsi="Segoe UI" w:cs="Segoe UI"/>
          <w:b/>
          <w:bCs/>
          <w:color w:val="263238"/>
          <w:sz w:val="21"/>
          <w:szCs w:val="21"/>
        </w:rPr>
        <w:t>Notes:</w:t>
      </w:r>
    </w:p>
    <w:p w14:paraId="365C5CD6" w14:textId="77777777" w:rsidR="006B7592" w:rsidRPr="006B7592" w:rsidRDefault="006B7592" w:rsidP="00A0090B">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Segoe UI" w:eastAsia="Times New Roman" w:hAnsi="Segoe UI" w:cs="Segoe UI"/>
          <w:color w:val="263238"/>
          <w:sz w:val="21"/>
          <w:szCs w:val="21"/>
        </w:rPr>
        <w:t>You must use </w:t>
      </w:r>
      <w:r w:rsidRPr="006B7592">
        <w:rPr>
          <w:rFonts w:ascii="Segoe UI" w:eastAsia="Times New Roman" w:hAnsi="Segoe UI" w:cs="Segoe UI"/>
          <w:b/>
          <w:bCs/>
          <w:color w:val="263238"/>
          <w:sz w:val="21"/>
          <w:szCs w:val="21"/>
        </w:rPr>
        <w:t>only</w:t>
      </w:r>
      <w:r w:rsidRPr="006B7592">
        <w:rPr>
          <w:rFonts w:ascii="Segoe UI" w:eastAsia="Times New Roman" w:hAnsi="Segoe UI" w:cs="Segoe UI"/>
          <w:color w:val="263238"/>
          <w:sz w:val="21"/>
          <w:szCs w:val="21"/>
        </w:rPr>
        <w:t> standard operations of a stack, which means only </w:t>
      </w:r>
      <w:r w:rsidRPr="006B7592">
        <w:rPr>
          <w:rFonts w:ascii="Courier New" w:eastAsia="Times New Roman" w:hAnsi="Courier New" w:cs="Courier New"/>
          <w:color w:val="546E7A"/>
          <w:sz w:val="20"/>
          <w:szCs w:val="20"/>
          <w:shd w:val="clear" w:color="auto" w:fill="F7F9FA"/>
        </w:rPr>
        <w:t>push to top</w:t>
      </w:r>
      <w:r w:rsidRPr="006B7592">
        <w:rPr>
          <w:rFonts w:ascii="Segoe UI" w:eastAsia="Times New Roman" w:hAnsi="Segoe UI" w:cs="Segoe UI"/>
          <w:color w:val="263238"/>
          <w:sz w:val="21"/>
          <w:szCs w:val="21"/>
        </w:rPr>
        <w:t>, </w:t>
      </w:r>
      <w:r w:rsidRPr="006B7592">
        <w:rPr>
          <w:rFonts w:ascii="Courier New" w:eastAsia="Times New Roman" w:hAnsi="Courier New" w:cs="Courier New"/>
          <w:color w:val="546E7A"/>
          <w:sz w:val="20"/>
          <w:szCs w:val="20"/>
          <w:shd w:val="clear" w:color="auto" w:fill="F7F9FA"/>
        </w:rPr>
        <w:t>peek/pop from top</w:t>
      </w:r>
      <w:r w:rsidRPr="006B7592">
        <w:rPr>
          <w:rFonts w:ascii="Segoe UI" w:eastAsia="Times New Roman" w:hAnsi="Segoe UI" w:cs="Segoe UI"/>
          <w:color w:val="263238"/>
          <w:sz w:val="21"/>
          <w:szCs w:val="21"/>
        </w:rPr>
        <w:t>, </w:t>
      </w:r>
      <w:r w:rsidRPr="006B7592">
        <w:rPr>
          <w:rFonts w:ascii="Courier New" w:eastAsia="Times New Roman" w:hAnsi="Courier New" w:cs="Courier New"/>
          <w:color w:val="546E7A"/>
          <w:sz w:val="20"/>
          <w:szCs w:val="20"/>
          <w:shd w:val="clear" w:color="auto" w:fill="F7F9FA"/>
        </w:rPr>
        <w:t>size</w:t>
      </w:r>
      <w:r w:rsidRPr="006B7592">
        <w:rPr>
          <w:rFonts w:ascii="Segoe UI" w:eastAsia="Times New Roman" w:hAnsi="Segoe UI" w:cs="Segoe UI"/>
          <w:color w:val="263238"/>
          <w:sz w:val="21"/>
          <w:szCs w:val="21"/>
        </w:rPr>
        <w:t>, and </w:t>
      </w:r>
      <w:r w:rsidRPr="006B7592">
        <w:rPr>
          <w:rFonts w:ascii="Courier New" w:eastAsia="Times New Roman" w:hAnsi="Courier New" w:cs="Courier New"/>
          <w:color w:val="546E7A"/>
          <w:sz w:val="20"/>
          <w:szCs w:val="20"/>
          <w:shd w:val="clear" w:color="auto" w:fill="F7F9FA"/>
        </w:rPr>
        <w:t>is empty</w:t>
      </w:r>
      <w:r w:rsidRPr="006B7592">
        <w:rPr>
          <w:rFonts w:ascii="Segoe UI" w:eastAsia="Times New Roman" w:hAnsi="Segoe UI" w:cs="Segoe UI"/>
          <w:color w:val="263238"/>
          <w:sz w:val="21"/>
          <w:szCs w:val="21"/>
        </w:rPr>
        <w:t> operations are valid.</w:t>
      </w:r>
    </w:p>
    <w:p w14:paraId="10624D18" w14:textId="77777777" w:rsidR="006B7592" w:rsidRPr="006B7592" w:rsidRDefault="006B7592" w:rsidP="00A0090B">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B7592">
        <w:rPr>
          <w:rFonts w:ascii="Segoe UI" w:eastAsia="Times New Roman" w:hAnsi="Segoe UI" w:cs="Segoe UI"/>
          <w:color w:val="263238"/>
          <w:sz w:val="21"/>
          <w:szCs w:val="21"/>
        </w:rPr>
        <w:lastRenderedPageBreak/>
        <w:t>Depending on your language, the stack may not be supported natively. You may simulate a stack using a list or deque (double-ended queue) as long as you use only a stack's standard operations.</w:t>
      </w:r>
    </w:p>
    <w:p w14:paraId="263452E9" w14:textId="77777777" w:rsidR="006B7592" w:rsidRPr="006B7592" w:rsidRDefault="006B7592" w:rsidP="006B7592">
      <w:pPr>
        <w:shd w:val="clear" w:color="auto" w:fill="FFFFFF"/>
        <w:spacing w:after="240" w:line="240" w:lineRule="auto"/>
        <w:rPr>
          <w:rFonts w:ascii="Segoe UI" w:eastAsia="Times New Roman" w:hAnsi="Segoe UI" w:cs="Segoe UI"/>
          <w:color w:val="263238"/>
          <w:sz w:val="21"/>
          <w:szCs w:val="21"/>
        </w:rPr>
      </w:pPr>
      <w:r w:rsidRPr="006B7592">
        <w:rPr>
          <w:rFonts w:ascii="Segoe UI" w:eastAsia="Times New Roman" w:hAnsi="Segoe UI" w:cs="Segoe UI"/>
          <w:color w:val="263238"/>
          <w:sz w:val="21"/>
          <w:szCs w:val="21"/>
        </w:rPr>
        <w:t> </w:t>
      </w:r>
    </w:p>
    <w:p w14:paraId="405D692B" w14:textId="77777777" w:rsidR="006B7592" w:rsidRPr="006B7592" w:rsidRDefault="006B7592" w:rsidP="006B7592">
      <w:pPr>
        <w:shd w:val="clear" w:color="auto" w:fill="FFFFFF"/>
        <w:spacing w:after="240" w:line="240" w:lineRule="auto"/>
        <w:rPr>
          <w:rFonts w:ascii="Segoe UI" w:eastAsia="Times New Roman" w:hAnsi="Segoe UI" w:cs="Segoe UI"/>
          <w:color w:val="263238"/>
          <w:sz w:val="21"/>
          <w:szCs w:val="21"/>
        </w:rPr>
      </w:pPr>
      <w:r w:rsidRPr="006B7592">
        <w:rPr>
          <w:rFonts w:ascii="Segoe UI" w:eastAsia="Times New Roman" w:hAnsi="Segoe UI" w:cs="Segoe UI"/>
          <w:b/>
          <w:bCs/>
          <w:color w:val="263238"/>
          <w:sz w:val="21"/>
          <w:szCs w:val="21"/>
        </w:rPr>
        <w:t>Example 1:</w:t>
      </w:r>
    </w:p>
    <w:p w14:paraId="5A987D1F"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b/>
          <w:bCs/>
          <w:color w:val="263238"/>
          <w:sz w:val="20"/>
          <w:szCs w:val="20"/>
        </w:rPr>
        <w:t>Input</w:t>
      </w:r>
    </w:p>
    <w:p w14:paraId="2704FAAF"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 "push", "push", "peek", "pop", "empty"]</w:t>
      </w:r>
    </w:p>
    <w:p w14:paraId="0511DF0C"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 [1], [2], [], [], []]</w:t>
      </w:r>
    </w:p>
    <w:p w14:paraId="19A6902D"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b/>
          <w:bCs/>
          <w:color w:val="263238"/>
          <w:sz w:val="20"/>
          <w:szCs w:val="20"/>
        </w:rPr>
        <w:t>Output</w:t>
      </w:r>
    </w:p>
    <w:p w14:paraId="25F5C665"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[null, null, null, 1, 1, false]</w:t>
      </w:r>
    </w:p>
    <w:p w14:paraId="60C8E56F"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1616BDE0"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b/>
          <w:bCs/>
          <w:color w:val="263238"/>
          <w:sz w:val="20"/>
          <w:szCs w:val="20"/>
        </w:rPr>
        <w:t>Explanation</w:t>
      </w:r>
    </w:p>
    <w:p w14:paraId="017EF918"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 myQueue = new MyQueue();</w:t>
      </w:r>
    </w:p>
    <w:p w14:paraId="7F26C277"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myQueue.push(1); // queue is: [1]</w:t>
      </w:r>
    </w:p>
    <w:p w14:paraId="0CFF4AA4"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myQueue.push(2); // queue is: [1, 2] (leftmost is front of the queue)</w:t>
      </w:r>
    </w:p>
    <w:p w14:paraId="38DF3AE3"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myQueue.peek(); // return 1</w:t>
      </w:r>
    </w:p>
    <w:p w14:paraId="66E2F0FA"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myQueue.pop(); // return 1, queue is [2]</w:t>
      </w:r>
    </w:p>
    <w:p w14:paraId="2B4390D8" w14:textId="77777777" w:rsidR="006B7592" w:rsidRPr="006B7592" w:rsidRDefault="006B7592" w:rsidP="006B75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7592">
        <w:rPr>
          <w:rFonts w:ascii="Consolas" w:eastAsia="Times New Roman" w:hAnsi="Consolas" w:cs="Courier New"/>
          <w:color w:val="263238"/>
          <w:sz w:val="20"/>
          <w:szCs w:val="20"/>
        </w:rPr>
        <w:t>myQueue.empty(); // return false</w:t>
      </w:r>
    </w:p>
    <w:p w14:paraId="7C21110D" w14:textId="5A188921" w:rsidR="00447944" w:rsidRDefault="00447944" w:rsidP="005E6D82">
      <w:pPr>
        <w:pStyle w:val="HTMLPreformatted"/>
        <w:shd w:val="clear" w:color="auto" w:fill="F7F9FA"/>
        <w:spacing w:after="240"/>
      </w:pPr>
    </w:p>
    <w:p w14:paraId="3E9948EA" w14:textId="4B919EA7" w:rsidR="006B7592" w:rsidRDefault="006B7592" w:rsidP="006B7592">
      <w:pPr>
        <w:pStyle w:val="HTMLPreformatted"/>
        <w:shd w:val="clear" w:color="auto" w:fill="F7F9FA"/>
        <w:spacing w:after="240"/>
      </w:pPr>
      <w:r>
        <w:t>:</w:t>
      </w:r>
      <w:r w:rsidRPr="006B7592">
        <w:t xml:space="preserve"> </w:t>
      </w:r>
      <w:r>
        <w:t>class MyQueue {</w:t>
      </w:r>
    </w:p>
    <w:p w14:paraId="198F0D88" w14:textId="77777777" w:rsidR="006B7592" w:rsidRDefault="006B7592" w:rsidP="006B7592">
      <w:pPr>
        <w:pStyle w:val="HTMLPreformatted"/>
        <w:shd w:val="clear" w:color="auto" w:fill="F7F9FA"/>
        <w:spacing w:after="240"/>
      </w:pPr>
      <w:r>
        <w:t>public:</w:t>
      </w:r>
    </w:p>
    <w:p w14:paraId="2006C9B0" w14:textId="77777777" w:rsidR="006B7592" w:rsidRDefault="006B7592" w:rsidP="006B7592">
      <w:pPr>
        <w:pStyle w:val="HTMLPreformatted"/>
        <w:shd w:val="clear" w:color="auto" w:fill="F7F9FA"/>
        <w:spacing w:after="240"/>
      </w:pPr>
      <w:r>
        <w:t xml:space="preserve">    stack&lt;int&gt;input;</w:t>
      </w:r>
    </w:p>
    <w:p w14:paraId="3F743004" w14:textId="77777777" w:rsidR="006B7592" w:rsidRDefault="006B7592" w:rsidP="006B7592">
      <w:pPr>
        <w:pStyle w:val="HTMLPreformatted"/>
        <w:shd w:val="clear" w:color="auto" w:fill="F7F9FA"/>
        <w:spacing w:after="240"/>
      </w:pPr>
      <w:r>
        <w:t xml:space="preserve">    stack&lt;int&gt;output;</w:t>
      </w:r>
    </w:p>
    <w:p w14:paraId="6762E371" w14:textId="77777777" w:rsidR="006B7592" w:rsidRDefault="006B7592" w:rsidP="006B7592">
      <w:pPr>
        <w:pStyle w:val="HTMLPreformatted"/>
        <w:shd w:val="clear" w:color="auto" w:fill="F7F9FA"/>
        <w:spacing w:after="240"/>
      </w:pPr>
      <w:r>
        <w:t xml:space="preserve">    MyQueue() {</w:t>
      </w:r>
    </w:p>
    <w:p w14:paraId="57BC45A8" w14:textId="77777777" w:rsidR="006B7592" w:rsidRDefault="006B7592" w:rsidP="006B7592">
      <w:pPr>
        <w:pStyle w:val="HTMLPreformatted"/>
        <w:shd w:val="clear" w:color="auto" w:fill="F7F9FA"/>
        <w:spacing w:after="240"/>
      </w:pPr>
      <w:r>
        <w:t xml:space="preserve">        </w:t>
      </w:r>
    </w:p>
    <w:p w14:paraId="6CC9358A" w14:textId="77777777" w:rsidR="006B7592" w:rsidRDefault="006B7592" w:rsidP="006B7592">
      <w:pPr>
        <w:pStyle w:val="HTMLPreformatted"/>
        <w:shd w:val="clear" w:color="auto" w:fill="F7F9FA"/>
        <w:spacing w:after="240"/>
      </w:pPr>
      <w:r>
        <w:t xml:space="preserve">    }</w:t>
      </w:r>
    </w:p>
    <w:p w14:paraId="7E17E478" w14:textId="77777777" w:rsidR="006B7592" w:rsidRDefault="006B7592" w:rsidP="006B7592">
      <w:pPr>
        <w:pStyle w:val="HTMLPreformatted"/>
        <w:shd w:val="clear" w:color="auto" w:fill="F7F9FA"/>
        <w:spacing w:after="240"/>
      </w:pPr>
      <w:r>
        <w:t xml:space="preserve">    </w:t>
      </w:r>
    </w:p>
    <w:p w14:paraId="75A4BAD0" w14:textId="77777777" w:rsidR="006B7592" w:rsidRDefault="006B7592" w:rsidP="006B7592">
      <w:pPr>
        <w:pStyle w:val="HTMLPreformatted"/>
        <w:shd w:val="clear" w:color="auto" w:fill="F7F9FA"/>
        <w:spacing w:after="240"/>
      </w:pPr>
      <w:r>
        <w:t xml:space="preserve">    void push(int x) {</w:t>
      </w:r>
    </w:p>
    <w:p w14:paraId="4B9FBB11" w14:textId="77777777" w:rsidR="006B7592" w:rsidRDefault="006B7592" w:rsidP="006B7592">
      <w:pPr>
        <w:pStyle w:val="HTMLPreformatted"/>
        <w:shd w:val="clear" w:color="auto" w:fill="F7F9FA"/>
        <w:spacing w:after="240"/>
      </w:pPr>
      <w:r>
        <w:lastRenderedPageBreak/>
        <w:t xml:space="preserve">        input.push(x);</w:t>
      </w:r>
    </w:p>
    <w:p w14:paraId="49D85E9B" w14:textId="77777777" w:rsidR="006B7592" w:rsidRDefault="006B7592" w:rsidP="006B7592">
      <w:pPr>
        <w:pStyle w:val="HTMLPreformatted"/>
        <w:shd w:val="clear" w:color="auto" w:fill="F7F9FA"/>
        <w:spacing w:after="240"/>
      </w:pPr>
      <w:r>
        <w:t xml:space="preserve">    }</w:t>
      </w:r>
    </w:p>
    <w:p w14:paraId="0CB23B93" w14:textId="77777777" w:rsidR="006B7592" w:rsidRDefault="006B7592" w:rsidP="006B7592">
      <w:pPr>
        <w:pStyle w:val="HTMLPreformatted"/>
        <w:shd w:val="clear" w:color="auto" w:fill="F7F9FA"/>
        <w:spacing w:after="240"/>
      </w:pPr>
      <w:r>
        <w:t xml:space="preserve">    </w:t>
      </w:r>
    </w:p>
    <w:p w14:paraId="2CA43305" w14:textId="77777777" w:rsidR="006B7592" w:rsidRDefault="006B7592" w:rsidP="006B7592">
      <w:pPr>
        <w:pStyle w:val="HTMLPreformatted"/>
        <w:shd w:val="clear" w:color="auto" w:fill="F7F9FA"/>
        <w:spacing w:after="240"/>
      </w:pPr>
      <w:r>
        <w:t xml:space="preserve">    int pop() {</w:t>
      </w:r>
    </w:p>
    <w:p w14:paraId="32461EA2" w14:textId="77777777" w:rsidR="006B7592" w:rsidRDefault="006B7592" w:rsidP="006B7592">
      <w:pPr>
        <w:pStyle w:val="HTMLPreformatted"/>
        <w:shd w:val="clear" w:color="auto" w:fill="F7F9FA"/>
        <w:spacing w:after="240"/>
      </w:pPr>
      <w:r>
        <w:t xml:space="preserve">        if((!output.empty()))</w:t>
      </w:r>
    </w:p>
    <w:p w14:paraId="47120232" w14:textId="77777777" w:rsidR="006B7592" w:rsidRDefault="006B7592" w:rsidP="006B7592">
      <w:pPr>
        <w:pStyle w:val="HTMLPreformatted"/>
        <w:shd w:val="clear" w:color="auto" w:fill="F7F9FA"/>
        <w:spacing w:after="240"/>
      </w:pPr>
      <w:r>
        <w:t xml:space="preserve">            output.pop();</w:t>
      </w:r>
    </w:p>
    <w:p w14:paraId="18EB0DBC" w14:textId="77777777" w:rsidR="006B7592" w:rsidRDefault="006B7592" w:rsidP="006B7592">
      <w:pPr>
        <w:pStyle w:val="HTMLPreformatted"/>
        <w:shd w:val="clear" w:color="auto" w:fill="F7F9FA"/>
        <w:spacing w:after="240"/>
      </w:pPr>
      <w:r>
        <w:t xml:space="preserve">        else</w:t>
      </w:r>
    </w:p>
    <w:p w14:paraId="0C7AA969" w14:textId="77777777" w:rsidR="006B7592" w:rsidRDefault="006B7592" w:rsidP="006B7592">
      <w:pPr>
        <w:pStyle w:val="HTMLPreformatted"/>
        <w:shd w:val="clear" w:color="auto" w:fill="F7F9FA"/>
        <w:spacing w:after="240"/>
      </w:pPr>
      <w:r>
        <w:t xml:space="preserve">        {</w:t>
      </w:r>
    </w:p>
    <w:p w14:paraId="58C1D8E4" w14:textId="77777777" w:rsidR="006B7592" w:rsidRDefault="006B7592" w:rsidP="006B7592">
      <w:pPr>
        <w:pStyle w:val="HTMLPreformatted"/>
        <w:shd w:val="clear" w:color="auto" w:fill="F7F9FA"/>
        <w:spacing w:after="240"/>
      </w:pPr>
      <w:r>
        <w:t xml:space="preserve">            for(int i=0;i&lt;input.size();i++){</w:t>
      </w:r>
    </w:p>
    <w:p w14:paraId="1FAA8210" w14:textId="77777777" w:rsidR="006B7592" w:rsidRDefault="006B7592" w:rsidP="006B7592">
      <w:pPr>
        <w:pStyle w:val="HTMLPreformatted"/>
        <w:shd w:val="clear" w:color="auto" w:fill="F7F9FA"/>
        <w:spacing w:after="240"/>
      </w:pPr>
      <w:r>
        <w:t xml:space="preserve">                output.push(input.top());</w:t>
      </w:r>
    </w:p>
    <w:p w14:paraId="6B4C747B" w14:textId="77777777" w:rsidR="006B7592" w:rsidRDefault="006B7592" w:rsidP="006B7592">
      <w:pPr>
        <w:pStyle w:val="HTMLPreformatted"/>
        <w:shd w:val="clear" w:color="auto" w:fill="F7F9FA"/>
        <w:spacing w:after="240"/>
      </w:pPr>
      <w:r>
        <w:t xml:space="preserve">                input.pop();</w:t>
      </w:r>
    </w:p>
    <w:p w14:paraId="6F1D7643" w14:textId="77777777" w:rsidR="006B7592" w:rsidRDefault="006B7592" w:rsidP="006B7592">
      <w:pPr>
        <w:pStyle w:val="HTMLPreformatted"/>
        <w:shd w:val="clear" w:color="auto" w:fill="F7F9FA"/>
        <w:spacing w:after="240"/>
      </w:pPr>
      <w:r>
        <w:t xml:space="preserve">        }</w:t>
      </w:r>
    </w:p>
    <w:p w14:paraId="584ED19D" w14:textId="77777777" w:rsidR="006B7592" w:rsidRDefault="006B7592" w:rsidP="006B7592">
      <w:pPr>
        <w:pStyle w:val="HTMLPreformatted"/>
        <w:shd w:val="clear" w:color="auto" w:fill="F7F9FA"/>
        <w:spacing w:after="240"/>
      </w:pPr>
      <w:r>
        <w:t xml:space="preserve">        }</w:t>
      </w:r>
    </w:p>
    <w:p w14:paraId="62CC55D1" w14:textId="77777777" w:rsidR="006B7592" w:rsidRDefault="006B7592" w:rsidP="006B7592">
      <w:pPr>
        <w:pStyle w:val="HTMLPreformatted"/>
        <w:shd w:val="clear" w:color="auto" w:fill="F7F9FA"/>
        <w:spacing w:after="240"/>
      </w:pPr>
      <w:r>
        <w:t xml:space="preserve">        return output.pop();</w:t>
      </w:r>
    </w:p>
    <w:p w14:paraId="54050E56" w14:textId="77777777" w:rsidR="006B7592" w:rsidRDefault="006B7592" w:rsidP="006B7592">
      <w:pPr>
        <w:pStyle w:val="HTMLPreformatted"/>
        <w:shd w:val="clear" w:color="auto" w:fill="F7F9FA"/>
        <w:spacing w:after="240"/>
      </w:pPr>
    </w:p>
    <w:p w14:paraId="6103EA28" w14:textId="77777777" w:rsidR="006B7592" w:rsidRDefault="006B7592" w:rsidP="006B7592">
      <w:pPr>
        <w:pStyle w:val="HTMLPreformatted"/>
        <w:shd w:val="clear" w:color="auto" w:fill="F7F9FA"/>
        <w:spacing w:after="240"/>
      </w:pPr>
      <w:r>
        <w:t xml:space="preserve">    }</w:t>
      </w:r>
    </w:p>
    <w:p w14:paraId="6E3AF677" w14:textId="77777777" w:rsidR="006B7592" w:rsidRDefault="006B7592" w:rsidP="006B7592">
      <w:pPr>
        <w:pStyle w:val="HTMLPreformatted"/>
        <w:shd w:val="clear" w:color="auto" w:fill="F7F9FA"/>
        <w:spacing w:after="240"/>
      </w:pPr>
      <w:r>
        <w:t xml:space="preserve">    </w:t>
      </w:r>
    </w:p>
    <w:p w14:paraId="670E2FAF" w14:textId="77777777" w:rsidR="006B7592" w:rsidRDefault="006B7592" w:rsidP="006B7592">
      <w:pPr>
        <w:pStyle w:val="HTMLPreformatted"/>
        <w:shd w:val="clear" w:color="auto" w:fill="F7F9FA"/>
        <w:spacing w:after="240"/>
      </w:pPr>
      <w:r>
        <w:t xml:space="preserve">    int peek() {</w:t>
      </w:r>
    </w:p>
    <w:p w14:paraId="2648418A" w14:textId="77777777" w:rsidR="006B7592" w:rsidRDefault="006B7592" w:rsidP="006B7592">
      <w:pPr>
        <w:pStyle w:val="HTMLPreformatted"/>
        <w:shd w:val="clear" w:color="auto" w:fill="F7F9FA"/>
        <w:spacing w:after="240"/>
      </w:pPr>
      <w:r>
        <w:t xml:space="preserve">        if(!output.empty())</w:t>
      </w:r>
    </w:p>
    <w:p w14:paraId="3D07135D" w14:textId="77777777" w:rsidR="006B7592" w:rsidRDefault="006B7592" w:rsidP="006B7592">
      <w:pPr>
        <w:pStyle w:val="HTMLPreformatted"/>
        <w:shd w:val="clear" w:color="auto" w:fill="F7F9FA"/>
        <w:spacing w:after="240"/>
      </w:pPr>
      <w:r>
        <w:t xml:space="preserve">            return output.top();</w:t>
      </w:r>
    </w:p>
    <w:p w14:paraId="537EB485" w14:textId="77777777" w:rsidR="006B7592" w:rsidRDefault="006B7592" w:rsidP="006B7592">
      <w:pPr>
        <w:pStyle w:val="HTMLPreformatted"/>
        <w:shd w:val="clear" w:color="auto" w:fill="F7F9FA"/>
        <w:spacing w:after="240"/>
      </w:pPr>
      <w:r>
        <w:t xml:space="preserve">        else</w:t>
      </w:r>
    </w:p>
    <w:p w14:paraId="3EE03513" w14:textId="77777777" w:rsidR="006B7592" w:rsidRDefault="006B7592" w:rsidP="006B7592">
      <w:pPr>
        <w:pStyle w:val="HTMLPreformatted"/>
        <w:shd w:val="clear" w:color="auto" w:fill="F7F9FA"/>
        <w:spacing w:after="240"/>
      </w:pPr>
      <w:r>
        <w:t xml:space="preserve">        {</w:t>
      </w:r>
    </w:p>
    <w:p w14:paraId="3A60DCD0" w14:textId="77777777" w:rsidR="006B7592" w:rsidRDefault="006B7592" w:rsidP="006B7592">
      <w:pPr>
        <w:pStyle w:val="HTMLPreformatted"/>
        <w:shd w:val="clear" w:color="auto" w:fill="F7F9FA"/>
        <w:spacing w:after="240"/>
      </w:pPr>
      <w:r>
        <w:t xml:space="preserve">            for(int i=0;i&lt;input.size();i++)</w:t>
      </w:r>
    </w:p>
    <w:p w14:paraId="3103F945" w14:textId="77777777" w:rsidR="006B7592" w:rsidRDefault="006B7592" w:rsidP="006B7592">
      <w:pPr>
        <w:pStyle w:val="HTMLPreformatted"/>
        <w:shd w:val="clear" w:color="auto" w:fill="F7F9FA"/>
        <w:spacing w:after="240"/>
      </w:pPr>
      <w:r>
        <w:t xml:space="preserve">            {</w:t>
      </w:r>
    </w:p>
    <w:p w14:paraId="007EA084" w14:textId="77777777" w:rsidR="006B7592" w:rsidRDefault="006B7592" w:rsidP="006B7592">
      <w:pPr>
        <w:pStyle w:val="HTMLPreformatted"/>
        <w:shd w:val="clear" w:color="auto" w:fill="F7F9FA"/>
        <w:spacing w:after="240"/>
      </w:pPr>
      <w:r>
        <w:t xml:space="preserve">                output.push(input.top());</w:t>
      </w:r>
    </w:p>
    <w:p w14:paraId="14E09044" w14:textId="77777777" w:rsidR="006B7592" w:rsidRDefault="006B7592" w:rsidP="006B7592">
      <w:pPr>
        <w:pStyle w:val="HTMLPreformatted"/>
        <w:shd w:val="clear" w:color="auto" w:fill="F7F9FA"/>
        <w:spacing w:after="240"/>
      </w:pPr>
      <w:r>
        <w:t xml:space="preserve">                input.pop();</w:t>
      </w:r>
    </w:p>
    <w:p w14:paraId="060B4FE8" w14:textId="77777777" w:rsidR="006B7592" w:rsidRDefault="006B7592" w:rsidP="006B7592">
      <w:pPr>
        <w:pStyle w:val="HTMLPreformatted"/>
        <w:shd w:val="clear" w:color="auto" w:fill="F7F9FA"/>
        <w:spacing w:after="240"/>
      </w:pPr>
      <w:r>
        <w:t xml:space="preserve">            }</w:t>
      </w:r>
    </w:p>
    <w:p w14:paraId="7B053608" w14:textId="77777777" w:rsidR="006B7592" w:rsidRDefault="006B7592" w:rsidP="006B7592">
      <w:pPr>
        <w:pStyle w:val="HTMLPreformatted"/>
        <w:shd w:val="clear" w:color="auto" w:fill="F7F9FA"/>
        <w:spacing w:after="240"/>
      </w:pPr>
      <w:r>
        <w:t xml:space="preserve">        }</w:t>
      </w:r>
    </w:p>
    <w:p w14:paraId="11F6C2B0" w14:textId="77777777" w:rsidR="006B7592" w:rsidRDefault="006B7592" w:rsidP="006B7592">
      <w:pPr>
        <w:pStyle w:val="HTMLPreformatted"/>
        <w:shd w:val="clear" w:color="auto" w:fill="F7F9FA"/>
        <w:spacing w:after="240"/>
      </w:pPr>
      <w:r>
        <w:lastRenderedPageBreak/>
        <w:t xml:space="preserve">        output.pop();</w:t>
      </w:r>
    </w:p>
    <w:p w14:paraId="429799DA" w14:textId="77777777" w:rsidR="006B7592" w:rsidRDefault="006B7592" w:rsidP="006B7592">
      <w:pPr>
        <w:pStyle w:val="HTMLPreformatted"/>
        <w:shd w:val="clear" w:color="auto" w:fill="F7F9FA"/>
        <w:spacing w:after="240"/>
      </w:pPr>
      <w:r>
        <w:t xml:space="preserve">    }</w:t>
      </w:r>
    </w:p>
    <w:p w14:paraId="4CF617B6" w14:textId="77777777" w:rsidR="006B7592" w:rsidRDefault="006B7592" w:rsidP="006B7592">
      <w:pPr>
        <w:pStyle w:val="HTMLPreformatted"/>
        <w:shd w:val="clear" w:color="auto" w:fill="F7F9FA"/>
        <w:spacing w:after="240"/>
      </w:pPr>
      <w:r>
        <w:t xml:space="preserve">    </w:t>
      </w:r>
    </w:p>
    <w:p w14:paraId="17F880F4" w14:textId="77777777" w:rsidR="006B7592" w:rsidRDefault="006B7592" w:rsidP="006B7592">
      <w:pPr>
        <w:pStyle w:val="HTMLPreformatted"/>
        <w:shd w:val="clear" w:color="auto" w:fill="F7F9FA"/>
        <w:spacing w:after="240"/>
      </w:pPr>
      <w:r>
        <w:t xml:space="preserve">    bool empty() {</w:t>
      </w:r>
    </w:p>
    <w:p w14:paraId="3377D055" w14:textId="77777777" w:rsidR="006B7592" w:rsidRDefault="006B7592" w:rsidP="006B7592">
      <w:pPr>
        <w:pStyle w:val="HTMLPreformatted"/>
        <w:shd w:val="clear" w:color="auto" w:fill="F7F9FA"/>
        <w:spacing w:after="240"/>
      </w:pPr>
      <w:r>
        <w:t xml:space="preserve">        </w:t>
      </w:r>
    </w:p>
    <w:p w14:paraId="16800F7E" w14:textId="77777777" w:rsidR="006B7592" w:rsidRDefault="006B7592" w:rsidP="006B7592">
      <w:pPr>
        <w:pStyle w:val="HTMLPreformatted"/>
        <w:shd w:val="clear" w:color="auto" w:fill="F7F9FA"/>
        <w:spacing w:after="240"/>
      </w:pPr>
      <w:r>
        <w:t xml:space="preserve">    }</w:t>
      </w:r>
    </w:p>
    <w:p w14:paraId="49DF1A9B" w14:textId="77777777" w:rsidR="006B7592" w:rsidRDefault="006B7592" w:rsidP="006B7592">
      <w:pPr>
        <w:pStyle w:val="HTMLPreformatted"/>
        <w:shd w:val="clear" w:color="auto" w:fill="F7F9FA"/>
        <w:spacing w:after="240"/>
      </w:pPr>
      <w:r>
        <w:t>};</w:t>
      </w:r>
    </w:p>
    <w:p w14:paraId="0F0C913E" w14:textId="77777777" w:rsidR="006B7592" w:rsidRDefault="006B7592" w:rsidP="006B7592">
      <w:pPr>
        <w:pStyle w:val="HTMLPreformatted"/>
        <w:shd w:val="clear" w:color="auto" w:fill="F7F9FA"/>
        <w:spacing w:after="240"/>
      </w:pPr>
    </w:p>
    <w:p w14:paraId="702C9E55" w14:textId="77777777" w:rsidR="006B7592" w:rsidRDefault="006B7592" w:rsidP="006B7592">
      <w:pPr>
        <w:pStyle w:val="HTMLPreformatted"/>
        <w:shd w:val="clear" w:color="auto" w:fill="F7F9FA"/>
        <w:spacing w:after="240"/>
      </w:pPr>
      <w:r>
        <w:t>/**</w:t>
      </w:r>
    </w:p>
    <w:p w14:paraId="7AC32686" w14:textId="77777777" w:rsidR="006B7592" w:rsidRDefault="006B7592" w:rsidP="006B7592">
      <w:pPr>
        <w:pStyle w:val="HTMLPreformatted"/>
        <w:shd w:val="clear" w:color="auto" w:fill="F7F9FA"/>
        <w:spacing w:after="240"/>
      </w:pPr>
      <w:r>
        <w:t xml:space="preserve"> * Your MyQueue object will be instantiated and called as such:</w:t>
      </w:r>
    </w:p>
    <w:p w14:paraId="2BA9E86E" w14:textId="77777777" w:rsidR="006B7592" w:rsidRDefault="006B7592" w:rsidP="006B7592">
      <w:pPr>
        <w:pStyle w:val="HTMLPreformatted"/>
        <w:shd w:val="clear" w:color="auto" w:fill="F7F9FA"/>
        <w:spacing w:after="240"/>
      </w:pPr>
      <w:r>
        <w:t xml:space="preserve"> * MyQueue* obj = new MyQueue();</w:t>
      </w:r>
    </w:p>
    <w:p w14:paraId="30468048" w14:textId="77777777" w:rsidR="006B7592" w:rsidRDefault="006B7592" w:rsidP="006B7592">
      <w:pPr>
        <w:pStyle w:val="HTMLPreformatted"/>
        <w:shd w:val="clear" w:color="auto" w:fill="F7F9FA"/>
        <w:spacing w:after="240"/>
      </w:pPr>
      <w:r>
        <w:t xml:space="preserve"> * obj-&gt;push(x);</w:t>
      </w:r>
    </w:p>
    <w:p w14:paraId="1BB4061A" w14:textId="77777777" w:rsidR="006B7592" w:rsidRDefault="006B7592" w:rsidP="006B7592">
      <w:pPr>
        <w:pStyle w:val="HTMLPreformatted"/>
        <w:shd w:val="clear" w:color="auto" w:fill="F7F9FA"/>
        <w:spacing w:after="240"/>
      </w:pPr>
      <w:r>
        <w:t xml:space="preserve"> * int param_2 = obj-&gt;pop();</w:t>
      </w:r>
    </w:p>
    <w:p w14:paraId="645AD2E8" w14:textId="77777777" w:rsidR="006B7592" w:rsidRDefault="006B7592" w:rsidP="006B7592">
      <w:pPr>
        <w:pStyle w:val="HTMLPreformatted"/>
        <w:shd w:val="clear" w:color="auto" w:fill="F7F9FA"/>
        <w:spacing w:after="240"/>
      </w:pPr>
      <w:r>
        <w:t xml:space="preserve"> * int param_3 = obj-&gt;peek();</w:t>
      </w:r>
    </w:p>
    <w:p w14:paraId="0B5A08B8" w14:textId="77777777" w:rsidR="006B7592" w:rsidRDefault="006B7592" w:rsidP="006B7592">
      <w:pPr>
        <w:pStyle w:val="HTMLPreformatted"/>
        <w:shd w:val="clear" w:color="auto" w:fill="F7F9FA"/>
        <w:spacing w:after="240"/>
      </w:pPr>
      <w:r>
        <w:t xml:space="preserve"> * bool param_4 = obj-&gt;empty();</w:t>
      </w:r>
    </w:p>
    <w:p w14:paraId="21B2BFA4" w14:textId="3FC33846" w:rsidR="006B7592" w:rsidRDefault="006B7592" w:rsidP="006B7592">
      <w:pPr>
        <w:pStyle w:val="HTMLPreformatted"/>
        <w:shd w:val="clear" w:color="auto" w:fill="F7F9FA"/>
        <w:spacing w:after="240"/>
      </w:pPr>
      <w:r>
        <w:t xml:space="preserve"> */</w:t>
      </w:r>
    </w:p>
    <w:p w14:paraId="5B83DFED" w14:textId="3DC5524F" w:rsidR="0021628C" w:rsidRPr="0021628C" w:rsidRDefault="006B7592" w:rsidP="0021628C">
      <w:pPr>
        <w:pStyle w:val="NormalWeb"/>
        <w:shd w:val="clear" w:color="auto" w:fill="FFFFFF"/>
        <w:spacing w:before="0" w:beforeAutospacing="0" w:after="240" w:afterAutospacing="0"/>
        <w:rPr>
          <w:rFonts w:ascii="Segoe UI" w:hAnsi="Segoe UI" w:cs="Segoe UI"/>
          <w:color w:val="263238"/>
          <w:sz w:val="21"/>
          <w:szCs w:val="21"/>
        </w:rPr>
      </w:pPr>
      <w:r>
        <w:t>67)</w:t>
      </w:r>
      <w:r w:rsidR="0021628C" w:rsidRPr="0021628C">
        <w:rPr>
          <w:rFonts w:ascii="Segoe UI" w:hAnsi="Segoe UI" w:cs="Segoe UI"/>
          <w:color w:val="263238"/>
          <w:sz w:val="21"/>
          <w:szCs w:val="21"/>
        </w:rPr>
        <w:t xml:space="preserve"> Given a string </w:t>
      </w:r>
      <w:r w:rsidR="0021628C" w:rsidRPr="0021628C">
        <w:rPr>
          <w:rFonts w:ascii="Courier New" w:hAnsi="Courier New" w:cs="Courier New"/>
          <w:color w:val="546E7A"/>
          <w:sz w:val="20"/>
          <w:szCs w:val="20"/>
          <w:shd w:val="clear" w:color="auto" w:fill="F7F9FA"/>
        </w:rPr>
        <w:t>s</w:t>
      </w:r>
      <w:r w:rsidR="0021628C" w:rsidRPr="0021628C">
        <w:rPr>
          <w:rFonts w:ascii="Segoe UI" w:hAnsi="Segoe UI" w:cs="Segoe UI"/>
          <w:color w:val="263238"/>
          <w:sz w:val="21"/>
          <w:szCs w:val="21"/>
        </w:rPr>
        <w:t> containing just the characters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and </w:t>
      </w:r>
      <w:r w:rsidR="0021628C" w:rsidRPr="0021628C">
        <w:rPr>
          <w:rFonts w:ascii="Courier New" w:hAnsi="Courier New" w:cs="Courier New"/>
          <w:color w:val="546E7A"/>
          <w:sz w:val="20"/>
          <w:szCs w:val="20"/>
          <w:shd w:val="clear" w:color="auto" w:fill="F7F9FA"/>
        </w:rPr>
        <w:t>']'</w:t>
      </w:r>
      <w:r w:rsidR="0021628C" w:rsidRPr="0021628C">
        <w:rPr>
          <w:rFonts w:ascii="Segoe UI" w:hAnsi="Segoe UI" w:cs="Segoe UI"/>
          <w:color w:val="263238"/>
          <w:sz w:val="21"/>
          <w:szCs w:val="21"/>
        </w:rPr>
        <w:t>, determine if the input string is valid.</w:t>
      </w:r>
    </w:p>
    <w:p w14:paraId="6D32608F" w14:textId="77777777" w:rsidR="0021628C" w:rsidRPr="0021628C" w:rsidRDefault="0021628C" w:rsidP="0021628C">
      <w:pPr>
        <w:shd w:val="clear" w:color="auto" w:fill="FFFFFF"/>
        <w:spacing w:after="240" w:line="240" w:lineRule="auto"/>
        <w:rPr>
          <w:rFonts w:ascii="Segoe UI" w:eastAsia="Times New Roman" w:hAnsi="Segoe UI" w:cs="Segoe UI"/>
          <w:color w:val="263238"/>
          <w:sz w:val="21"/>
          <w:szCs w:val="21"/>
        </w:rPr>
      </w:pPr>
      <w:r w:rsidRPr="0021628C">
        <w:rPr>
          <w:rFonts w:ascii="Segoe UI" w:eastAsia="Times New Roman" w:hAnsi="Segoe UI" w:cs="Segoe UI"/>
          <w:color w:val="263238"/>
          <w:sz w:val="21"/>
          <w:szCs w:val="21"/>
        </w:rPr>
        <w:t>An input string is valid if:</w:t>
      </w:r>
    </w:p>
    <w:p w14:paraId="40AF4982" w14:textId="77777777" w:rsidR="0021628C" w:rsidRPr="0021628C" w:rsidRDefault="0021628C" w:rsidP="00A0090B">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1628C">
        <w:rPr>
          <w:rFonts w:ascii="Segoe UI" w:eastAsia="Times New Roman" w:hAnsi="Segoe UI" w:cs="Segoe UI"/>
          <w:color w:val="263238"/>
          <w:sz w:val="21"/>
          <w:szCs w:val="21"/>
        </w:rPr>
        <w:t>Open brackets must be closed by the same type of brackets.</w:t>
      </w:r>
    </w:p>
    <w:p w14:paraId="6939EF24" w14:textId="271CFAB6" w:rsidR="0021628C" w:rsidRPr="006A2B96" w:rsidRDefault="0021628C" w:rsidP="00A0090B">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1628C">
        <w:rPr>
          <w:rFonts w:ascii="Segoe UI" w:eastAsia="Times New Roman" w:hAnsi="Segoe UI" w:cs="Segoe UI"/>
          <w:color w:val="263238"/>
          <w:sz w:val="21"/>
          <w:szCs w:val="21"/>
        </w:rPr>
        <w:t>Open brackets must be closed in the correct order.</w:t>
      </w:r>
    </w:p>
    <w:p w14:paraId="6E9837AE" w14:textId="77777777" w:rsidR="0021628C" w:rsidRPr="0021628C" w:rsidRDefault="0021628C" w:rsidP="0021628C">
      <w:pPr>
        <w:shd w:val="clear" w:color="auto" w:fill="FFFFFF"/>
        <w:spacing w:after="240" w:line="240" w:lineRule="auto"/>
        <w:rPr>
          <w:rFonts w:ascii="Segoe UI" w:eastAsia="Times New Roman" w:hAnsi="Segoe UI" w:cs="Segoe UI"/>
          <w:color w:val="263238"/>
          <w:sz w:val="21"/>
          <w:szCs w:val="21"/>
        </w:rPr>
      </w:pPr>
      <w:r w:rsidRPr="0021628C">
        <w:rPr>
          <w:rFonts w:ascii="Segoe UI" w:eastAsia="Times New Roman" w:hAnsi="Segoe UI" w:cs="Segoe UI"/>
          <w:b/>
          <w:bCs/>
          <w:color w:val="263238"/>
          <w:sz w:val="21"/>
          <w:szCs w:val="21"/>
        </w:rPr>
        <w:t>Example 1:</w:t>
      </w:r>
    </w:p>
    <w:p w14:paraId="609CF4DC" w14:textId="77777777" w:rsidR="0021628C" w:rsidRPr="0021628C" w:rsidRDefault="0021628C" w:rsidP="002162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628C">
        <w:rPr>
          <w:rFonts w:ascii="Consolas" w:eastAsia="Times New Roman" w:hAnsi="Consolas" w:cs="Courier New"/>
          <w:b/>
          <w:bCs/>
          <w:color w:val="263238"/>
          <w:sz w:val="20"/>
          <w:szCs w:val="20"/>
        </w:rPr>
        <w:t>Input:</w:t>
      </w:r>
      <w:r w:rsidRPr="0021628C">
        <w:rPr>
          <w:rFonts w:ascii="Consolas" w:eastAsia="Times New Roman" w:hAnsi="Consolas" w:cs="Courier New"/>
          <w:color w:val="263238"/>
          <w:sz w:val="20"/>
          <w:szCs w:val="20"/>
        </w:rPr>
        <w:t xml:space="preserve"> s = "()"</w:t>
      </w:r>
    </w:p>
    <w:p w14:paraId="3F529F9C" w14:textId="1328CE3F" w:rsidR="006B7592" w:rsidRPr="00EC2612" w:rsidRDefault="0021628C" w:rsidP="00EC26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628C">
        <w:rPr>
          <w:rFonts w:ascii="Consolas" w:eastAsia="Times New Roman" w:hAnsi="Consolas" w:cs="Courier New"/>
          <w:b/>
          <w:bCs/>
          <w:color w:val="263238"/>
          <w:sz w:val="20"/>
          <w:szCs w:val="20"/>
        </w:rPr>
        <w:t>Output:</w:t>
      </w:r>
      <w:r w:rsidRPr="0021628C">
        <w:rPr>
          <w:rFonts w:ascii="Consolas" w:eastAsia="Times New Roman" w:hAnsi="Consolas" w:cs="Courier New"/>
          <w:color w:val="263238"/>
          <w:sz w:val="20"/>
          <w:szCs w:val="20"/>
        </w:rPr>
        <w:t xml:space="preserve"> true</w:t>
      </w:r>
    </w:p>
    <w:p w14:paraId="5A7580F5" w14:textId="0FDE1C97" w:rsidR="0021628C" w:rsidRDefault="006B7592" w:rsidP="0021628C">
      <w:pPr>
        <w:pStyle w:val="HTMLPreformatted"/>
        <w:shd w:val="clear" w:color="auto" w:fill="F7F9FA"/>
        <w:spacing w:after="240"/>
      </w:pPr>
      <w:r>
        <w:t>:</w:t>
      </w:r>
      <w:r w:rsidR="0021628C" w:rsidRPr="0021628C">
        <w:t xml:space="preserve"> </w:t>
      </w:r>
      <w:r w:rsidR="0021628C">
        <w:t>bool isValid(string s) {</w:t>
      </w:r>
    </w:p>
    <w:p w14:paraId="68E11E7A" w14:textId="77777777" w:rsidR="0021628C" w:rsidRDefault="0021628C" w:rsidP="0021628C">
      <w:pPr>
        <w:pStyle w:val="HTMLPreformatted"/>
        <w:shd w:val="clear" w:color="auto" w:fill="F7F9FA"/>
        <w:spacing w:after="240"/>
      </w:pPr>
      <w:r>
        <w:t xml:space="preserve">        stack&lt;char&gt;st;</w:t>
      </w:r>
    </w:p>
    <w:p w14:paraId="1F5B289B" w14:textId="77777777" w:rsidR="0021628C" w:rsidRDefault="0021628C" w:rsidP="0021628C">
      <w:pPr>
        <w:pStyle w:val="HTMLPreformatted"/>
        <w:shd w:val="clear" w:color="auto" w:fill="F7F9FA"/>
        <w:spacing w:after="240"/>
      </w:pPr>
      <w:r>
        <w:t xml:space="preserve">        for(int i=0;i&lt;s.size();i++)</w:t>
      </w:r>
    </w:p>
    <w:p w14:paraId="07318692" w14:textId="77777777" w:rsidR="0021628C" w:rsidRDefault="0021628C" w:rsidP="0021628C">
      <w:pPr>
        <w:pStyle w:val="HTMLPreformatted"/>
        <w:shd w:val="clear" w:color="auto" w:fill="F7F9FA"/>
        <w:spacing w:after="240"/>
      </w:pPr>
      <w:r>
        <w:t xml:space="preserve">        {</w:t>
      </w:r>
    </w:p>
    <w:p w14:paraId="120454BA" w14:textId="77777777" w:rsidR="0021628C" w:rsidRDefault="0021628C" w:rsidP="0021628C">
      <w:pPr>
        <w:pStyle w:val="HTMLPreformatted"/>
        <w:shd w:val="clear" w:color="auto" w:fill="F7F9FA"/>
        <w:spacing w:after="240"/>
      </w:pPr>
      <w:r>
        <w:lastRenderedPageBreak/>
        <w:t xml:space="preserve">            if(s[i]=='['||s[i]=='('||s[i]=='{')</w:t>
      </w:r>
    </w:p>
    <w:p w14:paraId="4B331433" w14:textId="77777777" w:rsidR="0021628C" w:rsidRDefault="0021628C" w:rsidP="0021628C">
      <w:pPr>
        <w:pStyle w:val="HTMLPreformatted"/>
        <w:shd w:val="clear" w:color="auto" w:fill="F7F9FA"/>
        <w:spacing w:after="240"/>
      </w:pPr>
      <w:r>
        <w:t xml:space="preserve">            st.push(s[i]);</w:t>
      </w:r>
    </w:p>
    <w:p w14:paraId="019ABDF3" w14:textId="77777777" w:rsidR="0021628C" w:rsidRDefault="0021628C" w:rsidP="0021628C">
      <w:pPr>
        <w:pStyle w:val="HTMLPreformatted"/>
        <w:shd w:val="clear" w:color="auto" w:fill="F7F9FA"/>
        <w:spacing w:after="240"/>
      </w:pPr>
      <w:r>
        <w:t xml:space="preserve">            else</w:t>
      </w:r>
    </w:p>
    <w:p w14:paraId="2875C974" w14:textId="77777777" w:rsidR="0021628C" w:rsidRDefault="0021628C" w:rsidP="0021628C">
      <w:pPr>
        <w:pStyle w:val="HTMLPreformatted"/>
        <w:shd w:val="clear" w:color="auto" w:fill="F7F9FA"/>
        <w:spacing w:after="240"/>
      </w:pPr>
      <w:r>
        <w:t xml:space="preserve">            {</w:t>
      </w:r>
    </w:p>
    <w:p w14:paraId="49BE2721" w14:textId="77777777" w:rsidR="0021628C" w:rsidRDefault="0021628C" w:rsidP="0021628C">
      <w:pPr>
        <w:pStyle w:val="HTMLPreformatted"/>
        <w:shd w:val="clear" w:color="auto" w:fill="F7F9FA"/>
        <w:spacing w:after="240"/>
      </w:pPr>
      <w:r>
        <w:t xml:space="preserve">                if(st.empty())</w:t>
      </w:r>
    </w:p>
    <w:p w14:paraId="1EF006FA" w14:textId="77777777" w:rsidR="0021628C" w:rsidRDefault="0021628C" w:rsidP="0021628C">
      <w:pPr>
        <w:pStyle w:val="HTMLPreformatted"/>
        <w:shd w:val="clear" w:color="auto" w:fill="F7F9FA"/>
        <w:spacing w:after="240"/>
      </w:pPr>
      <w:r>
        <w:t xml:space="preserve">                    return 0;</w:t>
      </w:r>
    </w:p>
    <w:p w14:paraId="794868DA" w14:textId="77777777" w:rsidR="0021628C" w:rsidRDefault="0021628C" w:rsidP="0021628C">
      <w:pPr>
        <w:pStyle w:val="HTMLPreformatted"/>
        <w:shd w:val="clear" w:color="auto" w:fill="F7F9FA"/>
        <w:spacing w:after="240"/>
      </w:pPr>
      <w:r>
        <w:t xml:space="preserve">                char k=st.top();</w:t>
      </w:r>
    </w:p>
    <w:p w14:paraId="69EB70B3" w14:textId="77777777" w:rsidR="0021628C" w:rsidRDefault="0021628C" w:rsidP="0021628C">
      <w:pPr>
        <w:pStyle w:val="HTMLPreformatted"/>
        <w:shd w:val="clear" w:color="auto" w:fill="F7F9FA"/>
        <w:spacing w:after="240"/>
      </w:pPr>
      <w:r>
        <w:t xml:space="preserve">                st.pop();</w:t>
      </w:r>
    </w:p>
    <w:p w14:paraId="084F6676" w14:textId="77777777" w:rsidR="0021628C" w:rsidRDefault="0021628C" w:rsidP="0021628C">
      <w:pPr>
        <w:pStyle w:val="HTMLPreformatted"/>
        <w:shd w:val="clear" w:color="auto" w:fill="F7F9FA"/>
        <w:spacing w:after="240"/>
      </w:pPr>
      <w:r>
        <w:t xml:space="preserve">                if((s[i]==')'&amp;&amp;k=='(')||(s[i]==']'&amp;&amp;k=='[')||s[i]=='}'&amp;&amp;k=='{')</w:t>
      </w:r>
    </w:p>
    <w:p w14:paraId="691A71C4" w14:textId="77777777" w:rsidR="0021628C" w:rsidRDefault="0021628C" w:rsidP="0021628C">
      <w:pPr>
        <w:pStyle w:val="HTMLPreformatted"/>
        <w:shd w:val="clear" w:color="auto" w:fill="F7F9FA"/>
        <w:spacing w:after="240"/>
      </w:pPr>
      <w:r>
        <w:t xml:space="preserve">                    continue;</w:t>
      </w:r>
    </w:p>
    <w:p w14:paraId="368B4F2F" w14:textId="77777777" w:rsidR="0021628C" w:rsidRDefault="0021628C" w:rsidP="0021628C">
      <w:pPr>
        <w:pStyle w:val="HTMLPreformatted"/>
        <w:shd w:val="clear" w:color="auto" w:fill="F7F9FA"/>
        <w:spacing w:after="240"/>
      </w:pPr>
      <w:r>
        <w:t xml:space="preserve">                else</w:t>
      </w:r>
    </w:p>
    <w:p w14:paraId="02A8212D" w14:textId="4D47F413" w:rsidR="0021628C" w:rsidRDefault="0021628C" w:rsidP="0021628C">
      <w:pPr>
        <w:pStyle w:val="HTMLPreformatted"/>
        <w:shd w:val="clear" w:color="auto" w:fill="F7F9FA"/>
        <w:spacing w:after="240"/>
      </w:pPr>
      <w:r>
        <w:t xml:space="preserve">                    return 0</w:t>
      </w:r>
      <w:r w:rsidR="00AC6497">
        <w:t>;</w:t>
      </w:r>
      <w:r>
        <w:t xml:space="preserve">           </w:t>
      </w:r>
    </w:p>
    <w:p w14:paraId="070D6A8E" w14:textId="77777777" w:rsidR="0021628C" w:rsidRDefault="0021628C" w:rsidP="0021628C">
      <w:pPr>
        <w:pStyle w:val="HTMLPreformatted"/>
        <w:shd w:val="clear" w:color="auto" w:fill="F7F9FA"/>
        <w:spacing w:after="240"/>
      </w:pPr>
      <w:r>
        <w:t xml:space="preserve">            }</w:t>
      </w:r>
    </w:p>
    <w:p w14:paraId="28BD8DB3" w14:textId="77777777" w:rsidR="0021628C" w:rsidRDefault="0021628C" w:rsidP="0021628C">
      <w:pPr>
        <w:pStyle w:val="HTMLPreformatted"/>
        <w:shd w:val="clear" w:color="auto" w:fill="F7F9FA"/>
        <w:spacing w:after="240"/>
      </w:pPr>
      <w:r>
        <w:t xml:space="preserve">        }</w:t>
      </w:r>
    </w:p>
    <w:p w14:paraId="0AF1DAC5" w14:textId="77777777" w:rsidR="0021628C" w:rsidRDefault="0021628C" w:rsidP="0021628C">
      <w:pPr>
        <w:pStyle w:val="HTMLPreformatted"/>
        <w:shd w:val="clear" w:color="auto" w:fill="F7F9FA"/>
        <w:spacing w:after="240"/>
      </w:pPr>
      <w:r>
        <w:t xml:space="preserve">        if(st.empty())</w:t>
      </w:r>
    </w:p>
    <w:p w14:paraId="7B627E7C" w14:textId="77777777" w:rsidR="0021628C" w:rsidRDefault="0021628C" w:rsidP="0021628C">
      <w:pPr>
        <w:pStyle w:val="HTMLPreformatted"/>
        <w:shd w:val="clear" w:color="auto" w:fill="F7F9FA"/>
        <w:spacing w:after="240"/>
      </w:pPr>
      <w:r>
        <w:t xml:space="preserve">            return 1;</w:t>
      </w:r>
    </w:p>
    <w:p w14:paraId="0C9B451D" w14:textId="77777777" w:rsidR="0021628C" w:rsidRDefault="0021628C" w:rsidP="0021628C">
      <w:pPr>
        <w:pStyle w:val="HTMLPreformatted"/>
        <w:shd w:val="clear" w:color="auto" w:fill="F7F9FA"/>
        <w:spacing w:after="240"/>
      </w:pPr>
      <w:r>
        <w:t xml:space="preserve">        else</w:t>
      </w:r>
    </w:p>
    <w:p w14:paraId="3BB70E2D" w14:textId="77777777" w:rsidR="0021628C" w:rsidRDefault="0021628C" w:rsidP="0021628C">
      <w:pPr>
        <w:pStyle w:val="HTMLPreformatted"/>
        <w:shd w:val="clear" w:color="auto" w:fill="F7F9FA"/>
        <w:spacing w:after="240"/>
      </w:pPr>
      <w:r>
        <w:t xml:space="preserve">            return 0;</w:t>
      </w:r>
    </w:p>
    <w:p w14:paraId="78A7A75D" w14:textId="77777777" w:rsidR="0021628C" w:rsidRDefault="0021628C" w:rsidP="0021628C">
      <w:pPr>
        <w:pStyle w:val="HTMLPreformatted"/>
        <w:shd w:val="clear" w:color="auto" w:fill="F7F9FA"/>
        <w:spacing w:after="240"/>
      </w:pPr>
      <w:r>
        <w:t xml:space="preserve">        </w:t>
      </w:r>
    </w:p>
    <w:p w14:paraId="40084470" w14:textId="52CCA4E1" w:rsidR="006B7592" w:rsidRDefault="0021628C" w:rsidP="0021628C">
      <w:pPr>
        <w:pStyle w:val="HTMLPreformatted"/>
        <w:shd w:val="clear" w:color="auto" w:fill="F7F9FA"/>
        <w:spacing w:after="240"/>
      </w:pPr>
      <w:r>
        <w:t xml:space="preserve">    }</w:t>
      </w:r>
    </w:p>
    <w:p w14:paraId="5BF634C2" w14:textId="74CB9A76" w:rsidR="00FD5949" w:rsidRPr="00FD5949" w:rsidRDefault="0021628C" w:rsidP="00FD5949">
      <w:pPr>
        <w:pStyle w:val="NormalWeb"/>
        <w:shd w:val="clear" w:color="auto" w:fill="FFFFFF"/>
        <w:spacing w:before="0" w:beforeAutospacing="0" w:after="240" w:afterAutospacing="0"/>
        <w:rPr>
          <w:rFonts w:ascii="Segoe UI" w:hAnsi="Segoe UI" w:cs="Segoe UI"/>
          <w:color w:val="263238"/>
          <w:sz w:val="21"/>
          <w:szCs w:val="21"/>
        </w:rPr>
      </w:pPr>
      <w:r w:rsidRPr="002E115E">
        <w:rPr>
          <w:color w:val="000000" w:themeColor="text1"/>
        </w:rPr>
        <w:t>68)</w:t>
      </w:r>
      <w:r w:rsidR="00FD5949" w:rsidRPr="00FD5949">
        <w:rPr>
          <w:rFonts w:ascii="Segoe UI" w:hAnsi="Segoe UI" w:cs="Segoe UI"/>
          <w:color w:val="263238"/>
          <w:sz w:val="21"/>
          <w:szCs w:val="21"/>
        </w:rPr>
        <w:t xml:space="preserve"> Given a circular integer array </w:t>
      </w:r>
      <w:r w:rsidR="00FD5949" w:rsidRPr="00FD5949">
        <w:rPr>
          <w:rFonts w:ascii="Courier New" w:hAnsi="Courier New" w:cs="Courier New"/>
          <w:color w:val="546E7A"/>
          <w:sz w:val="20"/>
          <w:szCs w:val="20"/>
          <w:shd w:val="clear" w:color="auto" w:fill="F7F9FA"/>
        </w:rPr>
        <w:t>nums</w:t>
      </w:r>
      <w:r w:rsidR="00FD5949" w:rsidRPr="00FD5949">
        <w:rPr>
          <w:rFonts w:ascii="Segoe UI" w:hAnsi="Segoe UI" w:cs="Segoe UI"/>
          <w:color w:val="263238"/>
          <w:sz w:val="21"/>
          <w:szCs w:val="21"/>
        </w:rPr>
        <w:t> (i.e., the next element of </w:t>
      </w:r>
      <w:r w:rsidR="00FD5949" w:rsidRPr="00FD5949">
        <w:rPr>
          <w:rFonts w:ascii="Courier New" w:hAnsi="Courier New" w:cs="Courier New"/>
          <w:color w:val="546E7A"/>
          <w:sz w:val="20"/>
          <w:szCs w:val="20"/>
          <w:shd w:val="clear" w:color="auto" w:fill="F7F9FA"/>
        </w:rPr>
        <w:t>nums[nums.length - 1]</w:t>
      </w:r>
      <w:r w:rsidR="00FD5949" w:rsidRPr="00FD5949">
        <w:rPr>
          <w:rFonts w:ascii="Segoe UI" w:hAnsi="Segoe UI" w:cs="Segoe UI"/>
          <w:color w:val="263238"/>
          <w:sz w:val="21"/>
          <w:szCs w:val="21"/>
        </w:rPr>
        <w:t> is </w:t>
      </w:r>
      <w:r w:rsidR="00FD5949" w:rsidRPr="00FD5949">
        <w:rPr>
          <w:rFonts w:ascii="Courier New" w:hAnsi="Courier New" w:cs="Courier New"/>
          <w:color w:val="546E7A"/>
          <w:sz w:val="20"/>
          <w:szCs w:val="20"/>
          <w:shd w:val="clear" w:color="auto" w:fill="F7F9FA"/>
        </w:rPr>
        <w:t>nums[0]</w:t>
      </w:r>
      <w:r w:rsidR="00FD5949" w:rsidRPr="00FD5949">
        <w:rPr>
          <w:rFonts w:ascii="Segoe UI" w:hAnsi="Segoe UI" w:cs="Segoe UI"/>
          <w:color w:val="263238"/>
          <w:sz w:val="21"/>
          <w:szCs w:val="21"/>
        </w:rPr>
        <w:t>), return </w:t>
      </w:r>
      <w:r w:rsidR="00FD5949" w:rsidRPr="00FD5949">
        <w:rPr>
          <w:rFonts w:ascii="Segoe UI" w:hAnsi="Segoe UI" w:cs="Segoe UI"/>
          <w:i/>
          <w:iCs/>
          <w:color w:val="263238"/>
          <w:sz w:val="21"/>
          <w:szCs w:val="21"/>
        </w:rPr>
        <w:t>the </w:t>
      </w:r>
      <w:r w:rsidR="00FD5949" w:rsidRPr="00FD5949">
        <w:rPr>
          <w:rFonts w:ascii="Segoe UI" w:hAnsi="Segoe UI" w:cs="Segoe UI"/>
          <w:b/>
          <w:bCs/>
          <w:i/>
          <w:iCs/>
          <w:color w:val="263238"/>
          <w:sz w:val="21"/>
          <w:szCs w:val="21"/>
        </w:rPr>
        <w:t>next greater number</w:t>
      </w:r>
      <w:r w:rsidR="00FD5949" w:rsidRPr="00FD5949">
        <w:rPr>
          <w:rFonts w:ascii="Segoe UI" w:hAnsi="Segoe UI" w:cs="Segoe UI"/>
          <w:i/>
          <w:iCs/>
          <w:color w:val="263238"/>
          <w:sz w:val="21"/>
          <w:szCs w:val="21"/>
        </w:rPr>
        <w:t> for every element in</w:t>
      </w:r>
      <w:r w:rsidR="00FD5949" w:rsidRPr="00FD5949">
        <w:rPr>
          <w:rFonts w:ascii="Segoe UI" w:hAnsi="Segoe UI" w:cs="Segoe UI"/>
          <w:color w:val="263238"/>
          <w:sz w:val="21"/>
          <w:szCs w:val="21"/>
        </w:rPr>
        <w:t> </w:t>
      </w:r>
      <w:r w:rsidR="00FD5949" w:rsidRPr="00FD5949">
        <w:rPr>
          <w:rFonts w:ascii="Courier New" w:hAnsi="Courier New" w:cs="Courier New"/>
          <w:color w:val="546E7A"/>
          <w:sz w:val="20"/>
          <w:szCs w:val="20"/>
          <w:shd w:val="clear" w:color="auto" w:fill="F7F9FA"/>
        </w:rPr>
        <w:t>nums</w:t>
      </w:r>
      <w:r w:rsidR="00FD5949" w:rsidRPr="00FD5949">
        <w:rPr>
          <w:rFonts w:ascii="Segoe UI" w:hAnsi="Segoe UI" w:cs="Segoe UI"/>
          <w:color w:val="263238"/>
          <w:sz w:val="21"/>
          <w:szCs w:val="21"/>
        </w:rPr>
        <w:t>.</w:t>
      </w:r>
    </w:p>
    <w:p w14:paraId="0F52CD9F" w14:textId="77777777" w:rsidR="00FD5949" w:rsidRPr="00FD5949" w:rsidRDefault="00FD5949" w:rsidP="00FD5949">
      <w:pPr>
        <w:shd w:val="clear" w:color="auto" w:fill="FFFFFF"/>
        <w:spacing w:after="240" w:line="240" w:lineRule="auto"/>
        <w:rPr>
          <w:rFonts w:ascii="Segoe UI" w:eastAsia="Times New Roman" w:hAnsi="Segoe UI" w:cs="Segoe UI"/>
          <w:color w:val="263238"/>
          <w:sz w:val="21"/>
          <w:szCs w:val="21"/>
        </w:rPr>
      </w:pPr>
      <w:r w:rsidRPr="00FD5949">
        <w:rPr>
          <w:rFonts w:ascii="Segoe UI" w:eastAsia="Times New Roman" w:hAnsi="Segoe UI" w:cs="Segoe UI"/>
          <w:color w:val="263238"/>
          <w:sz w:val="21"/>
          <w:szCs w:val="21"/>
        </w:rPr>
        <w:t>The </w:t>
      </w:r>
      <w:r w:rsidRPr="00FD5949">
        <w:rPr>
          <w:rFonts w:ascii="Segoe UI" w:eastAsia="Times New Roman" w:hAnsi="Segoe UI" w:cs="Segoe UI"/>
          <w:b/>
          <w:bCs/>
          <w:color w:val="263238"/>
          <w:sz w:val="21"/>
          <w:szCs w:val="21"/>
        </w:rPr>
        <w:t>next greater number</w:t>
      </w:r>
      <w:r w:rsidRPr="00FD5949">
        <w:rPr>
          <w:rFonts w:ascii="Segoe UI" w:eastAsia="Times New Roman" w:hAnsi="Segoe UI" w:cs="Segoe UI"/>
          <w:color w:val="263238"/>
          <w:sz w:val="21"/>
          <w:szCs w:val="21"/>
        </w:rPr>
        <w:t> of a number </w:t>
      </w:r>
      <w:r w:rsidRPr="00FD5949">
        <w:rPr>
          <w:rFonts w:ascii="Courier New" w:eastAsia="Times New Roman" w:hAnsi="Courier New" w:cs="Courier New"/>
          <w:color w:val="546E7A"/>
          <w:sz w:val="20"/>
          <w:szCs w:val="20"/>
          <w:shd w:val="clear" w:color="auto" w:fill="F7F9FA"/>
        </w:rPr>
        <w:t>x</w:t>
      </w:r>
      <w:r w:rsidRPr="00FD5949">
        <w:rPr>
          <w:rFonts w:ascii="Segoe UI" w:eastAsia="Times New Roman" w:hAnsi="Segoe UI" w:cs="Segoe UI"/>
          <w:color w:val="263238"/>
          <w:sz w:val="21"/>
          <w:szCs w:val="21"/>
        </w:rPr>
        <w:t> is the first greater number to its traversing-order next in the array, which means you could search circularly to find its next greater number. If it doesn't exist, return </w:t>
      </w:r>
      <w:r w:rsidRPr="00FD5949">
        <w:rPr>
          <w:rFonts w:ascii="Courier New" w:eastAsia="Times New Roman" w:hAnsi="Courier New" w:cs="Courier New"/>
          <w:color w:val="546E7A"/>
          <w:sz w:val="20"/>
          <w:szCs w:val="20"/>
          <w:shd w:val="clear" w:color="auto" w:fill="F7F9FA"/>
        </w:rPr>
        <w:t>-1</w:t>
      </w:r>
      <w:r w:rsidRPr="00FD5949">
        <w:rPr>
          <w:rFonts w:ascii="Segoe UI" w:eastAsia="Times New Roman" w:hAnsi="Segoe UI" w:cs="Segoe UI"/>
          <w:color w:val="263238"/>
          <w:sz w:val="21"/>
          <w:szCs w:val="21"/>
        </w:rPr>
        <w:t> for this number.</w:t>
      </w:r>
    </w:p>
    <w:p w14:paraId="76A709C0" w14:textId="77777777" w:rsidR="00FD5949" w:rsidRPr="00FD5949" w:rsidRDefault="00FD5949" w:rsidP="00FD5949">
      <w:pPr>
        <w:shd w:val="clear" w:color="auto" w:fill="FFFFFF"/>
        <w:spacing w:after="240" w:line="240" w:lineRule="auto"/>
        <w:rPr>
          <w:rFonts w:ascii="Segoe UI" w:eastAsia="Times New Roman" w:hAnsi="Segoe UI" w:cs="Segoe UI"/>
          <w:color w:val="263238"/>
          <w:sz w:val="21"/>
          <w:szCs w:val="21"/>
        </w:rPr>
      </w:pPr>
      <w:r w:rsidRPr="00FD5949">
        <w:rPr>
          <w:rFonts w:ascii="Segoe UI" w:eastAsia="Times New Roman" w:hAnsi="Segoe UI" w:cs="Segoe UI"/>
          <w:color w:val="263238"/>
          <w:sz w:val="21"/>
          <w:szCs w:val="21"/>
        </w:rPr>
        <w:t> </w:t>
      </w:r>
    </w:p>
    <w:p w14:paraId="012E0569" w14:textId="77777777" w:rsidR="00FD5949" w:rsidRPr="00FD5949" w:rsidRDefault="00FD5949" w:rsidP="00FD5949">
      <w:pPr>
        <w:shd w:val="clear" w:color="auto" w:fill="FFFFFF"/>
        <w:spacing w:after="240" w:line="240" w:lineRule="auto"/>
        <w:rPr>
          <w:rFonts w:ascii="Segoe UI" w:eastAsia="Times New Roman" w:hAnsi="Segoe UI" w:cs="Segoe UI"/>
          <w:color w:val="263238"/>
          <w:sz w:val="21"/>
          <w:szCs w:val="21"/>
        </w:rPr>
      </w:pPr>
      <w:r w:rsidRPr="00FD5949">
        <w:rPr>
          <w:rFonts w:ascii="Segoe UI" w:eastAsia="Times New Roman" w:hAnsi="Segoe UI" w:cs="Segoe UI"/>
          <w:b/>
          <w:bCs/>
          <w:color w:val="263238"/>
          <w:sz w:val="21"/>
          <w:szCs w:val="21"/>
        </w:rPr>
        <w:t>Example 1:</w:t>
      </w:r>
    </w:p>
    <w:p w14:paraId="5D924DF5" w14:textId="77777777" w:rsidR="00FD5949" w:rsidRPr="00FD5949" w:rsidRDefault="00FD5949" w:rsidP="00FD59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949">
        <w:rPr>
          <w:rFonts w:ascii="Consolas" w:eastAsia="Times New Roman" w:hAnsi="Consolas" w:cs="Courier New"/>
          <w:b/>
          <w:bCs/>
          <w:color w:val="263238"/>
          <w:sz w:val="20"/>
          <w:szCs w:val="20"/>
        </w:rPr>
        <w:t>Input:</w:t>
      </w:r>
      <w:r w:rsidRPr="00FD5949">
        <w:rPr>
          <w:rFonts w:ascii="Consolas" w:eastAsia="Times New Roman" w:hAnsi="Consolas" w:cs="Courier New"/>
          <w:color w:val="263238"/>
          <w:sz w:val="20"/>
          <w:szCs w:val="20"/>
        </w:rPr>
        <w:t xml:space="preserve"> nums = [1,2,1]</w:t>
      </w:r>
    </w:p>
    <w:p w14:paraId="50C58E6A" w14:textId="77777777" w:rsidR="00FD5949" w:rsidRPr="00FD5949" w:rsidRDefault="00FD5949" w:rsidP="00FD59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949">
        <w:rPr>
          <w:rFonts w:ascii="Consolas" w:eastAsia="Times New Roman" w:hAnsi="Consolas" w:cs="Courier New"/>
          <w:b/>
          <w:bCs/>
          <w:color w:val="263238"/>
          <w:sz w:val="20"/>
          <w:szCs w:val="20"/>
        </w:rPr>
        <w:lastRenderedPageBreak/>
        <w:t>Output:</w:t>
      </w:r>
      <w:r w:rsidRPr="00FD5949">
        <w:rPr>
          <w:rFonts w:ascii="Consolas" w:eastAsia="Times New Roman" w:hAnsi="Consolas" w:cs="Courier New"/>
          <w:color w:val="263238"/>
          <w:sz w:val="20"/>
          <w:szCs w:val="20"/>
        </w:rPr>
        <w:t xml:space="preserve"> [2,-1,2]</w:t>
      </w:r>
    </w:p>
    <w:p w14:paraId="45F558B7" w14:textId="77777777" w:rsidR="00FD5949" w:rsidRPr="00FD5949" w:rsidRDefault="00FD5949" w:rsidP="00FD59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949">
        <w:rPr>
          <w:rFonts w:ascii="Consolas" w:eastAsia="Times New Roman" w:hAnsi="Consolas" w:cs="Courier New"/>
          <w:color w:val="263238"/>
          <w:sz w:val="20"/>
          <w:szCs w:val="20"/>
        </w:rPr>
        <w:t xml:space="preserve">Explanation: The first 1's next greater number is 2; </w:t>
      </w:r>
    </w:p>
    <w:p w14:paraId="70594702" w14:textId="77777777" w:rsidR="00FD5949" w:rsidRPr="00FD5949" w:rsidRDefault="00FD5949" w:rsidP="00FD59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949">
        <w:rPr>
          <w:rFonts w:ascii="Consolas" w:eastAsia="Times New Roman" w:hAnsi="Consolas" w:cs="Courier New"/>
          <w:color w:val="263238"/>
          <w:sz w:val="20"/>
          <w:szCs w:val="20"/>
        </w:rPr>
        <w:t xml:space="preserve">The number 2 can't find next greater number. </w:t>
      </w:r>
    </w:p>
    <w:p w14:paraId="2C061276" w14:textId="77777777" w:rsidR="00FD5949" w:rsidRPr="00FD5949" w:rsidRDefault="00FD5949" w:rsidP="00FD59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949">
        <w:rPr>
          <w:rFonts w:ascii="Consolas" w:eastAsia="Times New Roman" w:hAnsi="Consolas" w:cs="Courier New"/>
          <w:color w:val="263238"/>
          <w:sz w:val="20"/>
          <w:szCs w:val="20"/>
        </w:rPr>
        <w:t>The second 1's next greater number needs to search circularly, which is also 2.</w:t>
      </w:r>
    </w:p>
    <w:p w14:paraId="3677F3FC" w14:textId="7FFF00B8" w:rsidR="00447944" w:rsidRDefault="00447944" w:rsidP="005E6D82">
      <w:pPr>
        <w:pStyle w:val="HTMLPreformatted"/>
        <w:shd w:val="clear" w:color="auto" w:fill="F7F9FA"/>
        <w:spacing w:after="240"/>
      </w:pPr>
    </w:p>
    <w:p w14:paraId="294D9B95" w14:textId="59DE8010" w:rsidR="00FD5949" w:rsidRDefault="0021628C" w:rsidP="00FD5949">
      <w:pPr>
        <w:pStyle w:val="HTMLPreformatted"/>
        <w:shd w:val="clear" w:color="auto" w:fill="F7F9FA"/>
        <w:spacing w:after="240"/>
      </w:pPr>
      <w:r>
        <w:t>:</w:t>
      </w:r>
      <w:r w:rsidR="00FD5949" w:rsidRPr="00FD5949">
        <w:t xml:space="preserve"> </w:t>
      </w:r>
      <w:r w:rsidR="00FD5949">
        <w:t>vector&lt;int&gt; nextGreaterElements(vector&lt;int&gt;&amp; nums) {</w:t>
      </w:r>
    </w:p>
    <w:p w14:paraId="21565B41" w14:textId="77777777" w:rsidR="00FD5949" w:rsidRDefault="00FD5949" w:rsidP="00FD5949">
      <w:pPr>
        <w:pStyle w:val="HTMLPreformatted"/>
        <w:shd w:val="clear" w:color="auto" w:fill="F7F9FA"/>
        <w:spacing w:after="240"/>
      </w:pPr>
      <w:r>
        <w:t xml:space="preserve">        stack&lt;int&gt;st;</w:t>
      </w:r>
    </w:p>
    <w:p w14:paraId="08F781F7" w14:textId="77777777" w:rsidR="00FD5949" w:rsidRDefault="00FD5949" w:rsidP="00FD5949">
      <w:pPr>
        <w:pStyle w:val="HTMLPreformatted"/>
        <w:shd w:val="clear" w:color="auto" w:fill="F7F9FA"/>
        <w:spacing w:after="240"/>
      </w:pPr>
      <w:r>
        <w:t xml:space="preserve">        int n=nums.size();</w:t>
      </w:r>
    </w:p>
    <w:p w14:paraId="1A41A0CC" w14:textId="77777777" w:rsidR="00FD5949" w:rsidRDefault="00FD5949" w:rsidP="00FD5949">
      <w:pPr>
        <w:pStyle w:val="HTMLPreformatted"/>
        <w:shd w:val="clear" w:color="auto" w:fill="F7F9FA"/>
        <w:spacing w:after="240"/>
      </w:pPr>
      <w:r>
        <w:t xml:space="preserve">        vector&lt;int&gt;ans(n,-1);</w:t>
      </w:r>
    </w:p>
    <w:p w14:paraId="62C27132" w14:textId="77777777" w:rsidR="00FD5949" w:rsidRDefault="00FD5949" w:rsidP="00FD5949">
      <w:pPr>
        <w:pStyle w:val="HTMLPreformatted"/>
        <w:shd w:val="clear" w:color="auto" w:fill="F7F9FA"/>
        <w:spacing w:after="240"/>
      </w:pPr>
      <w:r>
        <w:t xml:space="preserve">        </w:t>
      </w:r>
    </w:p>
    <w:p w14:paraId="587D891E" w14:textId="77777777" w:rsidR="00FD5949" w:rsidRDefault="00FD5949" w:rsidP="00FD5949">
      <w:pPr>
        <w:pStyle w:val="HTMLPreformatted"/>
        <w:shd w:val="clear" w:color="auto" w:fill="F7F9FA"/>
        <w:spacing w:after="240"/>
      </w:pPr>
      <w:r>
        <w:t xml:space="preserve">        </w:t>
      </w:r>
    </w:p>
    <w:p w14:paraId="63022AB3" w14:textId="77777777" w:rsidR="00FD5949" w:rsidRDefault="00FD5949" w:rsidP="00FD5949">
      <w:pPr>
        <w:pStyle w:val="HTMLPreformatted"/>
        <w:shd w:val="clear" w:color="auto" w:fill="F7F9FA"/>
        <w:spacing w:after="240"/>
      </w:pPr>
      <w:r>
        <w:t xml:space="preserve">        for(int i=2*n-1;i&gt;=0;i--)</w:t>
      </w:r>
    </w:p>
    <w:p w14:paraId="652CF6F5" w14:textId="77777777" w:rsidR="00FD5949" w:rsidRDefault="00FD5949" w:rsidP="00FD5949">
      <w:pPr>
        <w:pStyle w:val="HTMLPreformatted"/>
        <w:shd w:val="clear" w:color="auto" w:fill="F7F9FA"/>
        <w:spacing w:after="240"/>
      </w:pPr>
      <w:r>
        <w:t xml:space="preserve">        {</w:t>
      </w:r>
    </w:p>
    <w:p w14:paraId="090AFE5B" w14:textId="77777777" w:rsidR="00FD5949" w:rsidRDefault="00FD5949" w:rsidP="00FD5949">
      <w:pPr>
        <w:pStyle w:val="HTMLPreformatted"/>
        <w:shd w:val="clear" w:color="auto" w:fill="F7F9FA"/>
        <w:spacing w:after="240"/>
      </w:pPr>
      <w:r>
        <w:t xml:space="preserve">            while(!st.empty()&amp;&amp;st.top()&lt;=nums[i%n])</w:t>
      </w:r>
    </w:p>
    <w:p w14:paraId="05CCAB60" w14:textId="77777777" w:rsidR="00FD5949" w:rsidRDefault="00FD5949" w:rsidP="00FD5949">
      <w:pPr>
        <w:pStyle w:val="HTMLPreformatted"/>
        <w:shd w:val="clear" w:color="auto" w:fill="F7F9FA"/>
        <w:spacing w:after="240"/>
      </w:pPr>
      <w:r>
        <w:t xml:space="preserve">                st.pop();</w:t>
      </w:r>
    </w:p>
    <w:p w14:paraId="17D72BD6" w14:textId="77777777" w:rsidR="00FD5949" w:rsidRDefault="00FD5949" w:rsidP="00FD5949">
      <w:pPr>
        <w:pStyle w:val="HTMLPreformatted"/>
        <w:shd w:val="clear" w:color="auto" w:fill="F7F9FA"/>
        <w:spacing w:after="240"/>
      </w:pPr>
      <w:r>
        <w:t xml:space="preserve">           if(i&lt;n)</w:t>
      </w:r>
    </w:p>
    <w:p w14:paraId="34B97FCB" w14:textId="77777777" w:rsidR="00FD5949" w:rsidRDefault="00FD5949" w:rsidP="00FD5949">
      <w:pPr>
        <w:pStyle w:val="HTMLPreformatted"/>
        <w:shd w:val="clear" w:color="auto" w:fill="F7F9FA"/>
        <w:spacing w:after="240"/>
      </w:pPr>
      <w:r>
        <w:t xml:space="preserve">            {</w:t>
      </w:r>
    </w:p>
    <w:p w14:paraId="4B685A6C" w14:textId="77777777" w:rsidR="00FD5949" w:rsidRDefault="00FD5949" w:rsidP="00FD5949">
      <w:pPr>
        <w:pStyle w:val="HTMLPreformatted"/>
        <w:shd w:val="clear" w:color="auto" w:fill="F7F9FA"/>
        <w:spacing w:after="240"/>
      </w:pPr>
      <w:r>
        <w:t xml:space="preserve">                if(!st.empty())</w:t>
      </w:r>
    </w:p>
    <w:p w14:paraId="7D61CC9A" w14:textId="77777777" w:rsidR="00FD5949" w:rsidRDefault="00FD5949" w:rsidP="00FD5949">
      <w:pPr>
        <w:pStyle w:val="HTMLPreformatted"/>
        <w:shd w:val="clear" w:color="auto" w:fill="F7F9FA"/>
        <w:spacing w:after="240"/>
      </w:pPr>
      <w:r>
        <w:t xml:space="preserve">                    ans[i]=st.top();</w:t>
      </w:r>
    </w:p>
    <w:p w14:paraId="2BF33B50" w14:textId="77777777" w:rsidR="00FD5949" w:rsidRDefault="00FD5949" w:rsidP="00FD5949">
      <w:pPr>
        <w:pStyle w:val="HTMLPreformatted"/>
        <w:shd w:val="clear" w:color="auto" w:fill="F7F9FA"/>
        <w:spacing w:after="240"/>
      </w:pPr>
    </w:p>
    <w:p w14:paraId="2D374035" w14:textId="77777777" w:rsidR="00FD5949" w:rsidRDefault="00FD5949" w:rsidP="00FD5949">
      <w:pPr>
        <w:pStyle w:val="HTMLPreformatted"/>
        <w:shd w:val="clear" w:color="auto" w:fill="F7F9FA"/>
        <w:spacing w:after="240"/>
      </w:pPr>
      <w:r>
        <w:t xml:space="preserve">            }</w:t>
      </w:r>
    </w:p>
    <w:p w14:paraId="3BA70A6B" w14:textId="77777777" w:rsidR="00FD5949" w:rsidRDefault="00FD5949" w:rsidP="00FD5949">
      <w:pPr>
        <w:pStyle w:val="HTMLPreformatted"/>
        <w:shd w:val="clear" w:color="auto" w:fill="F7F9FA"/>
        <w:spacing w:after="240"/>
      </w:pPr>
      <w:r>
        <w:t xml:space="preserve">            </w:t>
      </w:r>
    </w:p>
    <w:p w14:paraId="12478A8F" w14:textId="77777777" w:rsidR="00FD5949" w:rsidRDefault="00FD5949" w:rsidP="00FD5949">
      <w:pPr>
        <w:pStyle w:val="HTMLPreformatted"/>
        <w:shd w:val="clear" w:color="auto" w:fill="F7F9FA"/>
        <w:spacing w:after="240"/>
      </w:pPr>
      <w:r>
        <w:t xml:space="preserve">            st.push(nums[i%n]);</w:t>
      </w:r>
    </w:p>
    <w:p w14:paraId="5D9B41B3" w14:textId="77777777" w:rsidR="00FD5949" w:rsidRDefault="00FD5949" w:rsidP="00FD5949">
      <w:pPr>
        <w:pStyle w:val="HTMLPreformatted"/>
        <w:shd w:val="clear" w:color="auto" w:fill="F7F9FA"/>
        <w:spacing w:after="240"/>
      </w:pPr>
      <w:r>
        <w:t xml:space="preserve">        }</w:t>
      </w:r>
    </w:p>
    <w:p w14:paraId="2834613F" w14:textId="77777777" w:rsidR="00FD5949" w:rsidRDefault="00FD5949" w:rsidP="00FD5949">
      <w:pPr>
        <w:pStyle w:val="HTMLPreformatted"/>
        <w:shd w:val="clear" w:color="auto" w:fill="F7F9FA"/>
        <w:spacing w:after="240"/>
      </w:pPr>
      <w:r>
        <w:t xml:space="preserve">        return ans;</w:t>
      </w:r>
    </w:p>
    <w:p w14:paraId="06F4744C" w14:textId="7C8372F8" w:rsidR="0021628C" w:rsidRDefault="00FD5949" w:rsidP="00FD5949">
      <w:pPr>
        <w:pStyle w:val="HTMLPreformatted"/>
        <w:shd w:val="clear" w:color="auto" w:fill="F7F9FA"/>
        <w:spacing w:after="240"/>
      </w:pPr>
      <w:r>
        <w:t xml:space="preserve">    }</w:t>
      </w:r>
    </w:p>
    <w:p w14:paraId="6CACB5FB" w14:textId="2D07AD98" w:rsidR="00FD43FA" w:rsidRPr="00FD43FA" w:rsidRDefault="00FD5949" w:rsidP="00FD43FA">
      <w:pPr>
        <w:pStyle w:val="NormalWeb"/>
        <w:shd w:val="clear" w:color="auto" w:fill="FFFFFF"/>
        <w:spacing w:before="0" w:beforeAutospacing="0" w:after="150" w:afterAutospacing="0"/>
        <w:rPr>
          <w:rFonts w:ascii="Arial" w:hAnsi="Arial" w:cs="Arial"/>
          <w:color w:val="333333"/>
          <w:sz w:val="21"/>
          <w:szCs w:val="21"/>
        </w:rPr>
      </w:pPr>
      <w:r w:rsidRPr="0037350A">
        <w:rPr>
          <w:color w:val="FF0000"/>
        </w:rPr>
        <w:t>69</w:t>
      </w:r>
      <w:r>
        <w:t>)</w:t>
      </w:r>
      <w:r w:rsidR="00FD43FA" w:rsidRPr="00FD43FA">
        <w:rPr>
          <w:rFonts w:ascii="Arial" w:hAnsi="Arial" w:cs="Arial"/>
          <w:color w:val="333333"/>
          <w:sz w:val="27"/>
          <w:szCs w:val="27"/>
        </w:rPr>
        <w:t xml:space="preserve"> Given a stack, the task is to sort it such that the top of the stack has the greatest element.</w:t>
      </w:r>
    </w:p>
    <w:p w14:paraId="38CE6056" w14:textId="77777777" w:rsidR="00FD43FA" w:rsidRPr="00FD43FA" w:rsidRDefault="00FD43FA" w:rsidP="00FD43FA">
      <w:pPr>
        <w:shd w:val="clear" w:color="auto" w:fill="FFFFFF"/>
        <w:spacing w:after="150" w:line="240" w:lineRule="auto"/>
        <w:rPr>
          <w:rFonts w:ascii="Arial" w:eastAsia="Times New Roman" w:hAnsi="Arial" w:cs="Arial"/>
          <w:color w:val="333333"/>
          <w:sz w:val="21"/>
          <w:szCs w:val="21"/>
        </w:rPr>
      </w:pPr>
      <w:r w:rsidRPr="00FD43FA">
        <w:rPr>
          <w:rFonts w:ascii="Arial" w:eastAsia="Times New Roman" w:hAnsi="Arial" w:cs="Arial"/>
          <w:b/>
          <w:bCs/>
          <w:color w:val="333333"/>
          <w:sz w:val="27"/>
          <w:szCs w:val="27"/>
        </w:rPr>
        <w:lastRenderedPageBreak/>
        <w:t>Example 1:</w:t>
      </w:r>
    </w:p>
    <w:p w14:paraId="60528A59" w14:textId="77777777" w:rsidR="00FD43FA" w:rsidRPr="00FD43FA" w:rsidRDefault="00FD43FA" w:rsidP="00FD43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FD43FA">
        <w:rPr>
          <w:rFonts w:ascii="Consolas" w:eastAsia="Times New Roman" w:hAnsi="Consolas" w:cs="Courier New"/>
          <w:b/>
          <w:bCs/>
          <w:color w:val="333333"/>
          <w:sz w:val="27"/>
          <w:szCs w:val="27"/>
        </w:rPr>
        <w:t>Input:</w:t>
      </w:r>
    </w:p>
    <w:p w14:paraId="599260A2" w14:textId="77777777" w:rsidR="00FD43FA" w:rsidRPr="00FD43FA" w:rsidRDefault="00FD43FA" w:rsidP="00FD43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D43FA">
        <w:rPr>
          <w:rFonts w:ascii="Consolas" w:eastAsia="Times New Roman" w:hAnsi="Consolas" w:cs="Courier New"/>
          <w:color w:val="333333"/>
          <w:sz w:val="27"/>
          <w:szCs w:val="27"/>
        </w:rPr>
        <w:t>Stack: 3 2 1</w:t>
      </w:r>
    </w:p>
    <w:p w14:paraId="5F91FAB2" w14:textId="77777777" w:rsidR="00FD43FA" w:rsidRPr="00FD43FA" w:rsidRDefault="00FD43FA" w:rsidP="00FD43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D43FA">
        <w:rPr>
          <w:rFonts w:ascii="Consolas" w:eastAsia="Times New Roman" w:hAnsi="Consolas" w:cs="Courier New"/>
          <w:b/>
          <w:bCs/>
          <w:color w:val="333333"/>
          <w:sz w:val="27"/>
          <w:szCs w:val="27"/>
        </w:rPr>
        <w:t xml:space="preserve">Output: </w:t>
      </w:r>
      <w:r w:rsidRPr="00FD43FA">
        <w:rPr>
          <w:rFonts w:ascii="Consolas" w:eastAsia="Times New Roman" w:hAnsi="Consolas" w:cs="Courier New"/>
          <w:color w:val="333333"/>
          <w:sz w:val="27"/>
          <w:szCs w:val="27"/>
        </w:rPr>
        <w:t>3 2 1</w:t>
      </w:r>
    </w:p>
    <w:p w14:paraId="1F759ABC" w14:textId="7E4B6251" w:rsidR="00447944" w:rsidRDefault="00447944" w:rsidP="005E6D82">
      <w:pPr>
        <w:pStyle w:val="HTMLPreformatted"/>
        <w:shd w:val="clear" w:color="auto" w:fill="F7F9FA"/>
        <w:spacing w:after="240"/>
      </w:pPr>
    </w:p>
    <w:p w14:paraId="6EEB4D45" w14:textId="77777777" w:rsidR="00FD43FA" w:rsidRDefault="00FD5949" w:rsidP="00FD43FA">
      <w:pPr>
        <w:pStyle w:val="HTMLPreformatted"/>
        <w:shd w:val="clear" w:color="auto" w:fill="F7F9FA"/>
        <w:spacing w:after="240"/>
      </w:pPr>
      <w:r>
        <w:t>:</w:t>
      </w:r>
    </w:p>
    <w:p w14:paraId="54002FC0" w14:textId="77777777" w:rsidR="00FD43FA" w:rsidRDefault="00FD43FA" w:rsidP="00FD43FA">
      <w:pPr>
        <w:pStyle w:val="HTMLPreformatted"/>
        <w:shd w:val="clear" w:color="auto" w:fill="F7F9FA"/>
        <w:spacing w:after="240"/>
      </w:pPr>
      <w:r>
        <w:t>/*The structure of the class is</w:t>
      </w:r>
    </w:p>
    <w:p w14:paraId="2634B0F1" w14:textId="77777777" w:rsidR="00FD43FA" w:rsidRDefault="00FD43FA" w:rsidP="00FD43FA">
      <w:pPr>
        <w:pStyle w:val="HTMLPreformatted"/>
        <w:shd w:val="clear" w:color="auto" w:fill="F7F9FA"/>
        <w:spacing w:after="240"/>
      </w:pPr>
      <w:r>
        <w:t>class SortedStack{</w:t>
      </w:r>
    </w:p>
    <w:p w14:paraId="4E74DF5F" w14:textId="77777777" w:rsidR="00FD43FA" w:rsidRDefault="00FD43FA" w:rsidP="00FD43FA">
      <w:pPr>
        <w:pStyle w:val="HTMLPreformatted"/>
        <w:shd w:val="clear" w:color="auto" w:fill="F7F9FA"/>
        <w:spacing w:after="240"/>
      </w:pPr>
      <w:r>
        <w:t>public:</w:t>
      </w:r>
    </w:p>
    <w:p w14:paraId="74AA26D6" w14:textId="77777777" w:rsidR="00FD43FA" w:rsidRDefault="00FD43FA" w:rsidP="00FD43FA">
      <w:pPr>
        <w:pStyle w:val="HTMLPreformatted"/>
        <w:shd w:val="clear" w:color="auto" w:fill="F7F9FA"/>
        <w:spacing w:after="240"/>
      </w:pPr>
      <w:r>
        <w:tab/>
        <w:t>stack&lt;int&gt; s;</w:t>
      </w:r>
    </w:p>
    <w:p w14:paraId="3EA0CC17" w14:textId="77777777" w:rsidR="00FD43FA" w:rsidRDefault="00FD43FA" w:rsidP="00FD43FA">
      <w:pPr>
        <w:pStyle w:val="HTMLPreformatted"/>
        <w:shd w:val="clear" w:color="auto" w:fill="F7F9FA"/>
        <w:spacing w:after="240"/>
      </w:pPr>
      <w:r>
        <w:tab/>
        <w:t>void sort();</w:t>
      </w:r>
    </w:p>
    <w:p w14:paraId="39C25B02" w14:textId="77777777" w:rsidR="00FD43FA" w:rsidRDefault="00FD43FA" w:rsidP="00FD43FA">
      <w:pPr>
        <w:pStyle w:val="HTMLPreformatted"/>
        <w:shd w:val="clear" w:color="auto" w:fill="F7F9FA"/>
        <w:spacing w:after="240"/>
      </w:pPr>
      <w:r>
        <w:t>};</w:t>
      </w:r>
    </w:p>
    <w:p w14:paraId="702A2E98" w14:textId="77777777" w:rsidR="00FD43FA" w:rsidRDefault="00FD43FA" w:rsidP="00FD43FA">
      <w:pPr>
        <w:pStyle w:val="HTMLPreformatted"/>
        <w:shd w:val="clear" w:color="auto" w:fill="F7F9FA"/>
        <w:spacing w:after="240"/>
      </w:pPr>
      <w:r>
        <w:t>*/</w:t>
      </w:r>
    </w:p>
    <w:p w14:paraId="1D4A7961" w14:textId="77777777" w:rsidR="00FD43FA" w:rsidRDefault="00FD43FA" w:rsidP="00FD43FA">
      <w:pPr>
        <w:pStyle w:val="HTMLPreformatted"/>
        <w:shd w:val="clear" w:color="auto" w:fill="F7F9FA"/>
        <w:spacing w:after="240"/>
      </w:pPr>
    </w:p>
    <w:p w14:paraId="4D1F30F7" w14:textId="77777777" w:rsidR="00FD43FA" w:rsidRDefault="00FD43FA" w:rsidP="00FD43FA">
      <w:pPr>
        <w:pStyle w:val="HTMLPreformatted"/>
        <w:shd w:val="clear" w:color="auto" w:fill="F7F9FA"/>
        <w:spacing w:after="240"/>
      </w:pPr>
      <w:r>
        <w:t xml:space="preserve">/* The below method sorts the stack s </w:t>
      </w:r>
    </w:p>
    <w:p w14:paraId="40A64C72" w14:textId="77777777" w:rsidR="00FD43FA" w:rsidRDefault="00FD43FA" w:rsidP="00FD43FA">
      <w:pPr>
        <w:pStyle w:val="HTMLPreformatted"/>
        <w:shd w:val="clear" w:color="auto" w:fill="F7F9FA"/>
        <w:spacing w:after="240"/>
      </w:pPr>
      <w:r>
        <w:t>you are required to complete the below method */</w:t>
      </w:r>
    </w:p>
    <w:p w14:paraId="46CF8DA7" w14:textId="77777777" w:rsidR="00FD43FA" w:rsidRDefault="00FD43FA" w:rsidP="00FD43FA">
      <w:pPr>
        <w:pStyle w:val="HTMLPreformatted"/>
        <w:shd w:val="clear" w:color="auto" w:fill="F7F9FA"/>
        <w:spacing w:after="240"/>
      </w:pPr>
      <w:r>
        <w:t>void insert(stack&lt;int&gt;&amp;s,int xx)</w:t>
      </w:r>
    </w:p>
    <w:p w14:paraId="237A0A26" w14:textId="77777777" w:rsidR="00FD43FA" w:rsidRDefault="00FD43FA" w:rsidP="00FD43FA">
      <w:pPr>
        <w:pStyle w:val="HTMLPreformatted"/>
        <w:shd w:val="clear" w:color="auto" w:fill="F7F9FA"/>
        <w:spacing w:after="240"/>
      </w:pPr>
      <w:r>
        <w:t>{</w:t>
      </w:r>
    </w:p>
    <w:p w14:paraId="1BE41C6A" w14:textId="77777777" w:rsidR="00FD43FA" w:rsidRDefault="00FD43FA" w:rsidP="00FD43FA">
      <w:pPr>
        <w:pStyle w:val="HTMLPreformatted"/>
        <w:shd w:val="clear" w:color="auto" w:fill="F7F9FA"/>
        <w:spacing w:after="240"/>
      </w:pPr>
      <w:r>
        <w:t xml:space="preserve">    if(s.size()==0||xx&gt;s.top())</w:t>
      </w:r>
    </w:p>
    <w:p w14:paraId="1922C25C" w14:textId="77777777" w:rsidR="00FD43FA" w:rsidRDefault="00FD43FA" w:rsidP="00FD43FA">
      <w:pPr>
        <w:pStyle w:val="HTMLPreformatted"/>
        <w:shd w:val="clear" w:color="auto" w:fill="F7F9FA"/>
        <w:spacing w:after="240"/>
      </w:pPr>
      <w:r>
        <w:t xml:space="preserve">    s.push(xx);</w:t>
      </w:r>
    </w:p>
    <w:p w14:paraId="65871192" w14:textId="77777777" w:rsidR="00FD43FA" w:rsidRDefault="00FD43FA" w:rsidP="00FD43FA">
      <w:pPr>
        <w:pStyle w:val="HTMLPreformatted"/>
        <w:shd w:val="clear" w:color="auto" w:fill="F7F9FA"/>
        <w:spacing w:after="240"/>
      </w:pPr>
      <w:r>
        <w:t xml:space="preserve">    else</w:t>
      </w:r>
    </w:p>
    <w:p w14:paraId="09B9F931" w14:textId="77777777" w:rsidR="00FD43FA" w:rsidRDefault="00FD43FA" w:rsidP="00FD43FA">
      <w:pPr>
        <w:pStyle w:val="HTMLPreformatted"/>
        <w:shd w:val="clear" w:color="auto" w:fill="F7F9FA"/>
        <w:spacing w:after="240"/>
      </w:pPr>
      <w:r>
        <w:t xml:space="preserve">    {</w:t>
      </w:r>
    </w:p>
    <w:p w14:paraId="3E997689" w14:textId="77777777" w:rsidR="00FD43FA" w:rsidRDefault="00FD43FA" w:rsidP="00FD43FA">
      <w:pPr>
        <w:pStyle w:val="HTMLPreformatted"/>
        <w:shd w:val="clear" w:color="auto" w:fill="F7F9FA"/>
        <w:spacing w:after="240"/>
      </w:pPr>
      <w:r>
        <w:t xml:space="preserve">        int x=s.top();</w:t>
      </w:r>
    </w:p>
    <w:p w14:paraId="20654648" w14:textId="77777777" w:rsidR="00FD43FA" w:rsidRDefault="00FD43FA" w:rsidP="00FD43FA">
      <w:pPr>
        <w:pStyle w:val="HTMLPreformatted"/>
        <w:shd w:val="clear" w:color="auto" w:fill="F7F9FA"/>
        <w:spacing w:after="240"/>
      </w:pPr>
      <w:r>
        <w:t xml:space="preserve">        s.pop();</w:t>
      </w:r>
    </w:p>
    <w:p w14:paraId="6845E9D5" w14:textId="77777777" w:rsidR="00FD43FA" w:rsidRDefault="00FD43FA" w:rsidP="00FD43FA">
      <w:pPr>
        <w:pStyle w:val="HTMLPreformatted"/>
        <w:shd w:val="clear" w:color="auto" w:fill="F7F9FA"/>
        <w:spacing w:after="240"/>
      </w:pPr>
      <w:r>
        <w:t xml:space="preserve">        insert(s,xx);</w:t>
      </w:r>
    </w:p>
    <w:p w14:paraId="5D287AA0" w14:textId="77777777" w:rsidR="00FD43FA" w:rsidRDefault="00FD43FA" w:rsidP="00FD43FA">
      <w:pPr>
        <w:pStyle w:val="HTMLPreformatted"/>
        <w:shd w:val="clear" w:color="auto" w:fill="F7F9FA"/>
        <w:spacing w:after="240"/>
      </w:pPr>
      <w:r>
        <w:t xml:space="preserve">        s.push(x);</w:t>
      </w:r>
    </w:p>
    <w:p w14:paraId="74F53BB1" w14:textId="77777777" w:rsidR="00FD43FA" w:rsidRDefault="00FD43FA" w:rsidP="00FD43FA">
      <w:pPr>
        <w:pStyle w:val="HTMLPreformatted"/>
        <w:shd w:val="clear" w:color="auto" w:fill="F7F9FA"/>
        <w:spacing w:after="240"/>
      </w:pPr>
      <w:r>
        <w:t xml:space="preserve">        </w:t>
      </w:r>
    </w:p>
    <w:p w14:paraId="7EFFE0E5" w14:textId="77777777" w:rsidR="00FD43FA" w:rsidRDefault="00FD43FA" w:rsidP="00FD43FA">
      <w:pPr>
        <w:pStyle w:val="HTMLPreformatted"/>
        <w:shd w:val="clear" w:color="auto" w:fill="F7F9FA"/>
        <w:spacing w:after="240"/>
      </w:pPr>
      <w:r>
        <w:lastRenderedPageBreak/>
        <w:t xml:space="preserve">    }</w:t>
      </w:r>
    </w:p>
    <w:p w14:paraId="3963AB1A" w14:textId="77777777" w:rsidR="00FD43FA" w:rsidRDefault="00FD43FA" w:rsidP="00FD43FA">
      <w:pPr>
        <w:pStyle w:val="HTMLPreformatted"/>
        <w:shd w:val="clear" w:color="auto" w:fill="F7F9FA"/>
        <w:spacing w:after="240"/>
      </w:pPr>
      <w:r>
        <w:t>}</w:t>
      </w:r>
    </w:p>
    <w:p w14:paraId="3FA7CC4D" w14:textId="77777777" w:rsidR="00FD43FA" w:rsidRDefault="00FD43FA" w:rsidP="00FD43FA">
      <w:pPr>
        <w:pStyle w:val="HTMLPreformatted"/>
        <w:shd w:val="clear" w:color="auto" w:fill="F7F9FA"/>
        <w:spacing w:after="240"/>
      </w:pPr>
      <w:r>
        <w:t>void reverse(stack&lt;int&gt;&amp;s)</w:t>
      </w:r>
    </w:p>
    <w:p w14:paraId="2355873B" w14:textId="77777777" w:rsidR="00FD43FA" w:rsidRDefault="00FD43FA" w:rsidP="00FD43FA">
      <w:pPr>
        <w:pStyle w:val="HTMLPreformatted"/>
        <w:shd w:val="clear" w:color="auto" w:fill="F7F9FA"/>
        <w:spacing w:after="240"/>
      </w:pPr>
      <w:r>
        <w:t>{</w:t>
      </w:r>
    </w:p>
    <w:p w14:paraId="2331B36F" w14:textId="77777777" w:rsidR="00FD43FA" w:rsidRDefault="00FD43FA" w:rsidP="00FD43FA">
      <w:pPr>
        <w:pStyle w:val="HTMLPreformatted"/>
        <w:shd w:val="clear" w:color="auto" w:fill="F7F9FA"/>
        <w:spacing w:after="240"/>
      </w:pPr>
      <w:r>
        <w:t xml:space="preserve">    if(s.size()&gt;0)</w:t>
      </w:r>
    </w:p>
    <w:p w14:paraId="44BD6A5D" w14:textId="77777777" w:rsidR="00FD43FA" w:rsidRDefault="00FD43FA" w:rsidP="00FD43FA">
      <w:pPr>
        <w:pStyle w:val="HTMLPreformatted"/>
        <w:shd w:val="clear" w:color="auto" w:fill="F7F9FA"/>
        <w:spacing w:after="240"/>
      </w:pPr>
      <w:r>
        <w:t xml:space="preserve">    {</w:t>
      </w:r>
    </w:p>
    <w:p w14:paraId="31A63EBD" w14:textId="77777777" w:rsidR="00FD43FA" w:rsidRDefault="00FD43FA" w:rsidP="00FD43FA">
      <w:pPr>
        <w:pStyle w:val="HTMLPreformatted"/>
        <w:shd w:val="clear" w:color="auto" w:fill="F7F9FA"/>
        <w:spacing w:after="240"/>
      </w:pPr>
      <w:r>
        <w:t xml:space="preserve">        int a=s.top();</w:t>
      </w:r>
    </w:p>
    <w:p w14:paraId="51C1A10A" w14:textId="77777777" w:rsidR="00FD43FA" w:rsidRDefault="00FD43FA" w:rsidP="00FD43FA">
      <w:pPr>
        <w:pStyle w:val="HTMLPreformatted"/>
        <w:shd w:val="clear" w:color="auto" w:fill="F7F9FA"/>
        <w:spacing w:after="240"/>
      </w:pPr>
      <w:r>
        <w:t xml:space="preserve">        s.pop();</w:t>
      </w:r>
    </w:p>
    <w:p w14:paraId="0C4BE84F" w14:textId="77777777" w:rsidR="00FD43FA" w:rsidRDefault="00FD43FA" w:rsidP="00FD43FA">
      <w:pPr>
        <w:pStyle w:val="HTMLPreformatted"/>
        <w:shd w:val="clear" w:color="auto" w:fill="F7F9FA"/>
        <w:spacing w:after="240"/>
      </w:pPr>
      <w:r>
        <w:t xml:space="preserve">        reverse(s);</w:t>
      </w:r>
    </w:p>
    <w:p w14:paraId="571BD2D9" w14:textId="77777777" w:rsidR="00FD43FA" w:rsidRDefault="00FD43FA" w:rsidP="00FD43FA">
      <w:pPr>
        <w:pStyle w:val="HTMLPreformatted"/>
        <w:shd w:val="clear" w:color="auto" w:fill="F7F9FA"/>
        <w:spacing w:after="240"/>
      </w:pPr>
      <w:r>
        <w:t xml:space="preserve">        insert(s,a);    </w:t>
      </w:r>
    </w:p>
    <w:p w14:paraId="6174B8DB" w14:textId="77777777" w:rsidR="00FD43FA" w:rsidRDefault="00FD43FA" w:rsidP="00FD43FA">
      <w:pPr>
        <w:pStyle w:val="HTMLPreformatted"/>
        <w:shd w:val="clear" w:color="auto" w:fill="F7F9FA"/>
        <w:spacing w:after="240"/>
      </w:pPr>
      <w:r>
        <w:t xml:space="preserve">    }</w:t>
      </w:r>
    </w:p>
    <w:p w14:paraId="55E48439" w14:textId="77777777" w:rsidR="00FD43FA" w:rsidRDefault="00FD43FA" w:rsidP="00FD43FA">
      <w:pPr>
        <w:pStyle w:val="HTMLPreformatted"/>
        <w:shd w:val="clear" w:color="auto" w:fill="F7F9FA"/>
        <w:spacing w:after="240"/>
      </w:pPr>
      <w:r>
        <w:t>}</w:t>
      </w:r>
    </w:p>
    <w:p w14:paraId="3AB1504E" w14:textId="77777777" w:rsidR="00FD43FA" w:rsidRDefault="00FD43FA" w:rsidP="00FD43FA">
      <w:pPr>
        <w:pStyle w:val="HTMLPreformatted"/>
        <w:shd w:val="clear" w:color="auto" w:fill="F7F9FA"/>
        <w:spacing w:after="240"/>
      </w:pPr>
      <w:r>
        <w:t>void SortedStack :: sort()</w:t>
      </w:r>
    </w:p>
    <w:p w14:paraId="3F6292C2" w14:textId="77777777" w:rsidR="00FD43FA" w:rsidRDefault="00FD43FA" w:rsidP="00FD43FA">
      <w:pPr>
        <w:pStyle w:val="HTMLPreformatted"/>
        <w:shd w:val="clear" w:color="auto" w:fill="F7F9FA"/>
        <w:spacing w:after="240"/>
      </w:pPr>
      <w:r>
        <w:t>{</w:t>
      </w:r>
    </w:p>
    <w:p w14:paraId="43A4EED3" w14:textId="77777777" w:rsidR="00FD43FA" w:rsidRDefault="00FD43FA" w:rsidP="00FD43FA">
      <w:pPr>
        <w:pStyle w:val="HTMLPreformatted"/>
        <w:shd w:val="clear" w:color="auto" w:fill="F7F9FA"/>
        <w:spacing w:after="240"/>
      </w:pPr>
      <w:r>
        <w:t xml:space="preserve">   //Your code here</w:t>
      </w:r>
    </w:p>
    <w:p w14:paraId="296AE008" w14:textId="77777777" w:rsidR="00FD43FA" w:rsidRDefault="00FD43FA" w:rsidP="00FD43FA">
      <w:pPr>
        <w:pStyle w:val="HTMLPreformatted"/>
        <w:shd w:val="clear" w:color="auto" w:fill="F7F9FA"/>
        <w:spacing w:after="240"/>
      </w:pPr>
      <w:r>
        <w:t xml:space="preserve">   reverse(s);</w:t>
      </w:r>
    </w:p>
    <w:p w14:paraId="04216269" w14:textId="77777777" w:rsidR="00FD43FA" w:rsidRDefault="00FD43FA" w:rsidP="00FD43FA">
      <w:pPr>
        <w:pStyle w:val="HTMLPreformatted"/>
        <w:shd w:val="clear" w:color="auto" w:fill="F7F9FA"/>
        <w:spacing w:after="240"/>
      </w:pPr>
      <w:r>
        <w:t xml:space="preserve">   </w:t>
      </w:r>
    </w:p>
    <w:p w14:paraId="6E314D85" w14:textId="0FC8FEE9" w:rsidR="00FD5949" w:rsidRDefault="00FD43FA" w:rsidP="00FD43FA">
      <w:pPr>
        <w:pStyle w:val="HTMLPreformatted"/>
        <w:shd w:val="clear" w:color="auto" w:fill="F7F9FA"/>
        <w:spacing w:after="240"/>
      </w:pPr>
      <w:r>
        <w:t>}</w:t>
      </w:r>
    </w:p>
    <w:p w14:paraId="4F4C7D0F" w14:textId="4B7AEACF" w:rsidR="00A3068D" w:rsidRPr="00A3068D" w:rsidRDefault="00FD43FA" w:rsidP="00A3068D">
      <w:pPr>
        <w:pStyle w:val="NormalWeb"/>
        <w:shd w:val="clear" w:color="auto" w:fill="FFFFFF"/>
        <w:spacing w:before="0" w:beforeAutospacing="0" w:after="240" w:afterAutospacing="0"/>
        <w:rPr>
          <w:rFonts w:ascii="Segoe UI" w:hAnsi="Segoe UI" w:cs="Segoe UI"/>
          <w:color w:val="263238"/>
          <w:sz w:val="21"/>
          <w:szCs w:val="21"/>
        </w:rPr>
      </w:pPr>
      <w:r>
        <w:t>70)</w:t>
      </w:r>
      <w:r w:rsidR="00A3068D" w:rsidRPr="00A3068D">
        <w:rPr>
          <w:rFonts w:ascii="Segoe UI" w:hAnsi="Segoe UI" w:cs="Segoe UI"/>
          <w:color w:val="263238"/>
          <w:sz w:val="21"/>
          <w:szCs w:val="21"/>
        </w:rPr>
        <w:t xml:space="preserve"> An image is represented by an </w:t>
      </w:r>
      <w:r w:rsidR="00A3068D" w:rsidRPr="00A3068D">
        <w:rPr>
          <w:rFonts w:ascii="Courier New" w:hAnsi="Courier New" w:cs="Courier New"/>
          <w:color w:val="546E7A"/>
          <w:sz w:val="20"/>
          <w:szCs w:val="20"/>
          <w:shd w:val="clear" w:color="auto" w:fill="F7F9FA"/>
        </w:rPr>
        <w:t>m x n</w:t>
      </w:r>
      <w:r w:rsidR="00A3068D" w:rsidRPr="00A3068D">
        <w:rPr>
          <w:rFonts w:ascii="Segoe UI" w:hAnsi="Segoe UI" w:cs="Segoe UI"/>
          <w:color w:val="263238"/>
          <w:sz w:val="21"/>
          <w:szCs w:val="21"/>
        </w:rPr>
        <w:t> integer grid </w:t>
      </w:r>
      <w:r w:rsidR="00A3068D" w:rsidRPr="00A3068D">
        <w:rPr>
          <w:rFonts w:ascii="Courier New" w:hAnsi="Courier New" w:cs="Courier New"/>
          <w:color w:val="546E7A"/>
          <w:sz w:val="20"/>
          <w:szCs w:val="20"/>
          <w:shd w:val="clear" w:color="auto" w:fill="F7F9FA"/>
        </w:rPr>
        <w:t>image</w:t>
      </w:r>
      <w:r w:rsidR="00A3068D" w:rsidRPr="00A3068D">
        <w:rPr>
          <w:rFonts w:ascii="Segoe UI" w:hAnsi="Segoe UI" w:cs="Segoe UI"/>
          <w:color w:val="263238"/>
          <w:sz w:val="21"/>
          <w:szCs w:val="21"/>
        </w:rPr>
        <w:t> where </w:t>
      </w:r>
      <w:r w:rsidR="00A3068D" w:rsidRPr="00A3068D">
        <w:rPr>
          <w:rFonts w:ascii="Courier New" w:hAnsi="Courier New" w:cs="Courier New"/>
          <w:color w:val="546E7A"/>
          <w:sz w:val="20"/>
          <w:szCs w:val="20"/>
          <w:shd w:val="clear" w:color="auto" w:fill="F7F9FA"/>
        </w:rPr>
        <w:t>image[i][j]</w:t>
      </w:r>
      <w:r w:rsidR="00A3068D" w:rsidRPr="00A3068D">
        <w:rPr>
          <w:rFonts w:ascii="Segoe UI" w:hAnsi="Segoe UI" w:cs="Segoe UI"/>
          <w:color w:val="263238"/>
          <w:sz w:val="21"/>
          <w:szCs w:val="21"/>
        </w:rPr>
        <w:t> represents the pixel value of the image.</w:t>
      </w:r>
    </w:p>
    <w:p w14:paraId="446676D4" w14:textId="77777777" w:rsidR="00A3068D" w:rsidRPr="00A3068D" w:rsidRDefault="00A3068D" w:rsidP="00A3068D">
      <w:pPr>
        <w:shd w:val="clear" w:color="auto" w:fill="FFFFFF"/>
        <w:spacing w:after="240" w:line="240" w:lineRule="auto"/>
        <w:rPr>
          <w:rFonts w:ascii="Segoe UI" w:eastAsia="Times New Roman" w:hAnsi="Segoe UI" w:cs="Segoe UI"/>
          <w:color w:val="263238"/>
          <w:sz w:val="21"/>
          <w:szCs w:val="21"/>
        </w:rPr>
      </w:pPr>
      <w:r w:rsidRPr="00A3068D">
        <w:rPr>
          <w:rFonts w:ascii="Segoe UI" w:eastAsia="Times New Roman" w:hAnsi="Segoe UI" w:cs="Segoe UI"/>
          <w:color w:val="263238"/>
          <w:sz w:val="21"/>
          <w:szCs w:val="21"/>
        </w:rPr>
        <w:t>You are also given three integers </w:t>
      </w:r>
      <w:r w:rsidRPr="00A3068D">
        <w:rPr>
          <w:rFonts w:ascii="Courier New" w:eastAsia="Times New Roman" w:hAnsi="Courier New" w:cs="Courier New"/>
          <w:color w:val="546E7A"/>
          <w:sz w:val="20"/>
          <w:szCs w:val="20"/>
          <w:shd w:val="clear" w:color="auto" w:fill="F7F9FA"/>
        </w:rPr>
        <w:t>sr</w:t>
      </w:r>
      <w:r w:rsidRPr="00A3068D">
        <w:rPr>
          <w:rFonts w:ascii="Segoe UI" w:eastAsia="Times New Roman" w:hAnsi="Segoe UI" w:cs="Segoe UI"/>
          <w:color w:val="263238"/>
          <w:sz w:val="21"/>
          <w:szCs w:val="21"/>
        </w:rPr>
        <w:t>, </w:t>
      </w:r>
      <w:r w:rsidRPr="00A3068D">
        <w:rPr>
          <w:rFonts w:ascii="Courier New" w:eastAsia="Times New Roman" w:hAnsi="Courier New" w:cs="Courier New"/>
          <w:color w:val="546E7A"/>
          <w:sz w:val="20"/>
          <w:szCs w:val="20"/>
          <w:shd w:val="clear" w:color="auto" w:fill="F7F9FA"/>
        </w:rPr>
        <w:t>sc</w:t>
      </w:r>
      <w:r w:rsidRPr="00A3068D">
        <w:rPr>
          <w:rFonts w:ascii="Segoe UI" w:eastAsia="Times New Roman" w:hAnsi="Segoe UI" w:cs="Segoe UI"/>
          <w:color w:val="263238"/>
          <w:sz w:val="21"/>
          <w:szCs w:val="21"/>
        </w:rPr>
        <w:t>, and </w:t>
      </w:r>
      <w:r w:rsidRPr="00A3068D">
        <w:rPr>
          <w:rFonts w:ascii="Courier New" w:eastAsia="Times New Roman" w:hAnsi="Courier New" w:cs="Courier New"/>
          <w:color w:val="546E7A"/>
          <w:sz w:val="20"/>
          <w:szCs w:val="20"/>
          <w:shd w:val="clear" w:color="auto" w:fill="F7F9FA"/>
        </w:rPr>
        <w:t>newColor</w:t>
      </w:r>
      <w:r w:rsidRPr="00A3068D">
        <w:rPr>
          <w:rFonts w:ascii="Segoe UI" w:eastAsia="Times New Roman" w:hAnsi="Segoe UI" w:cs="Segoe UI"/>
          <w:color w:val="263238"/>
          <w:sz w:val="21"/>
          <w:szCs w:val="21"/>
        </w:rPr>
        <w:t>. You should perform a </w:t>
      </w:r>
      <w:r w:rsidRPr="00A3068D">
        <w:rPr>
          <w:rFonts w:ascii="Segoe UI" w:eastAsia="Times New Roman" w:hAnsi="Segoe UI" w:cs="Segoe UI"/>
          <w:b/>
          <w:bCs/>
          <w:color w:val="263238"/>
          <w:sz w:val="21"/>
          <w:szCs w:val="21"/>
        </w:rPr>
        <w:t>flood fill</w:t>
      </w:r>
      <w:r w:rsidRPr="00A3068D">
        <w:rPr>
          <w:rFonts w:ascii="Segoe UI" w:eastAsia="Times New Roman" w:hAnsi="Segoe UI" w:cs="Segoe UI"/>
          <w:color w:val="263238"/>
          <w:sz w:val="21"/>
          <w:szCs w:val="21"/>
        </w:rPr>
        <w:t> on the image starting from the pixel </w:t>
      </w:r>
      <w:r w:rsidRPr="00A3068D">
        <w:rPr>
          <w:rFonts w:ascii="Courier New" w:eastAsia="Times New Roman" w:hAnsi="Courier New" w:cs="Courier New"/>
          <w:color w:val="546E7A"/>
          <w:sz w:val="20"/>
          <w:szCs w:val="20"/>
          <w:shd w:val="clear" w:color="auto" w:fill="F7F9FA"/>
        </w:rPr>
        <w:t>image[sr][sc]</w:t>
      </w:r>
      <w:r w:rsidRPr="00A3068D">
        <w:rPr>
          <w:rFonts w:ascii="Segoe UI" w:eastAsia="Times New Roman" w:hAnsi="Segoe UI" w:cs="Segoe UI"/>
          <w:color w:val="263238"/>
          <w:sz w:val="21"/>
          <w:szCs w:val="21"/>
        </w:rPr>
        <w:t>.</w:t>
      </w:r>
    </w:p>
    <w:p w14:paraId="29E96D59" w14:textId="77777777" w:rsidR="00A3068D" w:rsidRPr="00A3068D" w:rsidRDefault="00A3068D" w:rsidP="00A3068D">
      <w:pPr>
        <w:shd w:val="clear" w:color="auto" w:fill="FFFFFF"/>
        <w:spacing w:after="240" w:line="240" w:lineRule="auto"/>
        <w:rPr>
          <w:rFonts w:ascii="Segoe UI" w:eastAsia="Times New Roman" w:hAnsi="Segoe UI" w:cs="Segoe UI"/>
          <w:color w:val="263238"/>
          <w:sz w:val="21"/>
          <w:szCs w:val="21"/>
        </w:rPr>
      </w:pPr>
      <w:r w:rsidRPr="00A3068D">
        <w:rPr>
          <w:rFonts w:ascii="Segoe UI" w:eastAsia="Times New Roman" w:hAnsi="Segoe UI" w:cs="Segoe UI"/>
          <w:color w:val="263238"/>
          <w:sz w:val="21"/>
          <w:szCs w:val="21"/>
        </w:rPr>
        <w:t>To perform a </w:t>
      </w:r>
      <w:r w:rsidRPr="00A3068D">
        <w:rPr>
          <w:rFonts w:ascii="Segoe UI" w:eastAsia="Times New Roman" w:hAnsi="Segoe UI" w:cs="Segoe UI"/>
          <w:b/>
          <w:bCs/>
          <w:color w:val="263238"/>
          <w:sz w:val="21"/>
          <w:szCs w:val="21"/>
        </w:rPr>
        <w:t>flood fill</w:t>
      </w:r>
      <w:r w:rsidRPr="00A3068D">
        <w:rPr>
          <w:rFonts w:ascii="Segoe UI" w:eastAsia="Times New Roman" w:hAnsi="Segoe UI" w:cs="Segoe UI"/>
          <w:color w:val="263238"/>
          <w:sz w:val="21"/>
          <w:szCs w:val="21"/>
        </w:rPr>
        <w:t>, consider the starting pixel, plus any pixels connected </w:t>
      </w:r>
      <w:r w:rsidRPr="00A3068D">
        <w:rPr>
          <w:rFonts w:ascii="Segoe UI" w:eastAsia="Times New Roman" w:hAnsi="Segoe UI" w:cs="Segoe UI"/>
          <w:b/>
          <w:bCs/>
          <w:color w:val="263238"/>
          <w:sz w:val="21"/>
          <w:szCs w:val="21"/>
        </w:rPr>
        <w:t>4-directionally</w:t>
      </w:r>
      <w:r w:rsidRPr="00A3068D">
        <w:rPr>
          <w:rFonts w:ascii="Segoe UI" w:eastAsia="Times New Roman" w:hAnsi="Segoe UI" w:cs="Segoe UI"/>
          <w:color w:val="263238"/>
          <w:sz w:val="21"/>
          <w:szCs w:val="21"/>
        </w:rPr>
        <w:t> to the starting pixel of the same color as the starting pixel, plus any pixels connected </w:t>
      </w:r>
      <w:r w:rsidRPr="00A3068D">
        <w:rPr>
          <w:rFonts w:ascii="Segoe UI" w:eastAsia="Times New Roman" w:hAnsi="Segoe UI" w:cs="Segoe UI"/>
          <w:b/>
          <w:bCs/>
          <w:color w:val="263238"/>
          <w:sz w:val="21"/>
          <w:szCs w:val="21"/>
        </w:rPr>
        <w:t>4-directionally</w:t>
      </w:r>
      <w:r w:rsidRPr="00A3068D">
        <w:rPr>
          <w:rFonts w:ascii="Segoe UI" w:eastAsia="Times New Roman" w:hAnsi="Segoe UI" w:cs="Segoe UI"/>
          <w:color w:val="263238"/>
          <w:sz w:val="21"/>
          <w:szCs w:val="21"/>
        </w:rPr>
        <w:t> to those pixels (also with the same color), and so on. Replace the color of all of the aforementioned pixels with </w:t>
      </w:r>
      <w:r w:rsidRPr="00A3068D">
        <w:rPr>
          <w:rFonts w:ascii="Courier New" w:eastAsia="Times New Roman" w:hAnsi="Courier New" w:cs="Courier New"/>
          <w:color w:val="546E7A"/>
          <w:sz w:val="20"/>
          <w:szCs w:val="20"/>
          <w:shd w:val="clear" w:color="auto" w:fill="F7F9FA"/>
        </w:rPr>
        <w:t>newColor</w:t>
      </w:r>
      <w:r w:rsidRPr="00A3068D">
        <w:rPr>
          <w:rFonts w:ascii="Segoe UI" w:eastAsia="Times New Roman" w:hAnsi="Segoe UI" w:cs="Segoe UI"/>
          <w:color w:val="263238"/>
          <w:sz w:val="21"/>
          <w:szCs w:val="21"/>
        </w:rPr>
        <w:t>.</w:t>
      </w:r>
    </w:p>
    <w:p w14:paraId="7B14A9FF" w14:textId="77777777" w:rsidR="00A3068D" w:rsidRPr="00A3068D" w:rsidRDefault="00A3068D" w:rsidP="00A3068D">
      <w:pPr>
        <w:shd w:val="clear" w:color="auto" w:fill="FFFFFF"/>
        <w:spacing w:after="240" w:line="240" w:lineRule="auto"/>
        <w:rPr>
          <w:rFonts w:ascii="Segoe UI" w:eastAsia="Times New Roman" w:hAnsi="Segoe UI" w:cs="Segoe UI"/>
          <w:color w:val="263238"/>
          <w:sz w:val="21"/>
          <w:szCs w:val="21"/>
        </w:rPr>
      </w:pPr>
      <w:r w:rsidRPr="00A3068D">
        <w:rPr>
          <w:rFonts w:ascii="Segoe UI" w:eastAsia="Times New Roman" w:hAnsi="Segoe UI" w:cs="Segoe UI"/>
          <w:color w:val="263238"/>
          <w:sz w:val="21"/>
          <w:szCs w:val="21"/>
        </w:rPr>
        <w:t>Return </w:t>
      </w:r>
      <w:r w:rsidRPr="00A3068D">
        <w:rPr>
          <w:rFonts w:ascii="Segoe UI" w:eastAsia="Times New Roman" w:hAnsi="Segoe UI" w:cs="Segoe UI"/>
          <w:i/>
          <w:iCs/>
          <w:color w:val="263238"/>
          <w:sz w:val="21"/>
          <w:szCs w:val="21"/>
        </w:rPr>
        <w:t>the modified image after performing the flood fill</w:t>
      </w:r>
      <w:r w:rsidRPr="00A3068D">
        <w:rPr>
          <w:rFonts w:ascii="Segoe UI" w:eastAsia="Times New Roman" w:hAnsi="Segoe UI" w:cs="Segoe UI"/>
          <w:color w:val="263238"/>
          <w:sz w:val="21"/>
          <w:szCs w:val="21"/>
        </w:rPr>
        <w:t>.</w:t>
      </w:r>
    </w:p>
    <w:p w14:paraId="62CAA474" w14:textId="77777777" w:rsidR="00A3068D" w:rsidRPr="00A3068D" w:rsidRDefault="00A3068D" w:rsidP="00A3068D">
      <w:pPr>
        <w:shd w:val="clear" w:color="auto" w:fill="FFFFFF"/>
        <w:spacing w:after="240" w:line="240" w:lineRule="auto"/>
        <w:rPr>
          <w:rFonts w:ascii="Segoe UI" w:eastAsia="Times New Roman" w:hAnsi="Segoe UI" w:cs="Segoe UI"/>
          <w:color w:val="263238"/>
          <w:sz w:val="21"/>
          <w:szCs w:val="21"/>
        </w:rPr>
      </w:pPr>
      <w:r w:rsidRPr="00A3068D">
        <w:rPr>
          <w:rFonts w:ascii="Segoe UI" w:eastAsia="Times New Roman" w:hAnsi="Segoe UI" w:cs="Segoe UI"/>
          <w:color w:val="263238"/>
          <w:sz w:val="21"/>
          <w:szCs w:val="21"/>
        </w:rPr>
        <w:t> </w:t>
      </w:r>
    </w:p>
    <w:p w14:paraId="1313EA0F" w14:textId="77777777" w:rsidR="00A3068D" w:rsidRPr="00A3068D" w:rsidRDefault="00A3068D" w:rsidP="00A3068D">
      <w:pPr>
        <w:shd w:val="clear" w:color="auto" w:fill="FFFFFF"/>
        <w:spacing w:after="240" w:line="240" w:lineRule="auto"/>
        <w:rPr>
          <w:rFonts w:ascii="Segoe UI" w:eastAsia="Times New Roman" w:hAnsi="Segoe UI" w:cs="Segoe UI"/>
          <w:color w:val="263238"/>
          <w:sz w:val="21"/>
          <w:szCs w:val="21"/>
        </w:rPr>
      </w:pPr>
      <w:r w:rsidRPr="00A3068D">
        <w:rPr>
          <w:rFonts w:ascii="Segoe UI" w:eastAsia="Times New Roman" w:hAnsi="Segoe UI" w:cs="Segoe UI"/>
          <w:b/>
          <w:bCs/>
          <w:color w:val="263238"/>
          <w:sz w:val="21"/>
          <w:szCs w:val="21"/>
        </w:rPr>
        <w:t>Example 1:</w:t>
      </w:r>
    </w:p>
    <w:p w14:paraId="7E06F4D9" w14:textId="72C1D04C" w:rsidR="00A3068D" w:rsidRPr="00A3068D" w:rsidRDefault="00A3068D" w:rsidP="00A3068D">
      <w:pPr>
        <w:spacing w:after="0" w:line="240" w:lineRule="auto"/>
        <w:rPr>
          <w:rFonts w:ascii="Times New Roman" w:eastAsia="Times New Roman" w:hAnsi="Times New Roman" w:cs="Times New Roman"/>
          <w:sz w:val="24"/>
          <w:szCs w:val="24"/>
        </w:rPr>
      </w:pPr>
      <w:r w:rsidRPr="00A3068D">
        <w:rPr>
          <w:rFonts w:ascii="Times New Roman" w:eastAsia="Times New Roman" w:hAnsi="Times New Roman" w:cs="Times New Roman"/>
          <w:noProof/>
          <w:sz w:val="24"/>
          <w:szCs w:val="24"/>
        </w:rPr>
        <w:lastRenderedPageBreak/>
        <w:drawing>
          <wp:inline distT="0" distB="0" distL="0" distR="0" wp14:anchorId="01D12386" wp14:editId="4284912A">
            <wp:extent cx="5836920" cy="2407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6920" cy="2407920"/>
                    </a:xfrm>
                    <a:prstGeom prst="rect">
                      <a:avLst/>
                    </a:prstGeom>
                    <a:noFill/>
                    <a:ln>
                      <a:noFill/>
                    </a:ln>
                  </pic:spPr>
                </pic:pic>
              </a:graphicData>
            </a:graphic>
          </wp:inline>
        </w:drawing>
      </w:r>
    </w:p>
    <w:p w14:paraId="6BEC19E5" w14:textId="77777777" w:rsidR="00A3068D" w:rsidRPr="00A3068D" w:rsidRDefault="00A3068D" w:rsidP="00A306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068D">
        <w:rPr>
          <w:rFonts w:ascii="Consolas" w:eastAsia="Times New Roman" w:hAnsi="Consolas" w:cs="Courier New"/>
          <w:b/>
          <w:bCs/>
          <w:color w:val="263238"/>
          <w:sz w:val="20"/>
          <w:szCs w:val="20"/>
        </w:rPr>
        <w:t>Input:</w:t>
      </w:r>
      <w:r w:rsidRPr="00A3068D">
        <w:rPr>
          <w:rFonts w:ascii="Consolas" w:eastAsia="Times New Roman" w:hAnsi="Consolas" w:cs="Courier New"/>
          <w:color w:val="263238"/>
          <w:sz w:val="20"/>
          <w:szCs w:val="20"/>
        </w:rPr>
        <w:t xml:space="preserve"> image = [[1,1,1],[1,1,0],[1,0,1]], sr = 1, sc = 1, newColor = 2</w:t>
      </w:r>
    </w:p>
    <w:p w14:paraId="5BAA6A24" w14:textId="77777777" w:rsidR="00A3068D" w:rsidRPr="00A3068D" w:rsidRDefault="00A3068D" w:rsidP="00A306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068D">
        <w:rPr>
          <w:rFonts w:ascii="Consolas" w:eastAsia="Times New Roman" w:hAnsi="Consolas" w:cs="Courier New"/>
          <w:b/>
          <w:bCs/>
          <w:color w:val="263238"/>
          <w:sz w:val="20"/>
          <w:szCs w:val="20"/>
        </w:rPr>
        <w:t>Output:</w:t>
      </w:r>
      <w:r w:rsidRPr="00A3068D">
        <w:rPr>
          <w:rFonts w:ascii="Consolas" w:eastAsia="Times New Roman" w:hAnsi="Consolas" w:cs="Courier New"/>
          <w:color w:val="263238"/>
          <w:sz w:val="20"/>
          <w:szCs w:val="20"/>
        </w:rPr>
        <w:t xml:space="preserve"> [[2,2,2],[2,2,0],[2,0,1]]</w:t>
      </w:r>
    </w:p>
    <w:p w14:paraId="33B6BBF9" w14:textId="77777777" w:rsidR="00A3068D" w:rsidRPr="00A3068D" w:rsidRDefault="00A3068D" w:rsidP="00A306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068D">
        <w:rPr>
          <w:rFonts w:ascii="Consolas" w:eastAsia="Times New Roman" w:hAnsi="Consolas" w:cs="Courier New"/>
          <w:b/>
          <w:bCs/>
          <w:color w:val="263238"/>
          <w:sz w:val="20"/>
          <w:szCs w:val="20"/>
        </w:rPr>
        <w:t>Explanation:</w:t>
      </w:r>
      <w:r w:rsidRPr="00A3068D">
        <w:rPr>
          <w:rFonts w:ascii="Consolas" w:eastAsia="Times New Roman" w:hAnsi="Consolas" w:cs="Courier New"/>
          <w:color w:val="263238"/>
          <w:sz w:val="20"/>
          <w:szCs w:val="20"/>
        </w:rPr>
        <w:t xml:space="preserve"> From the center of the image with position (sr, sc) = (1, 1) (i.e., the red pixel), all pixels connected by a path of the same color as the starting pixel (i.e., the blue pixels) are colored with the new color.</w:t>
      </w:r>
    </w:p>
    <w:p w14:paraId="04561195" w14:textId="77777777" w:rsidR="00A3068D" w:rsidRPr="00A3068D" w:rsidRDefault="00A3068D" w:rsidP="00A306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068D">
        <w:rPr>
          <w:rFonts w:ascii="Consolas" w:eastAsia="Times New Roman" w:hAnsi="Consolas" w:cs="Courier New"/>
          <w:color w:val="263238"/>
          <w:sz w:val="20"/>
          <w:szCs w:val="20"/>
        </w:rPr>
        <w:t>Note the bottom corner is not colored 2, because it is not 4-directionally connected to the starting pixel.</w:t>
      </w:r>
    </w:p>
    <w:p w14:paraId="77813AF3" w14:textId="74ED3799" w:rsidR="00447944" w:rsidRDefault="00447944" w:rsidP="005E6D82">
      <w:pPr>
        <w:pStyle w:val="HTMLPreformatted"/>
        <w:shd w:val="clear" w:color="auto" w:fill="F7F9FA"/>
        <w:spacing w:after="240"/>
      </w:pPr>
    </w:p>
    <w:p w14:paraId="767710D3" w14:textId="77777777" w:rsidR="00A3068D" w:rsidRDefault="00FD43FA" w:rsidP="00A3068D">
      <w:pPr>
        <w:pStyle w:val="HTMLPreformatted"/>
        <w:shd w:val="clear" w:color="auto" w:fill="F7F9FA"/>
        <w:spacing w:after="240"/>
      </w:pPr>
      <w:r>
        <w:t>:</w:t>
      </w:r>
      <w:r w:rsidR="00A3068D">
        <w:t xml:space="preserve"> vector&lt;vector&lt;int&gt;&gt; floodFill(vector&lt;vector&lt;int&gt;&gt;&amp; image, int sr, int sc, int newColor) {</w:t>
      </w:r>
    </w:p>
    <w:p w14:paraId="50CD6C88" w14:textId="77777777" w:rsidR="00A3068D" w:rsidRDefault="00A3068D" w:rsidP="00A3068D">
      <w:pPr>
        <w:pStyle w:val="HTMLPreformatted"/>
        <w:shd w:val="clear" w:color="auto" w:fill="F7F9FA"/>
        <w:spacing w:after="240"/>
      </w:pPr>
      <w:r>
        <w:t xml:space="preserve">        int r=image.size();</w:t>
      </w:r>
    </w:p>
    <w:p w14:paraId="73C97D3D" w14:textId="77777777" w:rsidR="00A3068D" w:rsidRDefault="00A3068D" w:rsidP="00A3068D">
      <w:pPr>
        <w:pStyle w:val="HTMLPreformatted"/>
        <w:shd w:val="clear" w:color="auto" w:fill="F7F9FA"/>
        <w:spacing w:after="240"/>
      </w:pPr>
      <w:r>
        <w:t xml:space="preserve">        int c=image[0].size();</w:t>
      </w:r>
    </w:p>
    <w:p w14:paraId="13D67337" w14:textId="77777777" w:rsidR="00A3068D" w:rsidRDefault="00A3068D" w:rsidP="00A3068D">
      <w:pPr>
        <w:pStyle w:val="HTMLPreformatted"/>
        <w:shd w:val="clear" w:color="auto" w:fill="F7F9FA"/>
        <w:spacing w:after="240"/>
      </w:pPr>
      <w:r>
        <w:t xml:space="preserve">        vector&lt;vector&lt;int&gt;&gt;vis(r,vector&lt;int&gt;(c,0));</w:t>
      </w:r>
    </w:p>
    <w:p w14:paraId="250EC7BE" w14:textId="77777777" w:rsidR="00A3068D" w:rsidRDefault="00A3068D" w:rsidP="00A3068D">
      <w:pPr>
        <w:pStyle w:val="HTMLPreformatted"/>
        <w:shd w:val="clear" w:color="auto" w:fill="F7F9FA"/>
        <w:spacing w:after="240"/>
      </w:pPr>
      <w:r>
        <w:t xml:space="preserve">        int oldcolor=image[sr][sc];</w:t>
      </w:r>
    </w:p>
    <w:p w14:paraId="431197CB" w14:textId="77777777" w:rsidR="00A3068D" w:rsidRDefault="00A3068D" w:rsidP="00A3068D">
      <w:pPr>
        <w:pStyle w:val="HTMLPreformatted"/>
        <w:shd w:val="clear" w:color="auto" w:fill="F7F9FA"/>
        <w:spacing w:after="240"/>
      </w:pPr>
      <w:r>
        <w:t xml:space="preserve">        dfs(vis,image,sr,sc,r,c,oldcolor,newColor);</w:t>
      </w:r>
    </w:p>
    <w:p w14:paraId="14F9236F" w14:textId="77777777" w:rsidR="00A3068D" w:rsidRDefault="00A3068D" w:rsidP="00A3068D">
      <w:pPr>
        <w:pStyle w:val="HTMLPreformatted"/>
        <w:shd w:val="clear" w:color="auto" w:fill="F7F9FA"/>
        <w:spacing w:after="240"/>
      </w:pPr>
      <w:r>
        <w:t xml:space="preserve">        return image;</w:t>
      </w:r>
    </w:p>
    <w:p w14:paraId="34D12740" w14:textId="77777777" w:rsidR="00A3068D" w:rsidRDefault="00A3068D" w:rsidP="00A3068D">
      <w:pPr>
        <w:pStyle w:val="HTMLPreformatted"/>
        <w:shd w:val="clear" w:color="auto" w:fill="F7F9FA"/>
        <w:spacing w:after="240"/>
      </w:pPr>
      <w:r>
        <w:t xml:space="preserve">    }</w:t>
      </w:r>
    </w:p>
    <w:p w14:paraId="56DB987E" w14:textId="77777777" w:rsidR="00A3068D" w:rsidRDefault="00A3068D" w:rsidP="00A3068D">
      <w:pPr>
        <w:pStyle w:val="HTMLPreformatted"/>
        <w:shd w:val="clear" w:color="auto" w:fill="F7F9FA"/>
        <w:spacing w:after="240"/>
      </w:pPr>
      <w:r>
        <w:t xml:space="preserve">    void dfs(vector&lt;vector&lt;int&gt;&gt;&amp;vis,vector&lt;vector&lt;int&gt;&gt;&amp;image,int sr,int sc,int x,int y,int oldcolor,int newcolor)</w:t>
      </w:r>
    </w:p>
    <w:p w14:paraId="4175F63C" w14:textId="77777777" w:rsidR="00A3068D" w:rsidRDefault="00A3068D" w:rsidP="00A3068D">
      <w:pPr>
        <w:pStyle w:val="HTMLPreformatted"/>
        <w:shd w:val="clear" w:color="auto" w:fill="F7F9FA"/>
        <w:spacing w:after="240"/>
      </w:pPr>
      <w:r>
        <w:t xml:space="preserve">    {</w:t>
      </w:r>
    </w:p>
    <w:p w14:paraId="65743B2E" w14:textId="77777777" w:rsidR="00A3068D" w:rsidRDefault="00A3068D" w:rsidP="00A3068D">
      <w:pPr>
        <w:pStyle w:val="HTMLPreformatted"/>
        <w:shd w:val="clear" w:color="auto" w:fill="F7F9FA"/>
        <w:spacing w:after="240"/>
      </w:pPr>
      <w:r>
        <w:t xml:space="preserve">        if(sr&lt;0 || sc&lt;0||sr&gt;=x||sc&gt;=y)</w:t>
      </w:r>
    </w:p>
    <w:p w14:paraId="370F3651" w14:textId="77777777" w:rsidR="00A3068D" w:rsidRDefault="00A3068D" w:rsidP="00A3068D">
      <w:pPr>
        <w:pStyle w:val="HTMLPreformatted"/>
        <w:shd w:val="clear" w:color="auto" w:fill="F7F9FA"/>
        <w:spacing w:after="240"/>
      </w:pPr>
      <w:r>
        <w:t xml:space="preserve">            return;</w:t>
      </w:r>
    </w:p>
    <w:p w14:paraId="5DA39CC3" w14:textId="77777777" w:rsidR="00A3068D" w:rsidRDefault="00A3068D" w:rsidP="00A3068D">
      <w:pPr>
        <w:pStyle w:val="HTMLPreformatted"/>
        <w:shd w:val="clear" w:color="auto" w:fill="F7F9FA"/>
        <w:spacing w:after="240"/>
      </w:pPr>
      <w:r>
        <w:lastRenderedPageBreak/>
        <w:t xml:space="preserve">        if(vis[sr][sc]||image[sr][sc]!=oldcolor)</w:t>
      </w:r>
    </w:p>
    <w:p w14:paraId="68C1CEC9" w14:textId="77777777" w:rsidR="00A3068D" w:rsidRDefault="00A3068D" w:rsidP="00A3068D">
      <w:pPr>
        <w:pStyle w:val="HTMLPreformatted"/>
        <w:shd w:val="clear" w:color="auto" w:fill="F7F9FA"/>
        <w:spacing w:after="240"/>
      </w:pPr>
      <w:r>
        <w:t xml:space="preserve">            return;</w:t>
      </w:r>
    </w:p>
    <w:p w14:paraId="6E26EF13" w14:textId="77777777" w:rsidR="00A3068D" w:rsidRDefault="00A3068D" w:rsidP="00A3068D">
      <w:pPr>
        <w:pStyle w:val="HTMLPreformatted"/>
        <w:shd w:val="clear" w:color="auto" w:fill="F7F9FA"/>
        <w:spacing w:after="240"/>
      </w:pPr>
      <w:r>
        <w:t xml:space="preserve">        vis[sr][sc]=1;</w:t>
      </w:r>
    </w:p>
    <w:p w14:paraId="66AEA7FB" w14:textId="77777777" w:rsidR="00A3068D" w:rsidRDefault="00A3068D" w:rsidP="00A3068D">
      <w:pPr>
        <w:pStyle w:val="HTMLPreformatted"/>
        <w:shd w:val="clear" w:color="auto" w:fill="F7F9FA"/>
        <w:spacing w:after="240"/>
      </w:pPr>
      <w:r>
        <w:t xml:space="preserve">        image[sr][sc]=newcolor;</w:t>
      </w:r>
    </w:p>
    <w:p w14:paraId="556F4098" w14:textId="77777777" w:rsidR="00A3068D" w:rsidRDefault="00A3068D" w:rsidP="00A3068D">
      <w:pPr>
        <w:pStyle w:val="HTMLPreformatted"/>
        <w:shd w:val="clear" w:color="auto" w:fill="F7F9FA"/>
        <w:spacing w:after="240"/>
      </w:pPr>
      <w:r>
        <w:t xml:space="preserve">        dfs(vis,image,sr+1,sc,x,y,oldcolor,newcolor);</w:t>
      </w:r>
    </w:p>
    <w:p w14:paraId="280DDD17" w14:textId="77777777" w:rsidR="00A3068D" w:rsidRDefault="00A3068D" w:rsidP="00A3068D">
      <w:pPr>
        <w:pStyle w:val="HTMLPreformatted"/>
        <w:shd w:val="clear" w:color="auto" w:fill="F7F9FA"/>
        <w:spacing w:after="240"/>
      </w:pPr>
      <w:r>
        <w:t xml:space="preserve">        dfs(vis,image,sr-1,sc,x,y,oldcolor,newcolor);</w:t>
      </w:r>
    </w:p>
    <w:p w14:paraId="36E774FA" w14:textId="77777777" w:rsidR="00A3068D" w:rsidRDefault="00A3068D" w:rsidP="00A3068D">
      <w:pPr>
        <w:pStyle w:val="HTMLPreformatted"/>
        <w:shd w:val="clear" w:color="auto" w:fill="F7F9FA"/>
        <w:spacing w:after="240"/>
      </w:pPr>
      <w:r>
        <w:t xml:space="preserve">        dfs(vis,image,sr,sc+1,x,y,oldcolor,newcolor);</w:t>
      </w:r>
    </w:p>
    <w:p w14:paraId="687F6872" w14:textId="77777777" w:rsidR="00A3068D" w:rsidRDefault="00A3068D" w:rsidP="00A3068D">
      <w:pPr>
        <w:pStyle w:val="HTMLPreformatted"/>
        <w:shd w:val="clear" w:color="auto" w:fill="F7F9FA"/>
        <w:spacing w:after="240"/>
      </w:pPr>
      <w:r>
        <w:t xml:space="preserve">        dfs(vis,image,sr,sc-1,x,y,oldcolor,newcolor);</w:t>
      </w:r>
    </w:p>
    <w:p w14:paraId="4B82533B" w14:textId="7AD6BE25" w:rsidR="00FD43FA" w:rsidRDefault="00A3068D" w:rsidP="00A3068D">
      <w:pPr>
        <w:pStyle w:val="HTMLPreformatted"/>
        <w:shd w:val="clear" w:color="auto" w:fill="F7F9FA"/>
        <w:spacing w:after="240"/>
      </w:pPr>
      <w:r>
        <w:t xml:space="preserve">    }</w:t>
      </w:r>
    </w:p>
    <w:p w14:paraId="273B8CEE" w14:textId="0D74760F" w:rsidR="00C86FDC" w:rsidRPr="00C86FDC" w:rsidRDefault="00A3068D" w:rsidP="00C86FDC">
      <w:pPr>
        <w:pStyle w:val="NormalWeb"/>
        <w:shd w:val="clear" w:color="auto" w:fill="FFFFFF"/>
        <w:spacing w:before="0" w:beforeAutospacing="0" w:after="240" w:afterAutospacing="0"/>
        <w:rPr>
          <w:rFonts w:ascii="Segoe UI" w:hAnsi="Segoe UI" w:cs="Segoe UI"/>
          <w:color w:val="263238"/>
          <w:sz w:val="21"/>
          <w:szCs w:val="21"/>
        </w:rPr>
      </w:pPr>
      <w:r>
        <w:t>71)</w:t>
      </w:r>
      <w:r w:rsidR="00C86FDC" w:rsidRPr="00C86FDC">
        <w:rPr>
          <w:rFonts w:ascii="Segoe UI" w:hAnsi="Segoe UI" w:cs="Segoe UI"/>
          <w:color w:val="263238"/>
          <w:sz w:val="21"/>
          <w:szCs w:val="21"/>
        </w:rPr>
        <w:t xml:space="preserve"> You are given </w:t>
      </w:r>
      <w:r w:rsidR="00C86FDC" w:rsidRPr="00C86FDC">
        <w:rPr>
          <w:rFonts w:ascii="Courier New" w:hAnsi="Courier New" w:cs="Courier New"/>
          <w:color w:val="546E7A"/>
          <w:sz w:val="20"/>
          <w:szCs w:val="20"/>
          <w:shd w:val="clear" w:color="auto" w:fill="F7F9FA"/>
        </w:rPr>
        <w:t>row x col</w:t>
      </w:r>
      <w:r w:rsidR="00C86FDC" w:rsidRPr="00C86FDC">
        <w:rPr>
          <w:rFonts w:ascii="Segoe UI" w:hAnsi="Segoe UI" w:cs="Segoe UI"/>
          <w:color w:val="263238"/>
          <w:sz w:val="21"/>
          <w:szCs w:val="21"/>
        </w:rPr>
        <w:t> </w:t>
      </w:r>
      <w:r w:rsidR="00C86FDC" w:rsidRPr="00C86FDC">
        <w:rPr>
          <w:rFonts w:ascii="Courier New" w:hAnsi="Courier New" w:cs="Courier New"/>
          <w:color w:val="546E7A"/>
          <w:sz w:val="20"/>
          <w:szCs w:val="20"/>
          <w:shd w:val="clear" w:color="auto" w:fill="F7F9FA"/>
        </w:rPr>
        <w:t>grid</w:t>
      </w:r>
      <w:r w:rsidR="00C86FDC" w:rsidRPr="00C86FDC">
        <w:rPr>
          <w:rFonts w:ascii="Segoe UI" w:hAnsi="Segoe UI" w:cs="Segoe UI"/>
          <w:color w:val="263238"/>
          <w:sz w:val="21"/>
          <w:szCs w:val="21"/>
        </w:rPr>
        <w:t> representing a map where </w:t>
      </w:r>
      <w:r w:rsidR="00C86FDC" w:rsidRPr="00C86FDC">
        <w:rPr>
          <w:rFonts w:ascii="Courier New" w:hAnsi="Courier New" w:cs="Courier New"/>
          <w:color w:val="546E7A"/>
          <w:sz w:val="20"/>
          <w:szCs w:val="20"/>
          <w:shd w:val="clear" w:color="auto" w:fill="F7F9FA"/>
        </w:rPr>
        <w:t>grid[i][j] = 1</w:t>
      </w:r>
      <w:r w:rsidR="00C86FDC" w:rsidRPr="00C86FDC">
        <w:rPr>
          <w:rFonts w:ascii="Segoe UI" w:hAnsi="Segoe UI" w:cs="Segoe UI"/>
          <w:color w:val="263238"/>
          <w:sz w:val="21"/>
          <w:szCs w:val="21"/>
        </w:rPr>
        <w:t> represents land and </w:t>
      </w:r>
      <w:r w:rsidR="00C86FDC" w:rsidRPr="00C86FDC">
        <w:rPr>
          <w:rFonts w:ascii="Courier New" w:hAnsi="Courier New" w:cs="Courier New"/>
          <w:color w:val="546E7A"/>
          <w:sz w:val="20"/>
          <w:szCs w:val="20"/>
          <w:shd w:val="clear" w:color="auto" w:fill="F7F9FA"/>
        </w:rPr>
        <w:t>grid[i][j] = 0</w:t>
      </w:r>
      <w:r w:rsidR="00C86FDC" w:rsidRPr="00C86FDC">
        <w:rPr>
          <w:rFonts w:ascii="Segoe UI" w:hAnsi="Segoe UI" w:cs="Segoe UI"/>
          <w:color w:val="263238"/>
          <w:sz w:val="21"/>
          <w:szCs w:val="21"/>
        </w:rPr>
        <w:t> represents water.</w:t>
      </w:r>
    </w:p>
    <w:p w14:paraId="329A59B5" w14:textId="77777777" w:rsidR="00C86FDC" w:rsidRPr="00C86FDC" w:rsidRDefault="00C86FDC" w:rsidP="00C86FDC">
      <w:pPr>
        <w:shd w:val="clear" w:color="auto" w:fill="FFFFFF"/>
        <w:spacing w:after="240" w:line="240" w:lineRule="auto"/>
        <w:rPr>
          <w:rFonts w:ascii="Segoe UI" w:eastAsia="Times New Roman" w:hAnsi="Segoe UI" w:cs="Segoe UI"/>
          <w:color w:val="263238"/>
          <w:sz w:val="21"/>
          <w:szCs w:val="21"/>
        </w:rPr>
      </w:pPr>
      <w:r w:rsidRPr="00C86FDC">
        <w:rPr>
          <w:rFonts w:ascii="Segoe UI" w:eastAsia="Times New Roman" w:hAnsi="Segoe UI" w:cs="Segoe UI"/>
          <w:color w:val="263238"/>
          <w:sz w:val="21"/>
          <w:szCs w:val="21"/>
        </w:rPr>
        <w:t>Grid cells are connected </w:t>
      </w:r>
      <w:r w:rsidRPr="00C86FDC">
        <w:rPr>
          <w:rFonts w:ascii="Segoe UI" w:eastAsia="Times New Roman" w:hAnsi="Segoe UI" w:cs="Segoe UI"/>
          <w:b/>
          <w:bCs/>
          <w:color w:val="263238"/>
          <w:sz w:val="21"/>
          <w:szCs w:val="21"/>
        </w:rPr>
        <w:t>horizontally/vertically</w:t>
      </w:r>
      <w:r w:rsidRPr="00C86FDC">
        <w:rPr>
          <w:rFonts w:ascii="Segoe UI" w:eastAsia="Times New Roman" w:hAnsi="Segoe UI" w:cs="Segoe UI"/>
          <w:color w:val="263238"/>
          <w:sz w:val="21"/>
          <w:szCs w:val="21"/>
        </w:rPr>
        <w:t> (not diagonally). The </w:t>
      </w:r>
      <w:r w:rsidRPr="00C86FDC">
        <w:rPr>
          <w:rFonts w:ascii="Courier New" w:eastAsia="Times New Roman" w:hAnsi="Courier New" w:cs="Courier New"/>
          <w:color w:val="546E7A"/>
          <w:sz w:val="20"/>
          <w:szCs w:val="20"/>
          <w:shd w:val="clear" w:color="auto" w:fill="F7F9FA"/>
        </w:rPr>
        <w:t>grid</w:t>
      </w:r>
      <w:r w:rsidRPr="00C86FDC">
        <w:rPr>
          <w:rFonts w:ascii="Segoe UI" w:eastAsia="Times New Roman" w:hAnsi="Segoe UI" w:cs="Segoe UI"/>
          <w:color w:val="263238"/>
          <w:sz w:val="21"/>
          <w:szCs w:val="21"/>
        </w:rPr>
        <w:t> is completely surrounded by water, and there is exactly one island (i.e., one or more connected land cells).</w:t>
      </w:r>
    </w:p>
    <w:p w14:paraId="66704706" w14:textId="77777777" w:rsidR="00C86FDC" w:rsidRPr="00C86FDC" w:rsidRDefault="00C86FDC" w:rsidP="00C86FDC">
      <w:pPr>
        <w:shd w:val="clear" w:color="auto" w:fill="FFFFFF"/>
        <w:spacing w:after="240" w:line="240" w:lineRule="auto"/>
        <w:rPr>
          <w:rFonts w:ascii="Segoe UI" w:eastAsia="Times New Roman" w:hAnsi="Segoe UI" w:cs="Segoe UI"/>
          <w:color w:val="263238"/>
          <w:sz w:val="21"/>
          <w:szCs w:val="21"/>
        </w:rPr>
      </w:pPr>
      <w:r w:rsidRPr="00C86FDC">
        <w:rPr>
          <w:rFonts w:ascii="Segoe UI" w:eastAsia="Times New Roman" w:hAnsi="Segoe UI" w:cs="Segoe UI"/>
          <w:color w:val="263238"/>
          <w:sz w:val="21"/>
          <w:szCs w:val="21"/>
        </w:rPr>
        <w:t>The island doesn't have "lakes", meaning the water inside isn't connected to the water around the island. One cell is a square with side length 1. The grid is rectangular, width and height don't exceed 100. Determine the perimeter of the island.</w:t>
      </w:r>
    </w:p>
    <w:p w14:paraId="7C619BF3" w14:textId="77777777" w:rsidR="00C86FDC" w:rsidRPr="00C86FDC" w:rsidRDefault="00C86FDC" w:rsidP="00C86FDC">
      <w:pPr>
        <w:shd w:val="clear" w:color="auto" w:fill="FFFFFF"/>
        <w:spacing w:after="240" w:line="240" w:lineRule="auto"/>
        <w:rPr>
          <w:rFonts w:ascii="Segoe UI" w:eastAsia="Times New Roman" w:hAnsi="Segoe UI" w:cs="Segoe UI"/>
          <w:color w:val="263238"/>
          <w:sz w:val="21"/>
          <w:szCs w:val="21"/>
        </w:rPr>
      </w:pPr>
      <w:r w:rsidRPr="00C86FDC">
        <w:rPr>
          <w:rFonts w:ascii="Segoe UI" w:eastAsia="Times New Roman" w:hAnsi="Segoe UI" w:cs="Segoe UI"/>
          <w:color w:val="263238"/>
          <w:sz w:val="21"/>
          <w:szCs w:val="21"/>
        </w:rPr>
        <w:t> </w:t>
      </w:r>
    </w:p>
    <w:p w14:paraId="47A8B343" w14:textId="77777777" w:rsidR="00C86FDC" w:rsidRPr="00C86FDC" w:rsidRDefault="00C86FDC" w:rsidP="00C86FDC">
      <w:pPr>
        <w:shd w:val="clear" w:color="auto" w:fill="FFFFFF"/>
        <w:spacing w:after="240" w:line="240" w:lineRule="auto"/>
        <w:rPr>
          <w:rFonts w:ascii="Segoe UI" w:eastAsia="Times New Roman" w:hAnsi="Segoe UI" w:cs="Segoe UI"/>
          <w:color w:val="263238"/>
          <w:sz w:val="21"/>
          <w:szCs w:val="21"/>
        </w:rPr>
      </w:pPr>
      <w:r w:rsidRPr="00C86FDC">
        <w:rPr>
          <w:rFonts w:ascii="Segoe UI" w:eastAsia="Times New Roman" w:hAnsi="Segoe UI" w:cs="Segoe UI"/>
          <w:b/>
          <w:bCs/>
          <w:color w:val="263238"/>
          <w:sz w:val="21"/>
          <w:szCs w:val="21"/>
        </w:rPr>
        <w:t>Example 1:</w:t>
      </w:r>
    </w:p>
    <w:p w14:paraId="2DF1E017" w14:textId="1E577105" w:rsidR="00C86FDC" w:rsidRPr="00C86FDC" w:rsidRDefault="00C86FDC" w:rsidP="00C86FDC">
      <w:pPr>
        <w:spacing w:after="0" w:line="240" w:lineRule="auto"/>
        <w:rPr>
          <w:rFonts w:ascii="Times New Roman" w:eastAsia="Times New Roman" w:hAnsi="Times New Roman" w:cs="Times New Roman"/>
          <w:sz w:val="24"/>
          <w:szCs w:val="24"/>
        </w:rPr>
      </w:pPr>
      <w:r w:rsidRPr="00C86FDC">
        <w:rPr>
          <w:rFonts w:ascii="Times New Roman" w:eastAsia="Times New Roman" w:hAnsi="Times New Roman" w:cs="Times New Roman"/>
          <w:noProof/>
          <w:sz w:val="24"/>
          <w:szCs w:val="24"/>
        </w:rPr>
        <w:drawing>
          <wp:inline distT="0" distB="0" distL="0" distR="0" wp14:anchorId="37F4039E" wp14:editId="47C2FC57">
            <wp:extent cx="2103120"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3120" cy="2026920"/>
                    </a:xfrm>
                    <a:prstGeom prst="rect">
                      <a:avLst/>
                    </a:prstGeom>
                    <a:noFill/>
                    <a:ln>
                      <a:noFill/>
                    </a:ln>
                  </pic:spPr>
                </pic:pic>
              </a:graphicData>
            </a:graphic>
          </wp:inline>
        </w:drawing>
      </w:r>
    </w:p>
    <w:p w14:paraId="332EA886" w14:textId="77777777" w:rsidR="00C86FDC" w:rsidRPr="00C86FDC" w:rsidRDefault="00C86FDC" w:rsidP="00C86F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86FDC">
        <w:rPr>
          <w:rFonts w:ascii="Consolas" w:eastAsia="Times New Roman" w:hAnsi="Consolas" w:cs="Courier New"/>
          <w:b/>
          <w:bCs/>
          <w:color w:val="263238"/>
          <w:sz w:val="20"/>
          <w:szCs w:val="20"/>
        </w:rPr>
        <w:t>Input:</w:t>
      </w:r>
      <w:r w:rsidRPr="00C86FDC">
        <w:rPr>
          <w:rFonts w:ascii="Consolas" w:eastAsia="Times New Roman" w:hAnsi="Consolas" w:cs="Courier New"/>
          <w:color w:val="263238"/>
          <w:sz w:val="20"/>
          <w:szCs w:val="20"/>
        </w:rPr>
        <w:t xml:space="preserve"> grid = [[0,1,0,0],[1,1,1,0],[0,1,0,0],[1,1,0,0]]</w:t>
      </w:r>
    </w:p>
    <w:p w14:paraId="2003F22D" w14:textId="77777777" w:rsidR="00C86FDC" w:rsidRPr="00C86FDC" w:rsidRDefault="00C86FDC" w:rsidP="00C86F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86FDC">
        <w:rPr>
          <w:rFonts w:ascii="Consolas" w:eastAsia="Times New Roman" w:hAnsi="Consolas" w:cs="Courier New"/>
          <w:b/>
          <w:bCs/>
          <w:color w:val="263238"/>
          <w:sz w:val="20"/>
          <w:szCs w:val="20"/>
        </w:rPr>
        <w:t>Output:</w:t>
      </w:r>
      <w:r w:rsidRPr="00C86FDC">
        <w:rPr>
          <w:rFonts w:ascii="Consolas" w:eastAsia="Times New Roman" w:hAnsi="Consolas" w:cs="Courier New"/>
          <w:color w:val="263238"/>
          <w:sz w:val="20"/>
          <w:szCs w:val="20"/>
        </w:rPr>
        <w:t xml:space="preserve"> 16</w:t>
      </w:r>
    </w:p>
    <w:p w14:paraId="526E657D" w14:textId="77777777" w:rsidR="00C86FDC" w:rsidRPr="00C86FDC" w:rsidRDefault="00C86FDC" w:rsidP="00C86F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86FDC">
        <w:rPr>
          <w:rFonts w:ascii="Consolas" w:eastAsia="Times New Roman" w:hAnsi="Consolas" w:cs="Courier New"/>
          <w:b/>
          <w:bCs/>
          <w:color w:val="263238"/>
          <w:sz w:val="20"/>
          <w:szCs w:val="20"/>
        </w:rPr>
        <w:t>Explanation:</w:t>
      </w:r>
      <w:r w:rsidRPr="00C86FDC">
        <w:rPr>
          <w:rFonts w:ascii="Consolas" w:eastAsia="Times New Roman" w:hAnsi="Consolas" w:cs="Courier New"/>
          <w:color w:val="263238"/>
          <w:sz w:val="20"/>
          <w:szCs w:val="20"/>
        </w:rPr>
        <w:t xml:space="preserve"> The perimeter is the 16 yellow stripes in the image above.</w:t>
      </w:r>
    </w:p>
    <w:p w14:paraId="70384EA3" w14:textId="77777777" w:rsidR="00C86FDC" w:rsidRPr="00C86FDC" w:rsidRDefault="00C86FDC" w:rsidP="00C86FDC">
      <w:pPr>
        <w:shd w:val="clear" w:color="auto" w:fill="FFFFFF"/>
        <w:spacing w:after="240" w:line="240" w:lineRule="auto"/>
        <w:rPr>
          <w:rFonts w:ascii="Segoe UI" w:eastAsia="Times New Roman" w:hAnsi="Segoe UI" w:cs="Segoe UI"/>
          <w:color w:val="263238"/>
          <w:sz w:val="21"/>
          <w:szCs w:val="21"/>
        </w:rPr>
      </w:pPr>
      <w:r w:rsidRPr="00C86FDC">
        <w:rPr>
          <w:rFonts w:ascii="Segoe UI" w:eastAsia="Times New Roman" w:hAnsi="Segoe UI" w:cs="Segoe UI"/>
          <w:b/>
          <w:bCs/>
          <w:color w:val="263238"/>
          <w:sz w:val="21"/>
          <w:szCs w:val="21"/>
        </w:rPr>
        <w:t>Example 2:</w:t>
      </w:r>
    </w:p>
    <w:p w14:paraId="3B2DC870" w14:textId="77777777" w:rsidR="00C86FDC" w:rsidRPr="00C86FDC" w:rsidRDefault="00C86FDC" w:rsidP="00C86F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86FDC">
        <w:rPr>
          <w:rFonts w:ascii="Consolas" w:eastAsia="Times New Roman" w:hAnsi="Consolas" w:cs="Courier New"/>
          <w:b/>
          <w:bCs/>
          <w:color w:val="263238"/>
          <w:sz w:val="20"/>
          <w:szCs w:val="20"/>
        </w:rPr>
        <w:lastRenderedPageBreak/>
        <w:t>Input:</w:t>
      </w:r>
      <w:r w:rsidRPr="00C86FDC">
        <w:rPr>
          <w:rFonts w:ascii="Consolas" w:eastAsia="Times New Roman" w:hAnsi="Consolas" w:cs="Courier New"/>
          <w:color w:val="263238"/>
          <w:sz w:val="20"/>
          <w:szCs w:val="20"/>
        </w:rPr>
        <w:t xml:space="preserve"> grid = [[1]]</w:t>
      </w:r>
    </w:p>
    <w:p w14:paraId="666F4907" w14:textId="77777777" w:rsidR="00C86FDC" w:rsidRPr="00C86FDC" w:rsidRDefault="00C86FDC" w:rsidP="00C86F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86FDC">
        <w:rPr>
          <w:rFonts w:ascii="Consolas" w:eastAsia="Times New Roman" w:hAnsi="Consolas" w:cs="Courier New"/>
          <w:b/>
          <w:bCs/>
          <w:color w:val="263238"/>
          <w:sz w:val="20"/>
          <w:szCs w:val="20"/>
        </w:rPr>
        <w:t>Output:</w:t>
      </w:r>
      <w:r w:rsidRPr="00C86FDC">
        <w:rPr>
          <w:rFonts w:ascii="Consolas" w:eastAsia="Times New Roman" w:hAnsi="Consolas" w:cs="Courier New"/>
          <w:color w:val="263238"/>
          <w:sz w:val="20"/>
          <w:szCs w:val="20"/>
        </w:rPr>
        <w:t xml:space="preserve"> 4</w:t>
      </w:r>
    </w:p>
    <w:p w14:paraId="3697B54A" w14:textId="77777777" w:rsidR="00C86FDC" w:rsidRDefault="00C86FDC" w:rsidP="00C86FDC">
      <w:pPr>
        <w:pStyle w:val="HTMLPreformatted"/>
        <w:shd w:val="clear" w:color="auto" w:fill="F7F9FA"/>
        <w:spacing w:after="240"/>
      </w:pPr>
      <w:r>
        <w:t>: int islandPerimeter(vector&lt;vector&lt;int&gt;&gt;&amp; grid) {</w:t>
      </w:r>
    </w:p>
    <w:p w14:paraId="7512ABA6" w14:textId="77777777" w:rsidR="00C86FDC" w:rsidRDefault="00C86FDC" w:rsidP="00C86FDC">
      <w:pPr>
        <w:pStyle w:val="HTMLPreformatted"/>
        <w:shd w:val="clear" w:color="auto" w:fill="F7F9FA"/>
        <w:spacing w:after="240"/>
      </w:pPr>
      <w:r>
        <w:t xml:space="preserve">        int cnt=0;</w:t>
      </w:r>
    </w:p>
    <w:p w14:paraId="6850025A" w14:textId="77777777" w:rsidR="00C86FDC" w:rsidRDefault="00C86FDC" w:rsidP="00C86FDC">
      <w:pPr>
        <w:pStyle w:val="HTMLPreformatted"/>
        <w:shd w:val="clear" w:color="auto" w:fill="F7F9FA"/>
        <w:spacing w:after="240"/>
      </w:pPr>
      <w:r>
        <w:t xml:space="preserve">        int peri=0;</w:t>
      </w:r>
    </w:p>
    <w:p w14:paraId="60772B0F" w14:textId="77777777" w:rsidR="00C86FDC" w:rsidRDefault="00C86FDC" w:rsidP="00C86FDC">
      <w:pPr>
        <w:pStyle w:val="HTMLPreformatted"/>
        <w:shd w:val="clear" w:color="auto" w:fill="F7F9FA"/>
        <w:spacing w:after="240"/>
      </w:pPr>
      <w:r>
        <w:t xml:space="preserve">        for(int i=0;i&lt;grid.size();i++)</w:t>
      </w:r>
    </w:p>
    <w:p w14:paraId="56BBBBA9" w14:textId="77777777" w:rsidR="00C86FDC" w:rsidRDefault="00C86FDC" w:rsidP="00C86FDC">
      <w:pPr>
        <w:pStyle w:val="HTMLPreformatted"/>
        <w:shd w:val="clear" w:color="auto" w:fill="F7F9FA"/>
        <w:spacing w:after="240"/>
      </w:pPr>
      <w:r>
        <w:t xml:space="preserve">        {</w:t>
      </w:r>
    </w:p>
    <w:p w14:paraId="7B1B1ABB" w14:textId="77777777" w:rsidR="00C86FDC" w:rsidRDefault="00C86FDC" w:rsidP="00C86FDC">
      <w:pPr>
        <w:pStyle w:val="HTMLPreformatted"/>
        <w:shd w:val="clear" w:color="auto" w:fill="F7F9FA"/>
        <w:spacing w:after="240"/>
      </w:pPr>
      <w:r>
        <w:t xml:space="preserve">            for(int j=0;j&lt;grid[0].size();j++)</w:t>
      </w:r>
    </w:p>
    <w:p w14:paraId="59DD7E0E" w14:textId="77777777" w:rsidR="00C86FDC" w:rsidRDefault="00C86FDC" w:rsidP="00C86FDC">
      <w:pPr>
        <w:pStyle w:val="HTMLPreformatted"/>
        <w:shd w:val="clear" w:color="auto" w:fill="F7F9FA"/>
        <w:spacing w:after="240"/>
      </w:pPr>
      <w:r>
        <w:t xml:space="preserve">            {</w:t>
      </w:r>
    </w:p>
    <w:p w14:paraId="2139BE52" w14:textId="77777777" w:rsidR="00C86FDC" w:rsidRDefault="00C86FDC" w:rsidP="00C86FDC">
      <w:pPr>
        <w:pStyle w:val="HTMLPreformatted"/>
        <w:shd w:val="clear" w:color="auto" w:fill="F7F9FA"/>
        <w:spacing w:after="240"/>
      </w:pPr>
      <w:r>
        <w:t xml:space="preserve">                if(grid[i][j]==1)</w:t>
      </w:r>
    </w:p>
    <w:p w14:paraId="3F472475" w14:textId="77777777" w:rsidR="00C86FDC" w:rsidRDefault="00C86FDC" w:rsidP="00C86FDC">
      <w:pPr>
        <w:pStyle w:val="HTMLPreformatted"/>
        <w:shd w:val="clear" w:color="auto" w:fill="F7F9FA"/>
        <w:spacing w:after="240"/>
      </w:pPr>
      <w:r>
        <w:t xml:space="preserve">                {</w:t>
      </w:r>
    </w:p>
    <w:p w14:paraId="274E8016" w14:textId="77777777" w:rsidR="00C86FDC" w:rsidRDefault="00C86FDC" w:rsidP="00C86FDC">
      <w:pPr>
        <w:pStyle w:val="HTMLPreformatted"/>
        <w:shd w:val="clear" w:color="auto" w:fill="F7F9FA"/>
        <w:spacing w:after="240"/>
      </w:pPr>
      <w:r>
        <w:t xml:space="preserve">                    cnt++;</w:t>
      </w:r>
    </w:p>
    <w:p w14:paraId="09948ED5" w14:textId="77777777" w:rsidR="00C86FDC" w:rsidRDefault="00C86FDC" w:rsidP="00C86FDC">
      <w:pPr>
        <w:pStyle w:val="HTMLPreformatted"/>
        <w:shd w:val="clear" w:color="auto" w:fill="F7F9FA"/>
        <w:spacing w:after="240"/>
      </w:pPr>
      <w:r>
        <w:t xml:space="preserve">                    if(i!=0&amp;&amp;grid[i-1][j]==1)</w:t>
      </w:r>
    </w:p>
    <w:p w14:paraId="233835C2" w14:textId="77777777" w:rsidR="00C86FDC" w:rsidRDefault="00C86FDC" w:rsidP="00C86FDC">
      <w:pPr>
        <w:pStyle w:val="HTMLPreformatted"/>
        <w:shd w:val="clear" w:color="auto" w:fill="F7F9FA"/>
        <w:spacing w:after="240"/>
      </w:pPr>
      <w:r>
        <w:t xml:space="preserve">                        peri++;</w:t>
      </w:r>
    </w:p>
    <w:p w14:paraId="3E7305AE" w14:textId="77777777" w:rsidR="00C86FDC" w:rsidRDefault="00C86FDC" w:rsidP="00C86FDC">
      <w:pPr>
        <w:pStyle w:val="HTMLPreformatted"/>
        <w:shd w:val="clear" w:color="auto" w:fill="F7F9FA"/>
        <w:spacing w:after="240"/>
      </w:pPr>
      <w:r>
        <w:t xml:space="preserve">                    if(j!=0&amp;&amp;grid[i][j-1]==1)</w:t>
      </w:r>
    </w:p>
    <w:p w14:paraId="5DADB282" w14:textId="77777777" w:rsidR="00C86FDC" w:rsidRDefault="00C86FDC" w:rsidP="00C86FDC">
      <w:pPr>
        <w:pStyle w:val="HTMLPreformatted"/>
        <w:shd w:val="clear" w:color="auto" w:fill="F7F9FA"/>
        <w:spacing w:after="240"/>
      </w:pPr>
      <w:r>
        <w:t xml:space="preserve">                        peri++;</w:t>
      </w:r>
    </w:p>
    <w:p w14:paraId="6BA61E4F" w14:textId="77777777" w:rsidR="00C86FDC" w:rsidRDefault="00C86FDC" w:rsidP="00C86FDC">
      <w:pPr>
        <w:pStyle w:val="HTMLPreformatted"/>
        <w:shd w:val="clear" w:color="auto" w:fill="F7F9FA"/>
        <w:spacing w:after="240"/>
      </w:pPr>
      <w:r>
        <w:t xml:space="preserve">                }</w:t>
      </w:r>
    </w:p>
    <w:p w14:paraId="5EE5AAEB" w14:textId="77777777" w:rsidR="00C86FDC" w:rsidRDefault="00C86FDC" w:rsidP="00C86FDC">
      <w:pPr>
        <w:pStyle w:val="HTMLPreformatted"/>
        <w:shd w:val="clear" w:color="auto" w:fill="F7F9FA"/>
        <w:spacing w:after="240"/>
      </w:pPr>
      <w:r>
        <w:t xml:space="preserve">            }</w:t>
      </w:r>
    </w:p>
    <w:p w14:paraId="2BDADAB4" w14:textId="77777777" w:rsidR="00C86FDC" w:rsidRDefault="00C86FDC" w:rsidP="00C86FDC">
      <w:pPr>
        <w:pStyle w:val="HTMLPreformatted"/>
        <w:shd w:val="clear" w:color="auto" w:fill="F7F9FA"/>
        <w:spacing w:after="240"/>
      </w:pPr>
      <w:r>
        <w:t xml:space="preserve">        }</w:t>
      </w:r>
    </w:p>
    <w:p w14:paraId="0605035C" w14:textId="77777777" w:rsidR="00C86FDC" w:rsidRDefault="00C86FDC" w:rsidP="00C86FDC">
      <w:pPr>
        <w:pStyle w:val="HTMLPreformatted"/>
        <w:shd w:val="clear" w:color="auto" w:fill="F7F9FA"/>
        <w:spacing w:after="240"/>
      </w:pPr>
      <w:r>
        <w:t xml:space="preserve">        return 4*cnt-2*peri;</w:t>
      </w:r>
    </w:p>
    <w:p w14:paraId="540BCCF2" w14:textId="144F410E" w:rsidR="00447944" w:rsidRDefault="00C86FDC" w:rsidP="00C86FDC">
      <w:pPr>
        <w:pStyle w:val="HTMLPreformatted"/>
        <w:shd w:val="clear" w:color="auto" w:fill="F7F9FA"/>
        <w:spacing w:after="240"/>
      </w:pPr>
      <w:r>
        <w:t xml:space="preserve">    }</w:t>
      </w:r>
    </w:p>
    <w:p w14:paraId="0F06AFEA" w14:textId="18AFD2A4" w:rsidR="00433D1F" w:rsidRPr="00433D1F" w:rsidRDefault="00C86FDC" w:rsidP="00433D1F">
      <w:pPr>
        <w:pStyle w:val="NormalWeb"/>
        <w:shd w:val="clear" w:color="auto" w:fill="FFFFFF"/>
        <w:spacing w:before="0" w:beforeAutospacing="0" w:after="240" w:afterAutospacing="0"/>
        <w:rPr>
          <w:rFonts w:ascii="Segoe UI" w:hAnsi="Segoe UI" w:cs="Segoe UI"/>
          <w:color w:val="263238"/>
          <w:sz w:val="21"/>
          <w:szCs w:val="21"/>
        </w:rPr>
      </w:pPr>
      <w:r>
        <w:t>72)</w:t>
      </w:r>
      <w:r w:rsidR="00433D1F" w:rsidRPr="00433D1F">
        <w:rPr>
          <w:rFonts w:ascii="Segoe UI" w:hAnsi="Segoe UI" w:cs="Segoe UI"/>
          <w:color w:val="263238"/>
          <w:sz w:val="21"/>
          <w:szCs w:val="21"/>
        </w:rPr>
        <w:t xml:space="preserve"> You are given an </w:t>
      </w:r>
      <w:r w:rsidR="00433D1F" w:rsidRPr="00433D1F">
        <w:rPr>
          <w:rFonts w:ascii="Courier New" w:hAnsi="Courier New" w:cs="Courier New"/>
          <w:color w:val="546E7A"/>
          <w:sz w:val="20"/>
          <w:szCs w:val="20"/>
          <w:shd w:val="clear" w:color="auto" w:fill="F7F9FA"/>
        </w:rPr>
        <w:t>m x n</w:t>
      </w:r>
      <w:r w:rsidR="00433D1F" w:rsidRPr="00433D1F">
        <w:rPr>
          <w:rFonts w:ascii="Segoe UI" w:hAnsi="Segoe UI" w:cs="Segoe UI"/>
          <w:color w:val="263238"/>
          <w:sz w:val="21"/>
          <w:szCs w:val="21"/>
        </w:rPr>
        <w:t> binary matrix </w:t>
      </w:r>
      <w:r w:rsidR="00433D1F" w:rsidRPr="00433D1F">
        <w:rPr>
          <w:rFonts w:ascii="Courier New" w:hAnsi="Courier New" w:cs="Courier New"/>
          <w:color w:val="546E7A"/>
          <w:sz w:val="20"/>
          <w:szCs w:val="20"/>
          <w:shd w:val="clear" w:color="auto" w:fill="F7F9FA"/>
        </w:rPr>
        <w:t>grid</w:t>
      </w:r>
      <w:r w:rsidR="00433D1F" w:rsidRPr="00433D1F">
        <w:rPr>
          <w:rFonts w:ascii="Segoe UI" w:hAnsi="Segoe UI" w:cs="Segoe UI"/>
          <w:color w:val="263238"/>
          <w:sz w:val="21"/>
          <w:szCs w:val="21"/>
        </w:rPr>
        <w:t>. An island is a group of </w:t>
      </w:r>
      <w:r w:rsidR="00433D1F" w:rsidRPr="00433D1F">
        <w:rPr>
          <w:rFonts w:ascii="Courier New" w:hAnsi="Courier New" w:cs="Courier New"/>
          <w:color w:val="546E7A"/>
          <w:sz w:val="20"/>
          <w:szCs w:val="20"/>
          <w:shd w:val="clear" w:color="auto" w:fill="F7F9FA"/>
        </w:rPr>
        <w:t>1</w:t>
      </w:r>
      <w:r w:rsidR="00433D1F" w:rsidRPr="00433D1F">
        <w:rPr>
          <w:rFonts w:ascii="Segoe UI" w:hAnsi="Segoe UI" w:cs="Segoe UI"/>
          <w:color w:val="263238"/>
          <w:sz w:val="21"/>
          <w:szCs w:val="21"/>
        </w:rPr>
        <w:t>'s (representing land) connected </w:t>
      </w:r>
      <w:r w:rsidR="00433D1F" w:rsidRPr="00433D1F">
        <w:rPr>
          <w:rFonts w:ascii="Segoe UI" w:hAnsi="Segoe UI" w:cs="Segoe UI"/>
          <w:b/>
          <w:bCs/>
          <w:color w:val="263238"/>
          <w:sz w:val="21"/>
          <w:szCs w:val="21"/>
        </w:rPr>
        <w:t>4-directionally</w:t>
      </w:r>
      <w:r w:rsidR="00433D1F" w:rsidRPr="00433D1F">
        <w:rPr>
          <w:rFonts w:ascii="Segoe UI" w:hAnsi="Segoe UI" w:cs="Segoe UI"/>
          <w:color w:val="263238"/>
          <w:sz w:val="21"/>
          <w:szCs w:val="21"/>
        </w:rPr>
        <w:t> (horizontal or vertical.) You may assume all four edges of the grid are surrounded by water.</w:t>
      </w:r>
    </w:p>
    <w:p w14:paraId="0E975550" w14:textId="77777777" w:rsidR="00433D1F" w:rsidRPr="00433D1F" w:rsidRDefault="00433D1F" w:rsidP="00433D1F">
      <w:pPr>
        <w:shd w:val="clear" w:color="auto" w:fill="FFFFFF"/>
        <w:spacing w:after="240" w:line="240" w:lineRule="auto"/>
        <w:rPr>
          <w:rFonts w:ascii="Segoe UI" w:eastAsia="Times New Roman" w:hAnsi="Segoe UI" w:cs="Segoe UI"/>
          <w:color w:val="263238"/>
          <w:sz w:val="21"/>
          <w:szCs w:val="21"/>
        </w:rPr>
      </w:pPr>
      <w:r w:rsidRPr="00433D1F">
        <w:rPr>
          <w:rFonts w:ascii="Segoe UI" w:eastAsia="Times New Roman" w:hAnsi="Segoe UI" w:cs="Segoe UI"/>
          <w:color w:val="263238"/>
          <w:sz w:val="21"/>
          <w:szCs w:val="21"/>
        </w:rPr>
        <w:t>The </w:t>
      </w:r>
      <w:r w:rsidRPr="00433D1F">
        <w:rPr>
          <w:rFonts w:ascii="Segoe UI" w:eastAsia="Times New Roman" w:hAnsi="Segoe UI" w:cs="Segoe UI"/>
          <w:b/>
          <w:bCs/>
          <w:color w:val="263238"/>
          <w:sz w:val="21"/>
          <w:szCs w:val="21"/>
        </w:rPr>
        <w:t>area</w:t>
      </w:r>
      <w:r w:rsidRPr="00433D1F">
        <w:rPr>
          <w:rFonts w:ascii="Segoe UI" w:eastAsia="Times New Roman" w:hAnsi="Segoe UI" w:cs="Segoe UI"/>
          <w:color w:val="263238"/>
          <w:sz w:val="21"/>
          <w:szCs w:val="21"/>
        </w:rPr>
        <w:t> of an island is the number of cells with a value </w:t>
      </w:r>
      <w:r w:rsidRPr="00433D1F">
        <w:rPr>
          <w:rFonts w:ascii="Courier New" w:eastAsia="Times New Roman" w:hAnsi="Courier New" w:cs="Courier New"/>
          <w:color w:val="546E7A"/>
          <w:sz w:val="20"/>
          <w:szCs w:val="20"/>
          <w:shd w:val="clear" w:color="auto" w:fill="F7F9FA"/>
        </w:rPr>
        <w:t>1</w:t>
      </w:r>
      <w:r w:rsidRPr="00433D1F">
        <w:rPr>
          <w:rFonts w:ascii="Segoe UI" w:eastAsia="Times New Roman" w:hAnsi="Segoe UI" w:cs="Segoe UI"/>
          <w:color w:val="263238"/>
          <w:sz w:val="21"/>
          <w:szCs w:val="21"/>
        </w:rPr>
        <w:t> in the island.</w:t>
      </w:r>
    </w:p>
    <w:p w14:paraId="5EB0A578" w14:textId="77777777" w:rsidR="00433D1F" w:rsidRPr="00433D1F" w:rsidRDefault="00433D1F" w:rsidP="00433D1F">
      <w:pPr>
        <w:shd w:val="clear" w:color="auto" w:fill="FFFFFF"/>
        <w:spacing w:after="240" w:line="240" w:lineRule="auto"/>
        <w:rPr>
          <w:rFonts w:ascii="Segoe UI" w:eastAsia="Times New Roman" w:hAnsi="Segoe UI" w:cs="Segoe UI"/>
          <w:color w:val="263238"/>
          <w:sz w:val="21"/>
          <w:szCs w:val="21"/>
        </w:rPr>
      </w:pPr>
      <w:r w:rsidRPr="00433D1F">
        <w:rPr>
          <w:rFonts w:ascii="Segoe UI" w:eastAsia="Times New Roman" w:hAnsi="Segoe UI" w:cs="Segoe UI"/>
          <w:color w:val="263238"/>
          <w:sz w:val="21"/>
          <w:szCs w:val="21"/>
        </w:rPr>
        <w:t>Return </w:t>
      </w:r>
      <w:r w:rsidRPr="00433D1F">
        <w:rPr>
          <w:rFonts w:ascii="Segoe UI" w:eastAsia="Times New Roman" w:hAnsi="Segoe UI" w:cs="Segoe UI"/>
          <w:i/>
          <w:iCs/>
          <w:color w:val="263238"/>
          <w:sz w:val="21"/>
          <w:szCs w:val="21"/>
        </w:rPr>
        <w:t>the maximum </w:t>
      </w:r>
      <w:r w:rsidRPr="00433D1F">
        <w:rPr>
          <w:rFonts w:ascii="Segoe UI" w:eastAsia="Times New Roman" w:hAnsi="Segoe UI" w:cs="Segoe UI"/>
          <w:b/>
          <w:bCs/>
          <w:i/>
          <w:iCs/>
          <w:color w:val="263238"/>
          <w:sz w:val="21"/>
          <w:szCs w:val="21"/>
        </w:rPr>
        <w:t>area</w:t>
      </w:r>
      <w:r w:rsidRPr="00433D1F">
        <w:rPr>
          <w:rFonts w:ascii="Segoe UI" w:eastAsia="Times New Roman" w:hAnsi="Segoe UI" w:cs="Segoe UI"/>
          <w:i/>
          <w:iCs/>
          <w:color w:val="263238"/>
          <w:sz w:val="21"/>
          <w:szCs w:val="21"/>
        </w:rPr>
        <w:t> of an island in </w:t>
      </w:r>
      <w:r w:rsidRPr="00433D1F">
        <w:rPr>
          <w:rFonts w:ascii="Courier New" w:eastAsia="Times New Roman" w:hAnsi="Courier New" w:cs="Courier New"/>
          <w:color w:val="546E7A"/>
          <w:sz w:val="20"/>
          <w:szCs w:val="20"/>
          <w:shd w:val="clear" w:color="auto" w:fill="F7F9FA"/>
        </w:rPr>
        <w:t>grid</w:t>
      </w:r>
      <w:r w:rsidRPr="00433D1F">
        <w:rPr>
          <w:rFonts w:ascii="Segoe UI" w:eastAsia="Times New Roman" w:hAnsi="Segoe UI" w:cs="Segoe UI"/>
          <w:color w:val="263238"/>
          <w:sz w:val="21"/>
          <w:szCs w:val="21"/>
        </w:rPr>
        <w:t>. If there is no island, return </w:t>
      </w:r>
      <w:r w:rsidRPr="00433D1F">
        <w:rPr>
          <w:rFonts w:ascii="Courier New" w:eastAsia="Times New Roman" w:hAnsi="Courier New" w:cs="Courier New"/>
          <w:color w:val="546E7A"/>
          <w:sz w:val="20"/>
          <w:szCs w:val="20"/>
          <w:shd w:val="clear" w:color="auto" w:fill="F7F9FA"/>
        </w:rPr>
        <w:t>0</w:t>
      </w:r>
      <w:r w:rsidRPr="00433D1F">
        <w:rPr>
          <w:rFonts w:ascii="Segoe UI" w:eastAsia="Times New Roman" w:hAnsi="Segoe UI" w:cs="Segoe UI"/>
          <w:color w:val="263238"/>
          <w:sz w:val="21"/>
          <w:szCs w:val="21"/>
        </w:rPr>
        <w:t>.</w:t>
      </w:r>
    </w:p>
    <w:p w14:paraId="39C8CA68" w14:textId="77777777" w:rsidR="00433D1F" w:rsidRPr="00433D1F" w:rsidRDefault="00433D1F" w:rsidP="00433D1F">
      <w:pPr>
        <w:shd w:val="clear" w:color="auto" w:fill="FFFFFF"/>
        <w:spacing w:after="240" w:line="240" w:lineRule="auto"/>
        <w:rPr>
          <w:rFonts w:ascii="Segoe UI" w:eastAsia="Times New Roman" w:hAnsi="Segoe UI" w:cs="Segoe UI"/>
          <w:color w:val="263238"/>
          <w:sz w:val="21"/>
          <w:szCs w:val="21"/>
        </w:rPr>
      </w:pPr>
      <w:r w:rsidRPr="00433D1F">
        <w:rPr>
          <w:rFonts w:ascii="Segoe UI" w:eastAsia="Times New Roman" w:hAnsi="Segoe UI" w:cs="Segoe UI"/>
          <w:color w:val="263238"/>
          <w:sz w:val="21"/>
          <w:szCs w:val="21"/>
        </w:rPr>
        <w:t> </w:t>
      </w:r>
    </w:p>
    <w:p w14:paraId="6709BB24" w14:textId="77777777" w:rsidR="00433D1F" w:rsidRPr="00433D1F" w:rsidRDefault="00433D1F" w:rsidP="00433D1F">
      <w:pPr>
        <w:shd w:val="clear" w:color="auto" w:fill="FFFFFF"/>
        <w:spacing w:after="240" w:line="240" w:lineRule="auto"/>
        <w:rPr>
          <w:rFonts w:ascii="Segoe UI" w:eastAsia="Times New Roman" w:hAnsi="Segoe UI" w:cs="Segoe UI"/>
          <w:color w:val="263238"/>
          <w:sz w:val="21"/>
          <w:szCs w:val="21"/>
        </w:rPr>
      </w:pPr>
      <w:r w:rsidRPr="00433D1F">
        <w:rPr>
          <w:rFonts w:ascii="Segoe UI" w:eastAsia="Times New Roman" w:hAnsi="Segoe UI" w:cs="Segoe UI"/>
          <w:b/>
          <w:bCs/>
          <w:color w:val="263238"/>
          <w:sz w:val="21"/>
          <w:szCs w:val="21"/>
        </w:rPr>
        <w:t>Example 1:</w:t>
      </w:r>
    </w:p>
    <w:p w14:paraId="7B5D393A" w14:textId="609F96F2" w:rsidR="00433D1F" w:rsidRPr="00433D1F" w:rsidRDefault="00433D1F" w:rsidP="00433D1F">
      <w:pPr>
        <w:spacing w:after="0" w:line="240" w:lineRule="auto"/>
        <w:rPr>
          <w:rFonts w:ascii="Times New Roman" w:eastAsia="Times New Roman" w:hAnsi="Times New Roman" w:cs="Times New Roman"/>
          <w:sz w:val="24"/>
          <w:szCs w:val="24"/>
        </w:rPr>
      </w:pPr>
      <w:r w:rsidRPr="00433D1F">
        <w:rPr>
          <w:rFonts w:ascii="Times New Roman" w:eastAsia="Times New Roman" w:hAnsi="Times New Roman" w:cs="Times New Roman"/>
          <w:noProof/>
          <w:sz w:val="24"/>
          <w:szCs w:val="24"/>
        </w:rPr>
        <w:lastRenderedPageBreak/>
        <w:drawing>
          <wp:inline distT="0" distB="0" distL="0" distR="0" wp14:anchorId="24D4B3E9" wp14:editId="6514B45E">
            <wp:extent cx="3150579" cy="1925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67272" cy="1935231"/>
                    </a:xfrm>
                    <a:prstGeom prst="rect">
                      <a:avLst/>
                    </a:prstGeom>
                    <a:noFill/>
                    <a:ln>
                      <a:noFill/>
                    </a:ln>
                  </pic:spPr>
                </pic:pic>
              </a:graphicData>
            </a:graphic>
          </wp:inline>
        </w:drawing>
      </w:r>
    </w:p>
    <w:p w14:paraId="42696E84" w14:textId="77777777" w:rsidR="00433D1F" w:rsidRPr="00433D1F" w:rsidRDefault="00433D1F" w:rsidP="00433D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D1F">
        <w:rPr>
          <w:rFonts w:ascii="Consolas" w:eastAsia="Times New Roman" w:hAnsi="Consolas" w:cs="Courier New"/>
          <w:b/>
          <w:bCs/>
          <w:color w:val="263238"/>
          <w:sz w:val="20"/>
          <w:szCs w:val="20"/>
        </w:rPr>
        <w:t>Input:</w:t>
      </w:r>
      <w:r w:rsidRPr="00433D1F">
        <w:rPr>
          <w:rFonts w:ascii="Consolas" w:eastAsia="Times New Roman" w:hAnsi="Consolas" w:cs="Courier New"/>
          <w:color w:val="263238"/>
          <w:sz w:val="20"/>
          <w:szCs w:val="20"/>
        </w:rPr>
        <w:t xml:space="preserve"> grid = [[0,0,1,0,0,0,0,1,0,0,0,0,0],[0,0,0,0,0,0,0,1,1,1,0,0,0],[0,1,1,0,1,0,0,0,0,0,0,0,0],[0,1,0,0,1,1,0,0,1,0,1,0,0],[0,1,0,0,1,1,0,0,1,1,1,0,0],[0,0,0,0,0,0,0,0,0,0,1,0,0],[0,0,0,0,0,0,0,1,1,1,0,0,0],[0,0,0,0,0,0,0,1,1,0,0,0,0]]</w:t>
      </w:r>
    </w:p>
    <w:p w14:paraId="61C18EF3" w14:textId="77777777" w:rsidR="00433D1F" w:rsidRPr="00433D1F" w:rsidRDefault="00433D1F" w:rsidP="00433D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D1F">
        <w:rPr>
          <w:rFonts w:ascii="Consolas" w:eastAsia="Times New Roman" w:hAnsi="Consolas" w:cs="Courier New"/>
          <w:b/>
          <w:bCs/>
          <w:color w:val="263238"/>
          <w:sz w:val="20"/>
          <w:szCs w:val="20"/>
        </w:rPr>
        <w:t>Output:</w:t>
      </w:r>
      <w:r w:rsidRPr="00433D1F">
        <w:rPr>
          <w:rFonts w:ascii="Consolas" w:eastAsia="Times New Roman" w:hAnsi="Consolas" w:cs="Courier New"/>
          <w:color w:val="263238"/>
          <w:sz w:val="20"/>
          <w:szCs w:val="20"/>
        </w:rPr>
        <w:t xml:space="preserve"> 6</w:t>
      </w:r>
    </w:p>
    <w:p w14:paraId="5995E7AD" w14:textId="77777777" w:rsidR="00433D1F" w:rsidRPr="00433D1F" w:rsidRDefault="00433D1F" w:rsidP="00433D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D1F">
        <w:rPr>
          <w:rFonts w:ascii="Consolas" w:eastAsia="Times New Roman" w:hAnsi="Consolas" w:cs="Courier New"/>
          <w:b/>
          <w:bCs/>
          <w:color w:val="263238"/>
          <w:sz w:val="20"/>
          <w:szCs w:val="20"/>
        </w:rPr>
        <w:t>Explanation:</w:t>
      </w:r>
      <w:r w:rsidRPr="00433D1F">
        <w:rPr>
          <w:rFonts w:ascii="Consolas" w:eastAsia="Times New Roman" w:hAnsi="Consolas" w:cs="Courier New"/>
          <w:color w:val="263238"/>
          <w:sz w:val="20"/>
          <w:szCs w:val="20"/>
        </w:rPr>
        <w:t xml:space="preserve"> The answer is not 11, because the island must be connected 4-directionally.</w:t>
      </w:r>
    </w:p>
    <w:p w14:paraId="218998AF" w14:textId="66E5CB29" w:rsidR="00C86FDC" w:rsidRDefault="00C86FDC" w:rsidP="00C86FDC">
      <w:pPr>
        <w:pStyle w:val="HTMLPreformatted"/>
        <w:shd w:val="clear" w:color="auto" w:fill="F7F9FA"/>
        <w:spacing w:after="240"/>
      </w:pPr>
    </w:p>
    <w:p w14:paraId="186E6C4C" w14:textId="77777777" w:rsidR="00433D1F" w:rsidRDefault="00C86FDC" w:rsidP="00433D1F">
      <w:pPr>
        <w:pStyle w:val="HTMLPreformatted"/>
        <w:shd w:val="clear" w:color="auto" w:fill="F7F9FA"/>
        <w:spacing w:after="240"/>
      </w:pPr>
      <w:r>
        <w:t>:</w:t>
      </w:r>
      <w:r w:rsidR="00433D1F">
        <w:t xml:space="preserve">   int maxAreaOfIsland(vector&lt;vector&lt;int&gt;&gt;&amp; grid) {</w:t>
      </w:r>
    </w:p>
    <w:p w14:paraId="5F3D6D62" w14:textId="77777777" w:rsidR="00433D1F" w:rsidRDefault="00433D1F" w:rsidP="00433D1F">
      <w:pPr>
        <w:pStyle w:val="HTMLPreformatted"/>
        <w:shd w:val="clear" w:color="auto" w:fill="F7F9FA"/>
        <w:spacing w:after="240"/>
      </w:pPr>
      <w:r>
        <w:t xml:space="preserve">        int maxland=0;</w:t>
      </w:r>
    </w:p>
    <w:p w14:paraId="529A3745" w14:textId="77777777" w:rsidR="00433D1F" w:rsidRDefault="00433D1F" w:rsidP="00433D1F">
      <w:pPr>
        <w:pStyle w:val="HTMLPreformatted"/>
        <w:shd w:val="clear" w:color="auto" w:fill="F7F9FA"/>
        <w:spacing w:after="240"/>
      </w:pPr>
      <w:r>
        <w:t xml:space="preserve">        for(int i=0;i&lt;grid.size();i++)</w:t>
      </w:r>
    </w:p>
    <w:p w14:paraId="014736C6" w14:textId="77777777" w:rsidR="00433D1F" w:rsidRDefault="00433D1F" w:rsidP="00433D1F">
      <w:pPr>
        <w:pStyle w:val="HTMLPreformatted"/>
        <w:shd w:val="clear" w:color="auto" w:fill="F7F9FA"/>
        <w:spacing w:after="240"/>
      </w:pPr>
      <w:r>
        <w:t xml:space="preserve">        {</w:t>
      </w:r>
    </w:p>
    <w:p w14:paraId="240D0234" w14:textId="77777777" w:rsidR="00433D1F" w:rsidRDefault="00433D1F" w:rsidP="00433D1F">
      <w:pPr>
        <w:pStyle w:val="HTMLPreformatted"/>
        <w:shd w:val="clear" w:color="auto" w:fill="F7F9FA"/>
        <w:spacing w:after="240"/>
      </w:pPr>
      <w:r>
        <w:t xml:space="preserve">            for(int j=0;j&lt;grid[0].size();j++)</w:t>
      </w:r>
    </w:p>
    <w:p w14:paraId="221A482E" w14:textId="77777777" w:rsidR="00433D1F" w:rsidRDefault="00433D1F" w:rsidP="00433D1F">
      <w:pPr>
        <w:pStyle w:val="HTMLPreformatted"/>
        <w:shd w:val="clear" w:color="auto" w:fill="F7F9FA"/>
        <w:spacing w:after="240"/>
      </w:pPr>
      <w:r>
        <w:t xml:space="preserve">            {</w:t>
      </w:r>
    </w:p>
    <w:p w14:paraId="654FD008" w14:textId="77777777" w:rsidR="00433D1F" w:rsidRDefault="00433D1F" w:rsidP="00433D1F">
      <w:pPr>
        <w:pStyle w:val="HTMLPreformatted"/>
        <w:shd w:val="clear" w:color="auto" w:fill="F7F9FA"/>
        <w:spacing w:after="240"/>
      </w:pPr>
      <w:r>
        <w:t xml:space="preserve">                if(grid[i][j]==1)</w:t>
      </w:r>
    </w:p>
    <w:p w14:paraId="41ECB7C2" w14:textId="77777777" w:rsidR="00433D1F" w:rsidRDefault="00433D1F" w:rsidP="00433D1F">
      <w:pPr>
        <w:pStyle w:val="HTMLPreformatted"/>
        <w:shd w:val="clear" w:color="auto" w:fill="F7F9FA"/>
        <w:spacing w:after="240"/>
      </w:pPr>
      <w:r>
        <w:t xml:space="preserve">                    maxland=max(maxland,landarea(grid,i,j));</w:t>
      </w:r>
    </w:p>
    <w:p w14:paraId="31525E66" w14:textId="77777777" w:rsidR="00433D1F" w:rsidRDefault="00433D1F" w:rsidP="00433D1F">
      <w:pPr>
        <w:pStyle w:val="HTMLPreformatted"/>
        <w:shd w:val="clear" w:color="auto" w:fill="F7F9FA"/>
        <w:spacing w:after="240"/>
      </w:pPr>
      <w:r>
        <w:t xml:space="preserve">            }</w:t>
      </w:r>
    </w:p>
    <w:p w14:paraId="3FFC4F7D" w14:textId="77777777" w:rsidR="00433D1F" w:rsidRDefault="00433D1F" w:rsidP="00433D1F">
      <w:pPr>
        <w:pStyle w:val="HTMLPreformatted"/>
        <w:shd w:val="clear" w:color="auto" w:fill="F7F9FA"/>
        <w:spacing w:after="240"/>
      </w:pPr>
      <w:r>
        <w:t xml:space="preserve">        }</w:t>
      </w:r>
    </w:p>
    <w:p w14:paraId="4D823F7B" w14:textId="77777777" w:rsidR="00433D1F" w:rsidRDefault="00433D1F" w:rsidP="00433D1F">
      <w:pPr>
        <w:pStyle w:val="HTMLPreformatted"/>
        <w:shd w:val="clear" w:color="auto" w:fill="F7F9FA"/>
        <w:spacing w:after="240"/>
      </w:pPr>
      <w:r>
        <w:t xml:space="preserve">        return maxland;</w:t>
      </w:r>
    </w:p>
    <w:p w14:paraId="18CA400E" w14:textId="77777777" w:rsidR="00433D1F" w:rsidRDefault="00433D1F" w:rsidP="00433D1F">
      <w:pPr>
        <w:pStyle w:val="HTMLPreformatted"/>
        <w:shd w:val="clear" w:color="auto" w:fill="F7F9FA"/>
        <w:spacing w:after="240"/>
      </w:pPr>
      <w:r>
        <w:t xml:space="preserve">    }</w:t>
      </w:r>
    </w:p>
    <w:p w14:paraId="220821EB" w14:textId="77777777" w:rsidR="00433D1F" w:rsidRDefault="00433D1F" w:rsidP="00433D1F">
      <w:pPr>
        <w:pStyle w:val="HTMLPreformatted"/>
        <w:shd w:val="clear" w:color="auto" w:fill="F7F9FA"/>
        <w:spacing w:after="240"/>
      </w:pPr>
      <w:r>
        <w:t xml:space="preserve">    int landarea(vector&lt;vector&lt;int&gt;&gt;&amp;grid,int i,int j)</w:t>
      </w:r>
    </w:p>
    <w:p w14:paraId="2D09FD21" w14:textId="77777777" w:rsidR="00433D1F" w:rsidRDefault="00433D1F" w:rsidP="00433D1F">
      <w:pPr>
        <w:pStyle w:val="HTMLPreformatted"/>
        <w:shd w:val="clear" w:color="auto" w:fill="F7F9FA"/>
        <w:spacing w:after="240"/>
      </w:pPr>
      <w:r>
        <w:t xml:space="preserve">    {</w:t>
      </w:r>
    </w:p>
    <w:p w14:paraId="73409CC6" w14:textId="77777777" w:rsidR="00433D1F" w:rsidRDefault="00433D1F" w:rsidP="00433D1F">
      <w:pPr>
        <w:pStyle w:val="HTMLPreformatted"/>
        <w:shd w:val="clear" w:color="auto" w:fill="F7F9FA"/>
        <w:spacing w:after="240"/>
      </w:pPr>
      <w:r>
        <w:t xml:space="preserve">        if(i&gt;=0&amp;&amp;i&lt;grid.size()&amp;&amp;j&gt;=0&amp;&amp;j&lt;grid[0].size()&amp;&amp;grid[i][j]==1)</w:t>
      </w:r>
    </w:p>
    <w:p w14:paraId="10CB4434" w14:textId="77777777" w:rsidR="00433D1F" w:rsidRDefault="00433D1F" w:rsidP="00433D1F">
      <w:pPr>
        <w:pStyle w:val="HTMLPreformatted"/>
        <w:shd w:val="clear" w:color="auto" w:fill="F7F9FA"/>
        <w:spacing w:after="240"/>
      </w:pPr>
      <w:r>
        <w:lastRenderedPageBreak/>
        <w:t xml:space="preserve">         {   </w:t>
      </w:r>
    </w:p>
    <w:p w14:paraId="6104447F" w14:textId="77777777" w:rsidR="00433D1F" w:rsidRDefault="00433D1F" w:rsidP="00433D1F">
      <w:pPr>
        <w:pStyle w:val="HTMLPreformatted"/>
        <w:shd w:val="clear" w:color="auto" w:fill="F7F9FA"/>
        <w:spacing w:after="240"/>
      </w:pPr>
      <w:r>
        <w:t xml:space="preserve">            grid[i][j]=0;</w:t>
      </w:r>
    </w:p>
    <w:p w14:paraId="7BC4B285" w14:textId="77777777" w:rsidR="00433D1F" w:rsidRDefault="00433D1F" w:rsidP="00433D1F">
      <w:pPr>
        <w:pStyle w:val="HTMLPreformatted"/>
        <w:shd w:val="clear" w:color="auto" w:fill="F7F9FA"/>
        <w:spacing w:after="240"/>
      </w:pPr>
      <w:r>
        <w:t xml:space="preserve">            return 1+landarea(grid,i+1,j)+landarea(grid,i-1,j)+landarea(grid,i,j-1)+landarea(grid,i,j+1);</w:t>
      </w:r>
    </w:p>
    <w:p w14:paraId="44019838" w14:textId="77777777" w:rsidR="00433D1F" w:rsidRDefault="00433D1F" w:rsidP="00433D1F">
      <w:pPr>
        <w:pStyle w:val="HTMLPreformatted"/>
        <w:shd w:val="clear" w:color="auto" w:fill="F7F9FA"/>
        <w:spacing w:after="240"/>
      </w:pPr>
      <w:r>
        <w:t xml:space="preserve">        }</w:t>
      </w:r>
    </w:p>
    <w:p w14:paraId="0C397895" w14:textId="77777777" w:rsidR="00433D1F" w:rsidRDefault="00433D1F" w:rsidP="00433D1F">
      <w:pPr>
        <w:pStyle w:val="HTMLPreformatted"/>
        <w:shd w:val="clear" w:color="auto" w:fill="F7F9FA"/>
        <w:spacing w:after="240"/>
      </w:pPr>
      <w:r>
        <w:t xml:space="preserve">        return 0;</w:t>
      </w:r>
    </w:p>
    <w:p w14:paraId="090D6596" w14:textId="13D3B69C" w:rsidR="00C86FDC" w:rsidRDefault="00433D1F" w:rsidP="00433D1F">
      <w:pPr>
        <w:pStyle w:val="HTMLPreformatted"/>
        <w:shd w:val="clear" w:color="auto" w:fill="F7F9FA"/>
        <w:spacing w:after="240"/>
      </w:pPr>
      <w:r>
        <w:t xml:space="preserve">    }</w:t>
      </w:r>
    </w:p>
    <w:p w14:paraId="0089DBA5" w14:textId="13E55E13" w:rsidR="00F468E6" w:rsidRPr="00F468E6" w:rsidRDefault="00433D1F" w:rsidP="00F468E6">
      <w:pPr>
        <w:pStyle w:val="NormalWeb"/>
        <w:shd w:val="clear" w:color="auto" w:fill="FFFFFF"/>
        <w:spacing w:before="0" w:beforeAutospacing="0" w:after="240" w:afterAutospacing="0"/>
        <w:rPr>
          <w:rFonts w:ascii="Segoe UI" w:hAnsi="Segoe UI" w:cs="Segoe UI"/>
          <w:color w:val="263238"/>
          <w:sz w:val="21"/>
          <w:szCs w:val="21"/>
        </w:rPr>
      </w:pPr>
      <w:r>
        <w:t>73)</w:t>
      </w:r>
      <w:r w:rsidR="00F468E6" w:rsidRPr="00F468E6">
        <w:rPr>
          <w:rFonts w:ascii="Segoe UI" w:hAnsi="Segoe UI" w:cs="Segoe UI"/>
          <w:color w:val="263238"/>
          <w:sz w:val="21"/>
          <w:szCs w:val="21"/>
        </w:rPr>
        <w:t xml:space="preserve"> Given an </w:t>
      </w:r>
      <w:r w:rsidR="00F468E6" w:rsidRPr="00F468E6">
        <w:rPr>
          <w:rFonts w:ascii="Courier New" w:hAnsi="Courier New" w:cs="Courier New"/>
          <w:color w:val="546E7A"/>
          <w:sz w:val="20"/>
          <w:szCs w:val="20"/>
          <w:shd w:val="clear" w:color="auto" w:fill="F7F9FA"/>
        </w:rPr>
        <w:t>m x n</w:t>
      </w:r>
      <w:r w:rsidR="00F468E6" w:rsidRPr="00F468E6">
        <w:rPr>
          <w:rFonts w:ascii="Segoe UI" w:hAnsi="Segoe UI" w:cs="Segoe UI"/>
          <w:color w:val="263238"/>
          <w:sz w:val="21"/>
          <w:szCs w:val="21"/>
        </w:rPr>
        <w:t> 2D binary grid </w:t>
      </w:r>
      <w:r w:rsidR="00F468E6" w:rsidRPr="00F468E6">
        <w:rPr>
          <w:rFonts w:ascii="Courier New" w:hAnsi="Courier New" w:cs="Courier New"/>
          <w:color w:val="546E7A"/>
          <w:sz w:val="20"/>
          <w:szCs w:val="20"/>
          <w:shd w:val="clear" w:color="auto" w:fill="F7F9FA"/>
        </w:rPr>
        <w:t>grid</w:t>
      </w:r>
      <w:r w:rsidR="00F468E6" w:rsidRPr="00F468E6">
        <w:rPr>
          <w:rFonts w:ascii="Segoe UI" w:hAnsi="Segoe UI" w:cs="Segoe UI"/>
          <w:color w:val="263238"/>
          <w:sz w:val="21"/>
          <w:szCs w:val="21"/>
        </w:rPr>
        <w:t> which represents a map of </w:t>
      </w:r>
      <w:r w:rsidR="00F468E6" w:rsidRPr="00F468E6">
        <w:rPr>
          <w:rFonts w:ascii="Courier New" w:hAnsi="Courier New" w:cs="Courier New"/>
          <w:color w:val="546E7A"/>
          <w:sz w:val="20"/>
          <w:szCs w:val="20"/>
          <w:shd w:val="clear" w:color="auto" w:fill="F7F9FA"/>
        </w:rPr>
        <w:t>'1'</w:t>
      </w:r>
      <w:r w:rsidR="00F468E6" w:rsidRPr="00F468E6">
        <w:rPr>
          <w:rFonts w:ascii="Segoe UI" w:hAnsi="Segoe UI" w:cs="Segoe UI"/>
          <w:color w:val="263238"/>
          <w:sz w:val="21"/>
          <w:szCs w:val="21"/>
        </w:rPr>
        <w:t>s (land) and </w:t>
      </w:r>
      <w:r w:rsidR="00F468E6" w:rsidRPr="00F468E6">
        <w:rPr>
          <w:rFonts w:ascii="Courier New" w:hAnsi="Courier New" w:cs="Courier New"/>
          <w:color w:val="546E7A"/>
          <w:sz w:val="20"/>
          <w:szCs w:val="20"/>
          <w:shd w:val="clear" w:color="auto" w:fill="F7F9FA"/>
        </w:rPr>
        <w:t>'0'</w:t>
      </w:r>
      <w:r w:rsidR="00F468E6" w:rsidRPr="00F468E6">
        <w:rPr>
          <w:rFonts w:ascii="Segoe UI" w:hAnsi="Segoe UI" w:cs="Segoe UI"/>
          <w:color w:val="263238"/>
          <w:sz w:val="21"/>
          <w:szCs w:val="21"/>
        </w:rPr>
        <w:t>s (water), return </w:t>
      </w:r>
      <w:r w:rsidR="00F468E6" w:rsidRPr="00F468E6">
        <w:rPr>
          <w:rFonts w:ascii="Segoe UI" w:hAnsi="Segoe UI" w:cs="Segoe UI"/>
          <w:i/>
          <w:iCs/>
          <w:color w:val="263238"/>
          <w:sz w:val="21"/>
          <w:szCs w:val="21"/>
        </w:rPr>
        <w:t>the number of islands</w:t>
      </w:r>
      <w:r w:rsidR="00F468E6" w:rsidRPr="00F468E6">
        <w:rPr>
          <w:rFonts w:ascii="Segoe UI" w:hAnsi="Segoe UI" w:cs="Segoe UI"/>
          <w:color w:val="263238"/>
          <w:sz w:val="21"/>
          <w:szCs w:val="21"/>
        </w:rPr>
        <w:t>.</w:t>
      </w:r>
    </w:p>
    <w:p w14:paraId="43BC0A81" w14:textId="77777777" w:rsidR="00F468E6" w:rsidRPr="00F468E6" w:rsidRDefault="00F468E6" w:rsidP="00F468E6">
      <w:pPr>
        <w:shd w:val="clear" w:color="auto" w:fill="FFFFFF"/>
        <w:spacing w:after="240" w:line="240" w:lineRule="auto"/>
        <w:rPr>
          <w:rFonts w:ascii="Segoe UI" w:eastAsia="Times New Roman" w:hAnsi="Segoe UI" w:cs="Segoe UI"/>
          <w:color w:val="263238"/>
          <w:sz w:val="21"/>
          <w:szCs w:val="21"/>
        </w:rPr>
      </w:pPr>
      <w:r w:rsidRPr="00F468E6">
        <w:rPr>
          <w:rFonts w:ascii="Segoe UI" w:eastAsia="Times New Roman" w:hAnsi="Segoe UI" w:cs="Segoe UI"/>
          <w:color w:val="263238"/>
          <w:sz w:val="21"/>
          <w:szCs w:val="21"/>
        </w:rPr>
        <w:t>An </w:t>
      </w:r>
      <w:r w:rsidRPr="00F468E6">
        <w:rPr>
          <w:rFonts w:ascii="Segoe UI" w:eastAsia="Times New Roman" w:hAnsi="Segoe UI" w:cs="Segoe UI"/>
          <w:b/>
          <w:bCs/>
          <w:color w:val="263238"/>
          <w:sz w:val="21"/>
          <w:szCs w:val="21"/>
        </w:rPr>
        <w:t>island</w:t>
      </w:r>
      <w:r w:rsidRPr="00F468E6">
        <w:rPr>
          <w:rFonts w:ascii="Segoe UI" w:eastAsia="Times New Roman" w:hAnsi="Segoe UI" w:cs="Segoe UI"/>
          <w:color w:val="263238"/>
          <w:sz w:val="21"/>
          <w:szCs w:val="21"/>
        </w:rPr>
        <w:t> is surrounded by water and is formed by connecting adjacent lands horizontally or vertically. You may assume all four edges of the grid are all surrounded by water.</w:t>
      </w:r>
    </w:p>
    <w:p w14:paraId="1FEBCE3C" w14:textId="77777777" w:rsidR="00F468E6" w:rsidRPr="00F468E6" w:rsidRDefault="00F468E6" w:rsidP="00F468E6">
      <w:pPr>
        <w:shd w:val="clear" w:color="auto" w:fill="FFFFFF"/>
        <w:spacing w:after="240" w:line="240" w:lineRule="auto"/>
        <w:rPr>
          <w:rFonts w:ascii="Segoe UI" w:eastAsia="Times New Roman" w:hAnsi="Segoe UI" w:cs="Segoe UI"/>
          <w:color w:val="263238"/>
          <w:sz w:val="21"/>
          <w:szCs w:val="21"/>
        </w:rPr>
      </w:pPr>
      <w:r w:rsidRPr="00F468E6">
        <w:rPr>
          <w:rFonts w:ascii="Segoe UI" w:eastAsia="Times New Roman" w:hAnsi="Segoe UI" w:cs="Segoe UI"/>
          <w:color w:val="263238"/>
          <w:sz w:val="21"/>
          <w:szCs w:val="21"/>
        </w:rPr>
        <w:t> </w:t>
      </w:r>
    </w:p>
    <w:p w14:paraId="34538ACC" w14:textId="77777777" w:rsidR="00F468E6" w:rsidRPr="00F468E6" w:rsidRDefault="00F468E6" w:rsidP="00F468E6">
      <w:pPr>
        <w:shd w:val="clear" w:color="auto" w:fill="FFFFFF"/>
        <w:spacing w:after="240" w:line="240" w:lineRule="auto"/>
        <w:rPr>
          <w:rFonts w:ascii="Segoe UI" w:eastAsia="Times New Roman" w:hAnsi="Segoe UI" w:cs="Segoe UI"/>
          <w:color w:val="263238"/>
          <w:sz w:val="21"/>
          <w:szCs w:val="21"/>
        </w:rPr>
      </w:pPr>
      <w:r w:rsidRPr="00F468E6">
        <w:rPr>
          <w:rFonts w:ascii="Segoe UI" w:eastAsia="Times New Roman" w:hAnsi="Segoe UI" w:cs="Segoe UI"/>
          <w:b/>
          <w:bCs/>
          <w:color w:val="263238"/>
          <w:sz w:val="21"/>
          <w:szCs w:val="21"/>
        </w:rPr>
        <w:t>Example 1:</w:t>
      </w:r>
    </w:p>
    <w:p w14:paraId="04007407"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b/>
          <w:bCs/>
          <w:color w:val="263238"/>
          <w:sz w:val="20"/>
          <w:szCs w:val="20"/>
        </w:rPr>
        <w:t>Input:</w:t>
      </w:r>
      <w:r w:rsidRPr="00F468E6">
        <w:rPr>
          <w:rFonts w:ascii="Consolas" w:eastAsia="Times New Roman" w:hAnsi="Consolas" w:cs="Courier New"/>
          <w:color w:val="263238"/>
          <w:sz w:val="20"/>
          <w:szCs w:val="20"/>
        </w:rPr>
        <w:t xml:space="preserve"> grid = [</w:t>
      </w:r>
    </w:p>
    <w:p w14:paraId="206FE1B3"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["1","1","1","1","0"],</w:t>
      </w:r>
    </w:p>
    <w:p w14:paraId="7F32497E"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["1","1","0","1","0"],</w:t>
      </w:r>
    </w:p>
    <w:p w14:paraId="473A7330"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["1","1","0","0","0"],</w:t>
      </w:r>
    </w:p>
    <w:p w14:paraId="2861E190"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["0","0","0","0","0"]</w:t>
      </w:r>
    </w:p>
    <w:p w14:paraId="4E172515"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w:t>
      </w:r>
    </w:p>
    <w:p w14:paraId="68F67350"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b/>
          <w:bCs/>
          <w:color w:val="263238"/>
          <w:sz w:val="20"/>
          <w:szCs w:val="20"/>
        </w:rPr>
        <w:t>Output:</w:t>
      </w:r>
      <w:r w:rsidRPr="00F468E6">
        <w:rPr>
          <w:rFonts w:ascii="Consolas" w:eastAsia="Times New Roman" w:hAnsi="Consolas" w:cs="Courier New"/>
          <w:color w:val="263238"/>
          <w:sz w:val="20"/>
          <w:szCs w:val="20"/>
        </w:rPr>
        <w:t xml:space="preserve"> 1</w:t>
      </w:r>
    </w:p>
    <w:p w14:paraId="51B2B85A" w14:textId="77777777" w:rsidR="00F468E6" w:rsidRPr="00F468E6" w:rsidRDefault="00F468E6" w:rsidP="00F468E6">
      <w:pPr>
        <w:shd w:val="clear" w:color="auto" w:fill="FFFFFF"/>
        <w:spacing w:after="240" w:line="240" w:lineRule="auto"/>
        <w:rPr>
          <w:rFonts w:ascii="Segoe UI" w:eastAsia="Times New Roman" w:hAnsi="Segoe UI" w:cs="Segoe UI"/>
          <w:color w:val="263238"/>
          <w:sz w:val="21"/>
          <w:szCs w:val="21"/>
        </w:rPr>
      </w:pPr>
      <w:r w:rsidRPr="00F468E6">
        <w:rPr>
          <w:rFonts w:ascii="Segoe UI" w:eastAsia="Times New Roman" w:hAnsi="Segoe UI" w:cs="Segoe UI"/>
          <w:b/>
          <w:bCs/>
          <w:color w:val="263238"/>
          <w:sz w:val="21"/>
          <w:szCs w:val="21"/>
        </w:rPr>
        <w:t>Example 2:</w:t>
      </w:r>
    </w:p>
    <w:p w14:paraId="50572AF0"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b/>
          <w:bCs/>
          <w:color w:val="263238"/>
          <w:sz w:val="20"/>
          <w:szCs w:val="20"/>
        </w:rPr>
        <w:t>Input:</w:t>
      </w:r>
      <w:r w:rsidRPr="00F468E6">
        <w:rPr>
          <w:rFonts w:ascii="Consolas" w:eastAsia="Times New Roman" w:hAnsi="Consolas" w:cs="Courier New"/>
          <w:color w:val="263238"/>
          <w:sz w:val="20"/>
          <w:szCs w:val="20"/>
        </w:rPr>
        <w:t xml:space="preserve"> grid = [</w:t>
      </w:r>
    </w:p>
    <w:p w14:paraId="3B1715A6"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["1","1","0","0","0"],</w:t>
      </w:r>
    </w:p>
    <w:p w14:paraId="7FA660AF"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["1","1","0","0","0"],</w:t>
      </w:r>
    </w:p>
    <w:p w14:paraId="2CD8228B"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["0","0","1","0","0"],</w:t>
      </w:r>
    </w:p>
    <w:p w14:paraId="7AB209D5"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 xml:space="preserve">  ["0","0","0","1","1"]</w:t>
      </w:r>
    </w:p>
    <w:p w14:paraId="1B301A55"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color w:val="263238"/>
          <w:sz w:val="20"/>
          <w:szCs w:val="20"/>
        </w:rPr>
        <w:t>]</w:t>
      </w:r>
    </w:p>
    <w:p w14:paraId="1F6EDC5D" w14:textId="77777777" w:rsidR="00F468E6" w:rsidRPr="00F468E6" w:rsidRDefault="00F468E6" w:rsidP="00F46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68E6">
        <w:rPr>
          <w:rFonts w:ascii="Consolas" w:eastAsia="Times New Roman" w:hAnsi="Consolas" w:cs="Courier New"/>
          <w:b/>
          <w:bCs/>
          <w:color w:val="263238"/>
          <w:sz w:val="20"/>
          <w:szCs w:val="20"/>
        </w:rPr>
        <w:t>Output:</w:t>
      </w:r>
      <w:r w:rsidRPr="00F468E6">
        <w:rPr>
          <w:rFonts w:ascii="Consolas" w:eastAsia="Times New Roman" w:hAnsi="Consolas" w:cs="Courier New"/>
          <w:color w:val="263238"/>
          <w:sz w:val="20"/>
          <w:szCs w:val="20"/>
        </w:rPr>
        <w:t xml:space="preserve"> 3</w:t>
      </w:r>
    </w:p>
    <w:p w14:paraId="5143C99B" w14:textId="7B089913" w:rsidR="00A46DB8" w:rsidRDefault="00A46DB8" w:rsidP="005E6D82">
      <w:pPr>
        <w:pStyle w:val="HTMLPreformatted"/>
        <w:shd w:val="clear" w:color="auto" w:fill="F7F9FA"/>
        <w:spacing w:after="240"/>
      </w:pPr>
    </w:p>
    <w:p w14:paraId="19B4AF27" w14:textId="77777777" w:rsidR="00F468E6" w:rsidRDefault="00433D1F" w:rsidP="00F468E6">
      <w:pPr>
        <w:pStyle w:val="HTMLPreformatted"/>
        <w:shd w:val="clear" w:color="auto" w:fill="F7F9FA"/>
        <w:spacing w:after="240"/>
      </w:pPr>
      <w:r>
        <w:t>:</w:t>
      </w:r>
      <w:r w:rsidR="00F468E6">
        <w:t xml:space="preserve">   int numIslands(vector&lt;vector&lt;char&gt;&gt;&amp; grid) {</w:t>
      </w:r>
    </w:p>
    <w:p w14:paraId="43B02576" w14:textId="77777777" w:rsidR="00F468E6" w:rsidRDefault="00F468E6" w:rsidP="00F468E6">
      <w:pPr>
        <w:pStyle w:val="HTMLPreformatted"/>
        <w:shd w:val="clear" w:color="auto" w:fill="F7F9FA"/>
        <w:spacing w:after="240"/>
      </w:pPr>
      <w:r>
        <w:t xml:space="preserve">        int land=0;</w:t>
      </w:r>
    </w:p>
    <w:p w14:paraId="579A05D8" w14:textId="77777777" w:rsidR="00F468E6" w:rsidRDefault="00F468E6" w:rsidP="00F468E6">
      <w:pPr>
        <w:pStyle w:val="HTMLPreformatted"/>
        <w:shd w:val="clear" w:color="auto" w:fill="F7F9FA"/>
        <w:spacing w:after="240"/>
      </w:pPr>
      <w:r>
        <w:t xml:space="preserve">        for(int i=0;i&lt;grid.size();i++)</w:t>
      </w:r>
    </w:p>
    <w:p w14:paraId="4ADF117A" w14:textId="77777777" w:rsidR="00F468E6" w:rsidRDefault="00F468E6" w:rsidP="00F468E6">
      <w:pPr>
        <w:pStyle w:val="HTMLPreformatted"/>
        <w:shd w:val="clear" w:color="auto" w:fill="F7F9FA"/>
        <w:spacing w:after="240"/>
      </w:pPr>
      <w:r>
        <w:t xml:space="preserve">        {</w:t>
      </w:r>
    </w:p>
    <w:p w14:paraId="6AAE3F46" w14:textId="77777777" w:rsidR="00F468E6" w:rsidRDefault="00F468E6" w:rsidP="00F468E6">
      <w:pPr>
        <w:pStyle w:val="HTMLPreformatted"/>
        <w:shd w:val="clear" w:color="auto" w:fill="F7F9FA"/>
        <w:spacing w:after="240"/>
      </w:pPr>
      <w:r>
        <w:t xml:space="preserve">            for(int j=0;j&lt;grid[0].size();j++)</w:t>
      </w:r>
    </w:p>
    <w:p w14:paraId="39BE44FC" w14:textId="77777777" w:rsidR="00F468E6" w:rsidRDefault="00F468E6" w:rsidP="00F468E6">
      <w:pPr>
        <w:pStyle w:val="HTMLPreformatted"/>
        <w:shd w:val="clear" w:color="auto" w:fill="F7F9FA"/>
        <w:spacing w:after="240"/>
      </w:pPr>
      <w:r>
        <w:t xml:space="preserve">            {</w:t>
      </w:r>
    </w:p>
    <w:p w14:paraId="5369483E" w14:textId="77777777" w:rsidR="00F468E6" w:rsidRDefault="00F468E6" w:rsidP="00F468E6">
      <w:pPr>
        <w:pStyle w:val="HTMLPreformatted"/>
        <w:shd w:val="clear" w:color="auto" w:fill="F7F9FA"/>
        <w:spacing w:after="240"/>
      </w:pPr>
      <w:r>
        <w:t xml:space="preserve">                if(grid[i][j]=='1')</w:t>
      </w:r>
    </w:p>
    <w:p w14:paraId="0905646B" w14:textId="77777777" w:rsidR="00F468E6" w:rsidRDefault="00F468E6" w:rsidP="00F468E6">
      <w:pPr>
        <w:pStyle w:val="HTMLPreformatted"/>
        <w:shd w:val="clear" w:color="auto" w:fill="F7F9FA"/>
        <w:spacing w:after="240"/>
      </w:pPr>
      <w:r>
        <w:t xml:space="preserve">                {</w:t>
      </w:r>
    </w:p>
    <w:p w14:paraId="2EEA13F2" w14:textId="77777777" w:rsidR="00F468E6" w:rsidRDefault="00F468E6" w:rsidP="00F468E6">
      <w:pPr>
        <w:pStyle w:val="HTMLPreformatted"/>
        <w:shd w:val="clear" w:color="auto" w:fill="F7F9FA"/>
        <w:spacing w:after="240"/>
      </w:pPr>
      <w:r>
        <w:t xml:space="preserve">                    dfs(grid,i,j);</w:t>
      </w:r>
    </w:p>
    <w:p w14:paraId="650BF1CB" w14:textId="77777777" w:rsidR="00F468E6" w:rsidRDefault="00F468E6" w:rsidP="00F468E6">
      <w:pPr>
        <w:pStyle w:val="HTMLPreformatted"/>
        <w:shd w:val="clear" w:color="auto" w:fill="F7F9FA"/>
        <w:spacing w:after="240"/>
      </w:pPr>
      <w:r>
        <w:t xml:space="preserve">                    ++land;</w:t>
      </w:r>
    </w:p>
    <w:p w14:paraId="1647F282" w14:textId="77777777" w:rsidR="00F468E6" w:rsidRDefault="00F468E6" w:rsidP="00F468E6">
      <w:pPr>
        <w:pStyle w:val="HTMLPreformatted"/>
        <w:shd w:val="clear" w:color="auto" w:fill="F7F9FA"/>
        <w:spacing w:after="240"/>
      </w:pPr>
      <w:r>
        <w:t xml:space="preserve">                }</w:t>
      </w:r>
    </w:p>
    <w:p w14:paraId="612F1F12" w14:textId="77777777" w:rsidR="00F468E6" w:rsidRDefault="00F468E6" w:rsidP="00F468E6">
      <w:pPr>
        <w:pStyle w:val="HTMLPreformatted"/>
        <w:shd w:val="clear" w:color="auto" w:fill="F7F9FA"/>
        <w:spacing w:after="240"/>
      </w:pPr>
      <w:r>
        <w:t xml:space="preserve">            }</w:t>
      </w:r>
    </w:p>
    <w:p w14:paraId="67C7D811" w14:textId="77777777" w:rsidR="00F468E6" w:rsidRDefault="00F468E6" w:rsidP="00F468E6">
      <w:pPr>
        <w:pStyle w:val="HTMLPreformatted"/>
        <w:shd w:val="clear" w:color="auto" w:fill="F7F9FA"/>
        <w:spacing w:after="240"/>
      </w:pPr>
      <w:r>
        <w:t xml:space="preserve">        }</w:t>
      </w:r>
    </w:p>
    <w:p w14:paraId="78B8FEE8" w14:textId="77777777" w:rsidR="00F468E6" w:rsidRDefault="00F468E6" w:rsidP="00F468E6">
      <w:pPr>
        <w:pStyle w:val="HTMLPreformatted"/>
        <w:shd w:val="clear" w:color="auto" w:fill="F7F9FA"/>
        <w:spacing w:after="240"/>
      </w:pPr>
      <w:r>
        <w:t xml:space="preserve">        return land;</w:t>
      </w:r>
    </w:p>
    <w:p w14:paraId="6C17F859" w14:textId="77777777" w:rsidR="00F468E6" w:rsidRDefault="00F468E6" w:rsidP="00F468E6">
      <w:pPr>
        <w:pStyle w:val="HTMLPreformatted"/>
        <w:shd w:val="clear" w:color="auto" w:fill="F7F9FA"/>
        <w:spacing w:after="240"/>
      </w:pPr>
      <w:r>
        <w:t xml:space="preserve">    }</w:t>
      </w:r>
    </w:p>
    <w:p w14:paraId="6E9F6817" w14:textId="77777777" w:rsidR="00F468E6" w:rsidRDefault="00F468E6" w:rsidP="00F468E6">
      <w:pPr>
        <w:pStyle w:val="HTMLPreformatted"/>
        <w:shd w:val="clear" w:color="auto" w:fill="F7F9FA"/>
        <w:spacing w:after="240"/>
      </w:pPr>
      <w:r>
        <w:t xml:space="preserve">    void dfs(vector&lt;vector&lt;char&gt;&gt;&amp;grid,int i,int j)</w:t>
      </w:r>
    </w:p>
    <w:p w14:paraId="74691AA3" w14:textId="77777777" w:rsidR="00F468E6" w:rsidRDefault="00F468E6" w:rsidP="00F468E6">
      <w:pPr>
        <w:pStyle w:val="HTMLPreformatted"/>
        <w:shd w:val="clear" w:color="auto" w:fill="F7F9FA"/>
        <w:spacing w:after="240"/>
      </w:pPr>
      <w:r>
        <w:t xml:space="preserve">    {</w:t>
      </w:r>
    </w:p>
    <w:p w14:paraId="7F2FC8C9" w14:textId="77777777" w:rsidR="00F468E6" w:rsidRDefault="00F468E6" w:rsidP="00F468E6">
      <w:pPr>
        <w:pStyle w:val="HTMLPreformatted"/>
        <w:shd w:val="clear" w:color="auto" w:fill="F7F9FA"/>
        <w:spacing w:after="240"/>
      </w:pPr>
      <w:r>
        <w:t xml:space="preserve">        if(i&lt;0||i&gt;=grid.size()||j&lt;0||j&gt;=grid[0].size())</w:t>
      </w:r>
    </w:p>
    <w:p w14:paraId="6736C4AC" w14:textId="77777777" w:rsidR="00F468E6" w:rsidRDefault="00F468E6" w:rsidP="00F468E6">
      <w:pPr>
        <w:pStyle w:val="HTMLPreformatted"/>
        <w:shd w:val="clear" w:color="auto" w:fill="F7F9FA"/>
        <w:spacing w:after="240"/>
      </w:pPr>
      <w:r>
        <w:t xml:space="preserve">            return;</w:t>
      </w:r>
    </w:p>
    <w:p w14:paraId="3B23EBDA" w14:textId="77777777" w:rsidR="00F468E6" w:rsidRDefault="00F468E6" w:rsidP="00F468E6">
      <w:pPr>
        <w:pStyle w:val="HTMLPreformatted"/>
        <w:shd w:val="clear" w:color="auto" w:fill="F7F9FA"/>
        <w:spacing w:after="240"/>
      </w:pPr>
      <w:r>
        <w:t xml:space="preserve">        if(grid[i][j]=='2'||grid[i][j]=='0')</w:t>
      </w:r>
    </w:p>
    <w:p w14:paraId="6C1BDD37" w14:textId="77777777" w:rsidR="00F468E6" w:rsidRDefault="00F468E6" w:rsidP="00F468E6">
      <w:pPr>
        <w:pStyle w:val="HTMLPreformatted"/>
        <w:shd w:val="clear" w:color="auto" w:fill="F7F9FA"/>
        <w:spacing w:after="240"/>
      </w:pPr>
      <w:r>
        <w:t xml:space="preserve">            return;</w:t>
      </w:r>
    </w:p>
    <w:p w14:paraId="04026AB7" w14:textId="77777777" w:rsidR="00F468E6" w:rsidRDefault="00F468E6" w:rsidP="00F468E6">
      <w:pPr>
        <w:pStyle w:val="HTMLPreformatted"/>
        <w:shd w:val="clear" w:color="auto" w:fill="F7F9FA"/>
        <w:spacing w:after="240"/>
      </w:pPr>
      <w:r>
        <w:t xml:space="preserve">        grid[i][j]='2';</w:t>
      </w:r>
    </w:p>
    <w:p w14:paraId="6BC498F6" w14:textId="77777777" w:rsidR="00F468E6" w:rsidRDefault="00F468E6" w:rsidP="00F468E6">
      <w:pPr>
        <w:pStyle w:val="HTMLPreformatted"/>
        <w:shd w:val="clear" w:color="auto" w:fill="F7F9FA"/>
        <w:spacing w:after="240"/>
      </w:pPr>
      <w:r>
        <w:t xml:space="preserve">        dfs(grid,i+1,j);</w:t>
      </w:r>
    </w:p>
    <w:p w14:paraId="702D1531" w14:textId="77777777" w:rsidR="00F468E6" w:rsidRDefault="00F468E6" w:rsidP="00F468E6">
      <w:pPr>
        <w:pStyle w:val="HTMLPreformatted"/>
        <w:shd w:val="clear" w:color="auto" w:fill="F7F9FA"/>
        <w:spacing w:after="240"/>
      </w:pPr>
      <w:r>
        <w:t xml:space="preserve">        dfs(grid,i,j-1);</w:t>
      </w:r>
    </w:p>
    <w:p w14:paraId="0C92F483" w14:textId="77777777" w:rsidR="00F468E6" w:rsidRDefault="00F468E6" w:rsidP="00F468E6">
      <w:pPr>
        <w:pStyle w:val="HTMLPreformatted"/>
        <w:shd w:val="clear" w:color="auto" w:fill="F7F9FA"/>
        <w:spacing w:after="240"/>
      </w:pPr>
      <w:r>
        <w:t xml:space="preserve">        dfs(grid,i-1,j);</w:t>
      </w:r>
    </w:p>
    <w:p w14:paraId="7CBAF4DE" w14:textId="77777777" w:rsidR="00F468E6" w:rsidRDefault="00F468E6" w:rsidP="00F468E6">
      <w:pPr>
        <w:pStyle w:val="HTMLPreformatted"/>
        <w:shd w:val="clear" w:color="auto" w:fill="F7F9FA"/>
        <w:spacing w:after="240"/>
      </w:pPr>
      <w:r>
        <w:t xml:space="preserve">        dfs(grid,i,j+1);</w:t>
      </w:r>
    </w:p>
    <w:p w14:paraId="2B50DA17" w14:textId="77777777" w:rsidR="00F468E6" w:rsidRDefault="00F468E6" w:rsidP="00F468E6">
      <w:pPr>
        <w:pStyle w:val="HTMLPreformatted"/>
        <w:shd w:val="clear" w:color="auto" w:fill="F7F9FA"/>
        <w:spacing w:after="240"/>
      </w:pPr>
      <w:r>
        <w:t xml:space="preserve">            </w:t>
      </w:r>
    </w:p>
    <w:p w14:paraId="17C410B6" w14:textId="57CB7E7E" w:rsidR="00433D1F" w:rsidRDefault="00F468E6" w:rsidP="00F468E6">
      <w:pPr>
        <w:pStyle w:val="HTMLPreformatted"/>
        <w:shd w:val="clear" w:color="auto" w:fill="F7F9FA"/>
        <w:spacing w:after="240"/>
      </w:pPr>
      <w:r>
        <w:lastRenderedPageBreak/>
        <w:t xml:space="preserve">    }</w:t>
      </w:r>
    </w:p>
    <w:p w14:paraId="1327EEBA" w14:textId="134A6D3D" w:rsidR="008E3D03" w:rsidRPr="008E3D03" w:rsidRDefault="00F468E6" w:rsidP="008E3D03">
      <w:pPr>
        <w:pStyle w:val="NormalWeb"/>
        <w:shd w:val="clear" w:color="auto" w:fill="FFFFFF"/>
        <w:spacing w:before="0" w:beforeAutospacing="0" w:after="240" w:afterAutospacing="0"/>
        <w:rPr>
          <w:rFonts w:ascii="Segoe UI" w:hAnsi="Segoe UI" w:cs="Segoe UI"/>
          <w:color w:val="263238"/>
          <w:sz w:val="21"/>
          <w:szCs w:val="21"/>
        </w:rPr>
      </w:pPr>
      <w:r>
        <w:t>74)</w:t>
      </w:r>
      <w:r w:rsidR="008E3D03" w:rsidRPr="008E3D03">
        <w:rPr>
          <w:rFonts w:ascii="Segoe UI" w:hAnsi="Segoe UI" w:cs="Segoe UI"/>
          <w:color w:val="263238"/>
          <w:sz w:val="21"/>
          <w:szCs w:val="21"/>
        </w:rPr>
        <w:t xml:space="preserve"> Given a string </w:t>
      </w:r>
      <w:r w:rsidR="008E3D03" w:rsidRPr="008E3D03">
        <w:rPr>
          <w:rFonts w:ascii="Courier New" w:hAnsi="Courier New" w:cs="Courier New"/>
          <w:color w:val="546E7A"/>
          <w:sz w:val="20"/>
          <w:szCs w:val="20"/>
          <w:shd w:val="clear" w:color="auto" w:fill="F7F9FA"/>
        </w:rPr>
        <w:t>s</w:t>
      </w:r>
      <w:r w:rsidR="008E3D03" w:rsidRPr="008E3D03">
        <w:rPr>
          <w:rFonts w:ascii="Segoe UI" w:hAnsi="Segoe UI" w:cs="Segoe UI"/>
          <w:color w:val="263238"/>
          <w:sz w:val="21"/>
          <w:szCs w:val="21"/>
        </w:rPr>
        <w:t>, </w:t>
      </w:r>
      <w:r w:rsidR="008E3D03" w:rsidRPr="008E3D03">
        <w:rPr>
          <w:rFonts w:ascii="Segoe UI" w:hAnsi="Segoe UI" w:cs="Segoe UI"/>
          <w:i/>
          <w:iCs/>
          <w:color w:val="263238"/>
          <w:sz w:val="21"/>
          <w:szCs w:val="21"/>
        </w:rPr>
        <w:t>find the first non-repeating character in it and return its index</w:t>
      </w:r>
      <w:r w:rsidR="008E3D03" w:rsidRPr="008E3D03">
        <w:rPr>
          <w:rFonts w:ascii="Segoe UI" w:hAnsi="Segoe UI" w:cs="Segoe UI"/>
          <w:color w:val="263238"/>
          <w:sz w:val="21"/>
          <w:szCs w:val="21"/>
        </w:rPr>
        <w:t>. If it does not exist, return </w:t>
      </w:r>
      <w:r w:rsidR="008E3D03" w:rsidRPr="008E3D03">
        <w:rPr>
          <w:rFonts w:ascii="Courier New" w:hAnsi="Courier New" w:cs="Courier New"/>
          <w:color w:val="546E7A"/>
          <w:sz w:val="20"/>
          <w:szCs w:val="20"/>
          <w:shd w:val="clear" w:color="auto" w:fill="F7F9FA"/>
        </w:rPr>
        <w:t>-1</w:t>
      </w:r>
      <w:r w:rsidR="008E3D03" w:rsidRPr="008E3D03">
        <w:rPr>
          <w:rFonts w:ascii="Segoe UI" w:hAnsi="Segoe UI" w:cs="Segoe UI"/>
          <w:color w:val="263238"/>
          <w:sz w:val="21"/>
          <w:szCs w:val="21"/>
        </w:rPr>
        <w:t>.</w:t>
      </w:r>
    </w:p>
    <w:p w14:paraId="7DFE1063" w14:textId="77777777" w:rsidR="008E3D03" w:rsidRPr="008E3D03" w:rsidRDefault="008E3D03" w:rsidP="008E3D03">
      <w:pPr>
        <w:shd w:val="clear" w:color="auto" w:fill="FFFFFF"/>
        <w:spacing w:after="240" w:line="240" w:lineRule="auto"/>
        <w:rPr>
          <w:rFonts w:ascii="Segoe UI" w:eastAsia="Times New Roman" w:hAnsi="Segoe UI" w:cs="Segoe UI"/>
          <w:color w:val="263238"/>
          <w:sz w:val="21"/>
          <w:szCs w:val="21"/>
        </w:rPr>
      </w:pPr>
      <w:r w:rsidRPr="008E3D03">
        <w:rPr>
          <w:rFonts w:ascii="Segoe UI" w:eastAsia="Times New Roman" w:hAnsi="Segoe UI" w:cs="Segoe UI"/>
          <w:color w:val="263238"/>
          <w:sz w:val="21"/>
          <w:szCs w:val="21"/>
        </w:rPr>
        <w:t> </w:t>
      </w:r>
    </w:p>
    <w:p w14:paraId="16C7965C" w14:textId="77777777" w:rsidR="008E3D03" w:rsidRPr="008E3D03" w:rsidRDefault="008E3D03" w:rsidP="008E3D03">
      <w:pPr>
        <w:shd w:val="clear" w:color="auto" w:fill="FFFFFF"/>
        <w:spacing w:after="240" w:line="240" w:lineRule="auto"/>
        <w:rPr>
          <w:rFonts w:ascii="Segoe UI" w:eastAsia="Times New Roman" w:hAnsi="Segoe UI" w:cs="Segoe UI"/>
          <w:color w:val="263238"/>
          <w:sz w:val="21"/>
          <w:szCs w:val="21"/>
        </w:rPr>
      </w:pPr>
      <w:r w:rsidRPr="008E3D03">
        <w:rPr>
          <w:rFonts w:ascii="Segoe UI" w:eastAsia="Times New Roman" w:hAnsi="Segoe UI" w:cs="Segoe UI"/>
          <w:b/>
          <w:bCs/>
          <w:color w:val="263238"/>
          <w:sz w:val="21"/>
          <w:szCs w:val="21"/>
        </w:rPr>
        <w:t>Example 1:</w:t>
      </w:r>
    </w:p>
    <w:p w14:paraId="01E00C96" w14:textId="77777777" w:rsidR="008E3D03" w:rsidRPr="008E3D03" w:rsidRDefault="008E3D03" w:rsidP="008E3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E3D03">
        <w:rPr>
          <w:rFonts w:ascii="Consolas" w:eastAsia="Times New Roman" w:hAnsi="Consolas" w:cs="Courier New"/>
          <w:b/>
          <w:bCs/>
          <w:color w:val="263238"/>
          <w:sz w:val="20"/>
          <w:szCs w:val="20"/>
        </w:rPr>
        <w:t>Input:</w:t>
      </w:r>
      <w:r w:rsidRPr="008E3D03">
        <w:rPr>
          <w:rFonts w:ascii="Consolas" w:eastAsia="Times New Roman" w:hAnsi="Consolas" w:cs="Courier New"/>
          <w:color w:val="263238"/>
          <w:sz w:val="20"/>
          <w:szCs w:val="20"/>
        </w:rPr>
        <w:t xml:space="preserve"> s = "leetcode"</w:t>
      </w:r>
    </w:p>
    <w:p w14:paraId="0B4F7CB6" w14:textId="77777777" w:rsidR="008E3D03" w:rsidRPr="008E3D03" w:rsidRDefault="008E3D03" w:rsidP="008E3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E3D03">
        <w:rPr>
          <w:rFonts w:ascii="Consolas" w:eastAsia="Times New Roman" w:hAnsi="Consolas" w:cs="Courier New"/>
          <w:b/>
          <w:bCs/>
          <w:color w:val="263238"/>
          <w:sz w:val="20"/>
          <w:szCs w:val="20"/>
        </w:rPr>
        <w:t>Output:</w:t>
      </w:r>
      <w:r w:rsidRPr="008E3D03">
        <w:rPr>
          <w:rFonts w:ascii="Consolas" w:eastAsia="Times New Roman" w:hAnsi="Consolas" w:cs="Courier New"/>
          <w:color w:val="263238"/>
          <w:sz w:val="20"/>
          <w:szCs w:val="20"/>
        </w:rPr>
        <w:t xml:space="preserve"> 0</w:t>
      </w:r>
    </w:p>
    <w:p w14:paraId="036FF7AA" w14:textId="77777777" w:rsidR="008E3D03" w:rsidRPr="008E3D03" w:rsidRDefault="008E3D03" w:rsidP="008E3D03">
      <w:pPr>
        <w:shd w:val="clear" w:color="auto" w:fill="FFFFFF"/>
        <w:spacing w:after="240" w:line="240" w:lineRule="auto"/>
        <w:rPr>
          <w:rFonts w:ascii="Segoe UI" w:eastAsia="Times New Roman" w:hAnsi="Segoe UI" w:cs="Segoe UI"/>
          <w:color w:val="263238"/>
          <w:sz w:val="21"/>
          <w:szCs w:val="21"/>
        </w:rPr>
      </w:pPr>
      <w:r w:rsidRPr="008E3D03">
        <w:rPr>
          <w:rFonts w:ascii="Segoe UI" w:eastAsia="Times New Roman" w:hAnsi="Segoe UI" w:cs="Segoe UI"/>
          <w:b/>
          <w:bCs/>
          <w:color w:val="263238"/>
          <w:sz w:val="21"/>
          <w:szCs w:val="21"/>
        </w:rPr>
        <w:t>Example 2:</w:t>
      </w:r>
    </w:p>
    <w:p w14:paraId="797CD8F0" w14:textId="77777777" w:rsidR="008E3D03" w:rsidRPr="008E3D03" w:rsidRDefault="008E3D03" w:rsidP="008E3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E3D03">
        <w:rPr>
          <w:rFonts w:ascii="Consolas" w:eastAsia="Times New Roman" w:hAnsi="Consolas" w:cs="Courier New"/>
          <w:b/>
          <w:bCs/>
          <w:color w:val="263238"/>
          <w:sz w:val="20"/>
          <w:szCs w:val="20"/>
        </w:rPr>
        <w:t>Input:</w:t>
      </w:r>
      <w:r w:rsidRPr="008E3D03">
        <w:rPr>
          <w:rFonts w:ascii="Consolas" w:eastAsia="Times New Roman" w:hAnsi="Consolas" w:cs="Courier New"/>
          <w:color w:val="263238"/>
          <w:sz w:val="20"/>
          <w:szCs w:val="20"/>
        </w:rPr>
        <w:t xml:space="preserve"> s = "loveleetcode"</w:t>
      </w:r>
    </w:p>
    <w:p w14:paraId="30A0EB15" w14:textId="0F2F3ACE" w:rsidR="00447944" w:rsidRPr="008E3D03" w:rsidRDefault="008E3D03" w:rsidP="008E3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E3D03">
        <w:rPr>
          <w:rFonts w:ascii="Consolas" w:eastAsia="Times New Roman" w:hAnsi="Consolas" w:cs="Courier New"/>
          <w:b/>
          <w:bCs/>
          <w:color w:val="263238"/>
          <w:sz w:val="20"/>
          <w:szCs w:val="20"/>
        </w:rPr>
        <w:t>Output:</w:t>
      </w:r>
      <w:r w:rsidRPr="008E3D03">
        <w:rPr>
          <w:rFonts w:ascii="Consolas" w:eastAsia="Times New Roman" w:hAnsi="Consolas" w:cs="Courier New"/>
          <w:color w:val="263238"/>
          <w:sz w:val="20"/>
          <w:szCs w:val="20"/>
        </w:rPr>
        <w:t xml:space="preserve"> 2</w:t>
      </w:r>
    </w:p>
    <w:p w14:paraId="75148F58" w14:textId="77777777" w:rsidR="008E3D03" w:rsidRDefault="00F468E6" w:rsidP="008E3D03">
      <w:pPr>
        <w:pStyle w:val="HTMLPreformatted"/>
        <w:shd w:val="clear" w:color="auto" w:fill="F7F9FA"/>
        <w:spacing w:after="240"/>
      </w:pPr>
      <w:r>
        <w:t>:</w:t>
      </w:r>
      <w:r w:rsidR="008E3D03">
        <w:t xml:space="preserve"> int firstUniqChar(string s) {</w:t>
      </w:r>
    </w:p>
    <w:p w14:paraId="30CC166F" w14:textId="77777777" w:rsidR="008E3D03" w:rsidRDefault="008E3D03" w:rsidP="008E3D03">
      <w:pPr>
        <w:pStyle w:val="HTMLPreformatted"/>
        <w:shd w:val="clear" w:color="auto" w:fill="F7F9FA"/>
        <w:spacing w:after="240"/>
      </w:pPr>
      <w:r>
        <w:t xml:space="preserve">        vector&lt;int&gt;v(256,0);</w:t>
      </w:r>
    </w:p>
    <w:p w14:paraId="208576B8" w14:textId="77777777" w:rsidR="008E3D03" w:rsidRDefault="008E3D03" w:rsidP="008E3D03">
      <w:pPr>
        <w:pStyle w:val="HTMLPreformatted"/>
        <w:shd w:val="clear" w:color="auto" w:fill="F7F9FA"/>
        <w:spacing w:after="240"/>
      </w:pPr>
      <w:r>
        <w:t xml:space="preserve">        for(int i=0;i&lt;s.size();i++)</w:t>
      </w:r>
    </w:p>
    <w:p w14:paraId="3B2834E1" w14:textId="77777777" w:rsidR="008E3D03" w:rsidRDefault="008E3D03" w:rsidP="008E3D03">
      <w:pPr>
        <w:pStyle w:val="HTMLPreformatted"/>
        <w:shd w:val="clear" w:color="auto" w:fill="F7F9FA"/>
        <w:spacing w:after="240"/>
      </w:pPr>
      <w:r>
        <w:t xml:space="preserve">        {</w:t>
      </w:r>
    </w:p>
    <w:p w14:paraId="108172E2" w14:textId="77777777" w:rsidR="008E3D03" w:rsidRDefault="008E3D03" w:rsidP="008E3D03">
      <w:pPr>
        <w:pStyle w:val="HTMLPreformatted"/>
        <w:shd w:val="clear" w:color="auto" w:fill="F7F9FA"/>
        <w:spacing w:after="240"/>
      </w:pPr>
      <w:r>
        <w:t xml:space="preserve">            v[s[i]-'a']++;</w:t>
      </w:r>
    </w:p>
    <w:p w14:paraId="51210518" w14:textId="77777777" w:rsidR="008E3D03" w:rsidRDefault="008E3D03" w:rsidP="008E3D03">
      <w:pPr>
        <w:pStyle w:val="HTMLPreformatted"/>
        <w:shd w:val="clear" w:color="auto" w:fill="F7F9FA"/>
        <w:spacing w:after="240"/>
      </w:pPr>
      <w:r>
        <w:t xml:space="preserve">        }</w:t>
      </w:r>
    </w:p>
    <w:p w14:paraId="7ACD3E03" w14:textId="77777777" w:rsidR="008E3D03" w:rsidRDefault="008E3D03" w:rsidP="008E3D03">
      <w:pPr>
        <w:pStyle w:val="HTMLPreformatted"/>
        <w:shd w:val="clear" w:color="auto" w:fill="F7F9FA"/>
        <w:spacing w:after="240"/>
      </w:pPr>
      <w:r>
        <w:t xml:space="preserve">        for(int i=0;i&lt;s.size();i++)</w:t>
      </w:r>
    </w:p>
    <w:p w14:paraId="2ED0E031" w14:textId="77777777" w:rsidR="008E3D03" w:rsidRDefault="008E3D03" w:rsidP="008E3D03">
      <w:pPr>
        <w:pStyle w:val="HTMLPreformatted"/>
        <w:shd w:val="clear" w:color="auto" w:fill="F7F9FA"/>
        <w:spacing w:after="240"/>
      </w:pPr>
      <w:r>
        <w:t xml:space="preserve">        {</w:t>
      </w:r>
    </w:p>
    <w:p w14:paraId="1E358F3F" w14:textId="77777777" w:rsidR="008E3D03" w:rsidRDefault="008E3D03" w:rsidP="008E3D03">
      <w:pPr>
        <w:pStyle w:val="HTMLPreformatted"/>
        <w:shd w:val="clear" w:color="auto" w:fill="F7F9FA"/>
        <w:spacing w:after="240"/>
      </w:pPr>
      <w:r>
        <w:t xml:space="preserve">            if(v[s[i]-'a']==1)</w:t>
      </w:r>
    </w:p>
    <w:p w14:paraId="07C51664" w14:textId="77777777" w:rsidR="008E3D03" w:rsidRDefault="008E3D03" w:rsidP="008E3D03">
      <w:pPr>
        <w:pStyle w:val="HTMLPreformatted"/>
        <w:shd w:val="clear" w:color="auto" w:fill="F7F9FA"/>
        <w:spacing w:after="240"/>
      </w:pPr>
      <w:r>
        <w:t xml:space="preserve">                return i;</w:t>
      </w:r>
    </w:p>
    <w:p w14:paraId="2EF8BE24" w14:textId="77777777" w:rsidR="008E3D03" w:rsidRDefault="008E3D03" w:rsidP="008E3D03">
      <w:pPr>
        <w:pStyle w:val="HTMLPreformatted"/>
        <w:shd w:val="clear" w:color="auto" w:fill="F7F9FA"/>
        <w:spacing w:after="240"/>
      </w:pPr>
      <w:r>
        <w:t xml:space="preserve">        }</w:t>
      </w:r>
    </w:p>
    <w:p w14:paraId="17A32D51" w14:textId="77777777" w:rsidR="008E3D03" w:rsidRDefault="008E3D03" w:rsidP="008E3D03">
      <w:pPr>
        <w:pStyle w:val="HTMLPreformatted"/>
        <w:shd w:val="clear" w:color="auto" w:fill="F7F9FA"/>
        <w:spacing w:after="240"/>
      </w:pPr>
      <w:r>
        <w:t xml:space="preserve">        return -1;</w:t>
      </w:r>
    </w:p>
    <w:p w14:paraId="77E508E3" w14:textId="4097DCD4" w:rsidR="00F468E6" w:rsidRDefault="008E3D03" w:rsidP="008E3D03">
      <w:pPr>
        <w:pStyle w:val="HTMLPreformatted"/>
        <w:shd w:val="clear" w:color="auto" w:fill="F7F9FA"/>
        <w:spacing w:after="240"/>
      </w:pPr>
      <w:r>
        <w:t xml:space="preserve">    }</w:t>
      </w:r>
    </w:p>
    <w:p w14:paraId="49D2EFC2" w14:textId="2AD7ACFF" w:rsidR="00417E80" w:rsidRPr="00417E80" w:rsidRDefault="008E3D03" w:rsidP="00417E80">
      <w:pPr>
        <w:pStyle w:val="NormalWeb"/>
        <w:shd w:val="clear" w:color="auto" w:fill="FFFFFF"/>
        <w:spacing w:before="0" w:beforeAutospacing="0" w:after="240" w:afterAutospacing="0"/>
        <w:rPr>
          <w:rFonts w:ascii="Segoe UI" w:hAnsi="Segoe UI" w:cs="Segoe UI"/>
          <w:color w:val="263238"/>
          <w:sz w:val="21"/>
          <w:szCs w:val="21"/>
        </w:rPr>
      </w:pPr>
      <w:r>
        <w:t>75)</w:t>
      </w:r>
      <w:r w:rsidR="00417E80" w:rsidRPr="00417E80">
        <w:rPr>
          <w:rFonts w:ascii="Segoe UI" w:hAnsi="Segoe UI" w:cs="Segoe UI"/>
          <w:color w:val="263238"/>
          <w:sz w:val="21"/>
          <w:szCs w:val="21"/>
        </w:rPr>
        <w:t xml:space="preserve"> Given the </w:t>
      </w:r>
      <w:r w:rsidR="00417E80" w:rsidRPr="00417E80">
        <w:rPr>
          <w:rFonts w:ascii="Courier New" w:hAnsi="Courier New" w:cs="Courier New"/>
          <w:color w:val="546E7A"/>
          <w:sz w:val="20"/>
          <w:szCs w:val="20"/>
          <w:shd w:val="clear" w:color="auto" w:fill="F7F9FA"/>
        </w:rPr>
        <w:t>root</w:t>
      </w:r>
      <w:r w:rsidR="00417E80" w:rsidRPr="00417E80">
        <w:rPr>
          <w:rFonts w:ascii="Segoe UI" w:hAnsi="Segoe UI" w:cs="Segoe UI"/>
          <w:color w:val="263238"/>
          <w:sz w:val="21"/>
          <w:szCs w:val="21"/>
        </w:rPr>
        <w:t> of a binary tree, return </w:t>
      </w:r>
      <w:r w:rsidR="00417E80" w:rsidRPr="00417E80">
        <w:rPr>
          <w:rFonts w:ascii="Segoe UI" w:hAnsi="Segoe UI" w:cs="Segoe UI"/>
          <w:i/>
          <w:iCs/>
          <w:color w:val="263238"/>
          <w:sz w:val="21"/>
          <w:szCs w:val="21"/>
        </w:rPr>
        <w:t>the inorder traversal of its nodes' values</w:t>
      </w:r>
      <w:r w:rsidR="00417E80" w:rsidRPr="00417E80">
        <w:rPr>
          <w:rFonts w:ascii="Segoe UI" w:hAnsi="Segoe UI" w:cs="Segoe UI"/>
          <w:color w:val="263238"/>
          <w:sz w:val="21"/>
          <w:szCs w:val="21"/>
        </w:rPr>
        <w:t>.</w:t>
      </w:r>
    </w:p>
    <w:p w14:paraId="3C44D199" w14:textId="77777777" w:rsidR="00417E80" w:rsidRPr="00417E80" w:rsidRDefault="00417E80" w:rsidP="00417E80">
      <w:pPr>
        <w:shd w:val="clear" w:color="auto" w:fill="FFFFFF"/>
        <w:spacing w:after="240" w:line="240" w:lineRule="auto"/>
        <w:rPr>
          <w:rFonts w:ascii="Segoe UI" w:eastAsia="Times New Roman" w:hAnsi="Segoe UI" w:cs="Segoe UI"/>
          <w:color w:val="263238"/>
          <w:sz w:val="21"/>
          <w:szCs w:val="21"/>
        </w:rPr>
      </w:pPr>
      <w:r w:rsidRPr="00417E80">
        <w:rPr>
          <w:rFonts w:ascii="Segoe UI" w:eastAsia="Times New Roman" w:hAnsi="Segoe UI" w:cs="Segoe UI"/>
          <w:color w:val="263238"/>
          <w:sz w:val="21"/>
          <w:szCs w:val="21"/>
        </w:rPr>
        <w:t> </w:t>
      </w:r>
    </w:p>
    <w:p w14:paraId="56997DCB" w14:textId="6C5FFB65" w:rsidR="00417E80" w:rsidRPr="00436F78" w:rsidRDefault="00417E80" w:rsidP="00436F78">
      <w:pPr>
        <w:shd w:val="clear" w:color="auto" w:fill="FFFFFF"/>
        <w:spacing w:after="240" w:line="240" w:lineRule="auto"/>
        <w:rPr>
          <w:rFonts w:ascii="Segoe UI" w:eastAsia="Times New Roman" w:hAnsi="Segoe UI" w:cs="Segoe UI"/>
          <w:color w:val="263238"/>
          <w:sz w:val="21"/>
          <w:szCs w:val="21"/>
        </w:rPr>
      </w:pPr>
      <w:r w:rsidRPr="00417E80">
        <w:rPr>
          <w:rFonts w:ascii="Segoe UI" w:eastAsia="Times New Roman" w:hAnsi="Segoe UI" w:cs="Segoe UI"/>
          <w:b/>
          <w:bCs/>
          <w:color w:val="263238"/>
          <w:sz w:val="21"/>
          <w:szCs w:val="21"/>
        </w:rPr>
        <w:t>Example 1:</w:t>
      </w:r>
    </w:p>
    <w:p w14:paraId="597BB1A8" w14:textId="77777777" w:rsidR="00417E80" w:rsidRPr="00417E80" w:rsidRDefault="00417E80" w:rsidP="00417E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E80">
        <w:rPr>
          <w:rFonts w:ascii="Consolas" w:eastAsia="Times New Roman" w:hAnsi="Consolas" w:cs="Courier New"/>
          <w:b/>
          <w:bCs/>
          <w:color w:val="263238"/>
          <w:sz w:val="20"/>
          <w:szCs w:val="20"/>
        </w:rPr>
        <w:t>Input:</w:t>
      </w:r>
      <w:r w:rsidRPr="00417E80">
        <w:rPr>
          <w:rFonts w:ascii="Consolas" w:eastAsia="Times New Roman" w:hAnsi="Consolas" w:cs="Courier New"/>
          <w:color w:val="263238"/>
          <w:sz w:val="20"/>
          <w:szCs w:val="20"/>
        </w:rPr>
        <w:t xml:space="preserve"> root = [1,null,2,3]</w:t>
      </w:r>
    </w:p>
    <w:p w14:paraId="1CFF7C52" w14:textId="157D963D" w:rsidR="008E3D03" w:rsidRDefault="00417E80" w:rsidP="00417E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E80">
        <w:rPr>
          <w:rFonts w:ascii="Consolas" w:eastAsia="Times New Roman" w:hAnsi="Consolas" w:cs="Courier New"/>
          <w:b/>
          <w:bCs/>
          <w:color w:val="263238"/>
          <w:sz w:val="20"/>
          <w:szCs w:val="20"/>
        </w:rPr>
        <w:lastRenderedPageBreak/>
        <w:t>Output:</w:t>
      </w:r>
      <w:r w:rsidRPr="00417E80">
        <w:rPr>
          <w:rFonts w:ascii="Consolas" w:eastAsia="Times New Roman" w:hAnsi="Consolas" w:cs="Courier New"/>
          <w:color w:val="263238"/>
          <w:sz w:val="20"/>
          <w:szCs w:val="20"/>
        </w:rPr>
        <w:t xml:space="preserve"> [1,3,2]</w:t>
      </w:r>
    </w:p>
    <w:p w14:paraId="0DF9697F" w14:textId="7AC88FB7" w:rsidR="00272A6A" w:rsidRPr="00417E80" w:rsidRDefault="00272A6A" w:rsidP="00417E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768A">
        <w:rPr>
          <w:rFonts w:ascii="Consolas" w:eastAsia="Times New Roman" w:hAnsi="Consolas" w:cs="Courier New"/>
          <w:color w:val="263238"/>
          <w:sz w:val="20"/>
          <w:szCs w:val="20"/>
          <w:highlight w:val="cyan"/>
        </w:rPr>
        <w:t>******************************RECURSIVE*****************************************</w:t>
      </w:r>
    </w:p>
    <w:p w14:paraId="03FA09FA" w14:textId="77777777" w:rsidR="00417E80" w:rsidRDefault="008E3D03" w:rsidP="00417E80">
      <w:pPr>
        <w:pStyle w:val="HTMLPreformatted"/>
        <w:shd w:val="clear" w:color="auto" w:fill="F7F9FA"/>
        <w:spacing w:after="240"/>
      </w:pPr>
      <w:r>
        <w:t>:</w:t>
      </w:r>
      <w:r w:rsidR="00417E80">
        <w:t xml:space="preserve"> vector&lt;int&gt; inorderTraversal(TreeNode* root) {</w:t>
      </w:r>
    </w:p>
    <w:p w14:paraId="2A5D6243" w14:textId="77777777" w:rsidR="00417E80" w:rsidRDefault="00417E80" w:rsidP="00417E80">
      <w:pPr>
        <w:pStyle w:val="HTMLPreformatted"/>
        <w:shd w:val="clear" w:color="auto" w:fill="F7F9FA"/>
        <w:spacing w:after="240"/>
      </w:pPr>
      <w:r>
        <w:t xml:space="preserve">        vector&lt;int&gt;v;</w:t>
      </w:r>
    </w:p>
    <w:p w14:paraId="5B8F5EC8" w14:textId="77777777" w:rsidR="00417E80" w:rsidRDefault="00417E80" w:rsidP="00417E80">
      <w:pPr>
        <w:pStyle w:val="HTMLPreformatted"/>
        <w:shd w:val="clear" w:color="auto" w:fill="F7F9FA"/>
        <w:spacing w:after="240"/>
      </w:pPr>
      <w:r>
        <w:t xml:space="preserve">        inorder(root,v);</w:t>
      </w:r>
    </w:p>
    <w:p w14:paraId="26341292" w14:textId="77777777" w:rsidR="00417E80" w:rsidRDefault="00417E80" w:rsidP="00417E80">
      <w:pPr>
        <w:pStyle w:val="HTMLPreformatted"/>
        <w:shd w:val="clear" w:color="auto" w:fill="F7F9FA"/>
        <w:spacing w:after="240"/>
      </w:pPr>
      <w:r>
        <w:t xml:space="preserve">        return v;</w:t>
      </w:r>
    </w:p>
    <w:p w14:paraId="36B944CE" w14:textId="77777777" w:rsidR="00417E80" w:rsidRDefault="00417E80" w:rsidP="00417E80">
      <w:pPr>
        <w:pStyle w:val="HTMLPreformatted"/>
        <w:shd w:val="clear" w:color="auto" w:fill="F7F9FA"/>
        <w:spacing w:after="240"/>
      </w:pPr>
      <w:r>
        <w:t xml:space="preserve">    }</w:t>
      </w:r>
    </w:p>
    <w:p w14:paraId="7C915D89" w14:textId="77777777" w:rsidR="00417E80" w:rsidRDefault="00417E80" w:rsidP="00417E80">
      <w:pPr>
        <w:pStyle w:val="HTMLPreformatted"/>
        <w:shd w:val="clear" w:color="auto" w:fill="F7F9FA"/>
        <w:spacing w:after="240"/>
      </w:pPr>
      <w:r>
        <w:t xml:space="preserve">    void inorder(TreeNode*root,vector&lt;int&gt;&amp;v)</w:t>
      </w:r>
    </w:p>
    <w:p w14:paraId="6FBE54A4" w14:textId="77777777" w:rsidR="00417E80" w:rsidRDefault="00417E80" w:rsidP="00417E80">
      <w:pPr>
        <w:pStyle w:val="HTMLPreformatted"/>
        <w:shd w:val="clear" w:color="auto" w:fill="F7F9FA"/>
        <w:spacing w:after="240"/>
      </w:pPr>
      <w:r>
        <w:t xml:space="preserve">    {</w:t>
      </w:r>
    </w:p>
    <w:p w14:paraId="73C20BCA" w14:textId="77777777" w:rsidR="00417E80" w:rsidRDefault="00417E80" w:rsidP="00417E80">
      <w:pPr>
        <w:pStyle w:val="HTMLPreformatted"/>
        <w:shd w:val="clear" w:color="auto" w:fill="F7F9FA"/>
        <w:spacing w:after="240"/>
      </w:pPr>
      <w:r>
        <w:t xml:space="preserve">        if(!root)</w:t>
      </w:r>
    </w:p>
    <w:p w14:paraId="764B3A18" w14:textId="77777777" w:rsidR="00417E80" w:rsidRDefault="00417E80" w:rsidP="00417E80">
      <w:pPr>
        <w:pStyle w:val="HTMLPreformatted"/>
        <w:shd w:val="clear" w:color="auto" w:fill="F7F9FA"/>
        <w:spacing w:after="240"/>
      </w:pPr>
      <w:r>
        <w:t xml:space="preserve">            return;</w:t>
      </w:r>
    </w:p>
    <w:p w14:paraId="3F009258" w14:textId="77777777" w:rsidR="00417E80" w:rsidRDefault="00417E80" w:rsidP="00417E80">
      <w:pPr>
        <w:pStyle w:val="HTMLPreformatted"/>
        <w:shd w:val="clear" w:color="auto" w:fill="F7F9FA"/>
        <w:spacing w:after="240"/>
      </w:pPr>
      <w:r>
        <w:t xml:space="preserve">        inorder(root-&gt;left,v);</w:t>
      </w:r>
    </w:p>
    <w:p w14:paraId="13FB1BE7" w14:textId="77777777" w:rsidR="00417E80" w:rsidRDefault="00417E80" w:rsidP="00417E80">
      <w:pPr>
        <w:pStyle w:val="HTMLPreformatted"/>
        <w:shd w:val="clear" w:color="auto" w:fill="F7F9FA"/>
        <w:spacing w:after="240"/>
      </w:pPr>
      <w:r>
        <w:t xml:space="preserve">        v.push_back(root-&gt;val);</w:t>
      </w:r>
    </w:p>
    <w:p w14:paraId="236A2FE8" w14:textId="77777777" w:rsidR="00417E80" w:rsidRDefault="00417E80" w:rsidP="00417E80">
      <w:pPr>
        <w:pStyle w:val="HTMLPreformatted"/>
        <w:shd w:val="clear" w:color="auto" w:fill="F7F9FA"/>
        <w:spacing w:after="240"/>
      </w:pPr>
      <w:r>
        <w:t xml:space="preserve">        inorder(root-&gt;right,v);</w:t>
      </w:r>
    </w:p>
    <w:p w14:paraId="7E43A1E6" w14:textId="6F3D4F56" w:rsidR="008E3D03" w:rsidRDefault="00417E80" w:rsidP="00417E80">
      <w:pPr>
        <w:pStyle w:val="HTMLPreformatted"/>
        <w:shd w:val="clear" w:color="auto" w:fill="F7F9FA"/>
        <w:spacing w:after="240"/>
      </w:pPr>
      <w:r>
        <w:t xml:space="preserve">    }</w:t>
      </w:r>
    </w:p>
    <w:p w14:paraId="1E19763A" w14:textId="33927ACB" w:rsidR="00272A6A" w:rsidRDefault="00272A6A" w:rsidP="00417E80">
      <w:pPr>
        <w:pStyle w:val="HTMLPreformatted"/>
        <w:shd w:val="clear" w:color="auto" w:fill="F7F9FA"/>
        <w:spacing w:after="240"/>
      </w:pPr>
      <w:r w:rsidRPr="0081768A">
        <w:rPr>
          <w:highlight w:val="cyan"/>
        </w:rPr>
        <w:t>*******************************ITERATIVE******************</w:t>
      </w:r>
    </w:p>
    <w:p w14:paraId="793515ED"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569CD6"/>
          <w:sz w:val="21"/>
          <w:szCs w:val="21"/>
        </w:rPr>
        <w:t>void</w:t>
      </w: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DCDCAA"/>
          <w:sz w:val="21"/>
          <w:szCs w:val="21"/>
        </w:rPr>
        <w:t>inorder_iterative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4EC9B0"/>
          <w:sz w:val="21"/>
          <w:szCs w:val="21"/>
        </w:rPr>
        <w:t>Root</w:t>
      </w:r>
      <w:r w:rsidRPr="00272A6A">
        <w:rPr>
          <w:rFonts w:ascii="Consolas" w:eastAsia="Times New Roman" w:hAnsi="Consolas" w:cs="Times New Roman"/>
          <w:color w:val="569CD6"/>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6A9955"/>
          <w:sz w:val="21"/>
          <w:szCs w:val="21"/>
        </w:rPr>
        <w:t xml:space="preserve">               //NON RECURSIVE INORDER</w:t>
      </w:r>
    </w:p>
    <w:p w14:paraId="04972980"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6A9955"/>
          <w:sz w:val="21"/>
          <w:szCs w:val="21"/>
        </w:rPr>
        <w:t xml:space="preserve">                                                //O(n)  O(n)</w:t>
      </w:r>
    </w:p>
    <w:p w14:paraId="361FC57A"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stack&lt;</w:t>
      </w:r>
      <w:r w:rsidRPr="00272A6A">
        <w:rPr>
          <w:rFonts w:ascii="Consolas" w:eastAsia="Times New Roman" w:hAnsi="Consolas" w:cs="Times New Roman"/>
          <w:color w:val="4EC9B0"/>
          <w:sz w:val="21"/>
          <w:szCs w:val="21"/>
        </w:rPr>
        <w:t>Root</w:t>
      </w:r>
      <w:r w:rsidRPr="00272A6A">
        <w:rPr>
          <w:rFonts w:ascii="Consolas" w:eastAsia="Times New Roman" w:hAnsi="Consolas" w:cs="Times New Roman"/>
          <w:color w:val="D4D4D4"/>
          <w:sz w:val="21"/>
          <w:szCs w:val="21"/>
        </w:rPr>
        <w:t>*&gt;st;</w:t>
      </w:r>
    </w:p>
    <w:p w14:paraId="7BE7B913"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B5CEA8"/>
          <w:sz w:val="21"/>
          <w:szCs w:val="21"/>
        </w:rPr>
        <w:t>1</w:t>
      </w:r>
      <w:r w:rsidRPr="00272A6A">
        <w:rPr>
          <w:rFonts w:ascii="Consolas" w:eastAsia="Times New Roman" w:hAnsi="Consolas" w:cs="Times New Roman"/>
          <w:color w:val="D4D4D4"/>
          <w:sz w:val="21"/>
          <w:szCs w:val="21"/>
        </w:rPr>
        <w:t>)</w:t>
      </w:r>
    </w:p>
    <w:p w14:paraId="03B4135B"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2E572A81"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569CD6"/>
          <w:sz w:val="21"/>
          <w:szCs w:val="21"/>
        </w:rPr>
        <w:t>NULL</w:t>
      </w:r>
      <w:r w:rsidRPr="00272A6A">
        <w:rPr>
          <w:rFonts w:ascii="Consolas" w:eastAsia="Times New Roman" w:hAnsi="Consolas" w:cs="Times New Roman"/>
          <w:color w:val="D4D4D4"/>
          <w:sz w:val="21"/>
          <w:szCs w:val="21"/>
        </w:rPr>
        <w:t>)</w:t>
      </w:r>
    </w:p>
    <w:p w14:paraId="6106634A"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4D1BF236"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push</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p>
    <w:p w14:paraId="4427E3C6"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left</w:t>
      </w:r>
      <w:r w:rsidRPr="00272A6A">
        <w:rPr>
          <w:rFonts w:ascii="Consolas" w:eastAsia="Times New Roman" w:hAnsi="Consolas" w:cs="Times New Roman"/>
          <w:color w:val="D4D4D4"/>
          <w:sz w:val="21"/>
          <w:szCs w:val="21"/>
        </w:rPr>
        <w:t>;</w:t>
      </w:r>
    </w:p>
    <w:p w14:paraId="4959FAD2"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1BF8269A"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if</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empty</w:t>
      </w:r>
      <w:r w:rsidRPr="00272A6A">
        <w:rPr>
          <w:rFonts w:ascii="Consolas" w:eastAsia="Times New Roman" w:hAnsi="Consolas" w:cs="Times New Roman"/>
          <w:color w:val="D4D4D4"/>
          <w:sz w:val="21"/>
          <w:szCs w:val="21"/>
        </w:rPr>
        <w:t>())</w:t>
      </w:r>
    </w:p>
    <w:p w14:paraId="19EDB365"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break</w:t>
      </w:r>
      <w:r w:rsidRPr="00272A6A">
        <w:rPr>
          <w:rFonts w:ascii="Consolas" w:eastAsia="Times New Roman" w:hAnsi="Consolas" w:cs="Times New Roman"/>
          <w:color w:val="D4D4D4"/>
          <w:sz w:val="21"/>
          <w:szCs w:val="21"/>
        </w:rPr>
        <w:t>;</w:t>
      </w:r>
    </w:p>
    <w:p w14:paraId="4F07EE2D"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top</w:t>
      </w:r>
      <w:r w:rsidRPr="00272A6A">
        <w:rPr>
          <w:rFonts w:ascii="Consolas" w:eastAsia="Times New Roman" w:hAnsi="Consolas" w:cs="Times New Roman"/>
          <w:color w:val="D4D4D4"/>
          <w:sz w:val="21"/>
          <w:szCs w:val="21"/>
        </w:rPr>
        <w:t>();</w:t>
      </w:r>
    </w:p>
    <w:p w14:paraId="7E490EEF"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pop</w:t>
      </w:r>
      <w:r w:rsidRPr="00272A6A">
        <w:rPr>
          <w:rFonts w:ascii="Consolas" w:eastAsia="Times New Roman" w:hAnsi="Consolas" w:cs="Times New Roman"/>
          <w:color w:val="D4D4D4"/>
          <w:sz w:val="21"/>
          <w:szCs w:val="21"/>
        </w:rPr>
        <w:t>();</w:t>
      </w:r>
    </w:p>
    <w:p w14:paraId="53CED7D1"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cout</w:t>
      </w:r>
      <w:r w:rsidRPr="00272A6A">
        <w:rPr>
          <w:rFonts w:ascii="Consolas" w:eastAsia="Times New Roman" w:hAnsi="Consolas" w:cs="Times New Roman"/>
          <w:color w:val="DCDCAA"/>
          <w:sz w:val="21"/>
          <w:szCs w:val="21"/>
        </w:rPr>
        <w:t>&lt;&lt;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data</w:t>
      </w:r>
      <w:r w:rsidRPr="00272A6A">
        <w:rPr>
          <w:rFonts w:ascii="Consolas" w:eastAsia="Times New Roman" w:hAnsi="Consolas" w:cs="Times New Roman"/>
          <w:color w:val="DCDCAA"/>
          <w:sz w:val="21"/>
          <w:szCs w:val="21"/>
        </w:rPr>
        <w:t>&lt;&lt;</w:t>
      </w:r>
      <w:r w:rsidRPr="00272A6A">
        <w:rPr>
          <w:rFonts w:ascii="Consolas" w:eastAsia="Times New Roman" w:hAnsi="Consolas" w:cs="Times New Roman"/>
          <w:color w:val="CE9178"/>
          <w:sz w:val="21"/>
          <w:szCs w:val="21"/>
        </w:rPr>
        <w:t>" "</w:t>
      </w:r>
      <w:r w:rsidRPr="00272A6A">
        <w:rPr>
          <w:rFonts w:ascii="Consolas" w:eastAsia="Times New Roman" w:hAnsi="Consolas" w:cs="Times New Roman"/>
          <w:color w:val="D4D4D4"/>
          <w:sz w:val="21"/>
          <w:szCs w:val="21"/>
        </w:rPr>
        <w:t>;</w:t>
      </w:r>
    </w:p>
    <w:p w14:paraId="413A4378"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right</w:t>
      </w:r>
      <w:r w:rsidRPr="00272A6A">
        <w:rPr>
          <w:rFonts w:ascii="Consolas" w:eastAsia="Times New Roman" w:hAnsi="Consolas" w:cs="Times New Roman"/>
          <w:color w:val="D4D4D4"/>
          <w:sz w:val="21"/>
          <w:szCs w:val="21"/>
        </w:rPr>
        <w:t>;</w:t>
      </w:r>
    </w:p>
    <w:p w14:paraId="733B2490"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3EF69D93"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empty</w:t>
      </w:r>
      <w:r w:rsidRPr="00272A6A">
        <w:rPr>
          <w:rFonts w:ascii="Consolas" w:eastAsia="Times New Roman" w:hAnsi="Consolas" w:cs="Times New Roman"/>
          <w:color w:val="D4D4D4"/>
          <w:sz w:val="21"/>
          <w:szCs w:val="21"/>
        </w:rPr>
        <w:t>())</w:t>
      </w:r>
    </w:p>
    <w:p w14:paraId="1607F496"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pop</w:t>
      </w:r>
      <w:r w:rsidRPr="00272A6A">
        <w:rPr>
          <w:rFonts w:ascii="Consolas" w:eastAsia="Times New Roman" w:hAnsi="Consolas" w:cs="Times New Roman"/>
          <w:color w:val="D4D4D4"/>
          <w:sz w:val="21"/>
          <w:szCs w:val="21"/>
        </w:rPr>
        <w:t>();</w:t>
      </w:r>
    </w:p>
    <w:p w14:paraId="0E542893" w14:textId="44004F7D" w:rsidR="00272A6A" w:rsidRDefault="00272A6A" w:rsidP="00566F22">
      <w:pPr>
        <w:shd w:val="clear" w:color="auto" w:fill="1E1E1E"/>
        <w:spacing w:after="0" w:line="285" w:lineRule="atLeast"/>
      </w:pPr>
      <w:r w:rsidRPr="00272A6A">
        <w:rPr>
          <w:rFonts w:ascii="Consolas" w:eastAsia="Times New Roman" w:hAnsi="Consolas" w:cs="Times New Roman"/>
          <w:color w:val="D4D4D4"/>
          <w:sz w:val="21"/>
          <w:szCs w:val="21"/>
        </w:rPr>
        <w:lastRenderedPageBreak/>
        <w:t>}</w:t>
      </w:r>
    </w:p>
    <w:p w14:paraId="4D314E05" w14:textId="3FBCD998" w:rsidR="00272A6A" w:rsidRPr="00272A6A" w:rsidRDefault="00417E80" w:rsidP="00272A6A">
      <w:pPr>
        <w:pStyle w:val="NormalWeb"/>
        <w:shd w:val="clear" w:color="auto" w:fill="FFFFFF"/>
        <w:spacing w:before="0" w:beforeAutospacing="0" w:after="240" w:afterAutospacing="0"/>
        <w:rPr>
          <w:rFonts w:ascii="Segoe UI" w:hAnsi="Segoe UI" w:cs="Segoe UI"/>
          <w:color w:val="263238"/>
          <w:sz w:val="21"/>
          <w:szCs w:val="21"/>
        </w:rPr>
      </w:pPr>
      <w:r>
        <w:t>76)</w:t>
      </w:r>
      <w:r w:rsidR="00272A6A" w:rsidRPr="00272A6A">
        <w:rPr>
          <w:rFonts w:ascii="Segoe UI" w:hAnsi="Segoe UI" w:cs="Segoe UI"/>
          <w:color w:val="263238"/>
          <w:sz w:val="21"/>
          <w:szCs w:val="21"/>
        </w:rPr>
        <w:t xml:space="preserve"> Given the </w:t>
      </w:r>
      <w:r w:rsidR="00272A6A" w:rsidRPr="00272A6A">
        <w:rPr>
          <w:rFonts w:ascii="Courier New" w:hAnsi="Courier New" w:cs="Courier New"/>
          <w:color w:val="546E7A"/>
          <w:sz w:val="20"/>
          <w:szCs w:val="20"/>
          <w:shd w:val="clear" w:color="auto" w:fill="F7F9FA"/>
        </w:rPr>
        <w:t>root</w:t>
      </w:r>
      <w:r w:rsidR="00272A6A" w:rsidRPr="00272A6A">
        <w:rPr>
          <w:rFonts w:ascii="Segoe UI" w:hAnsi="Segoe UI" w:cs="Segoe UI"/>
          <w:color w:val="263238"/>
          <w:sz w:val="21"/>
          <w:szCs w:val="21"/>
        </w:rPr>
        <w:t> of a binary tree, return </w:t>
      </w:r>
      <w:r w:rsidR="00272A6A" w:rsidRPr="00272A6A">
        <w:rPr>
          <w:rFonts w:ascii="Segoe UI" w:hAnsi="Segoe UI" w:cs="Segoe UI"/>
          <w:i/>
          <w:iCs/>
          <w:color w:val="263238"/>
          <w:sz w:val="21"/>
          <w:szCs w:val="21"/>
        </w:rPr>
        <w:t>the preorder traversal of its nodes' values</w:t>
      </w:r>
      <w:r w:rsidR="00272A6A" w:rsidRPr="00272A6A">
        <w:rPr>
          <w:rFonts w:ascii="Segoe UI" w:hAnsi="Segoe UI" w:cs="Segoe UI"/>
          <w:color w:val="263238"/>
          <w:sz w:val="21"/>
          <w:szCs w:val="21"/>
        </w:rPr>
        <w:t>.</w:t>
      </w:r>
    </w:p>
    <w:p w14:paraId="778B00D0" w14:textId="77777777" w:rsidR="00272A6A" w:rsidRPr="00272A6A" w:rsidRDefault="00272A6A" w:rsidP="00272A6A">
      <w:pPr>
        <w:shd w:val="clear" w:color="auto" w:fill="FFFFFF"/>
        <w:spacing w:after="240" w:line="240" w:lineRule="auto"/>
        <w:rPr>
          <w:rFonts w:ascii="Segoe UI" w:eastAsia="Times New Roman" w:hAnsi="Segoe UI" w:cs="Segoe UI"/>
          <w:color w:val="263238"/>
          <w:sz w:val="21"/>
          <w:szCs w:val="21"/>
        </w:rPr>
      </w:pPr>
      <w:r w:rsidRPr="00272A6A">
        <w:rPr>
          <w:rFonts w:ascii="Segoe UI" w:eastAsia="Times New Roman" w:hAnsi="Segoe UI" w:cs="Segoe UI"/>
          <w:color w:val="263238"/>
          <w:sz w:val="21"/>
          <w:szCs w:val="21"/>
        </w:rPr>
        <w:t> </w:t>
      </w:r>
    </w:p>
    <w:p w14:paraId="2AAB1417" w14:textId="77777777" w:rsidR="00272A6A" w:rsidRPr="00272A6A" w:rsidRDefault="00272A6A" w:rsidP="00272A6A">
      <w:pPr>
        <w:shd w:val="clear" w:color="auto" w:fill="FFFFFF"/>
        <w:spacing w:after="240" w:line="240" w:lineRule="auto"/>
        <w:rPr>
          <w:rFonts w:ascii="Segoe UI" w:eastAsia="Times New Roman" w:hAnsi="Segoe UI" w:cs="Segoe UI"/>
          <w:color w:val="263238"/>
          <w:sz w:val="21"/>
          <w:szCs w:val="21"/>
        </w:rPr>
      </w:pPr>
      <w:r w:rsidRPr="00272A6A">
        <w:rPr>
          <w:rFonts w:ascii="Segoe UI" w:eastAsia="Times New Roman" w:hAnsi="Segoe UI" w:cs="Segoe UI"/>
          <w:b/>
          <w:bCs/>
          <w:color w:val="263238"/>
          <w:sz w:val="21"/>
          <w:szCs w:val="21"/>
        </w:rPr>
        <w:t>Example 1:</w:t>
      </w:r>
    </w:p>
    <w:p w14:paraId="002E78D2" w14:textId="22B05C39" w:rsidR="00272A6A" w:rsidRPr="00272A6A" w:rsidRDefault="00272A6A" w:rsidP="00272A6A">
      <w:pPr>
        <w:spacing w:after="0" w:line="240" w:lineRule="auto"/>
        <w:rPr>
          <w:rFonts w:ascii="Times New Roman" w:eastAsia="Times New Roman" w:hAnsi="Times New Roman" w:cs="Times New Roman"/>
          <w:sz w:val="24"/>
          <w:szCs w:val="24"/>
        </w:rPr>
      </w:pPr>
      <w:r w:rsidRPr="00272A6A">
        <w:rPr>
          <w:rFonts w:ascii="Times New Roman" w:eastAsia="Times New Roman" w:hAnsi="Times New Roman" w:cs="Times New Roman"/>
          <w:noProof/>
          <w:sz w:val="24"/>
          <w:szCs w:val="24"/>
        </w:rPr>
        <w:drawing>
          <wp:inline distT="0" distB="0" distL="0" distR="0" wp14:anchorId="68FD018C" wp14:editId="6E93444E">
            <wp:extent cx="1920240" cy="3086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0240" cy="3086100"/>
                    </a:xfrm>
                    <a:prstGeom prst="rect">
                      <a:avLst/>
                    </a:prstGeom>
                    <a:noFill/>
                    <a:ln>
                      <a:noFill/>
                    </a:ln>
                  </pic:spPr>
                </pic:pic>
              </a:graphicData>
            </a:graphic>
          </wp:inline>
        </w:drawing>
      </w:r>
    </w:p>
    <w:p w14:paraId="11DDC830" w14:textId="77777777" w:rsidR="00272A6A" w:rsidRPr="00272A6A" w:rsidRDefault="00272A6A" w:rsidP="00272A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A6A">
        <w:rPr>
          <w:rFonts w:ascii="Consolas" w:eastAsia="Times New Roman" w:hAnsi="Consolas" w:cs="Courier New"/>
          <w:b/>
          <w:bCs/>
          <w:color w:val="263238"/>
          <w:sz w:val="20"/>
          <w:szCs w:val="20"/>
        </w:rPr>
        <w:t>Input:</w:t>
      </w:r>
      <w:r w:rsidRPr="00272A6A">
        <w:rPr>
          <w:rFonts w:ascii="Consolas" w:eastAsia="Times New Roman" w:hAnsi="Consolas" w:cs="Courier New"/>
          <w:color w:val="263238"/>
          <w:sz w:val="20"/>
          <w:szCs w:val="20"/>
        </w:rPr>
        <w:t xml:space="preserve"> root = [1,null,2,3]</w:t>
      </w:r>
    </w:p>
    <w:p w14:paraId="0455A040" w14:textId="77777777" w:rsidR="00272A6A" w:rsidRPr="00272A6A" w:rsidRDefault="00272A6A" w:rsidP="00272A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A6A">
        <w:rPr>
          <w:rFonts w:ascii="Consolas" w:eastAsia="Times New Roman" w:hAnsi="Consolas" w:cs="Courier New"/>
          <w:b/>
          <w:bCs/>
          <w:color w:val="263238"/>
          <w:sz w:val="20"/>
          <w:szCs w:val="20"/>
        </w:rPr>
        <w:t>Output:</w:t>
      </w:r>
      <w:r w:rsidRPr="00272A6A">
        <w:rPr>
          <w:rFonts w:ascii="Consolas" w:eastAsia="Times New Roman" w:hAnsi="Consolas" w:cs="Courier New"/>
          <w:color w:val="263238"/>
          <w:sz w:val="20"/>
          <w:szCs w:val="20"/>
        </w:rPr>
        <w:t xml:space="preserve"> [1,2,3]</w:t>
      </w:r>
    </w:p>
    <w:p w14:paraId="0A829F8D" w14:textId="062E6B56" w:rsidR="00417E80" w:rsidRDefault="00272A6A" w:rsidP="00417E80">
      <w:pPr>
        <w:pStyle w:val="HTMLPreformatted"/>
        <w:shd w:val="clear" w:color="auto" w:fill="F7F9FA"/>
        <w:spacing w:after="240"/>
      </w:pPr>
      <w:r>
        <w:t>*********************************************RECURSIVE**************************</w:t>
      </w:r>
    </w:p>
    <w:p w14:paraId="1847B9DA" w14:textId="77777777" w:rsidR="00272A6A" w:rsidRDefault="00417E80" w:rsidP="00272A6A">
      <w:pPr>
        <w:pStyle w:val="HTMLPreformatted"/>
        <w:shd w:val="clear" w:color="auto" w:fill="F7F9FA"/>
        <w:spacing w:after="240"/>
      </w:pPr>
      <w:r>
        <w:t>:</w:t>
      </w:r>
      <w:r w:rsidR="00272A6A">
        <w:t xml:space="preserve">  vector&lt;int&gt; preorderTraversal(TreeNode* root) {</w:t>
      </w:r>
    </w:p>
    <w:p w14:paraId="12B18CC8" w14:textId="77777777" w:rsidR="00272A6A" w:rsidRDefault="00272A6A" w:rsidP="00272A6A">
      <w:pPr>
        <w:pStyle w:val="HTMLPreformatted"/>
        <w:shd w:val="clear" w:color="auto" w:fill="F7F9FA"/>
        <w:spacing w:after="240"/>
      </w:pPr>
      <w:r>
        <w:t xml:space="preserve">        vector&lt;int&gt;v;</w:t>
      </w:r>
    </w:p>
    <w:p w14:paraId="40728B0E" w14:textId="77777777" w:rsidR="00272A6A" w:rsidRDefault="00272A6A" w:rsidP="00272A6A">
      <w:pPr>
        <w:pStyle w:val="HTMLPreformatted"/>
        <w:shd w:val="clear" w:color="auto" w:fill="F7F9FA"/>
        <w:spacing w:after="240"/>
      </w:pPr>
      <w:r>
        <w:t xml:space="preserve">        preorder(root,v);</w:t>
      </w:r>
    </w:p>
    <w:p w14:paraId="054D6CFC" w14:textId="77777777" w:rsidR="00272A6A" w:rsidRDefault="00272A6A" w:rsidP="00272A6A">
      <w:pPr>
        <w:pStyle w:val="HTMLPreformatted"/>
        <w:shd w:val="clear" w:color="auto" w:fill="F7F9FA"/>
        <w:spacing w:after="240"/>
      </w:pPr>
      <w:r>
        <w:t xml:space="preserve">        return v;</w:t>
      </w:r>
    </w:p>
    <w:p w14:paraId="065AAB4F" w14:textId="77777777" w:rsidR="00272A6A" w:rsidRDefault="00272A6A" w:rsidP="00272A6A">
      <w:pPr>
        <w:pStyle w:val="HTMLPreformatted"/>
        <w:shd w:val="clear" w:color="auto" w:fill="F7F9FA"/>
        <w:spacing w:after="240"/>
      </w:pPr>
      <w:r>
        <w:t xml:space="preserve">    }</w:t>
      </w:r>
    </w:p>
    <w:p w14:paraId="5F6AAC2C" w14:textId="77777777" w:rsidR="00272A6A" w:rsidRDefault="00272A6A" w:rsidP="00272A6A">
      <w:pPr>
        <w:pStyle w:val="HTMLPreformatted"/>
        <w:shd w:val="clear" w:color="auto" w:fill="F7F9FA"/>
        <w:spacing w:after="240"/>
      </w:pPr>
      <w:r>
        <w:t xml:space="preserve">    void preorder(TreeNode*root,vector&lt;int&gt;&amp;v)</w:t>
      </w:r>
    </w:p>
    <w:p w14:paraId="1A5BEFD9" w14:textId="77777777" w:rsidR="00272A6A" w:rsidRDefault="00272A6A" w:rsidP="00272A6A">
      <w:pPr>
        <w:pStyle w:val="HTMLPreformatted"/>
        <w:shd w:val="clear" w:color="auto" w:fill="F7F9FA"/>
        <w:spacing w:after="240"/>
      </w:pPr>
      <w:r>
        <w:t xml:space="preserve">    {</w:t>
      </w:r>
    </w:p>
    <w:p w14:paraId="540D25D5" w14:textId="77777777" w:rsidR="00272A6A" w:rsidRDefault="00272A6A" w:rsidP="00272A6A">
      <w:pPr>
        <w:pStyle w:val="HTMLPreformatted"/>
        <w:shd w:val="clear" w:color="auto" w:fill="F7F9FA"/>
        <w:spacing w:after="240"/>
      </w:pPr>
      <w:r>
        <w:t xml:space="preserve">        if(!root)</w:t>
      </w:r>
    </w:p>
    <w:p w14:paraId="17713998" w14:textId="77777777" w:rsidR="00272A6A" w:rsidRDefault="00272A6A" w:rsidP="00272A6A">
      <w:pPr>
        <w:pStyle w:val="HTMLPreformatted"/>
        <w:shd w:val="clear" w:color="auto" w:fill="F7F9FA"/>
        <w:spacing w:after="240"/>
      </w:pPr>
      <w:r>
        <w:t xml:space="preserve">            return;</w:t>
      </w:r>
    </w:p>
    <w:p w14:paraId="6DBB2E32" w14:textId="77777777" w:rsidR="00272A6A" w:rsidRDefault="00272A6A" w:rsidP="00272A6A">
      <w:pPr>
        <w:pStyle w:val="HTMLPreformatted"/>
        <w:shd w:val="clear" w:color="auto" w:fill="F7F9FA"/>
        <w:spacing w:after="240"/>
      </w:pPr>
      <w:r>
        <w:t xml:space="preserve">        v.push_back(root-&gt;val);</w:t>
      </w:r>
    </w:p>
    <w:p w14:paraId="40E813EC" w14:textId="77777777" w:rsidR="00272A6A" w:rsidRDefault="00272A6A" w:rsidP="00272A6A">
      <w:pPr>
        <w:pStyle w:val="HTMLPreformatted"/>
        <w:shd w:val="clear" w:color="auto" w:fill="F7F9FA"/>
        <w:spacing w:after="240"/>
      </w:pPr>
      <w:r>
        <w:lastRenderedPageBreak/>
        <w:t xml:space="preserve">        preorder(root-&gt;left,v);</w:t>
      </w:r>
    </w:p>
    <w:p w14:paraId="225123F8" w14:textId="77777777" w:rsidR="00272A6A" w:rsidRDefault="00272A6A" w:rsidP="00272A6A">
      <w:pPr>
        <w:pStyle w:val="HTMLPreformatted"/>
        <w:shd w:val="clear" w:color="auto" w:fill="F7F9FA"/>
        <w:spacing w:after="240"/>
      </w:pPr>
      <w:r>
        <w:t xml:space="preserve">        preorder(root-&gt;right,v);</w:t>
      </w:r>
    </w:p>
    <w:p w14:paraId="41676B9C" w14:textId="5D92DD6B" w:rsidR="00417E80" w:rsidRDefault="00272A6A" w:rsidP="00272A6A">
      <w:pPr>
        <w:pStyle w:val="HTMLPreformatted"/>
        <w:shd w:val="clear" w:color="auto" w:fill="F7F9FA"/>
        <w:spacing w:after="240"/>
      </w:pPr>
      <w:r>
        <w:t xml:space="preserve">    }</w:t>
      </w:r>
    </w:p>
    <w:p w14:paraId="66453B12" w14:textId="6A31C381" w:rsidR="00272A6A" w:rsidRDefault="00272A6A" w:rsidP="00272A6A">
      <w:pPr>
        <w:pStyle w:val="HTMLPreformatted"/>
        <w:shd w:val="clear" w:color="auto" w:fill="F7F9FA"/>
        <w:spacing w:after="240"/>
      </w:pPr>
      <w:r>
        <w:t>*****************************************ITERATIVE******************************</w:t>
      </w:r>
    </w:p>
    <w:p w14:paraId="0A31409E"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569CD6"/>
          <w:sz w:val="21"/>
          <w:szCs w:val="21"/>
        </w:rPr>
        <w:t>void</w:t>
      </w: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DCDCAA"/>
          <w:sz w:val="21"/>
          <w:szCs w:val="21"/>
        </w:rPr>
        <w:t>preorder_iterative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4EC9B0"/>
          <w:sz w:val="21"/>
          <w:szCs w:val="21"/>
        </w:rPr>
        <w:t>Root</w:t>
      </w:r>
      <w:r w:rsidRPr="00272A6A">
        <w:rPr>
          <w:rFonts w:ascii="Consolas" w:eastAsia="Times New Roman" w:hAnsi="Consolas" w:cs="Times New Roman"/>
          <w:color w:val="569CD6"/>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6A9955"/>
          <w:sz w:val="21"/>
          <w:szCs w:val="21"/>
        </w:rPr>
        <w:t xml:space="preserve">            //NON RECURSIVE PREORDER</w:t>
      </w:r>
    </w:p>
    <w:p w14:paraId="1E88B0B0"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6A9955"/>
          <w:sz w:val="21"/>
          <w:szCs w:val="21"/>
        </w:rPr>
        <w:t xml:space="preserve">                                              //O(n)  O(n)</w:t>
      </w:r>
    </w:p>
    <w:p w14:paraId="7CEF07C1"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stack&lt;</w:t>
      </w:r>
      <w:r w:rsidRPr="00272A6A">
        <w:rPr>
          <w:rFonts w:ascii="Consolas" w:eastAsia="Times New Roman" w:hAnsi="Consolas" w:cs="Times New Roman"/>
          <w:color w:val="4EC9B0"/>
          <w:sz w:val="21"/>
          <w:szCs w:val="21"/>
        </w:rPr>
        <w:t>Root</w:t>
      </w:r>
      <w:r w:rsidRPr="00272A6A">
        <w:rPr>
          <w:rFonts w:ascii="Consolas" w:eastAsia="Times New Roman" w:hAnsi="Consolas" w:cs="Times New Roman"/>
          <w:color w:val="D4D4D4"/>
          <w:sz w:val="21"/>
          <w:szCs w:val="21"/>
        </w:rPr>
        <w:t>*&gt;st;</w:t>
      </w:r>
    </w:p>
    <w:p w14:paraId="790983AD"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B5CEA8"/>
          <w:sz w:val="21"/>
          <w:szCs w:val="21"/>
        </w:rPr>
        <w:t>1</w:t>
      </w:r>
      <w:r w:rsidRPr="00272A6A">
        <w:rPr>
          <w:rFonts w:ascii="Consolas" w:eastAsia="Times New Roman" w:hAnsi="Consolas" w:cs="Times New Roman"/>
          <w:color w:val="D4D4D4"/>
          <w:sz w:val="21"/>
          <w:szCs w:val="21"/>
        </w:rPr>
        <w:t>)</w:t>
      </w:r>
    </w:p>
    <w:p w14:paraId="7D0D7AC1"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092B4882"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569CD6"/>
          <w:sz w:val="21"/>
          <w:szCs w:val="21"/>
        </w:rPr>
        <w:t>NULL</w:t>
      </w:r>
      <w:r w:rsidRPr="00272A6A">
        <w:rPr>
          <w:rFonts w:ascii="Consolas" w:eastAsia="Times New Roman" w:hAnsi="Consolas" w:cs="Times New Roman"/>
          <w:color w:val="D4D4D4"/>
          <w:sz w:val="21"/>
          <w:szCs w:val="21"/>
        </w:rPr>
        <w:t>);</w:t>
      </w:r>
    </w:p>
    <w:p w14:paraId="5C896995"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1EA4687A"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cout</w:t>
      </w:r>
      <w:r w:rsidRPr="00272A6A">
        <w:rPr>
          <w:rFonts w:ascii="Consolas" w:eastAsia="Times New Roman" w:hAnsi="Consolas" w:cs="Times New Roman"/>
          <w:color w:val="DCDCAA"/>
          <w:sz w:val="21"/>
          <w:szCs w:val="21"/>
        </w:rPr>
        <w:t>&lt;&lt;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data</w:t>
      </w:r>
      <w:r w:rsidRPr="00272A6A">
        <w:rPr>
          <w:rFonts w:ascii="Consolas" w:eastAsia="Times New Roman" w:hAnsi="Consolas" w:cs="Times New Roman"/>
          <w:color w:val="DCDCAA"/>
          <w:sz w:val="21"/>
          <w:szCs w:val="21"/>
        </w:rPr>
        <w:t>&lt;&lt;</w:t>
      </w:r>
      <w:r w:rsidRPr="00272A6A">
        <w:rPr>
          <w:rFonts w:ascii="Consolas" w:eastAsia="Times New Roman" w:hAnsi="Consolas" w:cs="Times New Roman"/>
          <w:color w:val="CE9178"/>
          <w:sz w:val="21"/>
          <w:szCs w:val="21"/>
        </w:rPr>
        <w:t>" "</w:t>
      </w:r>
      <w:r w:rsidRPr="00272A6A">
        <w:rPr>
          <w:rFonts w:ascii="Consolas" w:eastAsia="Times New Roman" w:hAnsi="Consolas" w:cs="Times New Roman"/>
          <w:color w:val="D4D4D4"/>
          <w:sz w:val="21"/>
          <w:szCs w:val="21"/>
        </w:rPr>
        <w:t>;</w:t>
      </w:r>
    </w:p>
    <w:p w14:paraId="2448C0A7"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push</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p>
    <w:p w14:paraId="16138037"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left</w:t>
      </w:r>
      <w:r w:rsidRPr="00272A6A">
        <w:rPr>
          <w:rFonts w:ascii="Consolas" w:eastAsia="Times New Roman" w:hAnsi="Consolas" w:cs="Times New Roman"/>
          <w:color w:val="D4D4D4"/>
          <w:sz w:val="21"/>
          <w:szCs w:val="21"/>
        </w:rPr>
        <w:t>;</w:t>
      </w:r>
    </w:p>
    <w:p w14:paraId="052A84A4"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4B2F4611"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if</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empty</w:t>
      </w:r>
      <w:r w:rsidRPr="00272A6A">
        <w:rPr>
          <w:rFonts w:ascii="Consolas" w:eastAsia="Times New Roman" w:hAnsi="Consolas" w:cs="Times New Roman"/>
          <w:color w:val="D4D4D4"/>
          <w:sz w:val="21"/>
          <w:szCs w:val="21"/>
        </w:rPr>
        <w:t>())</w:t>
      </w:r>
    </w:p>
    <w:p w14:paraId="6F9FE6BF"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break</w:t>
      </w:r>
      <w:r w:rsidRPr="00272A6A">
        <w:rPr>
          <w:rFonts w:ascii="Consolas" w:eastAsia="Times New Roman" w:hAnsi="Consolas" w:cs="Times New Roman"/>
          <w:color w:val="D4D4D4"/>
          <w:sz w:val="21"/>
          <w:szCs w:val="21"/>
        </w:rPr>
        <w:t>;</w:t>
      </w:r>
    </w:p>
    <w:p w14:paraId="64640ECB"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top</w:t>
      </w:r>
      <w:r w:rsidRPr="00272A6A">
        <w:rPr>
          <w:rFonts w:ascii="Consolas" w:eastAsia="Times New Roman" w:hAnsi="Consolas" w:cs="Times New Roman"/>
          <w:color w:val="D4D4D4"/>
          <w:sz w:val="21"/>
          <w:szCs w:val="21"/>
        </w:rPr>
        <w:t>();</w:t>
      </w:r>
    </w:p>
    <w:p w14:paraId="6D9860AE"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pop</w:t>
      </w:r>
      <w:r w:rsidRPr="00272A6A">
        <w:rPr>
          <w:rFonts w:ascii="Consolas" w:eastAsia="Times New Roman" w:hAnsi="Consolas" w:cs="Times New Roman"/>
          <w:color w:val="D4D4D4"/>
          <w:sz w:val="21"/>
          <w:szCs w:val="21"/>
        </w:rPr>
        <w:t>();</w:t>
      </w:r>
    </w:p>
    <w:p w14:paraId="09C1D260"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root</w:t>
      </w:r>
      <w:r w:rsidRPr="00272A6A">
        <w:rPr>
          <w:rFonts w:ascii="Consolas" w:eastAsia="Times New Roman" w:hAnsi="Consolas" w:cs="Times New Roman"/>
          <w:color w:val="D4D4D4"/>
          <w:sz w:val="21"/>
          <w:szCs w:val="21"/>
        </w:rPr>
        <w:t>-&gt;</w:t>
      </w:r>
      <w:r w:rsidRPr="00272A6A">
        <w:rPr>
          <w:rFonts w:ascii="Consolas" w:eastAsia="Times New Roman" w:hAnsi="Consolas" w:cs="Times New Roman"/>
          <w:color w:val="9CDCFE"/>
          <w:sz w:val="21"/>
          <w:szCs w:val="21"/>
        </w:rPr>
        <w:t>right</w:t>
      </w:r>
      <w:r w:rsidRPr="00272A6A">
        <w:rPr>
          <w:rFonts w:ascii="Consolas" w:eastAsia="Times New Roman" w:hAnsi="Consolas" w:cs="Times New Roman"/>
          <w:color w:val="D4D4D4"/>
          <w:sz w:val="21"/>
          <w:szCs w:val="21"/>
        </w:rPr>
        <w:t>;</w:t>
      </w:r>
    </w:p>
    <w:p w14:paraId="6BB0545C"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w:t>
      </w:r>
    </w:p>
    <w:p w14:paraId="66A1430F"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C586C0"/>
          <w:sz w:val="21"/>
          <w:szCs w:val="21"/>
        </w:rPr>
        <w:t>while</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empty</w:t>
      </w:r>
      <w:r w:rsidRPr="00272A6A">
        <w:rPr>
          <w:rFonts w:ascii="Consolas" w:eastAsia="Times New Roman" w:hAnsi="Consolas" w:cs="Times New Roman"/>
          <w:color w:val="D4D4D4"/>
          <w:sz w:val="21"/>
          <w:szCs w:val="21"/>
        </w:rPr>
        <w:t>())</w:t>
      </w:r>
    </w:p>
    <w:p w14:paraId="5396772E"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 xml:space="preserve">    </w:t>
      </w:r>
      <w:r w:rsidRPr="00272A6A">
        <w:rPr>
          <w:rFonts w:ascii="Consolas" w:eastAsia="Times New Roman" w:hAnsi="Consolas" w:cs="Times New Roman"/>
          <w:color w:val="9CDCFE"/>
          <w:sz w:val="21"/>
          <w:szCs w:val="21"/>
        </w:rPr>
        <w:t>st</w:t>
      </w:r>
      <w:r w:rsidRPr="00272A6A">
        <w:rPr>
          <w:rFonts w:ascii="Consolas" w:eastAsia="Times New Roman" w:hAnsi="Consolas" w:cs="Times New Roman"/>
          <w:color w:val="D4D4D4"/>
          <w:sz w:val="21"/>
          <w:szCs w:val="21"/>
        </w:rPr>
        <w:t>.</w:t>
      </w:r>
      <w:r w:rsidRPr="00272A6A">
        <w:rPr>
          <w:rFonts w:ascii="Consolas" w:eastAsia="Times New Roman" w:hAnsi="Consolas" w:cs="Times New Roman"/>
          <w:color w:val="DCDCAA"/>
          <w:sz w:val="21"/>
          <w:szCs w:val="21"/>
        </w:rPr>
        <w:t>pop</w:t>
      </w:r>
      <w:r w:rsidRPr="00272A6A">
        <w:rPr>
          <w:rFonts w:ascii="Consolas" w:eastAsia="Times New Roman" w:hAnsi="Consolas" w:cs="Times New Roman"/>
          <w:color w:val="D4D4D4"/>
          <w:sz w:val="21"/>
          <w:szCs w:val="21"/>
        </w:rPr>
        <w:t>();</w:t>
      </w:r>
    </w:p>
    <w:p w14:paraId="4E670CA8" w14:textId="77777777" w:rsidR="00272A6A" w:rsidRPr="00272A6A" w:rsidRDefault="00272A6A" w:rsidP="00272A6A">
      <w:pPr>
        <w:shd w:val="clear" w:color="auto" w:fill="1E1E1E"/>
        <w:spacing w:after="0" w:line="285" w:lineRule="atLeast"/>
        <w:rPr>
          <w:rFonts w:ascii="Consolas" w:eastAsia="Times New Roman" w:hAnsi="Consolas" w:cs="Times New Roman"/>
          <w:color w:val="D4D4D4"/>
          <w:sz w:val="21"/>
          <w:szCs w:val="21"/>
        </w:rPr>
      </w:pPr>
      <w:r w:rsidRPr="00272A6A">
        <w:rPr>
          <w:rFonts w:ascii="Consolas" w:eastAsia="Times New Roman" w:hAnsi="Consolas" w:cs="Times New Roman"/>
          <w:color w:val="D4D4D4"/>
          <w:sz w:val="21"/>
          <w:szCs w:val="21"/>
        </w:rPr>
        <w:t>}</w:t>
      </w:r>
    </w:p>
    <w:p w14:paraId="3B15B70B" w14:textId="7974F822" w:rsidR="0051469D" w:rsidRPr="0051469D" w:rsidRDefault="00272A6A" w:rsidP="0051469D">
      <w:pPr>
        <w:pStyle w:val="NormalWeb"/>
        <w:shd w:val="clear" w:color="auto" w:fill="FFFFFF"/>
        <w:spacing w:before="0" w:beforeAutospacing="0" w:after="240" w:afterAutospacing="0"/>
        <w:rPr>
          <w:rFonts w:ascii="Segoe UI" w:hAnsi="Segoe UI" w:cs="Segoe UI"/>
          <w:color w:val="263238"/>
          <w:sz w:val="21"/>
          <w:szCs w:val="21"/>
        </w:rPr>
      </w:pPr>
      <w:r>
        <w:t>77)</w:t>
      </w:r>
      <w:r w:rsidR="0051469D" w:rsidRPr="0051469D">
        <w:rPr>
          <w:rFonts w:ascii="Segoe UI" w:hAnsi="Segoe UI" w:cs="Segoe UI"/>
          <w:color w:val="263238"/>
          <w:sz w:val="21"/>
          <w:szCs w:val="21"/>
        </w:rPr>
        <w:t xml:space="preserve"> Given the </w:t>
      </w:r>
      <w:r w:rsidR="0051469D" w:rsidRPr="0051469D">
        <w:rPr>
          <w:rFonts w:ascii="Courier New" w:hAnsi="Courier New" w:cs="Courier New"/>
          <w:color w:val="546E7A"/>
          <w:sz w:val="20"/>
          <w:szCs w:val="20"/>
          <w:shd w:val="clear" w:color="auto" w:fill="F7F9FA"/>
        </w:rPr>
        <w:t>root</w:t>
      </w:r>
      <w:r w:rsidR="0051469D" w:rsidRPr="0051469D">
        <w:rPr>
          <w:rFonts w:ascii="Segoe UI" w:hAnsi="Segoe UI" w:cs="Segoe UI"/>
          <w:color w:val="263238"/>
          <w:sz w:val="21"/>
          <w:szCs w:val="21"/>
        </w:rPr>
        <w:t> of a binary tree, return </w:t>
      </w:r>
      <w:r w:rsidR="0051469D" w:rsidRPr="0051469D">
        <w:rPr>
          <w:rFonts w:ascii="Segoe UI" w:hAnsi="Segoe UI" w:cs="Segoe UI"/>
          <w:i/>
          <w:iCs/>
          <w:color w:val="263238"/>
          <w:sz w:val="21"/>
          <w:szCs w:val="21"/>
        </w:rPr>
        <w:t>the postorder traversal of its nodes' values</w:t>
      </w:r>
      <w:r w:rsidR="0051469D" w:rsidRPr="0051469D">
        <w:rPr>
          <w:rFonts w:ascii="Segoe UI" w:hAnsi="Segoe UI" w:cs="Segoe UI"/>
          <w:color w:val="263238"/>
          <w:sz w:val="21"/>
          <w:szCs w:val="21"/>
        </w:rPr>
        <w:t>.</w:t>
      </w:r>
    </w:p>
    <w:p w14:paraId="4B1C0314" w14:textId="77777777" w:rsidR="0051469D" w:rsidRPr="0051469D" w:rsidRDefault="0051469D" w:rsidP="0051469D">
      <w:pPr>
        <w:shd w:val="clear" w:color="auto" w:fill="FFFFFF"/>
        <w:spacing w:after="240" w:line="240" w:lineRule="auto"/>
        <w:rPr>
          <w:rFonts w:ascii="Segoe UI" w:eastAsia="Times New Roman" w:hAnsi="Segoe UI" w:cs="Segoe UI"/>
          <w:color w:val="263238"/>
          <w:sz w:val="21"/>
          <w:szCs w:val="21"/>
        </w:rPr>
      </w:pPr>
      <w:r w:rsidRPr="0051469D">
        <w:rPr>
          <w:rFonts w:ascii="Segoe UI" w:eastAsia="Times New Roman" w:hAnsi="Segoe UI" w:cs="Segoe UI"/>
          <w:color w:val="263238"/>
          <w:sz w:val="21"/>
          <w:szCs w:val="21"/>
        </w:rPr>
        <w:t> </w:t>
      </w:r>
    </w:p>
    <w:p w14:paraId="0CAEE731" w14:textId="77777777" w:rsidR="0051469D" w:rsidRPr="0051469D" w:rsidRDefault="0051469D" w:rsidP="0051469D">
      <w:pPr>
        <w:shd w:val="clear" w:color="auto" w:fill="FFFFFF"/>
        <w:spacing w:after="240" w:line="240" w:lineRule="auto"/>
        <w:rPr>
          <w:rFonts w:ascii="Segoe UI" w:eastAsia="Times New Roman" w:hAnsi="Segoe UI" w:cs="Segoe UI"/>
          <w:color w:val="263238"/>
          <w:sz w:val="21"/>
          <w:szCs w:val="21"/>
        </w:rPr>
      </w:pPr>
      <w:r w:rsidRPr="0051469D">
        <w:rPr>
          <w:rFonts w:ascii="Segoe UI" w:eastAsia="Times New Roman" w:hAnsi="Segoe UI" w:cs="Segoe UI"/>
          <w:b/>
          <w:bCs/>
          <w:color w:val="263238"/>
          <w:sz w:val="21"/>
          <w:szCs w:val="21"/>
        </w:rPr>
        <w:t>Example 1:</w:t>
      </w:r>
    </w:p>
    <w:p w14:paraId="2CE7FCDF" w14:textId="490FA7A9" w:rsidR="0051469D" w:rsidRPr="0051469D" w:rsidRDefault="0051469D" w:rsidP="0051469D">
      <w:pPr>
        <w:spacing w:after="0" w:line="240" w:lineRule="auto"/>
        <w:rPr>
          <w:rFonts w:ascii="Times New Roman" w:eastAsia="Times New Roman" w:hAnsi="Times New Roman" w:cs="Times New Roman"/>
          <w:sz w:val="24"/>
          <w:szCs w:val="24"/>
        </w:rPr>
      </w:pPr>
      <w:r w:rsidRPr="0051469D">
        <w:rPr>
          <w:rFonts w:ascii="Times New Roman" w:eastAsia="Times New Roman" w:hAnsi="Times New Roman" w:cs="Times New Roman"/>
          <w:noProof/>
          <w:sz w:val="24"/>
          <w:szCs w:val="24"/>
        </w:rPr>
        <w:lastRenderedPageBreak/>
        <w:drawing>
          <wp:inline distT="0" distB="0" distL="0" distR="0" wp14:anchorId="2B06B335" wp14:editId="57E36111">
            <wp:extent cx="1920240" cy="3017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0240" cy="3017520"/>
                    </a:xfrm>
                    <a:prstGeom prst="rect">
                      <a:avLst/>
                    </a:prstGeom>
                    <a:noFill/>
                    <a:ln>
                      <a:noFill/>
                    </a:ln>
                  </pic:spPr>
                </pic:pic>
              </a:graphicData>
            </a:graphic>
          </wp:inline>
        </w:drawing>
      </w:r>
    </w:p>
    <w:p w14:paraId="5ADCC815" w14:textId="77777777" w:rsidR="0051469D" w:rsidRPr="0051469D" w:rsidRDefault="0051469D" w:rsidP="005146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469D">
        <w:rPr>
          <w:rFonts w:ascii="Consolas" w:eastAsia="Times New Roman" w:hAnsi="Consolas" w:cs="Courier New"/>
          <w:b/>
          <w:bCs/>
          <w:color w:val="263238"/>
          <w:sz w:val="20"/>
          <w:szCs w:val="20"/>
        </w:rPr>
        <w:t>Input:</w:t>
      </w:r>
      <w:r w:rsidRPr="0051469D">
        <w:rPr>
          <w:rFonts w:ascii="Consolas" w:eastAsia="Times New Roman" w:hAnsi="Consolas" w:cs="Courier New"/>
          <w:color w:val="263238"/>
          <w:sz w:val="20"/>
          <w:szCs w:val="20"/>
        </w:rPr>
        <w:t xml:space="preserve"> root = [1,null,2,3]</w:t>
      </w:r>
    </w:p>
    <w:p w14:paraId="62F4BBFF" w14:textId="77777777" w:rsidR="0051469D" w:rsidRPr="0051469D" w:rsidRDefault="0051469D" w:rsidP="005146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469D">
        <w:rPr>
          <w:rFonts w:ascii="Consolas" w:eastAsia="Times New Roman" w:hAnsi="Consolas" w:cs="Courier New"/>
          <w:b/>
          <w:bCs/>
          <w:color w:val="263238"/>
          <w:sz w:val="20"/>
          <w:szCs w:val="20"/>
        </w:rPr>
        <w:t>Output:</w:t>
      </w:r>
      <w:r w:rsidRPr="0051469D">
        <w:rPr>
          <w:rFonts w:ascii="Consolas" w:eastAsia="Times New Roman" w:hAnsi="Consolas" w:cs="Courier New"/>
          <w:color w:val="263238"/>
          <w:sz w:val="20"/>
          <w:szCs w:val="20"/>
        </w:rPr>
        <w:t xml:space="preserve"> [3,2,1]</w:t>
      </w:r>
    </w:p>
    <w:p w14:paraId="20AE529F" w14:textId="61DD14D4" w:rsidR="00447944" w:rsidRDefault="00447944" w:rsidP="005E6D82">
      <w:pPr>
        <w:pStyle w:val="HTMLPreformatted"/>
        <w:shd w:val="clear" w:color="auto" w:fill="F7F9FA"/>
        <w:spacing w:after="240"/>
      </w:pPr>
    </w:p>
    <w:p w14:paraId="4D02E015" w14:textId="670627DC" w:rsidR="0051469D" w:rsidRDefault="0051469D" w:rsidP="005E6D82">
      <w:pPr>
        <w:pStyle w:val="HTMLPreformatted"/>
        <w:shd w:val="clear" w:color="auto" w:fill="F7F9FA"/>
        <w:spacing w:after="240"/>
      </w:pPr>
      <w:r>
        <w:t>*************************RECURSIVE***************************</w:t>
      </w:r>
    </w:p>
    <w:p w14:paraId="634FEC32" w14:textId="77777777" w:rsidR="0051469D" w:rsidRDefault="00272A6A" w:rsidP="0051469D">
      <w:pPr>
        <w:pStyle w:val="HTMLPreformatted"/>
        <w:shd w:val="clear" w:color="auto" w:fill="F7F9FA"/>
        <w:spacing w:after="240"/>
      </w:pPr>
      <w:r>
        <w:t>:</w:t>
      </w:r>
      <w:r w:rsidR="0051469D">
        <w:t xml:space="preserve"> vector&lt;int&gt; postorderTraversal(TreeNode* root) {</w:t>
      </w:r>
    </w:p>
    <w:p w14:paraId="0C251EF2" w14:textId="77777777" w:rsidR="0051469D" w:rsidRDefault="0051469D" w:rsidP="0051469D">
      <w:pPr>
        <w:pStyle w:val="HTMLPreformatted"/>
        <w:shd w:val="clear" w:color="auto" w:fill="F7F9FA"/>
        <w:spacing w:after="240"/>
      </w:pPr>
      <w:r>
        <w:t xml:space="preserve">        vector&lt;int&gt;v;</w:t>
      </w:r>
    </w:p>
    <w:p w14:paraId="0720E928" w14:textId="77777777" w:rsidR="0051469D" w:rsidRDefault="0051469D" w:rsidP="0051469D">
      <w:pPr>
        <w:pStyle w:val="HTMLPreformatted"/>
        <w:shd w:val="clear" w:color="auto" w:fill="F7F9FA"/>
        <w:spacing w:after="240"/>
      </w:pPr>
      <w:r>
        <w:t xml:space="preserve">        postorder(root,v);</w:t>
      </w:r>
    </w:p>
    <w:p w14:paraId="149D62B3" w14:textId="77777777" w:rsidR="0051469D" w:rsidRDefault="0051469D" w:rsidP="0051469D">
      <w:pPr>
        <w:pStyle w:val="HTMLPreformatted"/>
        <w:shd w:val="clear" w:color="auto" w:fill="F7F9FA"/>
        <w:spacing w:after="240"/>
      </w:pPr>
      <w:r>
        <w:t xml:space="preserve">        return v;</w:t>
      </w:r>
    </w:p>
    <w:p w14:paraId="74E02538" w14:textId="77777777" w:rsidR="0051469D" w:rsidRDefault="0051469D" w:rsidP="0051469D">
      <w:pPr>
        <w:pStyle w:val="HTMLPreformatted"/>
        <w:shd w:val="clear" w:color="auto" w:fill="F7F9FA"/>
        <w:spacing w:after="240"/>
      </w:pPr>
      <w:r>
        <w:t xml:space="preserve">    }</w:t>
      </w:r>
    </w:p>
    <w:p w14:paraId="5600DE63" w14:textId="77777777" w:rsidR="0051469D" w:rsidRDefault="0051469D" w:rsidP="0051469D">
      <w:pPr>
        <w:pStyle w:val="HTMLPreformatted"/>
        <w:shd w:val="clear" w:color="auto" w:fill="F7F9FA"/>
        <w:spacing w:after="240"/>
      </w:pPr>
      <w:r>
        <w:t xml:space="preserve">    void postorder(TreeNode*root,vector&lt;int&gt;&amp;v)</w:t>
      </w:r>
    </w:p>
    <w:p w14:paraId="7A605E58" w14:textId="77777777" w:rsidR="0051469D" w:rsidRDefault="0051469D" w:rsidP="0051469D">
      <w:pPr>
        <w:pStyle w:val="HTMLPreformatted"/>
        <w:shd w:val="clear" w:color="auto" w:fill="F7F9FA"/>
        <w:spacing w:after="240"/>
      </w:pPr>
      <w:r>
        <w:t xml:space="preserve">    {</w:t>
      </w:r>
    </w:p>
    <w:p w14:paraId="5E1042C3" w14:textId="77777777" w:rsidR="0051469D" w:rsidRDefault="0051469D" w:rsidP="0051469D">
      <w:pPr>
        <w:pStyle w:val="HTMLPreformatted"/>
        <w:shd w:val="clear" w:color="auto" w:fill="F7F9FA"/>
        <w:spacing w:after="240"/>
      </w:pPr>
      <w:r>
        <w:t xml:space="preserve">        if(!root)</w:t>
      </w:r>
    </w:p>
    <w:p w14:paraId="30DE2927" w14:textId="77777777" w:rsidR="0051469D" w:rsidRDefault="0051469D" w:rsidP="0051469D">
      <w:pPr>
        <w:pStyle w:val="HTMLPreformatted"/>
        <w:shd w:val="clear" w:color="auto" w:fill="F7F9FA"/>
        <w:spacing w:after="240"/>
      </w:pPr>
      <w:r>
        <w:t xml:space="preserve">            return;</w:t>
      </w:r>
    </w:p>
    <w:p w14:paraId="55DD8FBD" w14:textId="77777777" w:rsidR="0051469D" w:rsidRDefault="0051469D" w:rsidP="0051469D">
      <w:pPr>
        <w:pStyle w:val="HTMLPreformatted"/>
        <w:shd w:val="clear" w:color="auto" w:fill="F7F9FA"/>
        <w:spacing w:after="240"/>
      </w:pPr>
      <w:r>
        <w:t xml:space="preserve">        postorder(root-&gt;left,v);</w:t>
      </w:r>
    </w:p>
    <w:p w14:paraId="2FE025F2" w14:textId="77777777" w:rsidR="0051469D" w:rsidRDefault="0051469D" w:rsidP="0051469D">
      <w:pPr>
        <w:pStyle w:val="HTMLPreformatted"/>
        <w:shd w:val="clear" w:color="auto" w:fill="F7F9FA"/>
        <w:spacing w:after="240"/>
      </w:pPr>
      <w:r>
        <w:t xml:space="preserve">        postorder(root-&gt;right,v);</w:t>
      </w:r>
    </w:p>
    <w:p w14:paraId="451C780D" w14:textId="77777777" w:rsidR="0051469D" w:rsidRDefault="0051469D" w:rsidP="0051469D">
      <w:pPr>
        <w:pStyle w:val="HTMLPreformatted"/>
        <w:shd w:val="clear" w:color="auto" w:fill="F7F9FA"/>
        <w:spacing w:after="240"/>
      </w:pPr>
      <w:r>
        <w:t xml:space="preserve">        v.push_back(root-&gt;val);</w:t>
      </w:r>
    </w:p>
    <w:p w14:paraId="1AA72DAF" w14:textId="72340AEB" w:rsidR="00272A6A" w:rsidRDefault="0051469D" w:rsidP="0051469D">
      <w:pPr>
        <w:pStyle w:val="HTMLPreformatted"/>
        <w:shd w:val="clear" w:color="auto" w:fill="F7F9FA"/>
        <w:spacing w:after="240"/>
      </w:pPr>
      <w:r>
        <w:t xml:space="preserve">    }</w:t>
      </w:r>
    </w:p>
    <w:p w14:paraId="5193DE11" w14:textId="5C21446D" w:rsidR="0051469D" w:rsidRDefault="0051469D" w:rsidP="0051469D">
      <w:pPr>
        <w:pStyle w:val="HTMLPreformatted"/>
        <w:shd w:val="clear" w:color="auto" w:fill="F7F9FA"/>
        <w:spacing w:after="240"/>
      </w:pPr>
      <w:r>
        <w:lastRenderedPageBreak/>
        <w:t>***********************************ITERATIVE</w:t>
      </w:r>
      <w:r w:rsidR="00A75B37">
        <w:t>(</w:t>
      </w:r>
      <w:r w:rsidR="00A75B37" w:rsidRPr="00A75B37">
        <w:rPr>
          <w:highlight w:val="cyan"/>
        </w:rPr>
        <w:t>USING TWO STACKS</w:t>
      </w:r>
      <w:r w:rsidR="00A75B37">
        <w:t>)</w:t>
      </w:r>
      <w:r>
        <w:t>*************************</w:t>
      </w:r>
    </w:p>
    <w:p w14:paraId="36DCA662" w14:textId="77777777" w:rsidR="00A75B37" w:rsidRDefault="00A75B37" w:rsidP="00A75B37">
      <w:pPr>
        <w:pStyle w:val="HTMLPreformatted"/>
        <w:shd w:val="clear" w:color="auto" w:fill="F7F9FA"/>
        <w:spacing w:after="240"/>
      </w:pPr>
      <w:r>
        <w:t>: vector&lt;int&gt; postorderTraversal(TreeNode* root) {</w:t>
      </w:r>
    </w:p>
    <w:p w14:paraId="49E7BC2B" w14:textId="77777777" w:rsidR="00A75B37" w:rsidRDefault="00A75B37" w:rsidP="00A75B37">
      <w:pPr>
        <w:pStyle w:val="HTMLPreformatted"/>
        <w:shd w:val="clear" w:color="auto" w:fill="F7F9FA"/>
        <w:spacing w:after="240"/>
      </w:pPr>
      <w:r>
        <w:t xml:space="preserve">        vector&lt;int&gt;post;</w:t>
      </w:r>
    </w:p>
    <w:p w14:paraId="5A2A8ACC" w14:textId="77777777" w:rsidR="00A75B37" w:rsidRDefault="00A75B37" w:rsidP="00A75B37">
      <w:pPr>
        <w:pStyle w:val="HTMLPreformatted"/>
        <w:shd w:val="clear" w:color="auto" w:fill="F7F9FA"/>
        <w:spacing w:after="240"/>
      </w:pPr>
      <w:r>
        <w:t xml:space="preserve">        if(!root)</w:t>
      </w:r>
    </w:p>
    <w:p w14:paraId="2D1B9166" w14:textId="77777777" w:rsidR="00A75B37" w:rsidRDefault="00A75B37" w:rsidP="00A75B37">
      <w:pPr>
        <w:pStyle w:val="HTMLPreformatted"/>
        <w:shd w:val="clear" w:color="auto" w:fill="F7F9FA"/>
        <w:spacing w:after="240"/>
      </w:pPr>
      <w:r>
        <w:t xml:space="preserve">            return post;</w:t>
      </w:r>
    </w:p>
    <w:p w14:paraId="15A5AF01" w14:textId="77777777" w:rsidR="00A75B37" w:rsidRDefault="00A75B37" w:rsidP="00A75B37">
      <w:pPr>
        <w:pStyle w:val="HTMLPreformatted"/>
        <w:shd w:val="clear" w:color="auto" w:fill="F7F9FA"/>
        <w:spacing w:after="240"/>
      </w:pPr>
      <w:r>
        <w:t xml:space="preserve">        stack&lt;TreeNode*&gt;st1,st2;</w:t>
      </w:r>
    </w:p>
    <w:p w14:paraId="10376EA4" w14:textId="77777777" w:rsidR="00A75B37" w:rsidRDefault="00A75B37" w:rsidP="00A75B37">
      <w:pPr>
        <w:pStyle w:val="HTMLPreformatted"/>
        <w:shd w:val="clear" w:color="auto" w:fill="F7F9FA"/>
        <w:spacing w:after="240"/>
      </w:pPr>
      <w:r>
        <w:t xml:space="preserve">        st1.push(root);</w:t>
      </w:r>
    </w:p>
    <w:p w14:paraId="399C42AD" w14:textId="77777777" w:rsidR="00A75B37" w:rsidRDefault="00A75B37" w:rsidP="00A75B37">
      <w:pPr>
        <w:pStyle w:val="HTMLPreformatted"/>
        <w:shd w:val="clear" w:color="auto" w:fill="F7F9FA"/>
        <w:spacing w:after="240"/>
      </w:pPr>
      <w:r>
        <w:t xml:space="preserve">        while(!st1.empty())</w:t>
      </w:r>
    </w:p>
    <w:p w14:paraId="3AB6AA0F" w14:textId="77777777" w:rsidR="00A75B37" w:rsidRDefault="00A75B37" w:rsidP="00A75B37">
      <w:pPr>
        <w:pStyle w:val="HTMLPreformatted"/>
        <w:shd w:val="clear" w:color="auto" w:fill="F7F9FA"/>
        <w:spacing w:after="240"/>
      </w:pPr>
      <w:r>
        <w:t xml:space="preserve">        {</w:t>
      </w:r>
    </w:p>
    <w:p w14:paraId="0CA6D8AB" w14:textId="77777777" w:rsidR="00A75B37" w:rsidRDefault="00A75B37" w:rsidP="00A75B37">
      <w:pPr>
        <w:pStyle w:val="HTMLPreformatted"/>
        <w:shd w:val="clear" w:color="auto" w:fill="F7F9FA"/>
        <w:spacing w:after="240"/>
      </w:pPr>
      <w:r>
        <w:t xml:space="preserve">            root=st1.top();</w:t>
      </w:r>
    </w:p>
    <w:p w14:paraId="77D2DC14" w14:textId="77777777" w:rsidR="00A75B37" w:rsidRDefault="00A75B37" w:rsidP="00A75B37">
      <w:pPr>
        <w:pStyle w:val="HTMLPreformatted"/>
        <w:shd w:val="clear" w:color="auto" w:fill="F7F9FA"/>
        <w:spacing w:after="240"/>
      </w:pPr>
      <w:r>
        <w:t xml:space="preserve">            st1.pop();</w:t>
      </w:r>
    </w:p>
    <w:p w14:paraId="6F51E1CD" w14:textId="77777777" w:rsidR="00A75B37" w:rsidRDefault="00A75B37" w:rsidP="00A75B37">
      <w:pPr>
        <w:pStyle w:val="HTMLPreformatted"/>
        <w:shd w:val="clear" w:color="auto" w:fill="F7F9FA"/>
        <w:spacing w:after="240"/>
      </w:pPr>
      <w:r>
        <w:t xml:space="preserve">            st2.push(root);</w:t>
      </w:r>
    </w:p>
    <w:p w14:paraId="33505D19" w14:textId="77777777" w:rsidR="00A75B37" w:rsidRDefault="00A75B37" w:rsidP="00A75B37">
      <w:pPr>
        <w:pStyle w:val="HTMLPreformatted"/>
        <w:shd w:val="clear" w:color="auto" w:fill="F7F9FA"/>
        <w:spacing w:after="240"/>
      </w:pPr>
      <w:r>
        <w:t xml:space="preserve">            if(root-&gt;left!=NULL)</w:t>
      </w:r>
    </w:p>
    <w:p w14:paraId="2D106A04" w14:textId="77777777" w:rsidR="00A75B37" w:rsidRDefault="00A75B37" w:rsidP="00A75B37">
      <w:pPr>
        <w:pStyle w:val="HTMLPreformatted"/>
        <w:shd w:val="clear" w:color="auto" w:fill="F7F9FA"/>
        <w:spacing w:after="240"/>
      </w:pPr>
      <w:r>
        <w:t xml:space="preserve">                st1.push(root-&gt;left);</w:t>
      </w:r>
    </w:p>
    <w:p w14:paraId="69BFDE70" w14:textId="77777777" w:rsidR="00A75B37" w:rsidRDefault="00A75B37" w:rsidP="00A75B37">
      <w:pPr>
        <w:pStyle w:val="HTMLPreformatted"/>
        <w:shd w:val="clear" w:color="auto" w:fill="F7F9FA"/>
        <w:spacing w:after="240"/>
      </w:pPr>
      <w:r>
        <w:t xml:space="preserve">            if(root-&gt;right!=NULL)</w:t>
      </w:r>
    </w:p>
    <w:p w14:paraId="00C5575E" w14:textId="77777777" w:rsidR="00A75B37" w:rsidRDefault="00A75B37" w:rsidP="00A75B37">
      <w:pPr>
        <w:pStyle w:val="HTMLPreformatted"/>
        <w:shd w:val="clear" w:color="auto" w:fill="F7F9FA"/>
        <w:spacing w:after="240"/>
      </w:pPr>
      <w:r>
        <w:t xml:space="preserve">                st1.push(root-&gt;right);</w:t>
      </w:r>
    </w:p>
    <w:p w14:paraId="2DB55B1C" w14:textId="77777777" w:rsidR="00A75B37" w:rsidRDefault="00A75B37" w:rsidP="00A75B37">
      <w:pPr>
        <w:pStyle w:val="HTMLPreformatted"/>
        <w:shd w:val="clear" w:color="auto" w:fill="F7F9FA"/>
        <w:spacing w:after="240"/>
      </w:pPr>
      <w:r>
        <w:t xml:space="preserve">        }</w:t>
      </w:r>
    </w:p>
    <w:p w14:paraId="21751039" w14:textId="77777777" w:rsidR="00A75B37" w:rsidRDefault="00A75B37" w:rsidP="00A75B37">
      <w:pPr>
        <w:pStyle w:val="HTMLPreformatted"/>
        <w:shd w:val="clear" w:color="auto" w:fill="F7F9FA"/>
        <w:spacing w:after="240"/>
      </w:pPr>
      <w:r>
        <w:t xml:space="preserve">        while(!st2.empty())</w:t>
      </w:r>
    </w:p>
    <w:p w14:paraId="22FC31E3" w14:textId="77777777" w:rsidR="00A75B37" w:rsidRDefault="00A75B37" w:rsidP="00A75B37">
      <w:pPr>
        <w:pStyle w:val="HTMLPreformatted"/>
        <w:shd w:val="clear" w:color="auto" w:fill="F7F9FA"/>
        <w:spacing w:after="240"/>
      </w:pPr>
      <w:r>
        <w:t xml:space="preserve">        {</w:t>
      </w:r>
    </w:p>
    <w:p w14:paraId="4012A51F" w14:textId="77777777" w:rsidR="00A75B37" w:rsidRDefault="00A75B37" w:rsidP="00A75B37">
      <w:pPr>
        <w:pStyle w:val="HTMLPreformatted"/>
        <w:shd w:val="clear" w:color="auto" w:fill="F7F9FA"/>
        <w:spacing w:after="240"/>
      </w:pPr>
      <w:r>
        <w:t xml:space="preserve">            post.push_back(st2.top()-&gt;val);</w:t>
      </w:r>
    </w:p>
    <w:p w14:paraId="26557BAE" w14:textId="77777777" w:rsidR="00A75B37" w:rsidRDefault="00A75B37" w:rsidP="00A75B37">
      <w:pPr>
        <w:pStyle w:val="HTMLPreformatted"/>
        <w:shd w:val="clear" w:color="auto" w:fill="F7F9FA"/>
        <w:spacing w:after="240"/>
      </w:pPr>
      <w:r>
        <w:t xml:space="preserve">            st2.pop();</w:t>
      </w:r>
    </w:p>
    <w:p w14:paraId="3876831A" w14:textId="77777777" w:rsidR="00A75B37" w:rsidRDefault="00A75B37" w:rsidP="00A75B37">
      <w:pPr>
        <w:pStyle w:val="HTMLPreformatted"/>
        <w:shd w:val="clear" w:color="auto" w:fill="F7F9FA"/>
        <w:spacing w:after="240"/>
      </w:pPr>
      <w:r>
        <w:t xml:space="preserve">        }</w:t>
      </w:r>
    </w:p>
    <w:p w14:paraId="35903B76" w14:textId="77777777" w:rsidR="00A75B37" w:rsidRDefault="00A75B37" w:rsidP="00A75B37">
      <w:pPr>
        <w:pStyle w:val="HTMLPreformatted"/>
        <w:shd w:val="clear" w:color="auto" w:fill="F7F9FA"/>
        <w:spacing w:after="240"/>
      </w:pPr>
      <w:r>
        <w:t xml:space="preserve">        return post;</w:t>
      </w:r>
    </w:p>
    <w:p w14:paraId="6F6564F5" w14:textId="14B399C7" w:rsidR="00447944" w:rsidRDefault="00A75B37" w:rsidP="005E6D82">
      <w:pPr>
        <w:pStyle w:val="HTMLPreformatted"/>
        <w:shd w:val="clear" w:color="auto" w:fill="F7F9FA"/>
        <w:spacing w:after="240"/>
      </w:pPr>
      <w:r>
        <w:t xml:space="preserve">    </w:t>
      </w:r>
      <w:r w:rsidR="009553E0">
        <w:t>}</w:t>
      </w:r>
    </w:p>
    <w:p w14:paraId="491F1EBD" w14:textId="4DFF062A" w:rsidR="009553E0" w:rsidRDefault="009553E0" w:rsidP="005E6D82">
      <w:pPr>
        <w:pStyle w:val="HTMLPreformatted"/>
        <w:shd w:val="clear" w:color="auto" w:fill="F7F9FA"/>
        <w:spacing w:after="240"/>
      </w:pPr>
      <w:r>
        <w:t>******************************ITERATIVE</w:t>
      </w:r>
      <w:r w:rsidRPr="007C16BA">
        <w:rPr>
          <w:highlight w:val="cyan"/>
        </w:rPr>
        <w:t>(USING SINGLE STACK</w:t>
      </w:r>
      <w:r>
        <w:t>)************</w:t>
      </w:r>
    </w:p>
    <w:p w14:paraId="59F02FC1" w14:textId="77777777" w:rsidR="0061481D" w:rsidRDefault="009553E0" w:rsidP="005E6D82">
      <w:pPr>
        <w:pStyle w:val="HTMLPreformatted"/>
        <w:shd w:val="clear" w:color="auto" w:fill="F7F9FA"/>
        <w:spacing w:after="240"/>
      </w:pP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72"/>
        <w:gridCol w:w="6288"/>
      </w:tblGrid>
      <w:tr w:rsidR="0061481D" w:rsidRPr="0061481D" w14:paraId="31B24E79" w14:textId="77777777" w:rsidTr="0061481D">
        <w:trPr>
          <w:gridAfter w:val="1"/>
        </w:trPr>
        <w:tc>
          <w:tcPr>
            <w:tcW w:w="0" w:type="auto"/>
            <w:shd w:val="clear" w:color="auto" w:fill="auto"/>
            <w:tcMar>
              <w:top w:w="0" w:type="dxa"/>
              <w:left w:w="150" w:type="dxa"/>
              <w:bottom w:w="0" w:type="dxa"/>
              <w:right w:w="150" w:type="dxa"/>
            </w:tcMar>
            <w:hideMark/>
          </w:tcPr>
          <w:p w14:paraId="6E64F25A"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lastRenderedPageBreak/>
              <w:t>vector&lt;int&gt; postorderTraversal(TreeNode* root) {</w:t>
            </w:r>
          </w:p>
        </w:tc>
      </w:tr>
      <w:tr w:rsidR="0061481D" w:rsidRPr="0061481D" w14:paraId="01B735E3" w14:textId="77777777" w:rsidTr="0061481D">
        <w:tc>
          <w:tcPr>
            <w:tcW w:w="750" w:type="dxa"/>
            <w:shd w:val="clear" w:color="auto" w:fill="FFFFFF"/>
            <w:noWrap/>
            <w:tcMar>
              <w:top w:w="0" w:type="dxa"/>
              <w:left w:w="150" w:type="dxa"/>
              <w:bottom w:w="0" w:type="dxa"/>
              <w:right w:w="150" w:type="dxa"/>
            </w:tcMar>
            <w:hideMark/>
          </w:tcPr>
          <w:p w14:paraId="20794177"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D12CF9"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vector&lt;int&gt; postorder;</w:t>
            </w:r>
          </w:p>
        </w:tc>
      </w:tr>
      <w:tr w:rsidR="0061481D" w:rsidRPr="0061481D" w14:paraId="43519C43" w14:textId="77777777" w:rsidTr="0061481D">
        <w:tc>
          <w:tcPr>
            <w:tcW w:w="750" w:type="dxa"/>
            <w:shd w:val="clear" w:color="auto" w:fill="auto"/>
            <w:noWrap/>
            <w:tcMar>
              <w:top w:w="0" w:type="dxa"/>
              <w:left w:w="150" w:type="dxa"/>
              <w:bottom w:w="0" w:type="dxa"/>
              <w:right w:w="150" w:type="dxa"/>
            </w:tcMar>
            <w:hideMark/>
          </w:tcPr>
          <w:p w14:paraId="6C9AE861"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DD1C3CF"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if(root == NULL) return postorder;</w:t>
            </w:r>
          </w:p>
        </w:tc>
      </w:tr>
      <w:tr w:rsidR="0061481D" w:rsidRPr="0061481D" w14:paraId="10AFD40C" w14:textId="77777777" w:rsidTr="0061481D">
        <w:tc>
          <w:tcPr>
            <w:tcW w:w="750" w:type="dxa"/>
            <w:shd w:val="clear" w:color="auto" w:fill="FFFFFF"/>
            <w:noWrap/>
            <w:tcMar>
              <w:top w:w="0" w:type="dxa"/>
              <w:left w:w="150" w:type="dxa"/>
              <w:bottom w:w="0" w:type="dxa"/>
              <w:right w:w="150" w:type="dxa"/>
            </w:tcMar>
            <w:hideMark/>
          </w:tcPr>
          <w:p w14:paraId="2CE49BCB"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9399256"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stack&lt;TreeNode*&gt; st1;</w:t>
            </w:r>
          </w:p>
        </w:tc>
      </w:tr>
      <w:tr w:rsidR="0061481D" w:rsidRPr="0061481D" w14:paraId="4A05BA17" w14:textId="77777777" w:rsidTr="0061481D">
        <w:tc>
          <w:tcPr>
            <w:tcW w:w="750" w:type="dxa"/>
            <w:shd w:val="clear" w:color="auto" w:fill="auto"/>
            <w:noWrap/>
            <w:tcMar>
              <w:top w:w="0" w:type="dxa"/>
              <w:left w:w="150" w:type="dxa"/>
              <w:bottom w:w="0" w:type="dxa"/>
              <w:right w:w="150" w:type="dxa"/>
            </w:tcMar>
            <w:hideMark/>
          </w:tcPr>
          <w:p w14:paraId="44668BED"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D12EC73"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TreeNode* current = root;  </w:t>
            </w:r>
          </w:p>
        </w:tc>
      </w:tr>
      <w:tr w:rsidR="0061481D" w:rsidRPr="0061481D" w14:paraId="75AD6404" w14:textId="77777777" w:rsidTr="0061481D">
        <w:tc>
          <w:tcPr>
            <w:tcW w:w="750" w:type="dxa"/>
            <w:shd w:val="clear" w:color="auto" w:fill="FFFFFF"/>
            <w:noWrap/>
            <w:tcMar>
              <w:top w:w="0" w:type="dxa"/>
              <w:left w:w="150" w:type="dxa"/>
              <w:bottom w:w="0" w:type="dxa"/>
              <w:right w:w="150" w:type="dxa"/>
            </w:tcMar>
            <w:hideMark/>
          </w:tcPr>
          <w:p w14:paraId="58C0D4AD"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8ABE642"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while(current != NULL || !st1.empty()) {</w:t>
            </w:r>
          </w:p>
        </w:tc>
      </w:tr>
      <w:tr w:rsidR="0061481D" w:rsidRPr="0061481D" w14:paraId="54E6E3D4" w14:textId="77777777" w:rsidTr="0061481D">
        <w:tc>
          <w:tcPr>
            <w:tcW w:w="750" w:type="dxa"/>
            <w:shd w:val="clear" w:color="auto" w:fill="auto"/>
            <w:noWrap/>
            <w:tcMar>
              <w:top w:w="0" w:type="dxa"/>
              <w:left w:w="150" w:type="dxa"/>
              <w:bottom w:w="0" w:type="dxa"/>
              <w:right w:w="150" w:type="dxa"/>
            </w:tcMar>
            <w:hideMark/>
          </w:tcPr>
          <w:p w14:paraId="17E2D8FA"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AABB78"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if(current != NULL){</w:t>
            </w:r>
          </w:p>
        </w:tc>
      </w:tr>
      <w:tr w:rsidR="0061481D" w:rsidRPr="0061481D" w14:paraId="2616E283" w14:textId="77777777" w:rsidTr="0061481D">
        <w:tc>
          <w:tcPr>
            <w:tcW w:w="750" w:type="dxa"/>
            <w:shd w:val="clear" w:color="auto" w:fill="FFFFFF"/>
            <w:noWrap/>
            <w:tcMar>
              <w:top w:w="0" w:type="dxa"/>
              <w:left w:w="150" w:type="dxa"/>
              <w:bottom w:w="0" w:type="dxa"/>
              <w:right w:w="150" w:type="dxa"/>
            </w:tcMar>
            <w:hideMark/>
          </w:tcPr>
          <w:p w14:paraId="38BF11F6"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520CAF5"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st1.push(current);</w:t>
            </w:r>
          </w:p>
        </w:tc>
      </w:tr>
      <w:tr w:rsidR="0061481D" w:rsidRPr="0061481D" w14:paraId="7B646D9D" w14:textId="77777777" w:rsidTr="0061481D">
        <w:tc>
          <w:tcPr>
            <w:tcW w:w="750" w:type="dxa"/>
            <w:shd w:val="clear" w:color="auto" w:fill="auto"/>
            <w:noWrap/>
            <w:tcMar>
              <w:top w:w="0" w:type="dxa"/>
              <w:left w:w="150" w:type="dxa"/>
              <w:bottom w:w="0" w:type="dxa"/>
              <w:right w:w="150" w:type="dxa"/>
            </w:tcMar>
            <w:hideMark/>
          </w:tcPr>
          <w:p w14:paraId="56FC7655"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E54844E"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current = current-&gt;left;</w:t>
            </w:r>
          </w:p>
        </w:tc>
      </w:tr>
      <w:tr w:rsidR="0061481D" w:rsidRPr="0061481D" w14:paraId="03EF7D8B" w14:textId="77777777" w:rsidTr="0061481D">
        <w:tc>
          <w:tcPr>
            <w:tcW w:w="750" w:type="dxa"/>
            <w:shd w:val="clear" w:color="auto" w:fill="FFFFFF"/>
            <w:noWrap/>
            <w:tcMar>
              <w:top w:w="0" w:type="dxa"/>
              <w:left w:w="150" w:type="dxa"/>
              <w:bottom w:w="0" w:type="dxa"/>
              <w:right w:w="150" w:type="dxa"/>
            </w:tcMar>
            <w:hideMark/>
          </w:tcPr>
          <w:p w14:paraId="56CE1299"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AAC6D72"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}else{</w:t>
            </w:r>
          </w:p>
        </w:tc>
      </w:tr>
      <w:tr w:rsidR="0061481D" w:rsidRPr="0061481D" w14:paraId="0E3FDFE1" w14:textId="77777777" w:rsidTr="0061481D">
        <w:tc>
          <w:tcPr>
            <w:tcW w:w="750" w:type="dxa"/>
            <w:shd w:val="clear" w:color="auto" w:fill="auto"/>
            <w:noWrap/>
            <w:tcMar>
              <w:top w:w="0" w:type="dxa"/>
              <w:left w:w="150" w:type="dxa"/>
              <w:bottom w:w="0" w:type="dxa"/>
              <w:right w:w="150" w:type="dxa"/>
            </w:tcMar>
            <w:hideMark/>
          </w:tcPr>
          <w:p w14:paraId="15AFE9C8"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A85E8C"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TreeNode* temp = st1.top()-&gt;right;</w:t>
            </w:r>
          </w:p>
        </w:tc>
      </w:tr>
      <w:tr w:rsidR="0061481D" w:rsidRPr="0061481D" w14:paraId="0219D083" w14:textId="77777777" w:rsidTr="0061481D">
        <w:tc>
          <w:tcPr>
            <w:tcW w:w="750" w:type="dxa"/>
            <w:shd w:val="clear" w:color="auto" w:fill="FFFFFF"/>
            <w:noWrap/>
            <w:tcMar>
              <w:top w:w="0" w:type="dxa"/>
              <w:left w:w="150" w:type="dxa"/>
              <w:bottom w:w="0" w:type="dxa"/>
              <w:right w:w="150" w:type="dxa"/>
            </w:tcMar>
            <w:hideMark/>
          </w:tcPr>
          <w:p w14:paraId="437C64FF"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63B7590"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if (temp == NULL) {</w:t>
            </w:r>
          </w:p>
        </w:tc>
      </w:tr>
      <w:tr w:rsidR="0061481D" w:rsidRPr="0061481D" w14:paraId="4FBE536F" w14:textId="77777777" w:rsidTr="0061481D">
        <w:tc>
          <w:tcPr>
            <w:tcW w:w="750" w:type="dxa"/>
            <w:shd w:val="clear" w:color="auto" w:fill="auto"/>
            <w:noWrap/>
            <w:tcMar>
              <w:top w:w="0" w:type="dxa"/>
              <w:left w:w="150" w:type="dxa"/>
              <w:bottom w:w="0" w:type="dxa"/>
              <w:right w:w="150" w:type="dxa"/>
            </w:tcMar>
            <w:hideMark/>
          </w:tcPr>
          <w:p w14:paraId="3360D1BC"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45AF038"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temp = st1.top();</w:t>
            </w:r>
          </w:p>
        </w:tc>
      </w:tr>
      <w:tr w:rsidR="0061481D" w:rsidRPr="0061481D" w14:paraId="164B4222" w14:textId="77777777" w:rsidTr="0061481D">
        <w:tc>
          <w:tcPr>
            <w:tcW w:w="750" w:type="dxa"/>
            <w:shd w:val="clear" w:color="auto" w:fill="FFFFFF"/>
            <w:noWrap/>
            <w:tcMar>
              <w:top w:w="0" w:type="dxa"/>
              <w:left w:w="150" w:type="dxa"/>
              <w:bottom w:w="0" w:type="dxa"/>
              <w:right w:w="150" w:type="dxa"/>
            </w:tcMar>
            <w:hideMark/>
          </w:tcPr>
          <w:p w14:paraId="5393A0EA"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19117CF"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st1.pop(); </w:t>
            </w:r>
          </w:p>
        </w:tc>
      </w:tr>
      <w:tr w:rsidR="0061481D" w:rsidRPr="0061481D" w14:paraId="3D6D03B2" w14:textId="77777777" w:rsidTr="0061481D">
        <w:tc>
          <w:tcPr>
            <w:tcW w:w="750" w:type="dxa"/>
            <w:shd w:val="clear" w:color="auto" w:fill="auto"/>
            <w:noWrap/>
            <w:tcMar>
              <w:top w:w="0" w:type="dxa"/>
              <w:left w:w="150" w:type="dxa"/>
              <w:bottom w:w="0" w:type="dxa"/>
              <w:right w:w="150" w:type="dxa"/>
            </w:tcMar>
            <w:hideMark/>
          </w:tcPr>
          <w:p w14:paraId="6034D556"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5E92CEA"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postorder.push_back(temp-&gt;val);</w:t>
            </w:r>
          </w:p>
        </w:tc>
      </w:tr>
      <w:tr w:rsidR="0061481D" w:rsidRPr="0061481D" w14:paraId="0446E3E8" w14:textId="77777777" w:rsidTr="0061481D">
        <w:tc>
          <w:tcPr>
            <w:tcW w:w="750" w:type="dxa"/>
            <w:shd w:val="clear" w:color="auto" w:fill="FFFFFF"/>
            <w:noWrap/>
            <w:tcMar>
              <w:top w:w="0" w:type="dxa"/>
              <w:left w:w="150" w:type="dxa"/>
              <w:bottom w:w="0" w:type="dxa"/>
              <w:right w:w="150" w:type="dxa"/>
            </w:tcMar>
            <w:hideMark/>
          </w:tcPr>
          <w:p w14:paraId="1A3392B7"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7904228"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while (!st1.empty() &amp;&amp; temp == st1.top()-&gt;right) {</w:t>
            </w:r>
          </w:p>
        </w:tc>
      </w:tr>
      <w:tr w:rsidR="0061481D" w:rsidRPr="0061481D" w14:paraId="1BF7DEE8" w14:textId="77777777" w:rsidTr="0061481D">
        <w:tc>
          <w:tcPr>
            <w:tcW w:w="750" w:type="dxa"/>
            <w:shd w:val="clear" w:color="auto" w:fill="auto"/>
            <w:noWrap/>
            <w:tcMar>
              <w:top w:w="0" w:type="dxa"/>
              <w:left w:w="150" w:type="dxa"/>
              <w:bottom w:w="0" w:type="dxa"/>
              <w:right w:w="150" w:type="dxa"/>
            </w:tcMar>
            <w:hideMark/>
          </w:tcPr>
          <w:p w14:paraId="2EA1F9EC"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6FDA6E2"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temp = st1.top();</w:t>
            </w:r>
          </w:p>
        </w:tc>
      </w:tr>
      <w:tr w:rsidR="0061481D" w:rsidRPr="0061481D" w14:paraId="21FD67AB" w14:textId="77777777" w:rsidTr="0061481D">
        <w:tc>
          <w:tcPr>
            <w:tcW w:w="750" w:type="dxa"/>
            <w:shd w:val="clear" w:color="auto" w:fill="FFFFFF"/>
            <w:noWrap/>
            <w:tcMar>
              <w:top w:w="0" w:type="dxa"/>
              <w:left w:w="150" w:type="dxa"/>
              <w:bottom w:w="0" w:type="dxa"/>
              <w:right w:w="150" w:type="dxa"/>
            </w:tcMar>
            <w:hideMark/>
          </w:tcPr>
          <w:p w14:paraId="0F2F239B"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E75A310"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st1.pop(); </w:t>
            </w:r>
          </w:p>
        </w:tc>
      </w:tr>
      <w:tr w:rsidR="0061481D" w:rsidRPr="0061481D" w14:paraId="10D95C50" w14:textId="77777777" w:rsidTr="0061481D">
        <w:tc>
          <w:tcPr>
            <w:tcW w:w="750" w:type="dxa"/>
            <w:shd w:val="clear" w:color="auto" w:fill="auto"/>
            <w:noWrap/>
            <w:tcMar>
              <w:top w:w="0" w:type="dxa"/>
              <w:left w:w="150" w:type="dxa"/>
              <w:bottom w:w="0" w:type="dxa"/>
              <w:right w:w="150" w:type="dxa"/>
            </w:tcMar>
            <w:hideMark/>
          </w:tcPr>
          <w:p w14:paraId="117ED035"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90646DD"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postorder.push_back(temp-&gt;val);</w:t>
            </w:r>
          </w:p>
        </w:tc>
      </w:tr>
      <w:tr w:rsidR="0061481D" w:rsidRPr="0061481D" w14:paraId="7E882FCF" w14:textId="77777777" w:rsidTr="0061481D">
        <w:tc>
          <w:tcPr>
            <w:tcW w:w="750" w:type="dxa"/>
            <w:shd w:val="clear" w:color="auto" w:fill="FFFFFF"/>
            <w:noWrap/>
            <w:tcMar>
              <w:top w:w="0" w:type="dxa"/>
              <w:left w:w="150" w:type="dxa"/>
              <w:bottom w:w="0" w:type="dxa"/>
              <w:right w:w="150" w:type="dxa"/>
            </w:tcMar>
            <w:hideMark/>
          </w:tcPr>
          <w:p w14:paraId="7DB71C3C"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4C32C52"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t>
            </w:r>
          </w:p>
        </w:tc>
      </w:tr>
      <w:tr w:rsidR="0061481D" w:rsidRPr="0061481D" w14:paraId="7BEB974D" w14:textId="77777777" w:rsidTr="0061481D">
        <w:tc>
          <w:tcPr>
            <w:tcW w:w="750" w:type="dxa"/>
            <w:shd w:val="clear" w:color="auto" w:fill="auto"/>
            <w:noWrap/>
            <w:tcMar>
              <w:top w:w="0" w:type="dxa"/>
              <w:left w:w="150" w:type="dxa"/>
              <w:bottom w:w="0" w:type="dxa"/>
              <w:right w:w="150" w:type="dxa"/>
            </w:tcMar>
            <w:hideMark/>
          </w:tcPr>
          <w:p w14:paraId="499F194D"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79A779C"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 else {</w:t>
            </w:r>
          </w:p>
        </w:tc>
      </w:tr>
      <w:tr w:rsidR="0061481D" w:rsidRPr="0061481D" w14:paraId="608EDE42" w14:textId="77777777" w:rsidTr="0061481D">
        <w:tc>
          <w:tcPr>
            <w:tcW w:w="750" w:type="dxa"/>
            <w:shd w:val="clear" w:color="auto" w:fill="FFFFFF"/>
            <w:noWrap/>
            <w:tcMar>
              <w:top w:w="0" w:type="dxa"/>
              <w:left w:w="150" w:type="dxa"/>
              <w:bottom w:w="0" w:type="dxa"/>
              <w:right w:w="150" w:type="dxa"/>
            </w:tcMar>
            <w:hideMark/>
          </w:tcPr>
          <w:p w14:paraId="18185A17"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944D43B"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current = temp;</w:t>
            </w:r>
          </w:p>
        </w:tc>
      </w:tr>
      <w:tr w:rsidR="0061481D" w:rsidRPr="0061481D" w14:paraId="4FE3A8A9" w14:textId="77777777" w:rsidTr="0061481D">
        <w:tc>
          <w:tcPr>
            <w:tcW w:w="750" w:type="dxa"/>
            <w:shd w:val="clear" w:color="auto" w:fill="auto"/>
            <w:noWrap/>
            <w:tcMar>
              <w:top w:w="0" w:type="dxa"/>
              <w:left w:w="150" w:type="dxa"/>
              <w:bottom w:w="0" w:type="dxa"/>
              <w:right w:w="150" w:type="dxa"/>
            </w:tcMar>
            <w:hideMark/>
          </w:tcPr>
          <w:p w14:paraId="63F16982"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F6990C5" w14:textId="3416AD5B"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t>
            </w:r>
            <w:r w:rsidR="003E5208">
              <w:rPr>
                <w:rFonts w:ascii="Consolas" w:eastAsia="Times New Roman" w:hAnsi="Consolas" w:cs="Segoe UI"/>
                <w:color w:val="24292F"/>
                <w:sz w:val="18"/>
                <w:szCs w:val="18"/>
              </w:rPr>
              <w:t xml:space="preserve"> </w:t>
            </w:r>
          </w:p>
        </w:tc>
      </w:tr>
      <w:tr w:rsidR="0061481D" w:rsidRPr="0061481D" w14:paraId="108CB676" w14:textId="77777777" w:rsidTr="0061481D">
        <w:tc>
          <w:tcPr>
            <w:tcW w:w="750" w:type="dxa"/>
            <w:shd w:val="clear" w:color="auto" w:fill="FFFFFF"/>
            <w:noWrap/>
            <w:tcMar>
              <w:top w:w="0" w:type="dxa"/>
              <w:left w:w="150" w:type="dxa"/>
              <w:bottom w:w="0" w:type="dxa"/>
              <w:right w:w="150" w:type="dxa"/>
            </w:tcMar>
            <w:hideMark/>
          </w:tcPr>
          <w:p w14:paraId="6BCA4617"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EFD35F"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t>
            </w:r>
          </w:p>
        </w:tc>
      </w:tr>
      <w:tr w:rsidR="0061481D" w:rsidRPr="0061481D" w14:paraId="369C6BB5" w14:textId="77777777" w:rsidTr="0061481D">
        <w:tc>
          <w:tcPr>
            <w:tcW w:w="750" w:type="dxa"/>
            <w:shd w:val="clear" w:color="auto" w:fill="auto"/>
            <w:noWrap/>
            <w:tcMar>
              <w:top w:w="0" w:type="dxa"/>
              <w:left w:w="150" w:type="dxa"/>
              <w:bottom w:w="0" w:type="dxa"/>
              <w:right w:w="150" w:type="dxa"/>
            </w:tcMar>
            <w:hideMark/>
          </w:tcPr>
          <w:p w14:paraId="01408345"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2F89C99"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w:t>
            </w:r>
          </w:p>
        </w:tc>
      </w:tr>
      <w:tr w:rsidR="0061481D" w:rsidRPr="0061481D" w14:paraId="1EF185FB" w14:textId="77777777" w:rsidTr="0061481D">
        <w:tc>
          <w:tcPr>
            <w:tcW w:w="750" w:type="dxa"/>
            <w:shd w:val="clear" w:color="auto" w:fill="FFFFFF"/>
            <w:noWrap/>
            <w:tcMar>
              <w:top w:w="0" w:type="dxa"/>
              <w:left w:w="150" w:type="dxa"/>
              <w:bottom w:w="0" w:type="dxa"/>
              <w:right w:w="150" w:type="dxa"/>
            </w:tcMar>
            <w:hideMark/>
          </w:tcPr>
          <w:p w14:paraId="29DCC0BB" w14:textId="77777777" w:rsidR="0061481D" w:rsidRPr="0061481D" w:rsidRDefault="0061481D" w:rsidP="0061481D">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DA8A1F" w14:textId="77777777" w:rsidR="0061481D" w:rsidRPr="0061481D" w:rsidRDefault="0061481D" w:rsidP="0061481D">
            <w:pPr>
              <w:spacing w:after="0" w:line="300" w:lineRule="atLeast"/>
              <w:rPr>
                <w:rFonts w:ascii="Consolas" w:eastAsia="Times New Roman" w:hAnsi="Consolas" w:cs="Segoe UI"/>
                <w:color w:val="24292F"/>
                <w:sz w:val="18"/>
                <w:szCs w:val="18"/>
              </w:rPr>
            </w:pPr>
            <w:r w:rsidRPr="0061481D">
              <w:rPr>
                <w:rFonts w:ascii="Consolas" w:eastAsia="Times New Roman" w:hAnsi="Consolas" w:cs="Segoe UI"/>
                <w:color w:val="24292F"/>
                <w:sz w:val="18"/>
                <w:szCs w:val="18"/>
              </w:rPr>
              <w:t xml:space="preserve">        return postorder;</w:t>
            </w:r>
          </w:p>
        </w:tc>
      </w:tr>
    </w:tbl>
    <w:p w14:paraId="2EAF619E" w14:textId="1300285F" w:rsidR="00691A2F" w:rsidRDefault="00465C39" w:rsidP="005E6D82">
      <w:pPr>
        <w:pStyle w:val="HTMLPreformatted"/>
        <w:shd w:val="clear" w:color="auto" w:fill="F7F9FA"/>
        <w:spacing w:after="240"/>
      </w:pPr>
      <w:r>
        <w:t>78)</w:t>
      </w:r>
      <w:r w:rsidR="007A3026" w:rsidRPr="007A3026">
        <w:rPr>
          <w:highlight w:val="cyan"/>
        </w:rPr>
        <w:t xml:space="preserve"> </w:t>
      </w:r>
      <w:r w:rsidR="007A3026" w:rsidRPr="00EB382E">
        <w:rPr>
          <w:highlight w:val="cyan"/>
        </w:rPr>
        <w:t>Level order Traversal</w:t>
      </w:r>
    </w:p>
    <w:p w14:paraId="5E77184D" w14:textId="50EE5326" w:rsidR="007A3026" w:rsidRPr="007A3026" w:rsidRDefault="00465C39" w:rsidP="007A3026">
      <w:pPr>
        <w:shd w:val="clear" w:color="auto" w:fill="1E1E1E"/>
        <w:spacing w:line="285" w:lineRule="atLeast"/>
        <w:rPr>
          <w:rFonts w:ascii="Consolas" w:eastAsia="Times New Roman" w:hAnsi="Consolas" w:cs="Times New Roman"/>
          <w:color w:val="D4D4D4"/>
          <w:sz w:val="21"/>
          <w:szCs w:val="21"/>
        </w:rPr>
      </w:pPr>
      <w:r>
        <w:t>:</w:t>
      </w:r>
      <w:r w:rsidR="007A3026" w:rsidRPr="007A3026">
        <w:rPr>
          <w:rFonts w:ascii="Consolas" w:hAnsi="Consolas"/>
          <w:color w:val="569CD6"/>
          <w:sz w:val="21"/>
          <w:szCs w:val="21"/>
        </w:rPr>
        <w:t xml:space="preserve"> </w:t>
      </w:r>
      <w:r w:rsidR="007A3026" w:rsidRPr="007A3026">
        <w:rPr>
          <w:rFonts w:ascii="Consolas" w:eastAsia="Times New Roman" w:hAnsi="Consolas" w:cs="Times New Roman"/>
          <w:color w:val="569CD6"/>
          <w:sz w:val="21"/>
          <w:szCs w:val="21"/>
        </w:rPr>
        <w:t>void</w:t>
      </w:r>
      <w:r w:rsidR="007A3026" w:rsidRPr="007A3026">
        <w:rPr>
          <w:rFonts w:ascii="Consolas" w:eastAsia="Times New Roman" w:hAnsi="Consolas" w:cs="Times New Roman"/>
          <w:color w:val="D4D4D4"/>
          <w:sz w:val="21"/>
          <w:szCs w:val="21"/>
        </w:rPr>
        <w:t xml:space="preserve"> </w:t>
      </w:r>
      <w:r w:rsidR="007A3026" w:rsidRPr="007A3026">
        <w:rPr>
          <w:rFonts w:ascii="Consolas" w:eastAsia="Times New Roman" w:hAnsi="Consolas" w:cs="Times New Roman"/>
          <w:color w:val="DCDCAA"/>
          <w:sz w:val="21"/>
          <w:szCs w:val="21"/>
        </w:rPr>
        <w:t>level_order</w:t>
      </w:r>
      <w:r w:rsidR="007A3026" w:rsidRPr="007A3026">
        <w:rPr>
          <w:rFonts w:ascii="Consolas" w:eastAsia="Times New Roman" w:hAnsi="Consolas" w:cs="Times New Roman"/>
          <w:color w:val="D4D4D4"/>
          <w:sz w:val="21"/>
          <w:szCs w:val="21"/>
        </w:rPr>
        <w:t>(</w:t>
      </w:r>
      <w:r w:rsidR="007A3026" w:rsidRPr="007A3026">
        <w:rPr>
          <w:rFonts w:ascii="Consolas" w:eastAsia="Times New Roman" w:hAnsi="Consolas" w:cs="Times New Roman"/>
          <w:color w:val="4EC9B0"/>
          <w:sz w:val="21"/>
          <w:szCs w:val="21"/>
        </w:rPr>
        <w:t>Root</w:t>
      </w:r>
      <w:r w:rsidR="007A3026" w:rsidRPr="007A3026">
        <w:rPr>
          <w:rFonts w:ascii="Consolas" w:eastAsia="Times New Roman" w:hAnsi="Consolas" w:cs="Times New Roman"/>
          <w:color w:val="569CD6"/>
          <w:sz w:val="21"/>
          <w:szCs w:val="21"/>
        </w:rPr>
        <w:t>*</w:t>
      </w:r>
      <w:r w:rsidR="007A3026" w:rsidRPr="007A3026">
        <w:rPr>
          <w:rFonts w:ascii="Consolas" w:eastAsia="Times New Roman" w:hAnsi="Consolas" w:cs="Times New Roman"/>
          <w:color w:val="9CDCFE"/>
          <w:sz w:val="21"/>
          <w:szCs w:val="21"/>
        </w:rPr>
        <w:t>root</w:t>
      </w:r>
      <w:r w:rsidR="007A3026" w:rsidRPr="007A3026">
        <w:rPr>
          <w:rFonts w:ascii="Consolas" w:eastAsia="Times New Roman" w:hAnsi="Consolas" w:cs="Times New Roman"/>
          <w:color w:val="D4D4D4"/>
          <w:sz w:val="21"/>
          <w:szCs w:val="21"/>
        </w:rPr>
        <w:t>)</w:t>
      </w:r>
      <w:r w:rsidR="007A3026" w:rsidRPr="007A3026">
        <w:rPr>
          <w:rFonts w:ascii="Consolas" w:eastAsia="Times New Roman" w:hAnsi="Consolas" w:cs="Times New Roman"/>
          <w:color w:val="6A9955"/>
          <w:sz w:val="21"/>
          <w:szCs w:val="21"/>
        </w:rPr>
        <w:t xml:space="preserve">                        //LEVEL ORDER TRAVERSAL(iteratively)</w:t>
      </w:r>
    </w:p>
    <w:p w14:paraId="19EC3597"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6A9955"/>
          <w:sz w:val="21"/>
          <w:szCs w:val="21"/>
        </w:rPr>
        <w:t xml:space="preserve">                                                  //USING QUEUE</w:t>
      </w:r>
    </w:p>
    <w:p w14:paraId="15D09FC0"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6A9955"/>
          <w:sz w:val="21"/>
          <w:szCs w:val="21"/>
        </w:rPr>
        <w:t>                                                   //O(n)   O(n)</w:t>
      </w:r>
    </w:p>
    <w:p w14:paraId="7F8D3D92"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if</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root</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569CD6"/>
          <w:sz w:val="21"/>
          <w:szCs w:val="21"/>
        </w:rPr>
        <w:t>NULL</w:t>
      </w:r>
      <w:r w:rsidRPr="007A3026">
        <w:rPr>
          <w:rFonts w:ascii="Consolas" w:eastAsia="Times New Roman" w:hAnsi="Consolas" w:cs="Times New Roman"/>
          <w:color w:val="D4D4D4"/>
          <w:sz w:val="21"/>
          <w:szCs w:val="21"/>
        </w:rPr>
        <w:t>)</w:t>
      </w:r>
    </w:p>
    <w:p w14:paraId="68800C6A"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return</w:t>
      </w:r>
      <w:r w:rsidRPr="007A3026">
        <w:rPr>
          <w:rFonts w:ascii="Consolas" w:eastAsia="Times New Roman" w:hAnsi="Consolas" w:cs="Times New Roman"/>
          <w:color w:val="D4D4D4"/>
          <w:sz w:val="21"/>
          <w:szCs w:val="21"/>
        </w:rPr>
        <w:t>;</w:t>
      </w:r>
    </w:p>
    <w:p w14:paraId="13691A73"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queue&lt;</w:t>
      </w:r>
      <w:r w:rsidRPr="007A3026">
        <w:rPr>
          <w:rFonts w:ascii="Consolas" w:eastAsia="Times New Roman" w:hAnsi="Consolas" w:cs="Times New Roman"/>
          <w:color w:val="4EC9B0"/>
          <w:sz w:val="21"/>
          <w:szCs w:val="21"/>
        </w:rPr>
        <w:t>Root</w:t>
      </w:r>
      <w:r w:rsidRPr="007A3026">
        <w:rPr>
          <w:rFonts w:ascii="Consolas" w:eastAsia="Times New Roman" w:hAnsi="Consolas" w:cs="Times New Roman"/>
          <w:color w:val="D4D4D4"/>
          <w:sz w:val="21"/>
          <w:szCs w:val="21"/>
        </w:rPr>
        <w:t>*&gt;q;</w:t>
      </w:r>
    </w:p>
    <w:p w14:paraId="42285C62"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4EC9B0"/>
          <w:sz w:val="21"/>
          <w:szCs w:val="21"/>
        </w:rPr>
        <w:t>Root</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w:t>
      </w:r>
    </w:p>
    <w:p w14:paraId="216CF4B2"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push</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root</w:t>
      </w:r>
      <w:r w:rsidRPr="007A3026">
        <w:rPr>
          <w:rFonts w:ascii="Consolas" w:eastAsia="Times New Roman" w:hAnsi="Consolas" w:cs="Times New Roman"/>
          <w:color w:val="D4D4D4"/>
          <w:sz w:val="21"/>
          <w:szCs w:val="21"/>
        </w:rPr>
        <w:t>);</w:t>
      </w:r>
    </w:p>
    <w:p w14:paraId="6BF40303"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while</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empty</w:t>
      </w:r>
      <w:r w:rsidRPr="007A3026">
        <w:rPr>
          <w:rFonts w:ascii="Consolas" w:eastAsia="Times New Roman" w:hAnsi="Consolas" w:cs="Times New Roman"/>
          <w:color w:val="D4D4D4"/>
          <w:sz w:val="21"/>
          <w:szCs w:val="21"/>
        </w:rPr>
        <w:t>())</w:t>
      </w:r>
    </w:p>
    <w:p w14:paraId="0B248CB2"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w:t>
      </w:r>
    </w:p>
    <w:p w14:paraId="14362CDC"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front</w:t>
      </w:r>
      <w:r w:rsidRPr="007A3026">
        <w:rPr>
          <w:rFonts w:ascii="Consolas" w:eastAsia="Times New Roman" w:hAnsi="Consolas" w:cs="Times New Roman"/>
          <w:color w:val="D4D4D4"/>
          <w:sz w:val="21"/>
          <w:szCs w:val="21"/>
        </w:rPr>
        <w:t>();</w:t>
      </w:r>
    </w:p>
    <w:p w14:paraId="7D639D21"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lastRenderedPageBreak/>
        <w:t xml:space="preserve">        </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pop</w:t>
      </w:r>
      <w:r w:rsidRPr="007A3026">
        <w:rPr>
          <w:rFonts w:ascii="Consolas" w:eastAsia="Times New Roman" w:hAnsi="Consolas" w:cs="Times New Roman"/>
          <w:color w:val="D4D4D4"/>
          <w:sz w:val="21"/>
          <w:szCs w:val="21"/>
        </w:rPr>
        <w:t>();</w:t>
      </w:r>
    </w:p>
    <w:p w14:paraId="718FF771"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cout</w:t>
      </w:r>
      <w:r w:rsidRPr="007A3026">
        <w:rPr>
          <w:rFonts w:ascii="Consolas" w:eastAsia="Times New Roman" w:hAnsi="Consolas" w:cs="Times New Roman"/>
          <w:color w:val="DCDCAA"/>
          <w:sz w:val="21"/>
          <w:szCs w:val="21"/>
        </w:rPr>
        <w:t>&lt;&lt;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-&gt;</w:t>
      </w:r>
      <w:r w:rsidRPr="007A3026">
        <w:rPr>
          <w:rFonts w:ascii="Consolas" w:eastAsia="Times New Roman" w:hAnsi="Consolas" w:cs="Times New Roman"/>
          <w:color w:val="9CDCFE"/>
          <w:sz w:val="21"/>
          <w:szCs w:val="21"/>
        </w:rPr>
        <w:t>data</w:t>
      </w:r>
      <w:r w:rsidRPr="007A3026">
        <w:rPr>
          <w:rFonts w:ascii="Consolas" w:eastAsia="Times New Roman" w:hAnsi="Consolas" w:cs="Times New Roman"/>
          <w:color w:val="DCDCAA"/>
          <w:sz w:val="21"/>
          <w:szCs w:val="21"/>
        </w:rPr>
        <w:t>&lt;&lt;</w:t>
      </w:r>
      <w:r w:rsidRPr="007A3026">
        <w:rPr>
          <w:rFonts w:ascii="Consolas" w:eastAsia="Times New Roman" w:hAnsi="Consolas" w:cs="Times New Roman"/>
          <w:color w:val="CE9178"/>
          <w:sz w:val="21"/>
          <w:szCs w:val="21"/>
        </w:rPr>
        <w:t>" "</w:t>
      </w:r>
      <w:r w:rsidRPr="007A3026">
        <w:rPr>
          <w:rFonts w:ascii="Consolas" w:eastAsia="Times New Roman" w:hAnsi="Consolas" w:cs="Times New Roman"/>
          <w:color w:val="D4D4D4"/>
          <w:sz w:val="21"/>
          <w:szCs w:val="21"/>
        </w:rPr>
        <w:t>;</w:t>
      </w:r>
    </w:p>
    <w:p w14:paraId="3B149F04"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if</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-&gt;</w:t>
      </w:r>
      <w:r w:rsidRPr="007A3026">
        <w:rPr>
          <w:rFonts w:ascii="Consolas" w:eastAsia="Times New Roman" w:hAnsi="Consolas" w:cs="Times New Roman"/>
          <w:color w:val="9CDCFE"/>
          <w:sz w:val="21"/>
          <w:szCs w:val="21"/>
        </w:rPr>
        <w:t>left</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569CD6"/>
          <w:sz w:val="21"/>
          <w:szCs w:val="21"/>
        </w:rPr>
        <w:t>NULL</w:t>
      </w:r>
      <w:r w:rsidRPr="007A3026">
        <w:rPr>
          <w:rFonts w:ascii="Consolas" w:eastAsia="Times New Roman" w:hAnsi="Consolas" w:cs="Times New Roman"/>
          <w:color w:val="D4D4D4"/>
          <w:sz w:val="21"/>
          <w:szCs w:val="21"/>
        </w:rPr>
        <w:t>)</w:t>
      </w:r>
    </w:p>
    <w:p w14:paraId="212524C3"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push</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-&gt;</w:t>
      </w:r>
      <w:r w:rsidRPr="007A3026">
        <w:rPr>
          <w:rFonts w:ascii="Consolas" w:eastAsia="Times New Roman" w:hAnsi="Consolas" w:cs="Times New Roman"/>
          <w:color w:val="9CDCFE"/>
          <w:sz w:val="21"/>
          <w:szCs w:val="21"/>
        </w:rPr>
        <w:t>left</w:t>
      </w:r>
      <w:r w:rsidRPr="007A3026">
        <w:rPr>
          <w:rFonts w:ascii="Consolas" w:eastAsia="Times New Roman" w:hAnsi="Consolas" w:cs="Times New Roman"/>
          <w:color w:val="D4D4D4"/>
          <w:sz w:val="21"/>
          <w:szCs w:val="21"/>
        </w:rPr>
        <w:t>);</w:t>
      </w:r>
    </w:p>
    <w:p w14:paraId="29000B2F"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if</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-&gt;</w:t>
      </w:r>
      <w:r w:rsidRPr="007A3026">
        <w:rPr>
          <w:rFonts w:ascii="Consolas" w:eastAsia="Times New Roman" w:hAnsi="Consolas" w:cs="Times New Roman"/>
          <w:color w:val="9CDCFE"/>
          <w:sz w:val="21"/>
          <w:szCs w:val="21"/>
        </w:rPr>
        <w:t>right</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569CD6"/>
          <w:sz w:val="21"/>
          <w:szCs w:val="21"/>
        </w:rPr>
        <w:t>NULL</w:t>
      </w:r>
      <w:r w:rsidRPr="007A3026">
        <w:rPr>
          <w:rFonts w:ascii="Consolas" w:eastAsia="Times New Roman" w:hAnsi="Consolas" w:cs="Times New Roman"/>
          <w:color w:val="D4D4D4"/>
          <w:sz w:val="21"/>
          <w:szCs w:val="21"/>
        </w:rPr>
        <w:t>)</w:t>
      </w:r>
    </w:p>
    <w:p w14:paraId="01B9C259"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push</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temp</w:t>
      </w:r>
      <w:r w:rsidRPr="007A3026">
        <w:rPr>
          <w:rFonts w:ascii="Consolas" w:eastAsia="Times New Roman" w:hAnsi="Consolas" w:cs="Times New Roman"/>
          <w:color w:val="D4D4D4"/>
          <w:sz w:val="21"/>
          <w:szCs w:val="21"/>
        </w:rPr>
        <w:t>-&gt;</w:t>
      </w:r>
      <w:r w:rsidRPr="007A3026">
        <w:rPr>
          <w:rFonts w:ascii="Consolas" w:eastAsia="Times New Roman" w:hAnsi="Consolas" w:cs="Times New Roman"/>
          <w:color w:val="9CDCFE"/>
          <w:sz w:val="21"/>
          <w:szCs w:val="21"/>
        </w:rPr>
        <w:t>right</w:t>
      </w:r>
      <w:r w:rsidRPr="007A3026">
        <w:rPr>
          <w:rFonts w:ascii="Consolas" w:eastAsia="Times New Roman" w:hAnsi="Consolas" w:cs="Times New Roman"/>
          <w:color w:val="D4D4D4"/>
          <w:sz w:val="21"/>
          <w:szCs w:val="21"/>
        </w:rPr>
        <w:t>);</w:t>
      </w:r>
    </w:p>
    <w:p w14:paraId="4E61939E"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w:t>
      </w:r>
    </w:p>
    <w:p w14:paraId="1068F297"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C586C0"/>
          <w:sz w:val="21"/>
          <w:szCs w:val="21"/>
        </w:rPr>
        <w:t>while</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empty</w:t>
      </w:r>
      <w:r w:rsidRPr="007A3026">
        <w:rPr>
          <w:rFonts w:ascii="Consolas" w:eastAsia="Times New Roman" w:hAnsi="Consolas" w:cs="Times New Roman"/>
          <w:color w:val="D4D4D4"/>
          <w:sz w:val="21"/>
          <w:szCs w:val="21"/>
        </w:rPr>
        <w:t>())</w:t>
      </w:r>
    </w:p>
    <w:p w14:paraId="252F3B56"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 xml:space="preserve">    </w:t>
      </w:r>
      <w:r w:rsidRPr="007A3026">
        <w:rPr>
          <w:rFonts w:ascii="Consolas" w:eastAsia="Times New Roman" w:hAnsi="Consolas" w:cs="Times New Roman"/>
          <w:color w:val="9CDCFE"/>
          <w:sz w:val="21"/>
          <w:szCs w:val="21"/>
        </w:rPr>
        <w:t>q</w:t>
      </w:r>
      <w:r w:rsidRPr="007A3026">
        <w:rPr>
          <w:rFonts w:ascii="Consolas" w:eastAsia="Times New Roman" w:hAnsi="Consolas" w:cs="Times New Roman"/>
          <w:color w:val="D4D4D4"/>
          <w:sz w:val="21"/>
          <w:szCs w:val="21"/>
        </w:rPr>
        <w:t>.</w:t>
      </w:r>
      <w:r w:rsidRPr="007A3026">
        <w:rPr>
          <w:rFonts w:ascii="Consolas" w:eastAsia="Times New Roman" w:hAnsi="Consolas" w:cs="Times New Roman"/>
          <w:color w:val="DCDCAA"/>
          <w:sz w:val="21"/>
          <w:szCs w:val="21"/>
        </w:rPr>
        <w:t>pop</w:t>
      </w:r>
      <w:r w:rsidRPr="007A3026">
        <w:rPr>
          <w:rFonts w:ascii="Consolas" w:eastAsia="Times New Roman" w:hAnsi="Consolas" w:cs="Times New Roman"/>
          <w:color w:val="D4D4D4"/>
          <w:sz w:val="21"/>
          <w:szCs w:val="21"/>
        </w:rPr>
        <w:t>();</w:t>
      </w:r>
    </w:p>
    <w:p w14:paraId="200419BA" w14:textId="77777777" w:rsidR="007A3026" w:rsidRPr="007A3026" w:rsidRDefault="007A3026" w:rsidP="007A3026">
      <w:pPr>
        <w:shd w:val="clear" w:color="auto" w:fill="1E1E1E"/>
        <w:spacing w:after="0" w:line="285" w:lineRule="atLeast"/>
        <w:rPr>
          <w:rFonts w:ascii="Consolas" w:eastAsia="Times New Roman" w:hAnsi="Consolas" w:cs="Times New Roman"/>
          <w:color w:val="D4D4D4"/>
          <w:sz w:val="21"/>
          <w:szCs w:val="21"/>
        </w:rPr>
      </w:pPr>
      <w:r w:rsidRPr="007A3026">
        <w:rPr>
          <w:rFonts w:ascii="Consolas" w:eastAsia="Times New Roman" w:hAnsi="Consolas" w:cs="Times New Roman"/>
          <w:color w:val="D4D4D4"/>
          <w:sz w:val="21"/>
          <w:szCs w:val="21"/>
        </w:rPr>
        <w:t>}</w:t>
      </w:r>
    </w:p>
    <w:p w14:paraId="432471BB" w14:textId="0812D093" w:rsidR="00421073" w:rsidRPr="00421073" w:rsidRDefault="007A3026" w:rsidP="00421073">
      <w:pPr>
        <w:pStyle w:val="NormalWeb"/>
        <w:shd w:val="clear" w:color="auto" w:fill="FFFFFF"/>
        <w:spacing w:before="0" w:beforeAutospacing="0" w:after="240" w:afterAutospacing="0"/>
        <w:rPr>
          <w:rFonts w:ascii="Segoe UI" w:hAnsi="Segoe UI" w:cs="Segoe UI"/>
          <w:color w:val="263238"/>
          <w:sz w:val="21"/>
          <w:szCs w:val="21"/>
        </w:rPr>
      </w:pPr>
      <w:r>
        <w:t>78)</w:t>
      </w:r>
      <w:r w:rsidR="00421073" w:rsidRPr="00421073">
        <w:rPr>
          <w:rFonts w:ascii="Segoe UI" w:hAnsi="Segoe UI" w:cs="Segoe UI"/>
          <w:color w:val="263238"/>
          <w:sz w:val="21"/>
          <w:szCs w:val="21"/>
        </w:rPr>
        <w:t xml:space="preserve"> Given the </w:t>
      </w:r>
      <w:r w:rsidR="00421073" w:rsidRPr="00421073">
        <w:rPr>
          <w:rFonts w:ascii="Courier New" w:hAnsi="Courier New" w:cs="Courier New"/>
          <w:color w:val="546E7A"/>
          <w:sz w:val="20"/>
          <w:szCs w:val="20"/>
          <w:shd w:val="clear" w:color="auto" w:fill="F7F9FA"/>
        </w:rPr>
        <w:t>root</w:t>
      </w:r>
      <w:r w:rsidR="00421073" w:rsidRPr="00421073">
        <w:rPr>
          <w:rFonts w:ascii="Segoe UI" w:hAnsi="Segoe UI" w:cs="Segoe UI"/>
          <w:color w:val="263238"/>
          <w:sz w:val="21"/>
          <w:szCs w:val="21"/>
        </w:rPr>
        <w:t> of a binary tree, return </w:t>
      </w:r>
      <w:r w:rsidR="00421073" w:rsidRPr="00421073">
        <w:rPr>
          <w:rFonts w:ascii="Segoe UI" w:hAnsi="Segoe UI" w:cs="Segoe UI"/>
          <w:i/>
          <w:iCs/>
          <w:color w:val="263238"/>
          <w:sz w:val="21"/>
          <w:szCs w:val="21"/>
        </w:rPr>
        <w:t>its maximum depth</w:t>
      </w:r>
      <w:r w:rsidR="00421073" w:rsidRPr="00421073">
        <w:rPr>
          <w:rFonts w:ascii="Segoe UI" w:hAnsi="Segoe UI" w:cs="Segoe UI"/>
          <w:color w:val="263238"/>
          <w:sz w:val="21"/>
          <w:szCs w:val="21"/>
        </w:rPr>
        <w:t>.</w:t>
      </w:r>
    </w:p>
    <w:p w14:paraId="682BDD2F" w14:textId="27DF3AD0" w:rsidR="00421073" w:rsidRPr="00421073" w:rsidRDefault="00421073" w:rsidP="00421073">
      <w:pPr>
        <w:shd w:val="clear" w:color="auto" w:fill="FFFFFF"/>
        <w:spacing w:after="240" w:line="240" w:lineRule="auto"/>
        <w:rPr>
          <w:rFonts w:ascii="Segoe UI" w:eastAsia="Times New Roman" w:hAnsi="Segoe UI" w:cs="Segoe UI"/>
          <w:color w:val="263238"/>
          <w:sz w:val="21"/>
          <w:szCs w:val="21"/>
        </w:rPr>
      </w:pPr>
      <w:r w:rsidRPr="00421073">
        <w:rPr>
          <w:rFonts w:ascii="Segoe UI" w:eastAsia="Times New Roman" w:hAnsi="Segoe UI" w:cs="Segoe UI"/>
          <w:color w:val="263238"/>
          <w:sz w:val="21"/>
          <w:szCs w:val="21"/>
        </w:rPr>
        <w:t>A binary tree's </w:t>
      </w:r>
      <w:r w:rsidRPr="00421073">
        <w:rPr>
          <w:rFonts w:ascii="Segoe UI" w:eastAsia="Times New Roman" w:hAnsi="Segoe UI" w:cs="Segoe UI"/>
          <w:b/>
          <w:bCs/>
          <w:color w:val="263238"/>
          <w:sz w:val="21"/>
          <w:szCs w:val="21"/>
        </w:rPr>
        <w:t>maximum depth</w:t>
      </w:r>
      <w:r w:rsidR="000D032C">
        <w:rPr>
          <w:rFonts w:ascii="Segoe UI" w:eastAsia="Times New Roman" w:hAnsi="Segoe UI" w:cs="Segoe UI"/>
          <w:b/>
          <w:bCs/>
          <w:color w:val="263238"/>
          <w:sz w:val="21"/>
          <w:szCs w:val="21"/>
        </w:rPr>
        <w:t>(</w:t>
      </w:r>
      <w:r w:rsidR="000D032C" w:rsidRPr="000D032C">
        <w:rPr>
          <w:rFonts w:ascii="Segoe UI" w:eastAsia="Times New Roman" w:hAnsi="Segoe UI" w:cs="Segoe UI"/>
          <w:b/>
          <w:bCs/>
          <w:color w:val="FF0000"/>
          <w:sz w:val="21"/>
          <w:szCs w:val="21"/>
        </w:rPr>
        <w:t>height</w:t>
      </w:r>
      <w:r w:rsidR="000D032C">
        <w:rPr>
          <w:rFonts w:ascii="Segoe UI" w:eastAsia="Times New Roman" w:hAnsi="Segoe UI" w:cs="Segoe UI"/>
          <w:b/>
          <w:bCs/>
          <w:color w:val="263238"/>
          <w:sz w:val="21"/>
          <w:szCs w:val="21"/>
        </w:rPr>
        <w:t>)</w:t>
      </w:r>
      <w:r w:rsidRPr="00421073">
        <w:rPr>
          <w:rFonts w:ascii="Segoe UI" w:eastAsia="Times New Roman" w:hAnsi="Segoe UI" w:cs="Segoe UI"/>
          <w:color w:val="263238"/>
          <w:sz w:val="21"/>
          <w:szCs w:val="21"/>
        </w:rPr>
        <w:t> is the number of nodes along the longest path from the root node down to the farthest leaf node.</w:t>
      </w:r>
    </w:p>
    <w:p w14:paraId="75D15480" w14:textId="77777777" w:rsidR="00421073" w:rsidRPr="00421073" w:rsidRDefault="00421073" w:rsidP="00421073">
      <w:pPr>
        <w:shd w:val="clear" w:color="auto" w:fill="FFFFFF"/>
        <w:spacing w:after="240" w:line="240" w:lineRule="auto"/>
        <w:rPr>
          <w:rFonts w:ascii="Segoe UI" w:eastAsia="Times New Roman" w:hAnsi="Segoe UI" w:cs="Segoe UI"/>
          <w:color w:val="263238"/>
          <w:sz w:val="21"/>
          <w:szCs w:val="21"/>
        </w:rPr>
      </w:pPr>
      <w:r w:rsidRPr="00421073">
        <w:rPr>
          <w:rFonts w:ascii="Segoe UI" w:eastAsia="Times New Roman" w:hAnsi="Segoe UI" w:cs="Segoe UI"/>
          <w:color w:val="263238"/>
          <w:sz w:val="21"/>
          <w:szCs w:val="21"/>
        </w:rPr>
        <w:t> </w:t>
      </w:r>
    </w:p>
    <w:p w14:paraId="7AA39913" w14:textId="77777777" w:rsidR="00421073" w:rsidRPr="00421073" w:rsidRDefault="00421073" w:rsidP="00421073">
      <w:pPr>
        <w:shd w:val="clear" w:color="auto" w:fill="FFFFFF"/>
        <w:spacing w:after="240" w:line="240" w:lineRule="auto"/>
        <w:rPr>
          <w:rFonts w:ascii="Segoe UI" w:eastAsia="Times New Roman" w:hAnsi="Segoe UI" w:cs="Segoe UI"/>
          <w:color w:val="263238"/>
          <w:sz w:val="21"/>
          <w:szCs w:val="21"/>
        </w:rPr>
      </w:pPr>
      <w:r w:rsidRPr="00421073">
        <w:rPr>
          <w:rFonts w:ascii="Segoe UI" w:eastAsia="Times New Roman" w:hAnsi="Segoe UI" w:cs="Segoe UI"/>
          <w:b/>
          <w:bCs/>
          <w:color w:val="263238"/>
          <w:sz w:val="21"/>
          <w:szCs w:val="21"/>
        </w:rPr>
        <w:t>Example 1:</w:t>
      </w:r>
    </w:p>
    <w:p w14:paraId="7134615D" w14:textId="4115E672" w:rsidR="00421073" w:rsidRPr="00421073" w:rsidRDefault="00421073" w:rsidP="00421073">
      <w:pPr>
        <w:spacing w:after="0" w:line="240" w:lineRule="auto"/>
        <w:rPr>
          <w:rFonts w:ascii="Times New Roman" w:eastAsia="Times New Roman" w:hAnsi="Times New Roman" w:cs="Times New Roman"/>
          <w:sz w:val="24"/>
          <w:szCs w:val="24"/>
        </w:rPr>
      </w:pPr>
      <w:r w:rsidRPr="00421073">
        <w:rPr>
          <w:rFonts w:ascii="Times New Roman" w:eastAsia="Times New Roman" w:hAnsi="Times New Roman" w:cs="Times New Roman"/>
          <w:noProof/>
          <w:sz w:val="24"/>
          <w:szCs w:val="24"/>
        </w:rPr>
        <w:drawing>
          <wp:inline distT="0" distB="0" distL="0" distR="0" wp14:anchorId="0EE004CA" wp14:editId="77E2564E">
            <wp:extent cx="4015740" cy="2781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740" cy="2781300"/>
                    </a:xfrm>
                    <a:prstGeom prst="rect">
                      <a:avLst/>
                    </a:prstGeom>
                    <a:noFill/>
                    <a:ln>
                      <a:noFill/>
                    </a:ln>
                  </pic:spPr>
                </pic:pic>
              </a:graphicData>
            </a:graphic>
          </wp:inline>
        </w:drawing>
      </w:r>
    </w:p>
    <w:p w14:paraId="0188298B" w14:textId="77777777" w:rsidR="00421073" w:rsidRPr="00421073" w:rsidRDefault="00421073" w:rsidP="004210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21073">
        <w:rPr>
          <w:rFonts w:ascii="Consolas" w:eastAsia="Times New Roman" w:hAnsi="Consolas" w:cs="Courier New"/>
          <w:b/>
          <w:bCs/>
          <w:color w:val="263238"/>
          <w:sz w:val="20"/>
          <w:szCs w:val="20"/>
        </w:rPr>
        <w:t>Input:</w:t>
      </w:r>
      <w:r w:rsidRPr="00421073">
        <w:rPr>
          <w:rFonts w:ascii="Consolas" w:eastAsia="Times New Roman" w:hAnsi="Consolas" w:cs="Courier New"/>
          <w:color w:val="263238"/>
          <w:sz w:val="20"/>
          <w:szCs w:val="20"/>
        </w:rPr>
        <w:t xml:space="preserve"> root = [3,9,20,null,null,15,7]</w:t>
      </w:r>
    </w:p>
    <w:p w14:paraId="16904A46" w14:textId="44959A92" w:rsidR="00465C39" w:rsidRPr="00421073" w:rsidRDefault="00421073" w:rsidP="004210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21073">
        <w:rPr>
          <w:rFonts w:ascii="Consolas" w:eastAsia="Times New Roman" w:hAnsi="Consolas" w:cs="Courier New"/>
          <w:b/>
          <w:bCs/>
          <w:color w:val="263238"/>
          <w:sz w:val="20"/>
          <w:szCs w:val="20"/>
        </w:rPr>
        <w:t>Output:</w:t>
      </w:r>
      <w:r w:rsidRPr="00421073">
        <w:rPr>
          <w:rFonts w:ascii="Consolas" w:eastAsia="Times New Roman" w:hAnsi="Consolas" w:cs="Courier New"/>
          <w:color w:val="263238"/>
          <w:sz w:val="20"/>
          <w:szCs w:val="20"/>
        </w:rPr>
        <w:t xml:space="preserve"> 3</w:t>
      </w:r>
    </w:p>
    <w:p w14:paraId="5A53D9A2" w14:textId="27C007F5" w:rsidR="00421073" w:rsidRDefault="007A3026" w:rsidP="00421073">
      <w:pPr>
        <w:pStyle w:val="HTMLPreformatted"/>
        <w:shd w:val="clear" w:color="auto" w:fill="F7F9FA"/>
        <w:spacing w:after="240"/>
      </w:pPr>
      <w:r>
        <w:t>:</w:t>
      </w:r>
      <w:r w:rsidR="00421073" w:rsidRPr="00421073">
        <w:t xml:space="preserve"> </w:t>
      </w:r>
      <w:r w:rsidR="00421073">
        <w:t>int maxDepth(TreeNode* root) {</w:t>
      </w:r>
    </w:p>
    <w:p w14:paraId="5DD10DAB" w14:textId="77777777" w:rsidR="00421073" w:rsidRDefault="00421073" w:rsidP="00421073">
      <w:pPr>
        <w:pStyle w:val="HTMLPreformatted"/>
        <w:shd w:val="clear" w:color="auto" w:fill="F7F9FA"/>
        <w:spacing w:after="240"/>
      </w:pPr>
      <w:r>
        <w:t xml:space="preserve">        if(root==NULL)</w:t>
      </w:r>
    </w:p>
    <w:p w14:paraId="38062F97" w14:textId="77777777" w:rsidR="00421073" w:rsidRDefault="00421073" w:rsidP="00421073">
      <w:pPr>
        <w:pStyle w:val="HTMLPreformatted"/>
        <w:shd w:val="clear" w:color="auto" w:fill="F7F9FA"/>
        <w:spacing w:after="240"/>
      </w:pPr>
      <w:r>
        <w:t xml:space="preserve">            return 0;</w:t>
      </w:r>
    </w:p>
    <w:p w14:paraId="605C7EDB" w14:textId="77777777" w:rsidR="00421073" w:rsidRDefault="00421073" w:rsidP="00421073">
      <w:pPr>
        <w:pStyle w:val="HTMLPreformatted"/>
        <w:shd w:val="clear" w:color="auto" w:fill="F7F9FA"/>
        <w:spacing w:after="240"/>
      </w:pPr>
      <w:r>
        <w:t xml:space="preserve">        int l=maxDepth(root-&gt;left);</w:t>
      </w:r>
    </w:p>
    <w:p w14:paraId="577B90F1" w14:textId="77777777" w:rsidR="00421073" w:rsidRDefault="00421073" w:rsidP="00421073">
      <w:pPr>
        <w:pStyle w:val="HTMLPreformatted"/>
        <w:shd w:val="clear" w:color="auto" w:fill="F7F9FA"/>
        <w:spacing w:after="240"/>
      </w:pPr>
      <w:r>
        <w:t xml:space="preserve">        int r=maxDepth(root-&gt;right);</w:t>
      </w:r>
    </w:p>
    <w:p w14:paraId="3A745148" w14:textId="77777777" w:rsidR="00421073" w:rsidRDefault="00421073" w:rsidP="00421073">
      <w:pPr>
        <w:pStyle w:val="HTMLPreformatted"/>
        <w:shd w:val="clear" w:color="auto" w:fill="F7F9FA"/>
        <w:spacing w:after="240"/>
      </w:pPr>
      <w:r>
        <w:lastRenderedPageBreak/>
        <w:t xml:space="preserve">        return 1+max(l,r);</w:t>
      </w:r>
    </w:p>
    <w:p w14:paraId="1F851FF3" w14:textId="1B5F07EE" w:rsidR="007A3026" w:rsidRDefault="00421073" w:rsidP="00421073">
      <w:pPr>
        <w:pStyle w:val="HTMLPreformatted"/>
        <w:shd w:val="clear" w:color="auto" w:fill="F7F9FA"/>
        <w:spacing w:after="240"/>
      </w:pPr>
      <w:r>
        <w:t xml:space="preserve">    }</w:t>
      </w:r>
    </w:p>
    <w:p w14:paraId="7295F24A" w14:textId="0A2EBAE0" w:rsidR="00010628" w:rsidRDefault="00010628" w:rsidP="00421073">
      <w:pPr>
        <w:pStyle w:val="HTMLPreformatted"/>
        <w:shd w:val="clear" w:color="auto" w:fill="F7F9FA"/>
        <w:spacing w:after="240"/>
      </w:pPr>
      <w:r w:rsidRPr="00010628">
        <w:rPr>
          <w:highlight w:val="cyan"/>
        </w:rPr>
        <w:t>FOR N-ARY TREE</w:t>
      </w:r>
    </w:p>
    <w:p w14:paraId="503AD18F" w14:textId="77777777"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color w:val="263238"/>
          <w:sz w:val="21"/>
          <w:szCs w:val="21"/>
        </w:rPr>
        <w:t>Given a n-ary tree, find its maximum depth.</w:t>
      </w:r>
    </w:p>
    <w:p w14:paraId="7B864126" w14:textId="77777777"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color w:val="263238"/>
          <w:sz w:val="21"/>
          <w:szCs w:val="21"/>
        </w:rPr>
        <w:t>The maximum depth is the number of nodes along the longest path from the root node down to the farthest leaf node.</w:t>
      </w:r>
    </w:p>
    <w:p w14:paraId="687E45B7" w14:textId="77777777"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i/>
          <w:iCs/>
          <w:color w:val="263238"/>
          <w:sz w:val="21"/>
          <w:szCs w:val="21"/>
        </w:rPr>
        <w:t>Nary-Tree input serialization is represented in their level order traversal, each group of children is separated by the null value (See examples).</w:t>
      </w:r>
    </w:p>
    <w:p w14:paraId="4F456182" w14:textId="77777777"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color w:val="263238"/>
          <w:sz w:val="21"/>
          <w:szCs w:val="21"/>
        </w:rPr>
        <w:t> </w:t>
      </w:r>
    </w:p>
    <w:p w14:paraId="33BAA4E0" w14:textId="77777777"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b/>
          <w:bCs/>
          <w:color w:val="263238"/>
          <w:sz w:val="21"/>
          <w:szCs w:val="21"/>
        </w:rPr>
        <w:t>Example 1:</w:t>
      </w:r>
    </w:p>
    <w:p w14:paraId="1A53E764" w14:textId="1B9D4873" w:rsidR="002E65E0" w:rsidRPr="002E65E0" w:rsidRDefault="002E65E0" w:rsidP="002E65E0">
      <w:pPr>
        <w:shd w:val="clear" w:color="auto" w:fill="FFFFFF"/>
        <w:spacing w:after="240" w:line="240" w:lineRule="auto"/>
        <w:rPr>
          <w:rFonts w:ascii="Segoe UI" w:eastAsia="Times New Roman" w:hAnsi="Segoe UI" w:cs="Segoe UI"/>
          <w:color w:val="263238"/>
          <w:sz w:val="21"/>
          <w:szCs w:val="21"/>
        </w:rPr>
      </w:pPr>
      <w:r w:rsidRPr="002E65E0">
        <w:rPr>
          <w:rFonts w:ascii="Segoe UI" w:eastAsia="Times New Roman" w:hAnsi="Segoe UI" w:cs="Segoe UI"/>
          <w:noProof/>
          <w:color w:val="263238"/>
          <w:sz w:val="21"/>
          <w:szCs w:val="21"/>
        </w:rPr>
        <w:drawing>
          <wp:inline distT="0" distB="0" distL="0" distR="0" wp14:anchorId="1773CAE1" wp14:editId="052FF381">
            <wp:extent cx="5943600" cy="3818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1FE09BC8" w14:textId="77777777" w:rsidR="002E65E0" w:rsidRPr="002E65E0" w:rsidRDefault="002E65E0" w:rsidP="002E65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65E0">
        <w:rPr>
          <w:rFonts w:ascii="Consolas" w:eastAsia="Times New Roman" w:hAnsi="Consolas" w:cs="Courier New"/>
          <w:b/>
          <w:bCs/>
          <w:color w:val="263238"/>
          <w:sz w:val="20"/>
          <w:szCs w:val="20"/>
        </w:rPr>
        <w:t>Input:</w:t>
      </w:r>
      <w:r w:rsidRPr="002E65E0">
        <w:rPr>
          <w:rFonts w:ascii="Consolas" w:eastAsia="Times New Roman" w:hAnsi="Consolas" w:cs="Courier New"/>
          <w:color w:val="263238"/>
          <w:sz w:val="20"/>
          <w:szCs w:val="20"/>
        </w:rPr>
        <w:t xml:space="preserve"> root = [1,null,3,2,4,null,5,6]</w:t>
      </w:r>
    </w:p>
    <w:p w14:paraId="06C500D5" w14:textId="77777777" w:rsidR="002E65E0" w:rsidRPr="002E65E0" w:rsidRDefault="002E65E0" w:rsidP="002E65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65E0">
        <w:rPr>
          <w:rFonts w:ascii="Consolas" w:eastAsia="Times New Roman" w:hAnsi="Consolas" w:cs="Courier New"/>
          <w:b/>
          <w:bCs/>
          <w:color w:val="263238"/>
          <w:sz w:val="20"/>
          <w:szCs w:val="20"/>
        </w:rPr>
        <w:t>Output:</w:t>
      </w:r>
      <w:r w:rsidRPr="002E65E0">
        <w:rPr>
          <w:rFonts w:ascii="Consolas" w:eastAsia="Times New Roman" w:hAnsi="Consolas" w:cs="Courier New"/>
          <w:color w:val="263238"/>
          <w:sz w:val="20"/>
          <w:szCs w:val="20"/>
        </w:rPr>
        <w:t xml:space="preserve"> 3</w:t>
      </w:r>
    </w:p>
    <w:p w14:paraId="5B5DAED0" w14:textId="77777777" w:rsidR="002E65E0" w:rsidRDefault="002E65E0" w:rsidP="002E65E0">
      <w:pPr>
        <w:pStyle w:val="HTMLPreformatted"/>
        <w:shd w:val="clear" w:color="auto" w:fill="F7F9FA"/>
        <w:spacing w:after="240"/>
      </w:pPr>
      <w:r>
        <w:t>: int maxDepth(Node* root) {</w:t>
      </w:r>
    </w:p>
    <w:p w14:paraId="340849DD" w14:textId="77777777" w:rsidR="002E65E0" w:rsidRDefault="002E65E0" w:rsidP="002E65E0">
      <w:pPr>
        <w:pStyle w:val="HTMLPreformatted"/>
        <w:shd w:val="clear" w:color="auto" w:fill="F7F9FA"/>
        <w:spacing w:after="240"/>
      </w:pPr>
      <w:r>
        <w:t xml:space="preserve">        if(!root)</w:t>
      </w:r>
    </w:p>
    <w:p w14:paraId="3D067721" w14:textId="77777777" w:rsidR="002E65E0" w:rsidRDefault="002E65E0" w:rsidP="002E65E0">
      <w:pPr>
        <w:pStyle w:val="HTMLPreformatted"/>
        <w:shd w:val="clear" w:color="auto" w:fill="F7F9FA"/>
        <w:spacing w:after="240"/>
      </w:pPr>
      <w:r>
        <w:t xml:space="preserve">            return 0;</w:t>
      </w:r>
    </w:p>
    <w:p w14:paraId="3C1510A5" w14:textId="77777777" w:rsidR="002E65E0" w:rsidRDefault="002E65E0" w:rsidP="002E65E0">
      <w:pPr>
        <w:pStyle w:val="HTMLPreformatted"/>
        <w:shd w:val="clear" w:color="auto" w:fill="F7F9FA"/>
        <w:spacing w:after="240"/>
      </w:pPr>
      <w:r>
        <w:lastRenderedPageBreak/>
        <w:t xml:space="preserve">        int maxi=0;</w:t>
      </w:r>
    </w:p>
    <w:p w14:paraId="0F2C53C0" w14:textId="77777777" w:rsidR="002E65E0" w:rsidRDefault="002E65E0" w:rsidP="002E65E0">
      <w:pPr>
        <w:pStyle w:val="HTMLPreformatted"/>
        <w:shd w:val="clear" w:color="auto" w:fill="F7F9FA"/>
        <w:spacing w:after="240"/>
      </w:pPr>
      <w:r>
        <w:t xml:space="preserve">        for(auto it:root-&gt;children)</w:t>
      </w:r>
    </w:p>
    <w:p w14:paraId="32959D01" w14:textId="77777777" w:rsidR="002E65E0" w:rsidRDefault="002E65E0" w:rsidP="002E65E0">
      <w:pPr>
        <w:pStyle w:val="HTMLPreformatted"/>
        <w:shd w:val="clear" w:color="auto" w:fill="F7F9FA"/>
        <w:spacing w:after="240"/>
      </w:pPr>
      <w:r>
        <w:t xml:space="preserve">            maxi=max(maxi,maxDepth(it));</w:t>
      </w:r>
    </w:p>
    <w:p w14:paraId="30B5084E" w14:textId="77777777" w:rsidR="002E65E0" w:rsidRDefault="002E65E0" w:rsidP="002E65E0">
      <w:pPr>
        <w:pStyle w:val="HTMLPreformatted"/>
        <w:shd w:val="clear" w:color="auto" w:fill="F7F9FA"/>
        <w:spacing w:after="240"/>
      </w:pPr>
      <w:r>
        <w:t xml:space="preserve">        return 1+maxi;</w:t>
      </w:r>
    </w:p>
    <w:p w14:paraId="1B52EF2D" w14:textId="2C0C631E" w:rsidR="00010628" w:rsidRDefault="002E65E0" w:rsidP="002E65E0">
      <w:pPr>
        <w:pStyle w:val="HTMLPreformatted"/>
        <w:shd w:val="clear" w:color="auto" w:fill="F7F9FA"/>
        <w:spacing w:after="240"/>
      </w:pPr>
      <w:r>
        <w:t xml:space="preserve">    }</w:t>
      </w:r>
    </w:p>
    <w:p w14:paraId="0DC665BC" w14:textId="026A01D3" w:rsidR="002C1B4B" w:rsidRPr="002C1B4B" w:rsidRDefault="00421073" w:rsidP="002C1B4B">
      <w:pPr>
        <w:pStyle w:val="NormalWeb"/>
        <w:shd w:val="clear" w:color="auto" w:fill="FFFFFF"/>
        <w:spacing w:before="0" w:beforeAutospacing="0" w:after="240" w:afterAutospacing="0"/>
        <w:rPr>
          <w:rFonts w:ascii="Segoe UI" w:hAnsi="Segoe UI" w:cs="Segoe UI"/>
          <w:color w:val="263238"/>
          <w:sz w:val="21"/>
          <w:szCs w:val="21"/>
        </w:rPr>
      </w:pPr>
      <w:r>
        <w:t>79)</w:t>
      </w:r>
      <w:r w:rsidR="002C1B4B" w:rsidRPr="002C1B4B">
        <w:rPr>
          <w:rFonts w:ascii="Segoe UI" w:hAnsi="Segoe UI" w:cs="Segoe UI"/>
          <w:color w:val="263238"/>
          <w:sz w:val="21"/>
          <w:szCs w:val="21"/>
        </w:rPr>
        <w:t xml:space="preserve"> Given a binary tree, determine if it is height-balanced.</w:t>
      </w:r>
    </w:p>
    <w:p w14:paraId="0F39A2FC" w14:textId="77777777" w:rsidR="002C1B4B" w:rsidRPr="002C1B4B" w:rsidRDefault="002C1B4B" w:rsidP="002C1B4B">
      <w:pPr>
        <w:shd w:val="clear" w:color="auto" w:fill="FFFFFF"/>
        <w:spacing w:after="240" w:line="240" w:lineRule="auto"/>
        <w:rPr>
          <w:rFonts w:ascii="Segoe UI" w:eastAsia="Times New Roman" w:hAnsi="Segoe UI" w:cs="Segoe UI"/>
          <w:color w:val="263238"/>
          <w:sz w:val="21"/>
          <w:szCs w:val="21"/>
        </w:rPr>
      </w:pPr>
      <w:r w:rsidRPr="002C1B4B">
        <w:rPr>
          <w:rFonts w:ascii="Segoe UI" w:eastAsia="Times New Roman" w:hAnsi="Segoe UI" w:cs="Segoe UI"/>
          <w:color w:val="263238"/>
          <w:sz w:val="21"/>
          <w:szCs w:val="21"/>
        </w:rPr>
        <w:t>For this problem, a height-balanced binary tree is defined as:</w:t>
      </w:r>
    </w:p>
    <w:p w14:paraId="312E4E2D" w14:textId="77777777" w:rsidR="002C1B4B" w:rsidRPr="002C1B4B" w:rsidRDefault="002C1B4B" w:rsidP="002C1B4B">
      <w:pPr>
        <w:shd w:val="clear" w:color="auto" w:fill="FFFFFF"/>
        <w:spacing w:line="240" w:lineRule="auto"/>
        <w:rPr>
          <w:rFonts w:ascii="Segoe UI" w:eastAsia="Times New Roman" w:hAnsi="Segoe UI" w:cs="Segoe UI"/>
          <w:color w:val="616161"/>
          <w:sz w:val="21"/>
          <w:szCs w:val="21"/>
        </w:rPr>
      </w:pPr>
      <w:r w:rsidRPr="002C1B4B">
        <w:rPr>
          <w:rFonts w:ascii="Segoe UI" w:eastAsia="Times New Roman" w:hAnsi="Segoe UI" w:cs="Segoe UI"/>
          <w:color w:val="616161"/>
          <w:sz w:val="21"/>
          <w:szCs w:val="21"/>
        </w:rPr>
        <w:t>a binary tree in which the left and right subtrees of </w:t>
      </w:r>
      <w:r w:rsidRPr="002C1B4B">
        <w:rPr>
          <w:rFonts w:ascii="Segoe UI" w:eastAsia="Times New Roman" w:hAnsi="Segoe UI" w:cs="Segoe UI"/>
          <w:i/>
          <w:iCs/>
          <w:color w:val="616161"/>
          <w:sz w:val="21"/>
          <w:szCs w:val="21"/>
        </w:rPr>
        <w:t>every</w:t>
      </w:r>
      <w:r w:rsidRPr="002C1B4B">
        <w:rPr>
          <w:rFonts w:ascii="Segoe UI" w:eastAsia="Times New Roman" w:hAnsi="Segoe UI" w:cs="Segoe UI"/>
          <w:color w:val="616161"/>
          <w:sz w:val="21"/>
          <w:szCs w:val="21"/>
        </w:rPr>
        <w:t> node differ in height by no more than 1.</w:t>
      </w:r>
    </w:p>
    <w:p w14:paraId="5879E9C4" w14:textId="77777777" w:rsidR="002C1B4B" w:rsidRPr="002C1B4B" w:rsidRDefault="002C1B4B" w:rsidP="002C1B4B">
      <w:pPr>
        <w:shd w:val="clear" w:color="auto" w:fill="FFFFFF"/>
        <w:spacing w:after="240" w:line="240" w:lineRule="auto"/>
        <w:rPr>
          <w:rFonts w:ascii="Segoe UI" w:eastAsia="Times New Roman" w:hAnsi="Segoe UI" w:cs="Segoe UI"/>
          <w:color w:val="263238"/>
          <w:sz w:val="21"/>
          <w:szCs w:val="21"/>
        </w:rPr>
      </w:pPr>
      <w:r w:rsidRPr="002C1B4B">
        <w:rPr>
          <w:rFonts w:ascii="Segoe UI" w:eastAsia="Times New Roman" w:hAnsi="Segoe UI" w:cs="Segoe UI"/>
          <w:color w:val="263238"/>
          <w:sz w:val="21"/>
          <w:szCs w:val="21"/>
        </w:rPr>
        <w:t> </w:t>
      </w:r>
    </w:p>
    <w:p w14:paraId="5809E0BD" w14:textId="77777777" w:rsidR="002C1B4B" w:rsidRPr="002C1B4B" w:rsidRDefault="002C1B4B" w:rsidP="002C1B4B">
      <w:pPr>
        <w:shd w:val="clear" w:color="auto" w:fill="FFFFFF"/>
        <w:spacing w:after="240" w:line="240" w:lineRule="auto"/>
        <w:rPr>
          <w:rFonts w:ascii="Segoe UI" w:eastAsia="Times New Roman" w:hAnsi="Segoe UI" w:cs="Segoe UI"/>
          <w:color w:val="263238"/>
          <w:sz w:val="21"/>
          <w:szCs w:val="21"/>
        </w:rPr>
      </w:pPr>
      <w:r w:rsidRPr="002C1B4B">
        <w:rPr>
          <w:rFonts w:ascii="Segoe UI" w:eastAsia="Times New Roman" w:hAnsi="Segoe UI" w:cs="Segoe UI"/>
          <w:b/>
          <w:bCs/>
          <w:color w:val="263238"/>
          <w:sz w:val="21"/>
          <w:szCs w:val="21"/>
        </w:rPr>
        <w:t>Example 1:</w:t>
      </w:r>
    </w:p>
    <w:p w14:paraId="0DFF9904" w14:textId="4BAB0EBE" w:rsidR="002C1B4B" w:rsidRPr="002C1B4B" w:rsidRDefault="002C1B4B" w:rsidP="002C1B4B">
      <w:pPr>
        <w:spacing w:after="0" w:line="240" w:lineRule="auto"/>
        <w:rPr>
          <w:rFonts w:ascii="Times New Roman" w:eastAsia="Times New Roman" w:hAnsi="Times New Roman" w:cs="Times New Roman"/>
          <w:sz w:val="24"/>
          <w:szCs w:val="24"/>
        </w:rPr>
      </w:pPr>
      <w:r w:rsidRPr="002C1B4B">
        <w:rPr>
          <w:rFonts w:ascii="Times New Roman" w:eastAsia="Times New Roman" w:hAnsi="Times New Roman" w:cs="Times New Roman"/>
          <w:noProof/>
          <w:sz w:val="24"/>
          <w:szCs w:val="24"/>
        </w:rPr>
        <w:drawing>
          <wp:inline distT="0" distB="0" distL="0" distR="0" wp14:anchorId="3265FDCD" wp14:editId="1ADA819C">
            <wp:extent cx="326136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1360" cy="2103120"/>
                    </a:xfrm>
                    <a:prstGeom prst="rect">
                      <a:avLst/>
                    </a:prstGeom>
                    <a:noFill/>
                    <a:ln>
                      <a:noFill/>
                    </a:ln>
                  </pic:spPr>
                </pic:pic>
              </a:graphicData>
            </a:graphic>
          </wp:inline>
        </w:drawing>
      </w:r>
    </w:p>
    <w:p w14:paraId="219DE694" w14:textId="77777777" w:rsidR="002C1B4B" w:rsidRPr="002C1B4B" w:rsidRDefault="002C1B4B" w:rsidP="002C1B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1B4B">
        <w:rPr>
          <w:rFonts w:ascii="Consolas" w:eastAsia="Times New Roman" w:hAnsi="Consolas" w:cs="Courier New"/>
          <w:b/>
          <w:bCs/>
          <w:color w:val="263238"/>
          <w:sz w:val="20"/>
          <w:szCs w:val="20"/>
        </w:rPr>
        <w:t>Input:</w:t>
      </w:r>
      <w:r w:rsidRPr="002C1B4B">
        <w:rPr>
          <w:rFonts w:ascii="Consolas" w:eastAsia="Times New Roman" w:hAnsi="Consolas" w:cs="Courier New"/>
          <w:color w:val="263238"/>
          <w:sz w:val="20"/>
          <w:szCs w:val="20"/>
        </w:rPr>
        <w:t xml:space="preserve"> root = [3,9,20,null,null,15,7]</w:t>
      </w:r>
    </w:p>
    <w:p w14:paraId="4B9C65AE" w14:textId="57DC0B3B" w:rsidR="009553E0" w:rsidRPr="002C1B4B" w:rsidRDefault="002C1B4B" w:rsidP="002C1B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1B4B">
        <w:rPr>
          <w:rFonts w:ascii="Consolas" w:eastAsia="Times New Roman" w:hAnsi="Consolas" w:cs="Courier New"/>
          <w:b/>
          <w:bCs/>
          <w:color w:val="263238"/>
          <w:sz w:val="20"/>
          <w:szCs w:val="20"/>
        </w:rPr>
        <w:t>Output:</w:t>
      </w:r>
      <w:r w:rsidRPr="002C1B4B">
        <w:rPr>
          <w:rFonts w:ascii="Consolas" w:eastAsia="Times New Roman" w:hAnsi="Consolas" w:cs="Courier New"/>
          <w:color w:val="263238"/>
          <w:sz w:val="20"/>
          <w:szCs w:val="20"/>
        </w:rPr>
        <w:t xml:space="preserve"> true</w:t>
      </w:r>
    </w:p>
    <w:p w14:paraId="507F70C2" w14:textId="77777777" w:rsidR="002C1B4B" w:rsidRDefault="00421073" w:rsidP="002C1B4B">
      <w:pPr>
        <w:pStyle w:val="HTMLPreformatted"/>
        <w:shd w:val="clear" w:color="auto" w:fill="F7F9FA"/>
        <w:spacing w:after="240"/>
      </w:pPr>
      <w:r>
        <w:t>:</w:t>
      </w:r>
      <w:r w:rsidR="002C1B4B">
        <w:t xml:space="preserve"> bool isBalanced(TreeNode* root) {</w:t>
      </w:r>
    </w:p>
    <w:p w14:paraId="4415AAB4" w14:textId="77777777" w:rsidR="002C1B4B" w:rsidRDefault="002C1B4B" w:rsidP="002C1B4B">
      <w:pPr>
        <w:pStyle w:val="HTMLPreformatted"/>
        <w:shd w:val="clear" w:color="auto" w:fill="F7F9FA"/>
        <w:spacing w:after="240"/>
      </w:pPr>
      <w:r>
        <w:t xml:space="preserve">        return dfs(root)!=-1;</w:t>
      </w:r>
    </w:p>
    <w:p w14:paraId="0E428845" w14:textId="77777777" w:rsidR="002C1B4B" w:rsidRDefault="002C1B4B" w:rsidP="002C1B4B">
      <w:pPr>
        <w:pStyle w:val="HTMLPreformatted"/>
        <w:shd w:val="clear" w:color="auto" w:fill="F7F9FA"/>
        <w:spacing w:after="240"/>
      </w:pPr>
      <w:r>
        <w:t xml:space="preserve">    }</w:t>
      </w:r>
    </w:p>
    <w:p w14:paraId="2972807B" w14:textId="77777777" w:rsidR="002C1B4B" w:rsidRDefault="002C1B4B" w:rsidP="002C1B4B">
      <w:pPr>
        <w:pStyle w:val="HTMLPreformatted"/>
        <w:shd w:val="clear" w:color="auto" w:fill="F7F9FA"/>
        <w:spacing w:after="240"/>
      </w:pPr>
      <w:r>
        <w:t xml:space="preserve">    int dfs(TreeNode*root)</w:t>
      </w:r>
    </w:p>
    <w:p w14:paraId="28B7B81D" w14:textId="77777777" w:rsidR="002C1B4B" w:rsidRDefault="002C1B4B" w:rsidP="002C1B4B">
      <w:pPr>
        <w:pStyle w:val="HTMLPreformatted"/>
        <w:shd w:val="clear" w:color="auto" w:fill="F7F9FA"/>
        <w:spacing w:after="240"/>
      </w:pPr>
      <w:r>
        <w:t xml:space="preserve">    {</w:t>
      </w:r>
    </w:p>
    <w:p w14:paraId="2B1F0AAD" w14:textId="77777777" w:rsidR="002C1B4B" w:rsidRDefault="002C1B4B" w:rsidP="002C1B4B">
      <w:pPr>
        <w:pStyle w:val="HTMLPreformatted"/>
        <w:shd w:val="clear" w:color="auto" w:fill="F7F9FA"/>
        <w:spacing w:after="240"/>
      </w:pPr>
      <w:r>
        <w:t xml:space="preserve">        if(root==NULL)</w:t>
      </w:r>
    </w:p>
    <w:p w14:paraId="60E95607" w14:textId="77777777" w:rsidR="002C1B4B" w:rsidRDefault="002C1B4B" w:rsidP="002C1B4B">
      <w:pPr>
        <w:pStyle w:val="HTMLPreformatted"/>
        <w:shd w:val="clear" w:color="auto" w:fill="F7F9FA"/>
        <w:spacing w:after="240"/>
      </w:pPr>
      <w:r>
        <w:t xml:space="preserve">            return 0;</w:t>
      </w:r>
    </w:p>
    <w:p w14:paraId="729639CF" w14:textId="77777777" w:rsidR="002C1B4B" w:rsidRDefault="002C1B4B" w:rsidP="002C1B4B">
      <w:pPr>
        <w:pStyle w:val="HTMLPreformatted"/>
        <w:shd w:val="clear" w:color="auto" w:fill="F7F9FA"/>
        <w:spacing w:after="240"/>
      </w:pPr>
      <w:r>
        <w:t xml:space="preserve">        int l=dfs(root-&gt;left);</w:t>
      </w:r>
    </w:p>
    <w:p w14:paraId="0834B04A" w14:textId="77777777" w:rsidR="002C1B4B" w:rsidRDefault="002C1B4B" w:rsidP="002C1B4B">
      <w:pPr>
        <w:pStyle w:val="HTMLPreformatted"/>
        <w:shd w:val="clear" w:color="auto" w:fill="F7F9FA"/>
        <w:spacing w:after="240"/>
      </w:pPr>
      <w:r>
        <w:lastRenderedPageBreak/>
        <w:t xml:space="preserve">        if(l==-1)</w:t>
      </w:r>
    </w:p>
    <w:p w14:paraId="685BC48C" w14:textId="77777777" w:rsidR="002C1B4B" w:rsidRDefault="002C1B4B" w:rsidP="002C1B4B">
      <w:pPr>
        <w:pStyle w:val="HTMLPreformatted"/>
        <w:shd w:val="clear" w:color="auto" w:fill="F7F9FA"/>
        <w:spacing w:after="240"/>
      </w:pPr>
      <w:r>
        <w:t xml:space="preserve">            return -1;</w:t>
      </w:r>
    </w:p>
    <w:p w14:paraId="23901B82" w14:textId="77777777" w:rsidR="002C1B4B" w:rsidRDefault="002C1B4B" w:rsidP="002C1B4B">
      <w:pPr>
        <w:pStyle w:val="HTMLPreformatted"/>
        <w:shd w:val="clear" w:color="auto" w:fill="F7F9FA"/>
        <w:spacing w:after="240"/>
      </w:pPr>
      <w:r>
        <w:t xml:space="preserve">        int r=dfs(root-&gt;right);</w:t>
      </w:r>
    </w:p>
    <w:p w14:paraId="6A7C0C3C" w14:textId="77777777" w:rsidR="002C1B4B" w:rsidRDefault="002C1B4B" w:rsidP="002C1B4B">
      <w:pPr>
        <w:pStyle w:val="HTMLPreformatted"/>
        <w:shd w:val="clear" w:color="auto" w:fill="F7F9FA"/>
        <w:spacing w:after="240"/>
      </w:pPr>
      <w:r>
        <w:t xml:space="preserve">        if(r==-1)</w:t>
      </w:r>
    </w:p>
    <w:p w14:paraId="33EE5AF9" w14:textId="77777777" w:rsidR="002C1B4B" w:rsidRDefault="002C1B4B" w:rsidP="002C1B4B">
      <w:pPr>
        <w:pStyle w:val="HTMLPreformatted"/>
        <w:shd w:val="clear" w:color="auto" w:fill="F7F9FA"/>
        <w:spacing w:after="240"/>
      </w:pPr>
      <w:r>
        <w:t xml:space="preserve">            return -1;</w:t>
      </w:r>
    </w:p>
    <w:p w14:paraId="5A24E1FD" w14:textId="77777777" w:rsidR="002C1B4B" w:rsidRDefault="002C1B4B" w:rsidP="002C1B4B">
      <w:pPr>
        <w:pStyle w:val="HTMLPreformatted"/>
        <w:shd w:val="clear" w:color="auto" w:fill="F7F9FA"/>
        <w:spacing w:after="240"/>
      </w:pPr>
      <w:r>
        <w:t xml:space="preserve">        if(abs(l-r)&gt;1)</w:t>
      </w:r>
    </w:p>
    <w:p w14:paraId="53FE9774" w14:textId="77777777" w:rsidR="002C1B4B" w:rsidRDefault="002C1B4B" w:rsidP="002C1B4B">
      <w:pPr>
        <w:pStyle w:val="HTMLPreformatted"/>
        <w:shd w:val="clear" w:color="auto" w:fill="F7F9FA"/>
        <w:spacing w:after="240"/>
      </w:pPr>
      <w:r>
        <w:t xml:space="preserve">            return -1;</w:t>
      </w:r>
    </w:p>
    <w:p w14:paraId="6905103C" w14:textId="77777777" w:rsidR="002C1B4B" w:rsidRDefault="002C1B4B" w:rsidP="002C1B4B">
      <w:pPr>
        <w:pStyle w:val="HTMLPreformatted"/>
        <w:shd w:val="clear" w:color="auto" w:fill="F7F9FA"/>
        <w:spacing w:after="240"/>
      </w:pPr>
      <w:r>
        <w:t xml:space="preserve">        return 1+max(l,r);</w:t>
      </w:r>
    </w:p>
    <w:p w14:paraId="024CB880" w14:textId="77777777" w:rsidR="002C1B4B" w:rsidRDefault="002C1B4B" w:rsidP="002C1B4B">
      <w:pPr>
        <w:pStyle w:val="HTMLPreformatted"/>
        <w:shd w:val="clear" w:color="auto" w:fill="F7F9FA"/>
        <w:spacing w:after="240"/>
      </w:pPr>
      <w:r>
        <w:t xml:space="preserve">            </w:t>
      </w:r>
    </w:p>
    <w:p w14:paraId="71970E75" w14:textId="544EACCA" w:rsidR="00421073" w:rsidRDefault="002C1B4B" w:rsidP="002C1B4B">
      <w:pPr>
        <w:pStyle w:val="HTMLPreformatted"/>
        <w:shd w:val="clear" w:color="auto" w:fill="F7F9FA"/>
        <w:spacing w:after="240"/>
      </w:pPr>
      <w:r>
        <w:t xml:space="preserve">    }</w:t>
      </w:r>
    </w:p>
    <w:p w14:paraId="5DB7A98E" w14:textId="2EEA6C8B" w:rsidR="00ED76E2" w:rsidRPr="00ED76E2" w:rsidRDefault="002C1B4B" w:rsidP="00ED76E2">
      <w:pPr>
        <w:pStyle w:val="NormalWeb"/>
        <w:shd w:val="clear" w:color="auto" w:fill="FFFFFF"/>
        <w:spacing w:before="0" w:beforeAutospacing="0" w:after="240" w:afterAutospacing="0"/>
        <w:rPr>
          <w:rFonts w:ascii="Segoe UI" w:hAnsi="Segoe UI" w:cs="Segoe UI"/>
          <w:color w:val="263238"/>
          <w:sz w:val="21"/>
          <w:szCs w:val="21"/>
        </w:rPr>
      </w:pPr>
      <w:r>
        <w:t>80)</w:t>
      </w:r>
      <w:r w:rsidR="00ED76E2" w:rsidRPr="00ED76E2">
        <w:rPr>
          <w:rFonts w:ascii="Segoe UI" w:hAnsi="Segoe UI" w:cs="Segoe UI"/>
          <w:color w:val="263238"/>
          <w:sz w:val="21"/>
          <w:szCs w:val="21"/>
        </w:rPr>
        <w:t xml:space="preserve"> Given the </w:t>
      </w:r>
      <w:r w:rsidR="00ED76E2" w:rsidRPr="00ED76E2">
        <w:rPr>
          <w:rFonts w:ascii="Courier New" w:hAnsi="Courier New" w:cs="Courier New"/>
          <w:color w:val="546E7A"/>
          <w:sz w:val="20"/>
          <w:szCs w:val="20"/>
          <w:shd w:val="clear" w:color="auto" w:fill="F7F9FA"/>
        </w:rPr>
        <w:t>root</w:t>
      </w:r>
      <w:r w:rsidR="00ED76E2" w:rsidRPr="00ED76E2">
        <w:rPr>
          <w:rFonts w:ascii="Segoe UI" w:hAnsi="Segoe UI" w:cs="Segoe UI"/>
          <w:color w:val="263238"/>
          <w:sz w:val="21"/>
          <w:szCs w:val="21"/>
        </w:rPr>
        <w:t> of a binary tree, return </w:t>
      </w:r>
      <w:r w:rsidR="00ED76E2" w:rsidRPr="00ED76E2">
        <w:rPr>
          <w:rFonts w:ascii="Segoe UI" w:hAnsi="Segoe UI" w:cs="Segoe UI"/>
          <w:i/>
          <w:iCs/>
          <w:color w:val="263238"/>
          <w:sz w:val="21"/>
          <w:szCs w:val="21"/>
        </w:rPr>
        <w:t>the length of the </w:t>
      </w:r>
      <w:r w:rsidR="00ED76E2" w:rsidRPr="00ED76E2">
        <w:rPr>
          <w:rFonts w:ascii="Segoe UI" w:hAnsi="Segoe UI" w:cs="Segoe UI"/>
          <w:b/>
          <w:bCs/>
          <w:i/>
          <w:iCs/>
          <w:color w:val="263238"/>
          <w:sz w:val="21"/>
          <w:szCs w:val="21"/>
        </w:rPr>
        <w:t>diameter</w:t>
      </w:r>
      <w:r w:rsidR="00ED76E2" w:rsidRPr="00ED76E2">
        <w:rPr>
          <w:rFonts w:ascii="Segoe UI" w:hAnsi="Segoe UI" w:cs="Segoe UI"/>
          <w:i/>
          <w:iCs/>
          <w:color w:val="263238"/>
          <w:sz w:val="21"/>
          <w:szCs w:val="21"/>
        </w:rPr>
        <w:t> of the tree</w:t>
      </w:r>
      <w:r w:rsidR="00ED76E2" w:rsidRPr="00ED76E2">
        <w:rPr>
          <w:rFonts w:ascii="Segoe UI" w:hAnsi="Segoe UI" w:cs="Segoe UI"/>
          <w:color w:val="263238"/>
          <w:sz w:val="21"/>
          <w:szCs w:val="21"/>
        </w:rPr>
        <w:t>.</w:t>
      </w:r>
    </w:p>
    <w:p w14:paraId="69F0A299" w14:textId="77777777" w:rsidR="00ED76E2" w:rsidRPr="00ED76E2" w:rsidRDefault="00ED76E2" w:rsidP="00ED76E2">
      <w:pPr>
        <w:shd w:val="clear" w:color="auto" w:fill="FFFFFF"/>
        <w:spacing w:after="240" w:line="240" w:lineRule="auto"/>
        <w:rPr>
          <w:rFonts w:ascii="Segoe UI" w:eastAsia="Times New Roman" w:hAnsi="Segoe UI" w:cs="Segoe UI"/>
          <w:color w:val="263238"/>
          <w:sz w:val="21"/>
          <w:szCs w:val="21"/>
        </w:rPr>
      </w:pPr>
      <w:r w:rsidRPr="00ED76E2">
        <w:rPr>
          <w:rFonts w:ascii="Segoe UI" w:eastAsia="Times New Roman" w:hAnsi="Segoe UI" w:cs="Segoe UI"/>
          <w:color w:val="263238"/>
          <w:sz w:val="21"/>
          <w:szCs w:val="21"/>
        </w:rPr>
        <w:t>The </w:t>
      </w:r>
      <w:r w:rsidRPr="00ED76E2">
        <w:rPr>
          <w:rFonts w:ascii="Segoe UI" w:eastAsia="Times New Roman" w:hAnsi="Segoe UI" w:cs="Segoe UI"/>
          <w:b/>
          <w:bCs/>
          <w:color w:val="263238"/>
          <w:sz w:val="21"/>
          <w:szCs w:val="21"/>
        </w:rPr>
        <w:t>diameter</w:t>
      </w:r>
      <w:r w:rsidRPr="00ED76E2">
        <w:rPr>
          <w:rFonts w:ascii="Segoe UI" w:eastAsia="Times New Roman" w:hAnsi="Segoe UI" w:cs="Segoe UI"/>
          <w:color w:val="263238"/>
          <w:sz w:val="21"/>
          <w:szCs w:val="21"/>
        </w:rPr>
        <w:t> of a binary tree is the </w:t>
      </w:r>
      <w:r w:rsidRPr="00ED76E2">
        <w:rPr>
          <w:rFonts w:ascii="Segoe UI" w:eastAsia="Times New Roman" w:hAnsi="Segoe UI" w:cs="Segoe UI"/>
          <w:b/>
          <w:bCs/>
          <w:color w:val="263238"/>
          <w:sz w:val="21"/>
          <w:szCs w:val="21"/>
        </w:rPr>
        <w:t>length</w:t>
      </w:r>
      <w:r w:rsidRPr="00ED76E2">
        <w:rPr>
          <w:rFonts w:ascii="Segoe UI" w:eastAsia="Times New Roman" w:hAnsi="Segoe UI" w:cs="Segoe UI"/>
          <w:color w:val="263238"/>
          <w:sz w:val="21"/>
          <w:szCs w:val="21"/>
        </w:rPr>
        <w:t> of the longest path between any two nodes in a tree. This path may or may not pass through the </w:t>
      </w:r>
      <w:r w:rsidRPr="00ED76E2">
        <w:rPr>
          <w:rFonts w:ascii="Courier New" w:eastAsia="Times New Roman" w:hAnsi="Courier New" w:cs="Courier New"/>
          <w:color w:val="546E7A"/>
          <w:sz w:val="20"/>
          <w:szCs w:val="20"/>
          <w:shd w:val="clear" w:color="auto" w:fill="F7F9FA"/>
        </w:rPr>
        <w:t>root</w:t>
      </w:r>
      <w:r w:rsidRPr="00ED76E2">
        <w:rPr>
          <w:rFonts w:ascii="Segoe UI" w:eastAsia="Times New Roman" w:hAnsi="Segoe UI" w:cs="Segoe UI"/>
          <w:color w:val="263238"/>
          <w:sz w:val="21"/>
          <w:szCs w:val="21"/>
        </w:rPr>
        <w:t>.</w:t>
      </w:r>
    </w:p>
    <w:p w14:paraId="4F9AA4A4" w14:textId="77777777" w:rsidR="00ED76E2" w:rsidRPr="00ED76E2" w:rsidRDefault="00ED76E2" w:rsidP="00ED76E2">
      <w:pPr>
        <w:shd w:val="clear" w:color="auto" w:fill="FFFFFF"/>
        <w:spacing w:after="240" w:line="240" w:lineRule="auto"/>
        <w:rPr>
          <w:rFonts w:ascii="Segoe UI" w:eastAsia="Times New Roman" w:hAnsi="Segoe UI" w:cs="Segoe UI"/>
          <w:color w:val="263238"/>
          <w:sz w:val="21"/>
          <w:szCs w:val="21"/>
        </w:rPr>
      </w:pPr>
      <w:r w:rsidRPr="00ED76E2">
        <w:rPr>
          <w:rFonts w:ascii="Segoe UI" w:eastAsia="Times New Roman" w:hAnsi="Segoe UI" w:cs="Segoe UI"/>
          <w:color w:val="263238"/>
          <w:sz w:val="21"/>
          <w:szCs w:val="21"/>
        </w:rPr>
        <w:t>The </w:t>
      </w:r>
      <w:r w:rsidRPr="00ED76E2">
        <w:rPr>
          <w:rFonts w:ascii="Segoe UI" w:eastAsia="Times New Roman" w:hAnsi="Segoe UI" w:cs="Segoe UI"/>
          <w:b/>
          <w:bCs/>
          <w:color w:val="263238"/>
          <w:sz w:val="21"/>
          <w:szCs w:val="21"/>
        </w:rPr>
        <w:t>length</w:t>
      </w:r>
      <w:r w:rsidRPr="00ED76E2">
        <w:rPr>
          <w:rFonts w:ascii="Segoe UI" w:eastAsia="Times New Roman" w:hAnsi="Segoe UI" w:cs="Segoe UI"/>
          <w:color w:val="263238"/>
          <w:sz w:val="21"/>
          <w:szCs w:val="21"/>
        </w:rPr>
        <w:t> of a path between two nodes is represented by the number of edges between them.</w:t>
      </w:r>
    </w:p>
    <w:p w14:paraId="7AAB1858" w14:textId="77777777" w:rsidR="00ED76E2" w:rsidRPr="00ED76E2" w:rsidRDefault="00ED76E2" w:rsidP="00ED76E2">
      <w:pPr>
        <w:shd w:val="clear" w:color="auto" w:fill="FFFFFF"/>
        <w:spacing w:after="240" w:line="240" w:lineRule="auto"/>
        <w:rPr>
          <w:rFonts w:ascii="Segoe UI" w:eastAsia="Times New Roman" w:hAnsi="Segoe UI" w:cs="Segoe UI"/>
          <w:color w:val="263238"/>
          <w:sz w:val="21"/>
          <w:szCs w:val="21"/>
        </w:rPr>
      </w:pPr>
      <w:r w:rsidRPr="00ED76E2">
        <w:rPr>
          <w:rFonts w:ascii="Segoe UI" w:eastAsia="Times New Roman" w:hAnsi="Segoe UI" w:cs="Segoe UI"/>
          <w:color w:val="263238"/>
          <w:sz w:val="21"/>
          <w:szCs w:val="21"/>
        </w:rPr>
        <w:t> </w:t>
      </w:r>
    </w:p>
    <w:p w14:paraId="10D1CFF9" w14:textId="77777777" w:rsidR="00ED76E2" w:rsidRPr="00ED76E2" w:rsidRDefault="00ED76E2" w:rsidP="00ED76E2">
      <w:pPr>
        <w:shd w:val="clear" w:color="auto" w:fill="FFFFFF"/>
        <w:spacing w:after="240" w:line="240" w:lineRule="auto"/>
        <w:rPr>
          <w:rFonts w:ascii="Segoe UI" w:eastAsia="Times New Roman" w:hAnsi="Segoe UI" w:cs="Segoe UI"/>
          <w:color w:val="263238"/>
          <w:sz w:val="21"/>
          <w:szCs w:val="21"/>
        </w:rPr>
      </w:pPr>
      <w:r w:rsidRPr="00ED76E2">
        <w:rPr>
          <w:rFonts w:ascii="Segoe UI" w:eastAsia="Times New Roman" w:hAnsi="Segoe UI" w:cs="Segoe UI"/>
          <w:b/>
          <w:bCs/>
          <w:color w:val="263238"/>
          <w:sz w:val="21"/>
          <w:szCs w:val="21"/>
        </w:rPr>
        <w:t>Example 1:</w:t>
      </w:r>
    </w:p>
    <w:p w14:paraId="5C243B6D" w14:textId="67EC82FD" w:rsidR="00ED76E2" w:rsidRPr="00ED76E2" w:rsidRDefault="00ED76E2" w:rsidP="00ED76E2">
      <w:pPr>
        <w:spacing w:after="0" w:line="240" w:lineRule="auto"/>
        <w:rPr>
          <w:rFonts w:ascii="Times New Roman" w:eastAsia="Times New Roman" w:hAnsi="Times New Roman" w:cs="Times New Roman"/>
          <w:sz w:val="24"/>
          <w:szCs w:val="24"/>
        </w:rPr>
      </w:pPr>
      <w:r w:rsidRPr="00ED76E2">
        <w:rPr>
          <w:rFonts w:ascii="Times New Roman" w:eastAsia="Times New Roman" w:hAnsi="Times New Roman" w:cs="Times New Roman"/>
          <w:noProof/>
          <w:sz w:val="24"/>
          <w:szCs w:val="24"/>
        </w:rPr>
        <w:drawing>
          <wp:inline distT="0" distB="0" distL="0" distR="0" wp14:anchorId="461639E4" wp14:editId="558B9C00">
            <wp:extent cx="2781300" cy="2880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880360"/>
                    </a:xfrm>
                    <a:prstGeom prst="rect">
                      <a:avLst/>
                    </a:prstGeom>
                    <a:noFill/>
                    <a:ln>
                      <a:noFill/>
                    </a:ln>
                  </pic:spPr>
                </pic:pic>
              </a:graphicData>
            </a:graphic>
          </wp:inline>
        </w:drawing>
      </w:r>
    </w:p>
    <w:p w14:paraId="7508B8BC" w14:textId="77777777" w:rsidR="00ED76E2" w:rsidRPr="00ED76E2" w:rsidRDefault="00ED76E2" w:rsidP="00ED76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E2">
        <w:rPr>
          <w:rFonts w:ascii="Consolas" w:eastAsia="Times New Roman" w:hAnsi="Consolas" w:cs="Courier New"/>
          <w:b/>
          <w:bCs/>
          <w:color w:val="263238"/>
          <w:sz w:val="20"/>
          <w:szCs w:val="20"/>
        </w:rPr>
        <w:t>Input:</w:t>
      </w:r>
      <w:r w:rsidRPr="00ED76E2">
        <w:rPr>
          <w:rFonts w:ascii="Consolas" w:eastAsia="Times New Roman" w:hAnsi="Consolas" w:cs="Courier New"/>
          <w:color w:val="263238"/>
          <w:sz w:val="20"/>
          <w:szCs w:val="20"/>
        </w:rPr>
        <w:t xml:space="preserve"> root = [1,2,3,4,5]</w:t>
      </w:r>
    </w:p>
    <w:p w14:paraId="6AA3F2F7" w14:textId="77777777" w:rsidR="00ED76E2" w:rsidRPr="00ED76E2" w:rsidRDefault="00ED76E2" w:rsidP="00ED76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E2">
        <w:rPr>
          <w:rFonts w:ascii="Consolas" w:eastAsia="Times New Roman" w:hAnsi="Consolas" w:cs="Courier New"/>
          <w:b/>
          <w:bCs/>
          <w:color w:val="263238"/>
          <w:sz w:val="20"/>
          <w:szCs w:val="20"/>
        </w:rPr>
        <w:t>Output:</w:t>
      </w:r>
      <w:r w:rsidRPr="00ED76E2">
        <w:rPr>
          <w:rFonts w:ascii="Consolas" w:eastAsia="Times New Roman" w:hAnsi="Consolas" w:cs="Courier New"/>
          <w:color w:val="263238"/>
          <w:sz w:val="20"/>
          <w:szCs w:val="20"/>
        </w:rPr>
        <w:t xml:space="preserve"> 3</w:t>
      </w:r>
    </w:p>
    <w:p w14:paraId="45FDD8A1" w14:textId="528ABF0E" w:rsidR="00447944" w:rsidRPr="00ED76E2" w:rsidRDefault="00ED76E2" w:rsidP="00ED76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E2">
        <w:rPr>
          <w:rFonts w:ascii="Consolas" w:eastAsia="Times New Roman" w:hAnsi="Consolas" w:cs="Courier New"/>
          <w:b/>
          <w:bCs/>
          <w:color w:val="263238"/>
          <w:sz w:val="20"/>
          <w:szCs w:val="20"/>
        </w:rPr>
        <w:lastRenderedPageBreak/>
        <w:t>Explanation:</w:t>
      </w:r>
      <w:r w:rsidRPr="00ED76E2">
        <w:rPr>
          <w:rFonts w:ascii="Consolas" w:eastAsia="Times New Roman" w:hAnsi="Consolas" w:cs="Courier New"/>
          <w:color w:val="263238"/>
          <w:sz w:val="20"/>
          <w:szCs w:val="20"/>
        </w:rPr>
        <w:t xml:space="preserve"> 3 is the length of the path [4,2,1,3] or [5,2,1,3].</w:t>
      </w:r>
    </w:p>
    <w:p w14:paraId="51B4C72B" w14:textId="5134D7D9" w:rsidR="00ED76E2" w:rsidRDefault="002C1B4B" w:rsidP="00ED76E2">
      <w:pPr>
        <w:pStyle w:val="HTMLPreformatted"/>
        <w:shd w:val="clear" w:color="auto" w:fill="F7F9FA"/>
        <w:spacing w:after="240"/>
      </w:pPr>
      <w:r>
        <w:t>:</w:t>
      </w:r>
      <w:r w:rsidR="00ED76E2" w:rsidRPr="00ED76E2">
        <w:t xml:space="preserve"> </w:t>
      </w:r>
      <w:r w:rsidR="00ED76E2">
        <w:t>int diameterOfBinaryTree(TreeNode* root) {</w:t>
      </w:r>
    </w:p>
    <w:p w14:paraId="1F498FAE" w14:textId="77777777" w:rsidR="00ED76E2" w:rsidRDefault="00ED76E2" w:rsidP="00ED76E2">
      <w:pPr>
        <w:pStyle w:val="HTMLPreformatted"/>
        <w:shd w:val="clear" w:color="auto" w:fill="F7F9FA"/>
        <w:spacing w:after="240"/>
      </w:pPr>
      <w:r>
        <w:t xml:space="preserve">        int diameter=0;</w:t>
      </w:r>
    </w:p>
    <w:p w14:paraId="6419DA47" w14:textId="77777777" w:rsidR="00ED76E2" w:rsidRDefault="00ED76E2" w:rsidP="00ED76E2">
      <w:pPr>
        <w:pStyle w:val="HTMLPreformatted"/>
        <w:shd w:val="clear" w:color="auto" w:fill="F7F9FA"/>
        <w:spacing w:after="240"/>
      </w:pPr>
      <w:r>
        <w:t xml:space="preserve">        dfs(root,diameter);</w:t>
      </w:r>
    </w:p>
    <w:p w14:paraId="4ED7CE5A" w14:textId="77777777" w:rsidR="00ED76E2" w:rsidRDefault="00ED76E2" w:rsidP="00ED76E2">
      <w:pPr>
        <w:pStyle w:val="HTMLPreformatted"/>
        <w:shd w:val="clear" w:color="auto" w:fill="F7F9FA"/>
        <w:spacing w:after="240"/>
      </w:pPr>
      <w:r>
        <w:t xml:space="preserve">        return diameter;</w:t>
      </w:r>
    </w:p>
    <w:p w14:paraId="48143680" w14:textId="77777777" w:rsidR="00ED76E2" w:rsidRDefault="00ED76E2" w:rsidP="00ED76E2">
      <w:pPr>
        <w:pStyle w:val="HTMLPreformatted"/>
        <w:shd w:val="clear" w:color="auto" w:fill="F7F9FA"/>
        <w:spacing w:after="240"/>
      </w:pPr>
      <w:r>
        <w:t xml:space="preserve">    }</w:t>
      </w:r>
    </w:p>
    <w:p w14:paraId="4A7BA43E" w14:textId="77777777" w:rsidR="00ED76E2" w:rsidRDefault="00ED76E2" w:rsidP="00ED76E2">
      <w:pPr>
        <w:pStyle w:val="HTMLPreformatted"/>
        <w:shd w:val="clear" w:color="auto" w:fill="F7F9FA"/>
        <w:spacing w:after="240"/>
      </w:pPr>
      <w:r>
        <w:t xml:space="preserve">    int dfs(TreeNode*root,int &amp;diameter)</w:t>
      </w:r>
    </w:p>
    <w:p w14:paraId="0458ACE7" w14:textId="77777777" w:rsidR="00ED76E2" w:rsidRDefault="00ED76E2" w:rsidP="00ED76E2">
      <w:pPr>
        <w:pStyle w:val="HTMLPreformatted"/>
        <w:shd w:val="clear" w:color="auto" w:fill="F7F9FA"/>
        <w:spacing w:after="240"/>
      </w:pPr>
      <w:r>
        <w:t xml:space="preserve">    {</w:t>
      </w:r>
    </w:p>
    <w:p w14:paraId="58EDCD3E" w14:textId="77777777" w:rsidR="00ED76E2" w:rsidRDefault="00ED76E2" w:rsidP="00ED76E2">
      <w:pPr>
        <w:pStyle w:val="HTMLPreformatted"/>
        <w:shd w:val="clear" w:color="auto" w:fill="F7F9FA"/>
        <w:spacing w:after="240"/>
      </w:pPr>
      <w:r>
        <w:t xml:space="preserve">        if(!root)</w:t>
      </w:r>
    </w:p>
    <w:p w14:paraId="35E7AD9F" w14:textId="77777777" w:rsidR="00ED76E2" w:rsidRDefault="00ED76E2" w:rsidP="00ED76E2">
      <w:pPr>
        <w:pStyle w:val="HTMLPreformatted"/>
        <w:shd w:val="clear" w:color="auto" w:fill="F7F9FA"/>
        <w:spacing w:after="240"/>
      </w:pPr>
      <w:r>
        <w:t xml:space="preserve">            return 0;</w:t>
      </w:r>
    </w:p>
    <w:p w14:paraId="13FC8E65" w14:textId="77777777" w:rsidR="00ED76E2" w:rsidRDefault="00ED76E2" w:rsidP="00ED76E2">
      <w:pPr>
        <w:pStyle w:val="HTMLPreformatted"/>
        <w:shd w:val="clear" w:color="auto" w:fill="F7F9FA"/>
        <w:spacing w:after="240"/>
      </w:pPr>
      <w:r>
        <w:t xml:space="preserve">        int l=dfs(root-&gt;left,diameter);</w:t>
      </w:r>
    </w:p>
    <w:p w14:paraId="5AEF862A" w14:textId="77777777" w:rsidR="00ED76E2" w:rsidRDefault="00ED76E2" w:rsidP="00ED76E2">
      <w:pPr>
        <w:pStyle w:val="HTMLPreformatted"/>
        <w:shd w:val="clear" w:color="auto" w:fill="F7F9FA"/>
        <w:spacing w:after="240"/>
      </w:pPr>
      <w:r>
        <w:t xml:space="preserve">        int r=dfs(root-&gt;right,diameter);</w:t>
      </w:r>
    </w:p>
    <w:p w14:paraId="31FAF26B" w14:textId="77777777" w:rsidR="00ED76E2" w:rsidRDefault="00ED76E2" w:rsidP="00ED76E2">
      <w:pPr>
        <w:pStyle w:val="HTMLPreformatted"/>
        <w:shd w:val="clear" w:color="auto" w:fill="F7F9FA"/>
        <w:spacing w:after="240"/>
      </w:pPr>
      <w:r>
        <w:t xml:space="preserve">        diameter=max(diameter,l+r);</w:t>
      </w:r>
    </w:p>
    <w:p w14:paraId="0332C1B3" w14:textId="77777777" w:rsidR="00ED76E2" w:rsidRDefault="00ED76E2" w:rsidP="00ED76E2">
      <w:pPr>
        <w:pStyle w:val="HTMLPreformatted"/>
        <w:shd w:val="clear" w:color="auto" w:fill="F7F9FA"/>
        <w:spacing w:after="240"/>
      </w:pPr>
      <w:r>
        <w:t xml:space="preserve">        return 1+max(l,r);</w:t>
      </w:r>
    </w:p>
    <w:p w14:paraId="4AF6C809" w14:textId="73497459" w:rsidR="002C1B4B" w:rsidRDefault="00ED76E2" w:rsidP="00ED76E2">
      <w:pPr>
        <w:pStyle w:val="HTMLPreformatted"/>
        <w:shd w:val="clear" w:color="auto" w:fill="F7F9FA"/>
        <w:spacing w:after="240"/>
      </w:pPr>
      <w:r>
        <w:t xml:space="preserve">    }</w:t>
      </w:r>
    </w:p>
    <w:p w14:paraId="50BF18E2" w14:textId="1513DFCC" w:rsidR="00E9049B" w:rsidRPr="00E9049B" w:rsidRDefault="00ED76E2" w:rsidP="00E9049B">
      <w:pPr>
        <w:pStyle w:val="NormalWeb"/>
        <w:shd w:val="clear" w:color="auto" w:fill="FFFFFF"/>
        <w:spacing w:before="0" w:beforeAutospacing="0" w:after="240" w:afterAutospacing="0"/>
        <w:rPr>
          <w:rFonts w:ascii="Segoe UI" w:hAnsi="Segoe UI" w:cs="Segoe UI"/>
          <w:color w:val="263238"/>
          <w:sz w:val="21"/>
          <w:szCs w:val="21"/>
        </w:rPr>
      </w:pPr>
      <w:r>
        <w:t>81)</w:t>
      </w:r>
      <w:r w:rsidR="00E9049B" w:rsidRPr="00E9049B">
        <w:rPr>
          <w:rFonts w:ascii="Segoe UI" w:hAnsi="Segoe UI" w:cs="Segoe UI"/>
          <w:color w:val="263238"/>
          <w:sz w:val="21"/>
          <w:szCs w:val="21"/>
        </w:rPr>
        <w:t xml:space="preserve"> A </w:t>
      </w:r>
      <w:r w:rsidR="00E9049B" w:rsidRPr="00E9049B">
        <w:rPr>
          <w:rFonts w:ascii="Segoe UI" w:hAnsi="Segoe UI" w:cs="Segoe UI"/>
          <w:b/>
          <w:bCs/>
          <w:color w:val="263238"/>
          <w:sz w:val="21"/>
          <w:szCs w:val="21"/>
        </w:rPr>
        <w:t>path</w:t>
      </w:r>
      <w:r w:rsidR="00E9049B" w:rsidRPr="00E9049B">
        <w:rPr>
          <w:rFonts w:ascii="Segoe UI" w:hAnsi="Segoe UI" w:cs="Segoe UI"/>
          <w:color w:val="263238"/>
          <w:sz w:val="21"/>
          <w:szCs w:val="21"/>
        </w:rPr>
        <w:t> in a binary tree is a sequence of nodes where each pair of adjacent nodes in the sequence has an edge connecting them. A node can only appear in the sequence </w:t>
      </w:r>
      <w:r w:rsidR="00E9049B" w:rsidRPr="00E9049B">
        <w:rPr>
          <w:rFonts w:ascii="Segoe UI" w:hAnsi="Segoe UI" w:cs="Segoe UI"/>
          <w:b/>
          <w:bCs/>
          <w:color w:val="263238"/>
          <w:sz w:val="21"/>
          <w:szCs w:val="21"/>
        </w:rPr>
        <w:t>at most once</w:t>
      </w:r>
      <w:r w:rsidR="00E9049B" w:rsidRPr="00E9049B">
        <w:rPr>
          <w:rFonts w:ascii="Segoe UI" w:hAnsi="Segoe UI" w:cs="Segoe UI"/>
          <w:color w:val="263238"/>
          <w:sz w:val="21"/>
          <w:szCs w:val="21"/>
        </w:rPr>
        <w:t>. Note that the path does not need to pass through the root.</w:t>
      </w:r>
    </w:p>
    <w:p w14:paraId="4E2A7C4E" w14:textId="77777777" w:rsidR="00E9049B" w:rsidRPr="00E9049B" w:rsidRDefault="00E9049B" w:rsidP="00E9049B">
      <w:pPr>
        <w:shd w:val="clear" w:color="auto" w:fill="FFFFFF"/>
        <w:spacing w:after="240" w:line="240" w:lineRule="auto"/>
        <w:rPr>
          <w:rFonts w:ascii="Segoe UI" w:eastAsia="Times New Roman" w:hAnsi="Segoe UI" w:cs="Segoe UI"/>
          <w:color w:val="263238"/>
          <w:sz w:val="21"/>
          <w:szCs w:val="21"/>
        </w:rPr>
      </w:pPr>
      <w:r w:rsidRPr="00E9049B">
        <w:rPr>
          <w:rFonts w:ascii="Segoe UI" w:eastAsia="Times New Roman" w:hAnsi="Segoe UI" w:cs="Segoe UI"/>
          <w:color w:val="263238"/>
          <w:sz w:val="21"/>
          <w:szCs w:val="21"/>
        </w:rPr>
        <w:t>The </w:t>
      </w:r>
      <w:r w:rsidRPr="00E9049B">
        <w:rPr>
          <w:rFonts w:ascii="Segoe UI" w:eastAsia="Times New Roman" w:hAnsi="Segoe UI" w:cs="Segoe UI"/>
          <w:b/>
          <w:bCs/>
          <w:color w:val="263238"/>
          <w:sz w:val="21"/>
          <w:szCs w:val="21"/>
        </w:rPr>
        <w:t>path sum</w:t>
      </w:r>
      <w:r w:rsidRPr="00E9049B">
        <w:rPr>
          <w:rFonts w:ascii="Segoe UI" w:eastAsia="Times New Roman" w:hAnsi="Segoe UI" w:cs="Segoe UI"/>
          <w:color w:val="263238"/>
          <w:sz w:val="21"/>
          <w:szCs w:val="21"/>
        </w:rPr>
        <w:t> of a path is the sum of the node's values in the path.</w:t>
      </w:r>
    </w:p>
    <w:p w14:paraId="4EEF8CE2" w14:textId="77777777" w:rsidR="00E9049B" w:rsidRPr="00E9049B" w:rsidRDefault="00E9049B" w:rsidP="00E9049B">
      <w:pPr>
        <w:shd w:val="clear" w:color="auto" w:fill="FFFFFF"/>
        <w:spacing w:after="240" w:line="240" w:lineRule="auto"/>
        <w:rPr>
          <w:rFonts w:ascii="Segoe UI" w:eastAsia="Times New Roman" w:hAnsi="Segoe UI" w:cs="Segoe UI"/>
          <w:color w:val="263238"/>
          <w:sz w:val="21"/>
          <w:szCs w:val="21"/>
        </w:rPr>
      </w:pPr>
      <w:r w:rsidRPr="00E9049B">
        <w:rPr>
          <w:rFonts w:ascii="Segoe UI" w:eastAsia="Times New Roman" w:hAnsi="Segoe UI" w:cs="Segoe UI"/>
          <w:color w:val="263238"/>
          <w:sz w:val="21"/>
          <w:szCs w:val="21"/>
        </w:rPr>
        <w:t>Given the </w:t>
      </w:r>
      <w:r w:rsidRPr="00E9049B">
        <w:rPr>
          <w:rFonts w:ascii="Courier New" w:eastAsia="Times New Roman" w:hAnsi="Courier New" w:cs="Courier New"/>
          <w:color w:val="546E7A"/>
          <w:sz w:val="20"/>
          <w:szCs w:val="20"/>
          <w:shd w:val="clear" w:color="auto" w:fill="F7F9FA"/>
        </w:rPr>
        <w:t>root</w:t>
      </w:r>
      <w:r w:rsidRPr="00E9049B">
        <w:rPr>
          <w:rFonts w:ascii="Segoe UI" w:eastAsia="Times New Roman" w:hAnsi="Segoe UI" w:cs="Segoe UI"/>
          <w:color w:val="263238"/>
          <w:sz w:val="21"/>
          <w:szCs w:val="21"/>
        </w:rPr>
        <w:t> of a binary tree, return </w:t>
      </w:r>
      <w:r w:rsidRPr="00E9049B">
        <w:rPr>
          <w:rFonts w:ascii="Segoe UI" w:eastAsia="Times New Roman" w:hAnsi="Segoe UI" w:cs="Segoe UI"/>
          <w:i/>
          <w:iCs/>
          <w:color w:val="263238"/>
          <w:sz w:val="21"/>
          <w:szCs w:val="21"/>
        </w:rPr>
        <w:t>the maximum </w:t>
      </w:r>
      <w:r w:rsidRPr="00E9049B">
        <w:rPr>
          <w:rFonts w:ascii="Segoe UI" w:eastAsia="Times New Roman" w:hAnsi="Segoe UI" w:cs="Segoe UI"/>
          <w:b/>
          <w:bCs/>
          <w:i/>
          <w:iCs/>
          <w:color w:val="263238"/>
          <w:sz w:val="21"/>
          <w:szCs w:val="21"/>
        </w:rPr>
        <w:t>path sum</w:t>
      </w:r>
      <w:r w:rsidRPr="00E9049B">
        <w:rPr>
          <w:rFonts w:ascii="Segoe UI" w:eastAsia="Times New Roman" w:hAnsi="Segoe UI" w:cs="Segoe UI"/>
          <w:i/>
          <w:iCs/>
          <w:color w:val="263238"/>
          <w:sz w:val="21"/>
          <w:szCs w:val="21"/>
        </w:rPr>
        <w:t> of any path</w:t>
      </w:r>
      <w:r w:rsidRPr="00E9049B">
        <w:rPr>
          <w:rFonts w:ascii="Segoe UI" w:eastAsia="Times New Roman" w:hAnsi="Segoe UI" w:cs="Segoe UI"/>
          <w:color w:val="263238"/>
          <w:sz w:val="21"/>
          <w:szCs w:val="21"/>
        </w:rPr>
        <w:t>.</w:t>
      </w:r>
    </w:p>
    <w:p w14:paraId="56FC9E0E" w14:textId="77777777" w:rsidR="00E9049B" w:rsidRPr="00E9049B" w:rsidRDefault="00E9049B" w:rsidP="00E9049B">
      <w:pPr>
        <w:shd w:val="clear" w:color="auto" w:fill="FFFFFF"/>
        <w:spacing w:after="240" w:line="240" w:lineRule="auto"/>
        <w:rPr>
          <w:rFonts w:ascii="Segoe UI" w:eastAsia="Times New Roman" w:hAnsi="Segoe UI" w:cs="Segoe UI"/>
          <w:color w:val="263238"/>
          <w:sz w:val="21"/>
          <w:szCs w:val="21"/>
        </w:rPr>
      </w:pPr>
      <w:r w:rsidRPr="00E9049B">
        <w:rPr>
          <w:rFonts w:ascii="Segoe UI" w:eastAsia="Times New Roman" w:hAnsi="Segoe UI" w:cs="Segoe UI"/>
          <w:color w:val="263238"/>
          <w:sz w:val="21"/>
          <w:szCs w:val="21"/>
        </w:rPr>
        <w:t> </w:t>
      </w:r>
    </w:p>
    <w:p w14:paraId="344864C4" w14:textId="77777777" w:rsidR="00E9049B" w:rsidRPr="00E9049B" w:rsidRDefault="00E9049B" w:rsidP="00E9049B">
      <w:pPr>
        <w:shd w:val="clear" w:color="auto" w:fill="FFFFFF"/>
        <w:spacing w:after="240" w:line="240" w:lineRule="auto"/>
        <w:rPr>
          <w:rFonts w:ascii="Segoe UI" w:eastAsia="Times New Roman" w:hAnsi="Segoe UI" w:cs="Segoe UI"/>
          <w:color w:val="263238"/>
          <w:sz w:val="21"/>
          <w:szCs w:val="21"/>
        </w:rPr>
      </w:pPr>
      <w:r w:rsidRPr="00E9049B">
        <w:rPr>
          <w:rFonts w:ascii="Segoe UI" w:eastAsia="Times New Roman" w:hAnsi="Segoe UI" w:cs="Segoe UI"/>
          <w:b/>
          <w:bCs/>
          <w:color w:val="263238"/>
          <w:sz w:val="21"/>
          <w:szCs w:val="21"/>
        </w:rPr>
        <w:t>Example 1:</w:t>
      </w:r>
    </w:p>
    <w:p w14:paraId="584E7956" w14:textId="7A84303B" w:rsidR="00E9049B" w:rsidRPr="00E9049B" w:rsidRDefault="00E9049B" w:rsidP="00E9049B">
      <w:pPr>
        <w:spacing w:after="0" w:line="240" w:lineRule="auto"/>
        <w:rPr>
          <w:rFonts w:ascii="Times New Roman" w:eastAsia="Times New Roman" w:hAnsi="Times New Roman" w:cs="Times New Roman"/>
          <w:sz w:val="24"/>
          <w:szCs w:val="24"/>
        </w:rPr>
      </w:pPr>
      <w:r w:rsidRPr="00E9049B">
        <w:rPr>
          <w:rFonts w:ascii="Times New Roman" w:eastAsia="Times New Roman" w:hAnsi="Times New Roman" w:cs="Times New Roman"/>
          <w:noProof/>
          <w:sz w:val="24"/>
          <w:szCs w:val="24"/>
        </w:rPr>
        <w:drawing>
          <wp:inline distT="0" distB="0" distL="0" distR="0" wp14:anchorId="6091B44F" wp14:editId="6421AA03">
            <wp:extent cx="3063240" cy="1737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1737360"/>
                    </a:xfrm>
                    <a:prstGeom prst="rect">
                      <a:avLst/>
                    </a:prstGeom>
                    <a:noFill/>
                    <a:ln>
                      <a:noFill/>
                    </a:ln>
                  </pic:spPr>
                </pic:pic>
              </a:graphicData>
            </a:graphic>
          </wp:inline>
        </w:drawing>
      </w:r>
    </w:p>
    <w:p w14:paraId="5591B2AE" w14:textId="77777777" w:rsidR="00E9049B" w:rsidRPr="00E9049B" w:rsidRDefault="00E9049B" w:rsidP="00E904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049B">
        <w:rPr>
          <w:rFonts w:ascii="Consolas" w:eastAsia="Times New Roman" w:hAnsi="Consolas" w:cs="Courier New"/>
          <w:b/>
          <w:bCs/>
          <w:color w:val="263238"/>
          <w:sz w:val="20"/>
          <w:szCs w:val="20"/>
        </w:rPr>
        <w:lastRenderedPageBreak/>
        <w:t>Input:</w:t>
      </w:r>
      <w:r w:rsidRPr="00E9049B">
        <w:rPr>
          <w:rFonts w:ascii="Consolas" w:eastAsia="Times New Roman" w:hAnsi="Consolas" w:cs="Courier New"/>
          <w:color w:val="263238"/>
          <w:sz w:val="20"/>
          <w:szCs w:val="20"/>
        </w:rPr>
        <w:t xml:space="preserve"> root = [1,2,3]</w:t>
      </w:r>
    </w:p>
    <w:p w14:paraId="5180A044" w14:textId="77777777" w:rsidR="00E9049B" w:rsidRPr="00E9049B" w:rsidRDefault="00E9049B" w:rsidP="00E904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049B">
        <w:rPr>
          <w:rFonts w:ascii="Consolas" w:eastAsia="Times New Roman" w:hAnsi="Consolas" w:cs="Courier New"/>
          <w:b/>
          <w:bCs/>
          <w:color w:val="263238"/>
          <w:sz w:val="20"/>
          <w:szCs w:val="20"/>
        </w:rPr>
        <w:t>Output:</w:t>
      </w:r>
      <w:r w:rsidRPr="00E9049B">
        <w:rPr>
          <w:rFonts w:ascii="Consolas" w:eastAsia="Times New Roman" w:hAnsi="Consolas" w:cs="Courier New"/>
          <w:color w:val="263238"/>
          <w:sz w:val="20"/>
          <w:szCs w:val="20"/>
        </w:rPr>
        <w:t xml:space="preserve"> 6</w:t>
      </w:r>
    </w:p>
    <w:p w14:paraId="64017656" w14:textId="74FEBD65" w:rsidR="00ED76E2" w:rsidRPr="00E9049B" w:rsidRDefault="00E9049B" w:rsidP="00E904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049B">
        <w:rPr>
          <w:rFonts w:ascii="Consolas" w:eastAsia="Times New Roman" w:hAnsi="Consolas" w:cs="Courier New"/>
          <w:b/>
          <w:bCs/>
          <w:color w:val="263238"/>
          <w:sz w:val="20"/>
          <w:szCs w:val="20"/>
        </w:rPr>
        <w:t>Explanation:</w:t>
      </w:r>
      <w:r w:rsidRPr="00E9049B">
        <w:rPr>
          <w:rFonts w:ascii="Consolas" w:eastAsia="Times New Roman" w:hAnsi="Consolas" w:cs="Courier New"/>
          <w:color w:val="263238"/>
          <w:sz w:val="20"/>
          <w:szCs w:val="20"/>
        </w:rPr>
        <w:t xml:space="preserve"> The optimal path is 2 -&gt; 1 -&gt; 3 with a path sum of 2 + 1 + 3 = 6.</w:t>
      </w:r>
    </w:p>
    <w:p w14:paraId="5B03B1F0" w14:textId="77777777" w:rsidR="00E9049B" w:rsidRDefault="00ED76E2" w:rsidP="00E9049B">
      <w:pPr>
        <w:pStyle w:val="HTMLPreformatted"/>
        <w:shd w:val="clear" w:color="auto" w:fill="F7F9FA"/>
        <w:spacing w:after="240"/>
      </w:pPr>
      <w:r>
        <w:t>:</w:t>
      </w:r>
      <w:r w:rsidR="00E9049B">
        <w:t xml:space="preserve">    int maxPathSum(TreeNode* root) {</w:t>
      </w:r>
    </w:p>
    <w:p w14:paraId="37CE2DFD" w14:textId="77777777" w:rsidR="00E9049B" w:rsidRDefault="00E9049B" w:rsidP="00E9049B">
      <w:pPr>
        <w:pStyle w:val="HTMLPreformatted"/>
        <w:shd w:val="clear" w:color="auto" w:fill="F7F9FA"/>
        <w:spacing w:after="240"/>
      </w:pPr>
      <w:r>
        <w:t xml:space="preserve">        int maxsum=INT_MIN;</w:t>
      </w:r>
    </w:p>
    <w:p w14:paraId="7BC708AA" w14:textId="77777777" w:rsidR="00E9049B" w:rsidRDefault="00E9049B" w:rsidP="00E9049B">
      <w:pPr>
        <w:pStyle w:val="HTMLPreformatted"/>
        <w:shd w:val="clear" w:color="auto" w:fill="F7F9FA"/>
        <w:spacing w:after="240"/>
      </w:pPr>
      <w:r>
        <w:t xml:space="preserve">        dfs(root,maxsum);</w:t>
      </w:r>
    </w:p>
    <w:p w14:paraId="1DA46615" w14:textId="77777777" w:rsidR="00E9049B" w:rsidRDefault="00E9049B" w:rsidP="00E9049B">
      <w:pPr>
        <w:pStyle w:val="HTMLPreformatted"/>
        <w:shd w:val="clear" w:color="auto" w:fill="F7F9FA"/>
        <w:spacing w:after="240"/>
      </w:pPr>
      <w:r>
        <w:t xml:space="preserve">        return maxsum;</w:t>
      </w:r>
    </w:p>
    <w:p w14:paraId="46ED0513" w14:textId="77777777" w:rsidR="00E9049B" w:rsidRDefault="00E9049B" w:rsidP="00E9049B">
      <w:pPr>
        <w:pStyle w:val="HTMLPreformatted"/>
        <w:shd w:val="clear" w:color="auto" w:fill="F7F9FA"/>
        <w:spacing w:after="240"/>
      </w:pPr>
      <w:r>
        <w:t xml:space="preserve">    }</w:t>
      </w:r>
    </w:p>
    <w:p w14:paraId="0DE894C1" w14:textId="77777777" w:rsidR="00E9049B" w:rsidRDefault="00E9049B" w:rsidP="00E9049B">
      <w:pPr>
        <w:pStyle w:val="HTMLPreformatted"/>
        <w:shd w:val="clear" w:color="auto" w:fill="F7F9FA"/>
        <w:spacing w:after="240"/>
      </w:pPr>
      <w:r>
        <w:t xml:space="preserve">    int dfs(TreeNode*root,int&amp;maxsum)</w:t>
      </w:r>
    </w:p>
    <w:p w14:paraId="2E9F6457" w14:textId="77777777" w:rsidR="00E9049B" w:rsidRDefault="00E9049B" w:rsidP="00E9049B">
      <w:pPr>
        <w:pStyle w:val="HTMLPreformatted"/>
        <w:shd w:val="clear" w:color="auto" w:fill="F7F9FA"/>
        <w:spacing w:after="240"/>
      </w:pPr>
      <w:r>
        <w:t xml:space="preserve">    {</w:t>
      </w:r>
    </w:p>
    <w:p w14:paraId="33D9283C" w14:textId="77777777" w:rsidR="00E9049B" w:rsidRDefault="00E9049B" w:rsidP="00E9049B">
      <w:pPr>
        <w:pStyle w:val="HTMLPreformatted"/>
        <w:shd w:val="clear" w:color="auto" w:fill="F7F9FA"/>
        <w:spacing w:after="240"/>
      </w:pPr>
      <w:r>
        <w:t xml:space="preserve">        if(!root)</w:t>
      </w:r>
    </w:p>
    <w:p w14:paraId="2CE95C57" w14:textId="77777777" w:rsidR="00E9049B" w:rsidRDefault="00E9049B" w:rsidP="00E9049B">
      <w:pPr>
        <w:pStyle w:val="HTMLPreformatted"/>
        <w:shd w:val="clear" w:color="auto" w:fill="F7F9FA"/>
        <w:spacing w:after="240"/>
      </w:pPr>
      <w:r>
        <w:t xml:space="preserve">            return 0;</w:t>
      </w:r>
    </w:p>
    <w:p w14:paraId="0F884795" w14:textId="77777777" w:rsidR="00E9049B" w:rsidRDefault="00E9049B" w:rsidP="00E9049B">
      <w:pPr>
        <w:pStyle w:val="HTMLPreformatted"/>
        <w:shd w:val="clear" w:color="auto" w:fill="F7F9FA"/>
        <w:spacing w:after="240"/>
      </w:pPr>
      <w:r>
        <w:t xml:space="preserve">        int l=max(0,dfs(root-&gt;left,maxsum));</w:t>
      </w:r>
    </w:p>
    <w:p w14:paraId="7A2EC7A9" w14:textId="77777777" w:rsidR="00E9049B" w:rsidRDefault="00E9049B" w:rsidP="00E9049B">
      <w:pPr>
        <w:pStyle w:val="HTMLPreformatted"/>
        <w:shd w:val="clear" w:color="auto" w:fill="F7F9FA"/>
        <w:spacing w:after="240"/>
      </w:pPr>
      <w:r>
        <w:t xml:space="preserve">        int r=max(0,dfs(root-&gt;right,maxsum));</w:t>
      </w:r>
    </w:p>
    <w:p w14:paraId="6FAEA8DC" w14:textId="77777777" w:rsidR="00E9049B" w:rsidRDefault="00E9049B" w:rsidP="00E9049B">
      <w:pPr>
        <w:pStyle w:val="HTMLPreformatted"/>
        <w:shd w:val="clear" w:color="auto" w:fill="F7F9FA"/>
        <w:spacing w:after="240"/>
      </w:pPr>
      <w:r>
        <w:t xml:space="preserve">        maxsum=max(maxsum,l+r+root-&gt;val);</w:t>
      </w:r>
    </w:p>
    <w:p w14:paraId="1A90F38A" w14:textId="77777777" w:rsidR="00E9049B" w:rsidRDefault="00E9049B" w:rsidP="00E9049B">
      <w:pPr>
        <w:pStyle w:val="HTMLPreformatted"/>
        <w:shd w:val="clear" w:color="auto" w:fill="F7F9FA"/>
        <w:spacing w:after="240"/>
      </w:pPr>
      <w:r>
        <w:t xml:space="preserve">        return root-&gt;val+max(l,r);</w:t>
      </w:r>
    </w:p>
    <w:p w14:paraId="4B1A1651" w14:textId="1872A83E" w:rsidR="00ED76E2" w:rsidRDefault="00E9049B" w:rsidP="00E9049B">
      <w:pPr>
        <w:pStyle w:val="HTMLPreformatted"/>
        <w:shd w:val="clear" w:color="auto" w:fill="F7F9FA"/>
        <w:spacing w:after="240"/>
      </w:pPr>
      <w:r>
        <w:t xml:space="preserve">    }</w:t>
      </w:r>
    </w:p>
    <w:p w14:paraId="029AA297" w14:textId="44CF63E7" w:rsidR="00507673" w:rsidRDefault="00507673" w:rsidP="00E9049B">
      <w:pPr>
        <w:pStyle w:val="HTMLPreformatted"/>
        <w:shd w:val="clear" w:color="auto" w:fill="F7F9FA"/>
        <w:spacing w:after="240"/>
      </w:pPr>
      <w:r w:rsidRPr="00507673">
        <w:rPr>
          <w:highlight w:val="cyan"/>
        </w:rPr>
        <w:t>ANOTHER VARIATION OF IT</w:t>
      </w:r>
    </w:p>
    <w:p w14:paraId="45D73EA2" w14:textId="77777777" w:rsidR="00507673" w:rsidRPr="00507673" w:rsidRDefault="00507673" w:rsidP="00507673">
      <w:pPr>
        <w:shd w:val="clear" w:color="auto" w:fill="FFFFFF"/>
        <w:spacing w:after="240" w:line="240" w:lineRule="auto"/>
        <w:rPr>
          <w:rFonts w:ascii="Segoe UI" w:eastAsia="Times New Roman" w:hAnsi="Segoe UI" w:cs="Segoe UI"/>
          <w:color w:val="263238"/>
          <w:sz w:val="21"/>
          <w:szCs w:val="21"/>
        </w:rPr>
      </w:pPr>
      <w:r w:rsidRPr="00507673">
        <w:rPr>
          <w:rFonts w:ascii="Segoe UI" w:eastAsia="Times New Roman" w:hAnsi="Segoe UI" w:cs="Segoe UI"/>
          <w:color w:val="263238"/>
          <w:sz w:val="21"/>
          <w:szCs w:val="21"/>
        </w:rPr>
        <w:t>Given the </w:t>
      </w:r>
      <w:r w:rsidRPr="00507673">
        <w:rPr>
          <w:rFonts w:ascii="Courier New" w:eastAsia="Times New Roman" w:hAnsi="Courier New" w:cs="Courier New"/>
          <w:color w:val="546E7A"/>
          <w:sz w:val="20"/>
          <w:szCs w:val="20"/>
          <w:shd w:val="clear" w:color="auto" w:fill="F7F9FA"/>
        </w:rPr>
        <w:t>root</w:t>
      </w:r>
      <w:r w:rsidRPr="00507673">
        <w:rPr>
          <w:rFonts w:ascii="Segoe UI" w:eastAsia="Times New Roman" w:hAnsi="Segoe UI" w:cs="Segoe UI"/>
          <w:color w:val="263238"/>
          <w:sz w:val="21"/>
          <w:szCs w:val="21"/>
        </w:rPr>
        <w:t> of a binary tree and an integer </w:t>
      </w:r>
      <w:r w:rsidRPr="00507673">
        <w:rPr>
          <w:rFonts w:ascii="Courier New" w:eastAsia="Times New Roman" w:hAnsi="Courier New" w:cs="Courier New"/>
          <w:color w:val="546E7A"/>
          <w:sz w:val="20"/>
          <w:szCs w:val="20"/>
          <w:shd w:val="clear" w:color="auto" w:fill="F7F9FA"/>
        </w:rPr>
        <w:t>targetSum</w:t>
      </w:r>
      <w:r w:rsidRPr="00507673">
        <w:rPr>
          <w:rFonts w:ascii="Segoe UI" w:eastAsia="Times New Roman" w:hAnsi="Segoe UI" w:cs="Segoe UI"/>
          <w:color w:val="263238"/>
          <w:sz w:val="21"/>
          <w:szCs w:val="21"/>
        </w:rPr>
        <w:t>, return </w:t>
      </w:r>
      <w:r w:rsidRPr="00507673">
        <w:rPr>
          <w:rFonts w:ascii="Courier New" w:eastAsia="Times New Roman" w:hAnsi="Courier New" w:cs="Courier New"/>
          <w:color w:val="546E7A"/>
          <w:sz w:val="20"/>
          <w:szCs w:val="20"/>
          <w:shd w:val="clear" w:color="auto" w:fill="F7F9FA"/>
        </w:rPr>
        <w:t>true</w:t>
      </w:r>
      <w:r w:rsidRPr="00507673">
        <w:rPr>
          <w:rFonts w:ascii="Segoe UI" w:eastAsia="Times New Roman" w:hAnsi="Segoe UI" w:cs="Segoe UI"/>
          <w:color w:val="263238"/>
          <w:sz w:val="21"/>
          <w:szCs w:val="21"/>
        </w:rPr>
        <w:t> if the tree has a </w:t>
      </w:r>
      <w:r w:rsidRPr="00507673">
        <w:rPr>
          <w:rFonts w:ascii="Segoe UI" w:eastAsia="Times New Roman" w:hAnsi="Segoe UI" w:cs="Segoe UI"/>
          <w:b/>
          <w:bCs/>
          <w:color w:val="263238"/>
          <w:sz w:val="21"/>
          <w:szCs w:val="21"/>
        </w:rPr>
        <w:t>root-to-leaf</w:t>
      </w:r>
      <w:r w:rsidRPr="00507673">
        <w:rPr>
          <w:rFonts w:ascii="Segoe UI" w:eastAsia="Times New Roman" w:hAnsi="Segoe UI" w:cs="Segoe UI"/>
          <w:color w:val="263238"/>
          <w:sz w:val="21"/>
          <w:szCs w:val="21"/>
        </w:rPr>
        <w:t> path such that adding up all the values along the path equals </w:t>
      </w:r>
      <w:r w:rsidRPr="00507673">
        <w:rPr>
          <w:rFonts w:ascii="Courier New" w:eastAsia="Times New Roman" w:hAnsi="Courier New" w:cs="Courier New"/>
          <w:color w:val="546E7A"/>
          <w:sz w:val="20"/>
          <w:szCs w:val="20"/>
          <w:shd w:val="clear" w:color="auto" w:fill="F7F9FA"/>
        </w:rPr>
        <w:t>targetSum</w:t>
      </w:r>
      <w:r w:rsidRPr="00507673">
        <w:rPr>
          <w:rFonts w:ascii="Segoe UI" w:eastAsia="Times New Roman" w:hAnsi="Segoe UI" w:cs="Segoe UI"/>
          <w:color w:val="263238"/>
          <w:sz w:val="21"/>
          <w:szCs w:val="21"/>
        </w:rPr>
        <w:t>.</w:t>
      </w:r>
    </w:p>
    <w:p w14:paraId="6D8A9980" w14:textId="77777777" w:rsidR="00507673" w:rsidRPr="00507673" w:rsidRDefault="00507673" w:rsidP="00507673">
      <w:pPr>
        <w:shd w:val="clear" w:color="auto" w:fill="FFFFFF"/>
        <w:spacing w:after="240" w:line="240" w:lineRule="auto"/>
        <w:rPr>
          <w:rFonts w:ascii="Segoe UI" w:eastAsia="Times New Roman" w:hAnsi="Segoe UI" w:cs="Segoe UI"/>
          <w:color w:val="263238"/>
          <w:sz w:val="21"/>
          <w:szCs w:val="21"/>
        </w:rPr>
      </w:pPr>
      <w:r w:rsidRPr="00507673">
        <w:rPr>
          <w:rFonts w:ascii="Segoe UI" w:eastAsia="Times New Roman" w:hAnsi="Segoe UI" w:cs="Segoe UI"/>
          <w:color w:val="263238"/>
          <w:sz w:val="21"/>
          <w:szCs w:val="21"/>
        </w:rPr>
        <w:t>A </w:t>
      </w:r>
      <w:r w:rsidRPr="00507673">
        <w:rPr>
          <w:rFonts w:ascii="Segoe UI" w:eastAsia="Times New Roman" w:hAnsi="Segoe UI" w:cs="Segoe UI"/>
          <w:b/>
          <w:bCs/>
          <w:color w:val="263238"/>
          <w:sz w:val="21"/>
          <w:szCs w:val="21"/>
        </w:rPr>
        <w:t>leaf</w:t>
      </w:r>
      <w:r w:rsidRPr="00507673">
        <w:rPr>
          <w:rFonts w:ascii="Segoe UI" w:eastAsia="Times New Roman" w:hAnsi="Segoe UI" w:cs="Segoe UI"/>
          <w:color w:val="263238"/>
          <w:sz w:val="21"/>
          <w:szCs w:val="21"/>
        </w:rPr>
        <w:t> is a node with no children.</w:t>
      </w:r>
    </w:p>
    <w:p w14:paraId="792FBCBB" w14:textId="77777777" w:rsidR="00507673" w:rsidRPr="00507673" w:rsidRDefault="00507673" w:rsidP="00507673">
      <w:pPr>
        <w:shd w:val="clear" w:color="auto" w:fill="FFFFFF"/>
        <w:spacing w:after="240" w:line="240" w:lineRule="auto"/>
        <w:rPr>
          <w:rFonts w:ascii="Segoe UI" w:eastAsia="Times New Roman" w:hAnsi="Segoe UI" w:cs="Segoe UI"/>
          <w:color w:val="263238"/>
          <w:sz w:val="21"/>
          <w:szCs w:val="21"/>
        </w:rPr>
      </w:pPr>
      <w:r w:rsidRPr="00507673">
        <w:rPr>
          <w:rFonts w:ascii="Segoe UI" w:eastAsia="Times New Roman" w:hAnsi="Segoe UI" w:cs="Segoe UI"/>
          <w:color w:val="263238"/>
          <w:sz w:val="21"/>
          <w:szCs w:val="21"/>
        </w:rPr>
        <w:t> </w:t>
      </w:r>
    </w:p>
    <w:p w14:paraId="37684E3E" w14:textId="77777777" w:rsidR="00507673" w:rsidRPr="00507673" w:rsidRDefault="00507673" w:rsidP="00507673">
      <w:pPr>
        <w:shd w:val="clear" w:color="auto" w:fill="FFFFFF"/>
        <w:spacing w:after="240" w:line="240" w:lineRule="auto"/>
        <w:rPr>
          <w:rFonts w:ascii="Segoe UI" w:eastAsia="Times New Roman" w:hAnsi="Segoe UI" w:cs="Segoe UI"/>
          <w:color w:val="263238"/>
          <w:sz w:val="21"/>
          <w:szCs w:val="21"/>
        </w:rPr>
      </w:pPr>
      <w:r w:rsidRPr="00507673">
        <w:rPr>
          <w:rFonts w:ascii="Segoe UI" w:eastAsia="Times New Roman" w:hAnsi="Segoe UI" w:cs="Segoe UI"/>
          <w:b/>
          <w:bCs/>
          <w:color w:val="263238"/>
          <w:sz w:val="21"/>
          <w:szCs w:val="21"/>
        </w:rPr>
        <w:t>Example 1:</w:t>
      </w:r>
    </w:p>
    <w:p w14:paraId="378E6130" w14:textId="31B1D7C1" w:rsidR="00507673" w:rsidRPr="00507673" w:rsidRDefault="00507673" w:rsidP="00507673">
      <w:pPr>
        <w:spacing w:after="0" w:line="240" w:lineRule="auto"/>
        <w:rPr>
          <w:rFonts w:ascii="Times New Roman" w:eastAsia="Times New Roman" w:hAnsi="Times New Roman" w:cs="Times New Roman"/>
          <w:sz w:val="24"/>
          <w:szCs w:val="24"/>
        </w:rPr>
      </w:pPr>
      <w:r w:rsidRPr="00507673">
        <w:rPr>
          <w:rFonts w:ascii="Times New Roman" w:eastAsia="Times New Roman" w:hAnsi="Times New Roman" w:cs="Times New Roman"/>
          <w:noProof/>
          <w:sz w:val="24"/>
          <w:szCs w:val="24"/>
        </w:rPr>
        <w:lastRenderedPageBreak/>
        <w:drawing>
          <wp:inline distT="0" distB="0" distL="0" distR="0" wp14:anchorId="6026A6BB" wp14:editId="75F0CB3D">
            <wp:extent cx="5638800" cy="4008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4008120"/>
                    </a:xfrm>
                    <a:prstGeom prst="rect">
                      <a:avLst/>
                    </a:prstGeom>
                    <a:noFill/>
                    <a:ln>
                      <a:noFill/>
                    </a:ln>
                  </pic:spPr>
                </pic:pic>
              </a:graphicData>
            </a:graphic>
          </wp:inline>
        </w:drawing>
      </w:r>
    </w:p>
    <w:p w14:paraId="6C333EE8" w14:textId="77777777" w:rsidR="00507673" w:rsidRPr="00507673" w:rsidRDefault="00507673" w:rsidP="005076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673">
        <w:rPr>
          <w:rFonts w:ascii="Consolas" w:eastAsia="Times New Roman" w:hAnsi="Consolas" w:cs="Courier New"/>
          <w:b/>
          <w:bCs/>
          <w:color w:val="263238"/>
          <w:sz w:val="20"/>
          <w:szCs w:val="20"/>
        </w:rPr>
        <w:t>Input:</w:t>
      </w:r>
      <w:r w:rsidRPr="00507673">
        <w:rPr>
          <w:rFonts w:ascii="Consolas" w:eastAsia="Times New Roman" w:hAnsi="Consolas" w:cs="Courier New"/>
          <w:color w:val="263238"/>
          <w:sz w:val="20"/>
          <w:szCs w:val="20"/>
        </w:rPr>
        <w:t xml:space="preserve"> root = [5,4,8,11,null,13,4,7,2,null,null,null,1], targetSum = 22</w:t>
      </w:r>
    </w:p>
    <w:p w14:paraId="05014DA2" w14:textId="77777777" w:rsidR="00507673" w:rsidRPr="00507673" w:rsidRDefault="00507673" w:rsidP="005076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673">
        <w:rPr>
          <w:rFonts w:ascii="Consolas" w:eastAsia="Times New Roman" w:hAnsi="Consolas" w:cs="Courier New"/>
          <w:b/>
          <w:bCs/>
          <w:color w:val="263238"/>
          <w:sz w:val="20"/>
          <w:szCs w:val="20"/>
        </w:rPr>
        <w:t>Output:</w:t>
      </w:r>
      <w:r w:rsidRPr="00507673">
        <w:rPr>
          <w:rFonts w:ascii="Consolas" w:eastAsia="Times New Roman" w:hAnsi="Consolas" w:cs="Courier New"/>
          <w:color w:val="263238"/>
          <w:sz w:val="20"/>
          <w:szCs w:val="20"/>
        </w:rPr>
        <w:t xml:space="preserve"> true</w:t>
      </w:r>
    </w:p>
    <w:p w14:paraId="1E0C035D" w14:textId="77777777" w:rsidR="00507673" w:rsidRPr="00507673" w:rsidRDefault="00507673" w:rsidP="005076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673">
        <w:rPr>
          <w:rFonts w:ascii="Consolas" w:eastAsia="Times New Roman" w:hAnsi="Consolas" w:cs="Courier New"/>
          <w:b/>
          <w:bCs/>
          <w:color w:val="263238"/>
          <w:sz w:val="20"/>
          <w:szCs w:val="20"/>
        </w:rPr>
        <w:t>Explanation:</w:t>
      </w:r>
      <w:r w:rsidRPr="00507673">
        <w:rPr>
          <w:rFonts w:ascii="Consolas" w:eastAsia="Times New Roman" w:hAnsi="Consolas" w:cs="Courier New"/>
          <w:color w:val="263238"/>
          <w:sz w:val="20"/>
          <w:szCs w:val="20"/>
        </w:rPr>
        <w:t xml:space="preserve"> The root-to-leaf path with the target sum is shown.</w:t>
      </w:r>
    </w:p>
    <w:p w14:paraId="09CC79D2" w14:textId="77777777" w:rsidR="00507673" w:rsidRDefault="00507673" w:rsidP="00E9049B">
      <w:pPr>
        <w:pStyle w:val="HTMLPreformatted"/>
        <w:shd w:val="clear" w:color="auto" w:fill="F7F9FA"/>
        <w:spacing w:after="240"/>
      </w:pPr>
    </w:p>
    <w:p w14:paraId="2CADDAAF" w14:textId="77777777" w:rsidR="00B608AA" w:rsidRDefault="00507673" w:rsidP="00B608AA">
      <w:pPr>
        <w:pStyle w:val="HTMLPreformatted"/>
        <w:shd w:val="clear" w:color="auto" w:fill="F7F9FA"/>
        <w:spacing w:after="240"/>
      </w:pPr>
      <w:r>
        <w:t>:</w:t>
      </w:r>
      <w:r w:rsidR="00B608AA">
        <w:t xml:space="preserve">    bool hasPathSum(TreeNode* root, int targetSum) {</w:t>
      </w:r>
    </w:p>
    <w:p w14:paraId="24AB415E" w14:textId="77777777" w:rsidR="00B608AA" w:rsidRDefault="00B608AA" w:rsidP="00B608AA">
      <w:pPr>
        <w:pStyle w:val="HTMLPreformatted"/>
        <w:shd w:val="clear" w:color="auto" w:fill="F7F9FA"/>
        <w:spacing w:after="240"/>
      </w:pPr>
      <w:r>
        <w:t xml:space="preserve">        if(!root)</w:t>
      </w:r>
    </w:p>
    <w:p w14:paraId="58F78C29" w14:textId="77777777" w:rsidR="00B608AA" w:rsidRDefault="00B608AA" w:rsidP="00B608AA">
      <w:pPr>
        <w:pStyle w:val="HTMLPreformatted"/>
        <w:shd w:val="clear" w:color="auto" w:fill="F7F9FA"/>
        <w:spacing w:after="240"/>
      </w:pPr>
      <w:r>
        <w:t xml:space="preserve">            return 0;</w:t>
      </w:r>
    </w:p>
    <w:p w14:paraId="2BC8F902" w14:textId="77777777" w:rsidR="00B608AA" w:rsidRDefault="00B608AA" w:rsidP="00B608AA">
      <w:pPr>
        <w:pStyle w:val="HTMLPreformatted"/>
        <w:shd w:val="clear" w:color="auto" w:fill="F7F9FA"/>
        <w:spacing w:after="240"/>
      </w:pPr>
      <w:r>
        <w:t xml:space="preserve">        if(!root-&gt;left&amp;&amp;!root-&gt;right&amp;&amp;targetSum-root-&gt;val==0)</w:t>
      </w:r>
    </w:p>
    <w:p w14:paraId="58057BB8" w14:textId="77777777" w:rsidR="00B608AA" w:rsidRDefault="00B608AA" w:rsidP="00B608AA">
      <w:pPr>
        <w:pStyle w:val="HTMLPreformatted"/>
        <w:shd w:val="clear" w:color="auto" w:fill="F7F9FA"/>
        <w:spacing w:after="240"/>
      </w:pPr>
      <w:r>
        <w:t xml:space="preserve">            return 1;</w:t>
      </w:r>
    </w:p>
    <w:p w14:paraId="6568324F" w14:textId="77777777" w:rsidR="00B608AA" w:rsidRDefault="00B608AA" w:rsidP="00B608AA">
      <w:pPr>
        <w:pStyle w:val="HTMLPreformatted"/>
        <w:shd w:val="clear" w:color="auto" w:fill="F7F9FA"/>
        <w:spacing w:after="240"/>
      </w:pPr>
      <w:r>
        <w:t xml:space="preserve">        return hasPathSum(root-&gt;left,targetSum-root-&gt;val)||hasPathSum(root-&gt;right,targetSum-root-&gt;val);</w:t>
      </w:r>
    </w:p>
    <w:p w14:paraId="6191F502" w14:textId="695EF330" w:rsidR="00507673" w:rsidRDefault="00B608AA" w:rsidP="00B608AA">
      <w:pPr>
        <w:pStyle w:val="HTMLPreformatted"/>
        <w:shd w:val="clear" w:color="auto" w:fill="F7F9FA"/>
        <w:spacing w:after="240"/>
      </w:pPr>
      <w:r>
        <w:t xml:space="preserve">    }</w:t>
      </w:r>
    </w:p>
    <w:p w14:paraId="6F411521" w14:textId="0400CA67" w:rsidR="004956C0" w:rsidRPr="004956C0" w:rsidRDefault="00E9049B" w:rsidP="004956C0">
      <w:pPr>
        <w:pStyle w:val="NormalWeb"/>
        <w:shd w:val="clear" w:color="auto" w:fill="FFFFFF"/>
        <w:spacing w:before="0" w:beforeAutospacing="0" w:after="240" w:afterAutospacing="0"/>
        <w:rPr>
          <w:rFonts w:ascii="Segoe UI" w:hAnsi="Segoe UI" w:cs="Segoe UI"/>
          <w:color w:val="263238"/>
          <w:sz w:val="21"/>
          <w:szCs w:val="21"/>
        </w:rPr>
      </w:pPr>
      <w:r>
        <w:t>82)</w:t>
      </w:r>
      <w:r w:rsidR="004956C0" w:rsidRPr="004956C0">
        <w:rPr>
          <w:rFonts w:ascii="Segoe UI" w:hAnsi="Segoe UI" w:cs="Segoe UI"/>
          <w:color w:val="263238"/>
          <w:sz w:val="21"/>
          <w:szCs w:val="21"/>
        </w:rPr>
        <w:t xml:space="preserve"> Given the roots of two binary trees </w:t>
      </w:r>
      <w:r w:rsidR="004956C0" w:rsidRPr="004956C0">
        <w:rPr>
          <w:rFonts w:ascii="Courier New" w:hAnsi="Courier New" w:cs="Courier New"/>
          <w:color w:val="546E7A"/>
          <w:sz w:val="20"/>
          <w:szCs w:val="20"/>
          <w:shd w:val="clear" w:color="auto" w:fill="F7F9FA"/>
        </w:rPr>
        <w:t>p</w:t>
      </w:r>
      <w:r w:rsidR="004956C0" w:rsidRPr="004956C0">
        <w:rPr>
          <w:rFonts w:ascii="Segoe UI" w:hAnsi="Segoe UI" w:cs="Segoe UI"/>
          <w:color w:val="263238"/>
          <w:sz w:val="21"/>
          <w:szCs w:val="21"/>
        </w:rPr>
        <w:t> and </w:t>
      </w:r>
      <w:r w:rsidR="004956C0" w:rsidRPr="004956C0">
        <w:rPr>
          <w:rFonts w:ascii="Courier New" w:hAnsi="Courier New" w:cs="Courier New"/>
          <w:color w:val="546E7A"/>
          <w:sz w:val="20"/>
          <w:szCs w:val="20"/>
          <w:shd w:val="clear" w:color="auto" w:fill="F7F9FA"/>
        </w:rPr>
        <w:t>q</w:t>
      </w:r>
      <w:r w:rsidR="004956C0" w:rsidRPr="004956C0">
        <w:rPr>
          <w:rFonts w:ascii="Segoe UI" w:hAnsi="Segoe UI" w:cs="Segoe UI"/>
          <w:color w:val="263238"/>
          <w:sz w:val="21"/>
          <w:szCs w:val="21"/>
        </w:rPr>
        <w:t>, write a function to check if they are the same or not.</w:t>
      </w:r>
    </w:p>
    <w:p w14:paraId="2B9E3672" w14:textId="13AD91C7" w:rsidR="004956C0" w:rsidRPr="004956C0" w:rsidRDefault="004956C0" w:rsidP="004956C0">
      <w:pPr>
        <w:shd w:val="clear" w:color="auto" w:fill="FFFFFF"/>
        <w:spacing w:after="240" w:line="240" w:lineRule="auto"/>
        <w:rPr>
          <w:rFonts w:ascii="Segoe UI" w:eastAsia="Times New Roman" w:hAnsi="Segoe UI" w:cs="Segoe UI"/>
          <w:color w:val="263238"/>
          <w:sz w:val="21"/>
          <w:szCs w:val="21"/>
        </w:rPr>
      </w:pPr>
      <w:r w:rsidRPr="004956C0">
        <w:rPr>
          <w:rFonts w:ascii="Segoe UI" w:eastAsia="Times New Roman" w:hAnsi="Segoe UI" w:cs="Segoe UI"/>
          <w:color w:val="263238"/>
          <w:sz w:val="21"/>
          <w:szCs w:val="21"/>
        </w:rPr>
        <w:t>Two binary trees are considered the same if they are structurally identical, and the nodes have the same value.</w:t>
      </w:r>
    </w:p>
    <w:p w14:paraId="6F9B6E01" w14:textId="77777777" w:rsidR="004956C0" w:rsidRPr="004956C0" w:rsidRDefault="004956C0" w:rsidP="004956C0">
      <w:pPr>
        <w:shd w:val="clear" w:color="auto" w:fill="FFFFFF"/>
        <w:spacing w:after="240" w:line="240" w:lineRule="auto"/>
        <w:rPr>
          <w:rFonts w:ascii="Segoe UI" w:eastAsia="Times New Roman" w:hAnsi="Segoe UI" w:cs="Segoe UI"/>
          <w:color w:val="263238"/>
          <w:sz w:val="21"/>
          <w:szCs w:val="21"/>
        </w:rPr>
      </w:pPr>
      <w:r w:rsidRPr="004956C0">
        <w:rPr>
          <w:rFonts w:ascii="Segoe UI" w:eastAsia="Times New Roman" w:hAnsi="Segoe UI" w:cs="Segoe UI"/>
          <w:b/>
          <w:bCs/>
          <w:color w:val="263238"/>
          <w:sz w:val="21"/>
          <w:szCs w:val="21"/>
        </w:rPr>
        <w:lastRenderedPageBreak/>
        <w:t>Example 1:</w:t>
      </w:r>
    </w:p>
    <w:p w14:paraId="38D81E37" w14:textId="5DD5D7BB" w:rsidR="004956C0" w:rsidRPr="004956C0" w:rsidRDefault="004956C0" w:rsidP="004956C0">
      <w:pPr>
        <w:spacing w:after="0" w:line="240" w:lineRule="auto"/>
        <w:rPr>
          <w:rFonts w:ascii="Times New Roman" w:eastAsia="Times New Roman" w:hAnsi="Times New Roman" w:cs="Times New Roman"/>
          <w:sz w:val="24"/>
          <w:szCs w:val="24"/>
        </w:rPr>
      </w:pPr>
      <w:r w:rsidRPr="004956C0">
        <w:rPr>
          <w:rFonts w:ascii="Times New Roman" w:eastAsia="Times New Roman" w:hAnsi="Times New Roman" w:cs="Times New Roman"/>
          <w:noProof/>
          <w:sz w:val="24"/>
          <w:szCs w:val="24"/>
        </w:rPr>
        <w:drawing>
          <wp:inline distT="0" distB="0" distL="0" distR="0" wp14:anchorId="6593B985" wp14:editId="66838017">
            <wp:extent cx="5928360"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8360" cy="1737360"/>
                    </a:xfrm>
                    <a:prstGeom prst="rect">
                      <a:avLst/>
                    </a:prstGeom>
                    <a:noFill/>
                    <a:ln>
                      <a:noFill/>
                    </a:ln>
                  </pic:spPr>
                </pic:pic>
              </a:graphicData>
            </a:graphic>
          </wp:inline>
        </w:drawing>
      </w:r>
    </w:p>
    <w:p w14:paraId="560BF594" w14:textId="77777777" w:rsidR="004956C0" w:rsidRPr="004956C0" w:rsidRDefault="004956C0" w:rsidP="00495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6C0">
        <w:rPr>
          <w:rFonts w:ascii="Consolas" w:eastAsia="Times New Roman" w:hAnsi="Consolas" w:cs="Courier New"/>
          <w:b/>
          <w:bCs/>
          <w:color w:val="263238"/>
          <w:sz w:val="20"/>
          <w:szCs w:val="20"/>
        </w:rPr>
        <w:t>Input:</w:t>
      </w:r>
      <w:r w:rsidRPr="004956C0">
        <w:rPr>
          <w:rFonts w:ascii="Consolas" w:eastAsia="Times New Roman" w:hAnsi="Consolas" w:cs="Courier New"/>
          <w:color w:val="263238"/>
          <w:sz w:val="20"/>
          <w:szCs w:val="20"/>
        </w:rPr>
        <w:t xml:space="preserve"> p = [1,2,3], q = [1,2,3]</w:t>
      </w:r>
    </w:p>
    <w:p w14:paraId="01AD040E" w14:textId="0AEFDEA7" w:rsidR="00E9049B" w:rsidRPr="004956C0" w:rsidRDefault="004956C0" w:rsidP="00495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6C0">
        <w:rPr>
          <w:rFonts w:ascii="Consolas" w:eastAsia="Times New Roman" w:hAnsi="Consolas" w:cs="Courier New"/>
          <w:b/>
          <w:bCs/>
          <w:color w:val="263238"/>
          <w:sz w:val="20"/>
          <w:szCs w:val="20"/>
        </w:rPr>
        <w:t>Output:</w:t>
      </w:r>
      <w:r w:rsidRPr="004956C0">
        <w:rPr>
          <w:rFonts w:ascii="Consolas" w:eastAsia="Times New Roman" w:hAnsi="Consolas" w:cs="Courier New"/>
          <w:color w:val="263238"/>
          <w:sz w:val="20"/>
          <w:szCs w:val="20"/>
        </w:rPr>
        <w:t xml:space="preserve"> true</w:t>
      </w:r>
    </w:p>
    <w:p w14:paraId="5B1F4A49" w14:textId="2258AF41" w:rsidR="004956C0" w:rsidRDefault="00E9049B" w:rsidP="004956C0">
      <w:pPr>
        <w:pStyle w:val="HTMLPreformatted"/>
        <w:shd w:val="clear" w:color="auto" w:fill="F7F9FA"/>
        <w:spacing w:after="240"/>
      </w:pPr>
      <w:r>
        <w:t>:</w:t>
      </w:r>
      <w:r w:rsidR="004956C0" w:rsidRPr="004956C0">
        <w:t xml:space="preserve"> </w:t>
      </w:r>
      <w:r w:rsidR="004956C0">
        <w:t>bool isSameTree(TreeNode* p, TreeNode* q) {</w:t>
      </w:r>
    </w:p>
    <w:p w14:paraId="5A71B054" w14:textId="77777777" w:rsidR="004956C0" w:rsidRDefault="004956C0" w:rsidP="004956C0">
      <w:pPr>
        <w:pStyle w:val="HTMLPreformatted"/>
        <w:shd w:val="clear" w:color="auto" w:fill="F7F9FA"/>
        <w:spacing w:after="240"/>
      </w:pPr>
      <w:r>
        <w:t xml:space="preserve">        if(!p&amp;&amp;!q)</w:t>
      </w:r>
    </w:p>
    <w:p w14:paraId="5686703D" w14:textId="77777777" w:rsidR="004956C0" w:rsidRDefault="004956C0" w:rsidP="004956C0">
      <w:pPr>
        <w:pStyle w:val="HTMLPreformatted"/>
        <w:shd w:val="clear" w:color="auto" w:fill="F7F9FA"/>
        <w:spacing w:after="240"/>
      </w:pPr>
      <w:r>
        <w:t xml:space="preserve">            return 1;</w:t>
      </w:r>
    </w:p>
    <w:p w14:paraId="7E8CB94F" w14:textId="77777777" w:rsidR="004956C0" w:rsidRDefault="004956C0" w:rsidP="004956C0">
      <w:pPr>
        <w:pStyle w:val="HTMLPreformatted"/>
        <w:shd w:val="clear" w:color="auto" w:fill="F7F9FA"/>
        <w:spacing w:after="240"/>
      </w:pPr>
      <w:r>
        <w:t xml:space="preserve">        if(!p||!q)</w:t>
      </w:r>
    </w:p>
    <w:p w14:paraId="77AE1424" w14:textId="77777777" w:rsidR="004956C0" w:rsidRDefault="004956C0" w:rsidP="004956C0">
      <w:pPr>
        <w:pStyle w:val="HTMLPreformatted"/>
        <w:shd w:val="clear" w:color="auto" w:fill="F7F9FA"/>
        <w:spacing w:after="240"/>
      </w:pPr>
      <w:r>
        <w:t xml:space="preserve">            return 0;</w:t>
      </w:r>
    </w:p>
    <w:p w14:paraId="6C47A070" w14:textId="77777777" w:rsidR="004956C0" w:rsidRDefault="004956C0" w:rsidP="004956C0">
      <w:pPr>
        <w:pStyle w:val="HTMLPreformatted"/>
        <w:shd w:val="clear" w:color="auto" w:fill="F7F9FA"/>
        <w:spacing w:after="240"/>
      </w:pPr>
      <w:r>
        <w:t xml:space="preserve">        return (p-&gt;val==q-&gt;val&amp;&amp;isSameTree(p-&gt;left,q-&gt;left)&amp;&amp;isSameTree(p-&gt;right,q-&gt;right));</w:t>
      </w:r>
    </w:p>
    <w:p w14:paraId="7300B3DE" w14:textId="3F481BD7" w:rsidR="00E9049B" w:rsidRDefault="004956C0" w:rsidP="004956C0">
      <w:pPr>
        <w:pStyle w:val="HTMLPreformatted"/>
        <w:shd w:val="clear" w:color="auto" w:fill="F7F9FA"/>
        <w:spacing w:after="240"/>
      </w:pPr>
      <w:r>
        <w:t xml:space="preserve">    }</w:t>
      </w:r>
    </w:p>
    <w:p w14:paraId="4A4E41CB" w14:textId="75985502" w:rsidR="004B7D49" w:rsidRPr="004B7D49" w:rsidRDefault="004956C0" w:rsidP="004B7D49">
      <w:pPr>
        <w:pStyle w:val="NormalWeb"/>
        <w:shd w:val="clear" w:color="auto" w:fill="FFFFFF"/>
        <w:spacing w:before="0" w:beforeAutospacing="0" w:after="240" w:afterAutospacing="0"/>
        <w:rPr>
          <w:rFonts w:ascii="Segoe UI" w:hAnsi="Segoe UI" w:cs="Segoe UI"/>
          <w:color w:val="263238"/>
          <w:sz w:val="21"/>
          <w:szCs w:val="21"/>
        </w:rPr>
      </w:pPr>
      <w:r>
        <w:t>83)</w:t>
      </w:r>
      <w:r w:rsidR="004B7D49" w:rsidRPr="004B7D49">
        <w:rPr>
          <w:rFonts w:ascii="Segoe UI" w:hAnsi="Segoe UI" w:cs="Segoe UI"/>
          <w:color w:val="263238"/>
          <w:sz w:val="21"/>
          <w:szCs w:val="21"/>
        </w:rPr>
        <w:t xml:space="preserve"> Given the </w:t>
      </w:r>
      <w:r w:rsidR="004B7D49" w:rsidRPr="004B7D49">
        <w:rPr>
          <w:rFonts w:ascii="Courier New" w:hAnsi="Courier New" w:cs="Courier New"/>
          <w:color w:val="546E7A"/>
          <w:sz w:val="20"/>
          <w:szCs w:val="20"/>
          <w:shd w:val="clear" w:color="auto" w:fill="F7F9FA"/>
        </w:rPr>
        <w:t>root</w:t>
      </w:r>
      <w:r w:rsidR="004B7D49" w:rsidRPr="004B7D49">
        <w:rPr>
          <w:rFonts w:ascii="Segoe UI" w:hAnsi="Segoe UI" w:cs="Segoe UI"/>
          <w:color w:val="263238"/>
          <w:sz w:val="21"/>
          <w:szCs w:val="21"/>
        </w:rPr>
        <w:t> of a binary tree, return </w:t>
      </w:r>
      <w:r w:rsidR="004B7D49" w:rsidRPr="004B7D49">
        <w:rPr>
          <w:rFonts w:ascii="Segoe UI" w:hAnsi="Segoe UI" w:cs="Segoe UI"/>
          <w:i/>
          <w:iCs/>
          <w:color w:val="263238"/>
          <w:sz w:val="21"/>
          <w:szCs w:val="21"/>
        </w:rPr>
        <w:t>the zigzag level order traversal of its nodes' values</w:t>
      </w:r>
      <w:r w:rsidR="004B7D49" w:rsidRPr="004B7D49">
        <w:rPr>
          <w:rFonts w:ascii="Segoe UI" w:hAnsi="Segoe UI" w:cs="Segoe UI"/>
          <w:color w:val="263238"/>
          <w:sz w:val="21"/>
          <w:szCs w:val="21"/>
        </w:rPr>
        <w:t>. (i.e., from left to right, then right to left for the next level and alternate between).</w:t>
      </w:r>
    </w:p>
    <w:p w14:paraId="373ED39A" w14:textId="77777777" w:rsidR="004B7D49" w:rsidRPr="004B7D49" w:rsidRDefault="004B7D49" w:rsidP="004B7D49">
      <w:pPr>
        <w:shd w:val="clear" w:color="auto" w:fill="FFFFFF"/>
        <w:spacing w:after="240" w:line="240" w:lineRule="auto"/>
        <w:rPr>
          <w:rFonts w:ascii="Segoe UI" w:eastAsia="Times New Roman" w:hAnsi="Segoe UI" w:cs="Segoe UI"/>
          <w:color w:val="263238"/>
          <w:sz w:val="21"/>
          <w:szCs w:val="21"/>
        </w:rPr>
      </w:pPr>
      <w:r w:rsidRPr="004B7D49">
        <w:rPr>
          <w:rFonts w:ascii="Segoe UI" w:eastAsia="Times New Roman" w:hAnsi="Segoe UI" w:cs="Segoe UI"/>
          <w:color w:val="263238"/>
          <w:sz w:val="21"/>
          <w:szCs w:val="21"/>
        </w:rPr>
        <w:t> </w:t>
      </w:r>
    </w:p>
    <w:p w14:paraId="00488009" w14:textId="77777777" w:rsidR="004B7D49" w:rsidRPr="004B7D49" w:rsidRDefault="004B7D49" w:rsidP="004B7D49">
      <w:pPr>
        <w:shd w:val="clear" w:color="auto" w:fill="FFFFFF"/>
        <w:spacing w:after="240" w:line="240" w:lineRule="auto"/>
        <w:rPr>
          <w:rFonts w:ascii="Segoe UI" w:eastAsia="Times New Roman" w:hAnsi="Segoe UI" w:cs="Segoe UI"/>
          <w:color w:val="263238"/>
          <w:sz w:val="21"/>
          <w:szCs w:val="21"/>
        </w:rPr>
      </w:pPr>
      <w:r w:rsidRPr="004B7D49">
        <w:rPr>
          <w:rFonts w:ascii="Segoe UI" w:eastAsia="Times New Roman" w:hAnsi="Segoe UI" w:cs="Segoe UI"/>
          <w:b/>
          <w:bCs/>
          <w:color w:val="263238"/>
          <w:sz w:val="21"/>
          <w:szCs w:val="21"/>
        </w:rPr>
        <w:t>Example 1:</w:t>
      </w:r>
    </w:p>
    <w:p w14:paraId="78647883" w14:textId="3573E8B4" w:rsidR="004B7D49" w:rsidRPr="004B7D49" w:rsidRDefault="004B7D49" w:rsidP="004B7D49">
      <w:pPr>
        <w:spacing w:after="0" w:line="240" w:lineRule="auto"/>
        <w:rPr>
          <w:rFonts w:ascii="Times New Roman" w:eastAsia="Times New Roman" w:hAnsi="Times New Roman" w:cs="Times New Roman"/>
          <w:sz w:val="24"/>
          <w:szCs w:val="24"/>
        </w:rPr>
      </w:pPr>
      <w:r w:rsidRPr="004B7D49">
        <w:rPr>
          <w:rFonts w:ascii="Times New Roman" w:eastAsia="Times New Roman" w:hAnsi="Times New Roman" w:cs="Times New Roman"/>
          <w:noProof/>
          <w:sz w:val="24"/>
          <w:szCs w:val="24"/>
        </w:rPr>
        <w:lastRenderedPageBreak/>
        <w:drawing>
          <wp:inline distT="0" distB="0" distL="0" distR="0" wp14:anchorId="29E17B91" wp14:editId="290810A9">
            <wp:extent cx="26365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6520" cy="2880360"/>
                    </a:xfrm>
                    <a:prstGeom prst="rect">
                      <a:avLst/>
                    </a:prstGeom>
                    <a:noFill/>
                    <a:ln>
                      <a:noFill/>
                    </a:ln>
                  </pic:spPr>
                </pic:pic>
              </a:graphicData>
            </a:graphic>
          </wp:inline>
        </w:drawing>
      </w:r>
    </w:p>
    <w:p w14:paraId="41702FFA" w14:textId="77777777" w:rsidR="004B7D49" w:rsidRPr="004B7D49" w:rsidRDefault="004B7D49" w:rsidP="004B7D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7D49">
        <w:rPr>
          <w:rFonts w:ascii="Consolas" w:eastAsia="Times New Roman" w:hAnsi="Consolas" w:cs="Courier New"/>
          <w:b/>
          <w:bCs/>
          <w:color w:val="263238"/>
          <w:sz w:val="20"/>
          <w:szCs w:val="20"/>
        </w:rPr>
        <w:t>Input:</w:t>
      </w:r>
      <w:r w:rsidRPr="004B7D49">
        <w:rPr>
          <w:rFonts w:ascii="Consolas" w:eastAsia="Times New Roman" w:hAnsi="Consolas" w:cs="Courier New"/>
          <w:color w:val="263238"/>
          <w:sz w:val="20"/>
          <w:szCs w:val="20"/>
        </w:rPr>
        <w:t xml:space="preserve"> root = [3,9,20,null,null,15,7]</w:t>
      </w:r>
    </w:p>
    <w:p w14:paraId="4C60EF08" w14:textId="52F1F84F" w:rsidR="004956C0" w:rsidRPr="004B7D49" w:rsidRDefault="004B7D49" w:rsidP="004B7D4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7D49">
        <w:rPr>
          <w:rFonts w:ascii="Consolas" w:eastAsia="Times New Roman" w:hAnsi="Consolas" w:cs="Courier New"/>
          <w:b/>
          <w:bCs/>
          <w:color w:val="263238"/>
          <w:sz w:val="20"/>
          <w:szCs w:val="20"/>
        </w:rPr>
        <w:t>Output:</w:t>
      </w:r>
      <w:r w:rsidRPr="004B7D49">
        <w:rPr>
          <w:rFonts w:ascii="Consolas" w:eastAsia="Times New Roman" w:hAnsi="Consolas" w:cs="Courier New"/>
          <w:color w:val="263238"/>
          <w:sz w:val="20"/>
          <w:szCs w:val="20"/>
        </w:rPr>
        <w:t xml:space="preserve"> [[3</w:t>
      </w:r>
      <w:r w:rsidR="004D59D6">
        <w:rPr>
          <w:rFonts w:ascii="Consolas" w:eastAsia="Times New Roman" w:hAnsi="Consolas" w:cs="Courier New"/>
          <w:color w:val="263238"/>
          <w:sz w:val="20"/>
          <w:szCs w:val="20"/>
        </w:rPr>
        <w:t>],</w:t>
      </w:r>
      <w:r w:rsidRPr="004B7D49">
        <w:rPr>
          <w:rFonts w:ascii="Consolas" w:eastAsia="Times New Roman" w:hAnsi="Consolas" w:cs="Courier New"/>
          <w:color w:val="263238"/>
          <w:sz w:val="20"/>
          <w:szCs w:val="20"/>
        </w:rPr>
        <w:t>[20,9],[15,7]]</w:t>
      </w:r>
    </w:p>
    <w:p w14:paraId="5503B4AE" w14:textId="6330E859" w:rsidR="004B7D49" w:rsidRDefault="004956C0" w:rsidP="004B7D49">
      <w:pPr>
        <w:pStyle w:val="HTMLPreformatted"/>
        <w:shd w:val="clear" w:color="auto" w:fill="F7F9FA"/>
        <w:spacing w:after="240"/>
      </w:pPr>
      <w:r>
        <w:t>:</w:t>
      </w:r>
      <w:r w:rsidR="004B7D49" w:rsidRPr="004B7D49">
        <w:t xml:space="preserve"> </w:t>
      </w:r>
      <w:r w:rsidR="004B7D49">
        <w:t>vector&lt;vector&lt;int&gt;&gt; zigzagLevelOrder(TreeNode* root) {</w:t>
      </w:r>
    </w:p>
    <w:p w14:paraId="0A376D3A" w14:textId="77777777" w:rsidR="004B7D49" w:rsidRDefault="004B7D49" w:rsidP="004B7D49">
      <w:pPr>
        <w:pStyle w:val="HTMLPreformatted"/>
        <w:shd w:val="clear" w:color="auto" w:fill="F7F9FA"/>
        <w:spacing w:after="240"/>
      </w:pPr>
      <w:r>
        <w:t xml:space="preserve">        vector&lt;vector&lt;int&gt;&gt;v;</w:t>
      </w:r>
    </w:p>
    <w:p w14:paraId="0B6600C6" w14:textId="77777777" w:rsidR="004B7D49" w:rsidRDefault="004B7D49" w:rsidP="004B7D49">
      <w:pPr>
        <w:pStyle w:val="HTMLPreformatted"/>
        <w:shd w:val="clear" w:color="auto" w:fill="F7F9FA"/>
        <w:spacing w:after="240"/>
      </w:pPr>
      <w:r>
        <w:t xml:space="preserve">        if(!root)</w:t>
      </w:r>
    </w:p>
    <w:p w14:paraId="63384FF8" w14:textId="77777777" w:rsidR="004B7D49" w:rsidRDefault="004B7D49" w:rsidP="004B7D49">
      <w:pPr>
        <w:pStyle w:val="HTMLPreformatted"/>
        <w:shd w:val="clear" w:color="auto" w:fill="F7F9FA"/>
        <w:spacing w:after="240"/>
      </w:pPr>
      <w:r>
        <w:t xml:space="preserve">            return v;</w:t>
      </w:r>
    </w:p>
    <w:p w14:paraId="0260C519" w14:textId="77777777" w:rsidR="004B7D49" w:rsidRDefault="004B7D49" w:rsidP="004B7D49">
      <w:pPr>
        <w:pStyle w:val="HTMLPreformatted"/>
        <w:shd w:val="clear" w:color="auto" w:fill="F7F9FA"/>
        <w:spacing w:after="240"/>
      </w:pPr>
      <w:r>
        <w:t xml:space="preserve">        queue&lt;TreeNode*&gt;q;</w:t>
      </w:r>
    </w:p>
    <w:p w14:paraId="5576080D" w14:textId="77777777" w:rsidR="004B7D49" w:rsidRDefault="004B7D49" w:rsidP="004B7D49">
      <w:pPr>
        <w:pStyle w:val="HTMLPreformatted"/>
        <w:shd w:val="clear" w:color="auto" w:fill="F7F9FA"/>
        <w:spacing w:after="240"/>
      </w:pPr>
      <w:r>
        <w:t xml:space="preserve">        q.push(root);</w:t>
      </w:r>
    </w:p>
    <w:p w14:paraId="2C1FCEDE" w14:textId="77777777" w:rsidR="004B7D49" w:rsidRDefault="004B7D49" w:rsidP="004B7D49">
      <w:pPr>
        <w:pStyle w:val="HTMLPreformatted"/>
        <w:shd w:val="clear" w:color="auto" w:fill="F7F9FA"/>
        <w:spacing w:after="240"/>
      </w:pPr>
      <w:r>
        <w:t xml:space="preserve">        bool l_r=1;</w:t>
      </w:r>
    </w:p>
    <w:p w14:paraId="5B4FD398" w14:textId="77777777" w:rsidR="004B7D49" w:rsidRDefault="004B7D49" w:rsidP="004B7D49">
      <w:pPr>
        <w:pStyle w:val="HTMLPreformatted"/>
        <w:shd w:val="clear" w:color="auto" w:fill="F7F9FA"/>
        <w:spacing w:after="240"/>
      </w:pPr>
      <w:r>
        <w:t xml:space="preserve">        while(!q.empty())</w:t>
      </w:r>
    </w:p>
    <w:p w14:paraId="207549DC" w14:textId="77777777" w:rsidR="004B7D49" w:rsidRDefault="004B7D49" w:rsidP="004B7D49">
      <w:pPr>
        <w:pStyle w:val="HTMLPreformatted"/>
        <w:shd w:val="clear" w:color="auto" w:fill="F7F9FA"/>
        <w:spacing w:after="240"/>
      </w:pPr>
      <w:r>
        <w:t xml:space="preserve">        {</w:t>
      </w:r>
    </w:p>
    <w:p w14:paraId="4E9F3604" w14:textId="77777777" w:rsidR="004B7D49" w:rsidRDefault="004B7D49" w:rsidP="004B7D49">
      <w:pPr>
        <w:pStyle w:val="HTMLPreformatted"/>
        <w:shd w:val="clear" w:color="auto" w:fill="F7F9FA"/>
        <w:spacing w:after="240"/>
      </w:pPr>
      <w:r>
        <w:t xml:space="preserve">            int size=q.size();</w:t>
      </w:r>
    </w:p>
    <w:p w14:paraId="4CE82107" w14:textId="77777777" w:rsidR="004B7D49" w:rsidRDefault="004B7D49" w:rsidP="004B7D49">
      <w:pPr>
        <w:pStyle w:val="HTMLPreformatted"/>
        <w:shd w:val="clear" w:color="auto" w:fill="F7F9FA"/>
        <w:spacing w:after="240"/>
      </w:pPr>
      <w:r>
        <w:t xml:space="preserve">            vector&lt;int&gt;v1(size);</w:t>
      </w:r>
    </w:p>
    <w:p w14:paraId="0047E0C4" w14:textId="77777777" w:rsidR="004B7D49" w:rsidRDefault="004B7D49" w:rsidP="004B7D49">
      <w:pPr>
        <w:pStyle w:val="HTMLPreformatted"/>
        <w:shd w:val="clear" w:color="auto" w:fill="F7F9FA"/>
        <w:spacing w:after="240"/>
      </w:pPr>
      <w:r>
        <w:t xml:space="preserve">            for(int i=0;i&lt;size;i++)</w:t>
      </w:r>
    </w:p>
    <w:p w14:paraId="60865CCC" w14:textId="77777777" w:rsidR="004B7D49" w:rsidRDefault="004B7D49" w:rsidP="004B7D49">
      <w:pPr>
        <w:pStyle w:val="HTMLPreformatted"/>
        <w:shd w:val="clear" w:color="auto" w:fill="F7F9FA"/>
        <w:spacing w:after="240"/>
      </w:pPr>
      <w:r>
        <w:t xml:space="preserve">            {</w:t>
      </w:r>
    </w:p>
    <w:p w14:paraId="1DA2F4A6" w14:textId="77777777" w:rsidR="004B7D49" w:rsidRDefault="004B7D49" w:rsidP="004B7D49">
      <w:pPr>
        <w:pStyle w:val="HTMLPreformatted"/>
        <w:shd w:val="clear" w:color="auto" w:fill="F7F9FA"/>
        <w:spacing w:after="240"/>
      </w:pPr>
      <w:r>
        <w:t xml:space="preserve">                TreeNode*temp=q.front();</w:t>
      </w:r>
    </w:p>
    <w:p w14:paraId="0F9053CF" w14:textId="77777777" w:rsidR="004B7D49" w:rsidRDefault="004B7D49" w:rsidP="004B7D49">
      <w:pPr>
        <w:pStyle w:val="HTMLPreformatted"/>
        <w:shd w:val="clear" w:color="auto" w:fill="F7F9FA"/>
        <w:spacing w:after="240"/>
      </w:pPr>
      <w:r>
        <w:t xml:space="preserve">                q.pop();</w:t>
      </w:r>
    </w:p>
    <w:p w14:paraId="2EEBD4F6" w14:textId="77777777" w:rsidR="004B7D49" w:rsidRDefault="004B7D49" w:rsidP="004B7D49">
      <w:pPr>
        <w:pStyle w:val="HTMLPreformatted"/>
        <w:shd w:val="clear" w:color="auto" w:fill="F7F9FA"/>
        <w:spacing w:after="240"/>
      </w:pPr>
      <w:r>
        <w:t xml:space="preserve">                int index=l_r?i:size-i-1;</w:t>
      </w:r>
    </w:p>
    <w:p w14:paraId="2855B404" w14:textId="77777777" w:rsidR="004B7D49" w:rsidRDefault="004B7D49" w:rsidP="004B7D49">
      <w:pPr>
        <w:pStyle w:val="HTMLPreformatted"/>
        <w:shd w:val="clear" w:color="auto" w:fill="F7F9FA"/>
        <w:spacing w:after="240"/>
      </w:pPr>
      <w:r>
        <w:lastRenderedPageBreak/>
        <w:t xml:space="preserve">                v1[index]=temp-&gt;val;</w:t>
      </w:r>
    </w:p>
    <w:p w14:paraId="7AE7BE56" w14:textId="77777777" w:rsidR="004B7D49" w:rsidRDefault="004B7D49" w:rsidP="004B7D49">
      <w:pPr>
        <w:pStyle w:val="HTMLPreformatted"/>
        <w:shd w:val="clear" w:color="auto" w:fill="F7F9FA"/>
        <w:spacing w:after="240"/>
      </w:pPr>
      <w:r>
        <w:t xml:space="preserve">                if(temp-&gt;left)</w:t>
      </w:r>
    </w:p>
    <w:p w14:paraId="277DF4FC" w14:textId="77777777" w:rsidR="004B7D49" w:rsidRDefault="004B7D49" w:rsidP="004B7D49">
      <w:pPr>
        <w:pStyle w:val="HTMLPreformatted"/>
        <w:shd w:val="clear" w:color="auto" w:fill="F7F9FA"/>
        <w:spacing w:after="240"/>
      </w:pPr>
      <w:r>
        <w:t xml:space="preserve">                    q.push(temp-&gt;left);</w:t>
      </w:r>
    </w:p>
    <w:p w14:paraId="262C383F" w14:textId="77777777" w:rsidR="004B7D49" w:rsidRDefault="004B7D49" w:rsidP="004B7D49">
      <w:pPr>
        <w:pStyle w:val="HTMLPreformatted"/>
        <w:shd w:val="clear" w:color="auto" w:fill="F7F9FA"/>
        <w:spacing w:after="240"/>
      </w:pPr>
      <w:r>
        <w:t xml:space="preserve">                if(temp-&gt;right)</w:t>
      </w:r>
    </w:p>
    <w:p w14:paraId="0976946B" w14:textId="77777777" w:rsidR="004B7D49" w:rsidRDefault="004B7D49" w:rsidP="004B7D49">
      <w:pPr>
        <w:pStyle w:val="HTMLPreformatted"/>
        <w:shd w:val="clear" w:color="auto" w:fill="F7F9FA"/>
        <w:spacing w:after="240"/>
      </w:pPr>
      <w:r>
        <w:t xml:space="preserve">                    q.push(temp-&gt;right);</w:t>
      </w:r>
    </w:p>
    <w:p w14:paraId="252883F2" w14:textId="77777777" w:rsidR="004B7D49" w:rsidRDefault="004B7D49" w:rsidP="004B7D49">
      <w:pPr>
        <w:pStyle w:val="HTMLPreformatted"/>
        <w:shd w:val="clear" w:color="auto" w:fill="F7F9FA"/>
        <w:spacing w:after="240"/>
      </w:pPr>
      <w:r>
        <w:t xml:space="preserve">            }</w:t>
      </w:r>
    </w:p>
    <w:p w14:paraId="1E5AA1CC" w14:textId="77777777" w:rsidR="004B7D49" w:rsidRDefault="004B7D49" w:rsidP="004B7D49">
      <w:pPr>
        <w:pStyle w:val="HTMLPreformatted"/>
        <w:shd w:val="clear" w:color="auto" w:fill="F7F9FA"/>
        <w:spacing w:after="240"/>
      </w:pPr>
      <w:r>
        <w:t xml:space="preserve">            l_r=!l_r;</w:t>
      </w:r>
    </w:p>
    <w:p w14:paraId="15FDE282" w14:textId="77777777" w:rsidR="004B7D49" w:rsidRDefault="004B7D49" w:rsidP="004B7D49">
      <w:pPr>
        <w:pStyle w:val="HTMLPreformatted"/>
        <w:shd w:val="clear" w:color="auto" w:fill="F7F9FA"/>
        <w:spacing w:after="240"/>
      </w:pPr>
      <w:r>
        <w:t xml:space="preserve">            v.push_back(v1);</w:t>
      </w:r>
    </w:p>
    <w:p w14:paraId="47E74F12" w14:textId="77777777" w:rsidR="004B7D49" w:rsidRDefault="004B7D49" w:rsidP="004B7D49">
      <w:pPr>
        <w:pStyle w:val="HTMLPreformatted"/>
        <w:shd w:val="clear" w:color="auto" w:fill="F7F9FA"/>
        <w:spacing w:after="240"/>
      </w:pPr>
      <w:r>
        <w:t xml:space="preserve">        }</w:t>
      </w:r>
    </w:p>
    <w:p w14:paraId="0FD14813" w14:textId="77777777" w:rsidR="004B7D49" w:rsidRDefault="004B7D49" w:rsidP="004B7D49">
      <w:pPr>
        <w:pStyle w:val="HTMLPreformatted"/>
        <w:shd w:val="clear" w:color="auto" w:fill="F7F9FA"/>
        <w:spacing w:after="240"/>
      </w:pPr>
      <w:r>
        <w:t xml:space="preserve">        return v;</w:t>
      </w:r>
    </w:p>
    <w:p w14:paraId="39D30F75" w14:textId="6AC6AEE8" w:rsidR="004956C0" w:rsidRDefault="004B7D49" w:rsidP="004B7D49">
      <w:pPr>
        <w:pStyle w:val="HTMLPreformatted"/>
        <w:shd w:val="clear" w:color="auto" w:fill="F7F9FA"/>
        <w:spacing w:after="240"/>
      </w:pPr>
      <w:r>
        <w:t xml:space="preserve">    }</w:t>
      </w:r>
    </w:p>
    <w:p w14:paraId="6B7894C3" w14:textId="0E341D52" w:rsidR="00461F08" w:rsidRPr="00461F08" w:rsidRDefault="00293CD8" w:rsidP="00461F08">
      <w:pPr>
        <w:pStyle w:val="NormalWeb"/>
        <w:shd w:val="clear" w:color="auto" w:fill="FFFFFF"/>
        <w:spacing w:before="0" w:beforeAutospacing="0" w:after="150" w:afterAutospacing="0"/>
        <w:rPr>
          <w:rFonts w:ascii="Arial" w:hAnsi="Arial" w:cs="Arial"/>
          <w:color w:val="333333"/>
          <w:sz w:val="21"/>
          <w:szCs w:val="21"/>
        </w:rPr>
      </w:pPr>
      <w:r>
        <w:t>84)</w:t>
      </w:r>
      <w:r w:rsidR="00461F08" w:rsidRPr="00461F08">
        <w:rPr>
          <w:rFonts w:ascii="Arial" w:hAnsi="Arial" w:cs="Arial"/>
          <w:color w:val="333333"/>
          <w:sz w:val="27"/>
          <w:szCs w:val="27"/>
        </w:rPr>
        <w:t xml:space="preserve"> Given a Binary Tree, find its Boundary Traversal. The traversal should be in the following order: </w:t>
      </w:r>
    </w:p>
    <w:p w14:paraId="0BEFE96A" w14:textId="77777777" w:rsidR="00461F08" w:rsidRPr="00461F08" w:rsidRDefault="00461F08" w:rsidP="00A0090B">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461F08">
        <w:rPr>
          <w:rFonts w:ascii="Arial" w:eastAsia="Times New Roman" w:hAnsi="Arial" w:cs="Arial"/>
          <w:b/>
          <w:bCs/>
          <w:color w:val="333333"/>
          <w:sz w:val="27"/>
          <w:szCs w:val="27"/>
        </w:rPr>
        <w:t>Left boundary nodes:</w:t>
      </w:r>
      <w:r w:rsidRPr="00461F08">
        <w:rPr>
          <w:rFonts w:ascii="Arial" w:eastAsia="Times New Roman" w:hAnsi="Arial" w:cs="Arial"/>
          <w:color w:val="333333"/>
          <w:sz w:val="27"/>
          <w:szCs w:val="27"/>
        </w:rPr>
        <w:t> defined as the path from the root to the left-most node ie- the leaf node you could reach when you always travel preferring the left subtree over the right subtree. </w:t>
      </w:r>
    </w:p>
    <w:p w14:paraId="0DDA42A1" w14:textId="77777777" w:rsidR="00461F08" w:rsidRPr="00461F08" w:rsidRDefault="00461F08" w:rsidP="00A0090B">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461F08">
        <w:rPr>
          <w:rFonts w:ascii="Arial" w:eastAsia="Times New Roman" w:hAnsi="Arial" w:cs="Arial"/>
          <w:b/>
          <w:bCs/>
          <w:color w:val="333333"/>
          <w:sz w:val="27"/>
          <w:szCs w:val="27"/>
        </w:rPr>
        <w:t>Leaf nodes: </w:t>
      </w:r>
      <w:r w:rsidRPr="00461F08">
        <w:rPr>
          <w:rFonts w:ascii="Arial" w:eastAsia="Times New Roman" w:hAnsi="Arial" w:cs="Arial"/>
          <w:color w:val="333333"/>
          <w:sz w:val="27"/>
          <w:szCs w:val="27"/>
        </w:rPr>
        <w:t>All the leaf nodes except for the ones that are part of left or right boundary.</w:t>
      </w:r>
    </w:p>
    <w:p w14:paraId="093ADA08" w14:textId="77777777" w:rsidR="00461F08" w:rsidRPr="00461F08" w:rsidRDefault="00461F08" w:rsidP="00A0090B">
      <w:pPr>
        <w:numPr>
          <w:ilvl w:val="0"/>
          <w:numId w:val="8"/>
        </w:numPr>
        <w:shd w:val="clear" w:color="auto" w:fill="FFFFFF"/>
        <w:spacing w:before="100" w:beforeAutospacing="1" w:after="100" w:afterAutospacing="1" w:line="240" w:lineRule="auto"/>
        <w:rPr>
          <w:rFonts w:ascii="Arial" w:eastAsia="Times New Roman" w:hAnsi="Arial" w:cs="Arial"/>
          <w:color w:val="333333"/>
          <w:sz w:val="21"/>
          <w:szCs w:val="21"/>
        </w:rPr>
      </w:pPr>
      <w:r w:rsidRPr="00461F08">
        <w:rPr>
          <w:rFonts w:ascii="Arial" w:eastAsia="Times New Roman" w:hAnsi="Arial" w:cs="Arial"/>
          <w:b/>
          <w:bCs/>
          <w:color w:val="333333"/>
          <w:sz w:val="27"/>
          <w:szCs w:val="27"/>
        </w:rPr>
        <w:t>Reverse right boundary nodes:</w:t>
      </w:r>
      <w:r w:rsidRPr="00461F08">
        <w:rPr>
          <w:rFonts w:ascii="Arial" w:eastAsia="Times New Roman" w:hAnsi="Arial" w:cs="Arial"/>
          <w:color w:val="333333"/>
          <w:sz w:val="27"/>
          <w:szCs w:val="27"/>
        </w:rPr>
        <w:t> defined as the path from the right-most node to the root. The right-most node is the leaf node you could reach when you always travel preferring the right subtree over the left subtree. Exclude the root from this as it was already included in the traversal of left boundary nodes.</w:t>
      </w:r>
    </w:p>
    <w:p w14:paraId="31CB1995" w14:textId="77777777" w:rsidR="00461F08" w:rsidRPr="00461F08" w:rsidRDefault="00461F08" w:rsidP="00461F08">
      <w:pPr>
        <w:shd w:val="clear" w:color="auto" w:fill="FFFFFF"/>
        <w:spacing w:after="150" w:line="240" w:lineRule="auto"/>
        <w:rPr>
          <w:rFonts w:ascii="Arial" w:eastAsia="Times New Roman" w:hAnsi="Arial" w:cs="Arial"/>
          <w:color w:val="333333"/>
          <w:sz w:val="21"/>
          <w:szCs w:val="21"/>
        </w:rPr>
      </w:pPr>
      <w:r w:rsidRPr="00461F08">
        <w:rPr>
          <w:rFonts w:ascii="Arial" w:eastAsia="Times New Roman" w:hAnsi="Arial" w:cs="Arial"/>
          <w:b/>
          <w:bCs/>
          <w:color w:val="333333"/>
          <w:sz w:val="27"/>
          <w:szCs w:val="27"/>
        </w:rPr>
        <w:t>Note:</w:t>
      </w:r>
      <w:r w:rsidRPr="00461F08">
        <w:rPr>
          <w:rFonts w:ascii="Arial" w:eastAsia="Times New Roman" w:hAnsi="Arial" w:cs="Arial"/>
          <w:color w:val="333333"/>
          <w:sz w:val="27"/>
          <w:szCs w:val="27"/>
        </w:rPr>
        <w:t> If the root doesn't have a left subtree or right subtree, then the root itself is the left or right boundary. </w:t>
      </w:r>
      <w:r w:rsidRPr="00461F08">
        <w:rPr>
          <w:rFonts w:ascii="Arial" w:eastAsia="Times New Roman" w:hAnsi="Arial" w:cs="Arial"/>
          <w:color w:val="333333"/>
          <w:sz w:val="21"/>
          <w:szCs w:val="21"/>
        </w:rPr>
        <w:br/>
      </w:r>
      <w:r w:rsidRPr="00461F08">
        <w:rPr>
          <w:rFonts w:ascii="Arial" w:eastAsia="Times New Roman" w:hAnsi="Arial" w:cs="Arial"/>
          <w:color w:val="333333"/>
          <w:sz w:val="21"/>
          <w:szCs w:val="21"/>
        </w:rPr>
        <w:br/>
      </w:r>
      <w:r w:rsidRPr="00461F08">
        <w:rPr>
          <w:rFonts w:ascii="Arial" w:eastAsia="Times New Roman" w:hAnsi="Arial" w:cs="Arial"/>
          <w:b/>
          <w:bCs/>
          <w:color w:val="333333"/>
          <w:sz w:val="27"/>
          <w:szCs w:val="27"/>
        </w:rPr>
        <w:t>Example 1:</w:t>
      </w:r>
    </w:p>
    <w:p w14:paraId="57A13734"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61F08">
        <w:rPr>
          <w:rFonts w:ascii="Consolas" w:eastAsia="Times New Roman" w:hAnsi="Consolas" w:cs="Courier New"/>
          <w:b/>
          <w:bCs/>
          <w:color w:val="333333"/>
          <w:sz w:val="27"/>
          <w:szCs w:val="27"/>
        </w:rPr>
        <w:t>Input:</w:t>
      </w:r>
    </w:p>
    <w:p w14:paraId="5ECFAA11"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61F08">
        <w:rPr>
          <w:rFonts w:ascii="Consolas" w:eastAsia="Times New Roman" w:hAnsi="Consolas" w:cs="Courier New"/>
          <w:b/>
          <w:bCs/>
          <w:color w:val="333333"/>
          <w:sz w:val="27"/>
          <w:szCs w:val="27"/>
        </w:rPr>
        <w:t xml:space="preserve">        </w:t>
      </w:r>
      <w:r w:rsidRPr="00461F08">
        <w:rPr>
          <w:rFonts w:ascii="Consolas" w:eastAsia="Times New Roman" w:hAnsi="Consolas" w:cs="Courier New"/>
          <w:color w:val="333333"/>
          <w:sz w:val="27"/>
          <w:szCs w:val="27"/>
        </w:rPr>
        <w:t>1</w:t>
      </w:r>
    </w:p>
    <w:p w14:paraId="5FBC48C2"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61F08">
        <w:rPr>
          <w:rFonts w:ascii="Consolas" w:eastAsia="Times New Roman" w:hAnsi="Consolas" w:cs="Courier New"/>
          <w:color w:val="333333"/>
          <w:sz w:val="27"/>
          <w:szCs w:val="27"/>
        </w:rPr>
        <w:t>      /   \</w:t>
      </w:r>
    </w:p>
    <w:p w14:paraId="55401A9C"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61F08">
        <w:rPr>
          <w:rFonts w:ascii="Consolas" w:eastAsia="Times New Roman" w:hAnsi="Consolas" w:cs="Courier New"/>
          <w:color w:val="333333"/>
          <w:sz w:val="27"/>
          <w:szCs w:val="27"/>
        </w:rPr>
        <w:t>     2     3</w:t>
      </w:r>
      <w:r w:rsidRPr="00461F08">
        <w:rPr>
          <w:rFonts w:ascii="Consolas" w:eastAsia="Times New Roman" w:hAnsi="Consolas" w:cs="Courier New"/>
          <w:b/>
          <w:bCs/>
          <w:color w:val="333333"/>
          <w:sz w:val="27"/>
          <w:szCs w:val="27"/>
        </w:rPr>
        <w:t xml:space="preserve">    </w:t>
      </w:r>
    </w:p>
    <w:p w14:paraId="1749AE3D"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61F08">
        <w:rPr>
          <w:rFonts w:ascii="Consolas" w:eastAsia="Times New Roman" w:hAnsi="Consolas" w:cs="Courier New"/>
          <w:b/>
          <w:bCs/>
          <w:color w:val="333333"/>
          <w:sz w:val="27"/>
          <w:szCs w:val="27"/>
        </w:rPr>
        <w:lastRenderedPageBreak/>
        <w:t xml:space="preserve">   </w:t>
      </w:r>
    </w:p>
    <w:p w14:paraId="00AE0C4B"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61F08">
        <w:rPr>
          <w:rFonts w:ascii="Consolas" w:eastAsia="Times New Roman" w:hAnsi="Consolas" w:cs="Courier New"/>
          <w:b/>
          <w:bCs/>
          <w:color w:val="333333"/>
          <w:sz w:val="27"/>
          <w:szCs w:val="27"/>
        </w:rPr>
        <w:t xml:space="preserve">Output: </w:t>
      </w:r>
      <w:r w:rsidRPr="00461F08">
        <w:rPr>
          <w:rFonts w:ascii="Consolas" w:eastAsia="Times New Roman" w:hAnsi="Consolas" w:cs="Courier New"/>
          <w:color w:val="333333"/>
          <w:sz w:val="27"/>
          <w:szCs w:val="27"/>
        </w:rPr>
        <w:t>1 2 3</w:t>
      </w:r>
    </w:p>
    <w:p w14:paraId="301A3A37" w14:textId="77777777"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61F08">
        <w:rPr>
          <w:rFonts w:ascii="Consolas" w:eastAsia="Times New Roman" w:hAnsi="Consolas" w:cs="Courier New"/>
          <w:b/>
          <w:bCs/>
          <w:color w:val="333333"/>
          <w:sz w:val="27"/>
          <w:szCs w:val="27"/>
        </w:rPr>
        <w:t>Explanation:</w:t>
      </w:r>
    </w:p>
    <w:p w14:paraId="7BE055DD" w14:textId="39C9B195" w:rsidR="00447944"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461F08">
        <w:rPr>
          <w:rFonts w:ascii="Consolas" w:eastAsia="Times New Roman" w:hAnsi="Consolas" w:cs="Courier New"/>
          <w:b/>
          <w:bCs/>
          <w:noProof/>
          <w:color w:val="333333"/>
          <w:sz w:val="27"/>
          <w:szCs w:val="27"/>
        </w:rPr>
        <w:drawing>
          <wp:inline distT="0" distB="0" distL="0" distR="0" wp14:anchorId="14B47EFE" wp14:editId="6B13A00F">
            <wp:extent cx="3055620" cy="2354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5620" cy="2354580"/>
                    </a:xfrm>
                    <a:prstGeom prst="rect">
                      <a:avLst/>
                    </a:prstGeom>
                    <a:noFill/>
                    <a:ln>
                      <a:noFill/>
                    </a:ln>
                  </pic:spPr>
                </pic:pic>
              </a:graphicData>
            </a:graphic>
          </wp:inline>
        </w:drawing>
      </w:r>
    </w:p>
    <w:p w14:paraId="09AE6DEF" w14:textId="4F892B65" w:rsidR="00461F08" w:rsidRPr="00461F08" w:rsidRDefault="00461F08" w:rsidP="00461F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color w:val="333333"/>
          <w:sz w:val="20"/>
          <w:szCs w:val="20"/>
        </w:rPr>
        <w:t>*****************************************************ISLEAF FUNCTION IS INCOMPLETE****************************</w:t>
      </w:r>
    </w:p>
    <w:p w14:paraId="738AB98F" w14:textId="3B515229" w:rsidR="00461F08" w:rsidRDefault="00293CD8" w:rsidP="00461F08">
      <w:pPr>
        <w:pStyle w:val="HTMLPreformatted"/>
        <w:shd w:val="clear" w:color="auto" w:fill="F7F9FA"/>
        <w:spacing w:after="240"/>
      </w:pPr>
      <w:r>
        <w:t>:</w:t>
      </w:r>
      <w:r w:rsidR="00461F08" w:rsidRPr="00461F08">
        <w:t xml:space="preserve"> </w:t>
      </w:r>
      <w:r w:rsidR="00461F08">
        <w:t>struct Node</w:t>
      </w:r>
    </w:p>
    <w:p w14:paraId="2BFD9704" w14:textId="77777777" w:rsidR="00461F08" w:rsidRDefault="00461F08" w:rsidP="00461F08">
      <w:pPr>
        <w:pStyle w:val="HTMLPreformatted"/>
        <w:shd w:val="clear" w:color="auto" w:fill="F7F9FA"/>
        <w:spacing w:after="240"/>
      </w:pPr>
      <w:r>
        <w:t>{</w:t>
      </w:r>
    </w:p>
    <w:p w14:paraId="3A9735DE" w14:textId="77777777" w:rsidR="00461F08" w:rsidRDefault="00461F08" w:rsidP="00461F08">
      <w:pPr>
        <w:pStyle w:val="HTMLPreformatted"/>
        <w:shd w:val="clear" w:color="auto" w:fill="F7F9FA"/>
        <w:spacing w:after="240"/>
      </w:pPr>
      <w:r>
        <w:t xml:space="preserve">    int data;</w:t>
      </w:r>
    </w:p>
    <w:p w14:paraId="55FA4F14" w14:textId="77777777" w:rsidR="00461F08" w:rsidRDefault="00461F08" w:rsidP="00461F08">
      <w:pPr>
        <w:pStyle w:val="HTMLPreformatted"/>
        <w:shd w:val="clear" w:color="auto" w:fill="F7F9FA"/>
        <w:spacing w:after="240"/>
      </w:pPr>
      <w:r>
        <w:t xml:space="preserve">    Node* left, * right;</w:t>
      </w:r>
    </w:p>
    <w:p w14:paraId="7EB88C67" w14:textId="77777777" w:rsidR="00461F08" w:rsidRDefault="00461F08" w:rsidP="00461F08">
      <w:pPr>
        <w:pStyle w:val="HTMLPreformatted"/>
        <w:shd w:val="clear" w:color="auto" w:fill="F7F9FA"/>
        <w:spacing w:after="240"/>
      </w:pPr>
      <w:r>
        <w:t>}; */</w:t>
      </w:r>
    </w:p>
    <w:p w14:paraId="08EF38F8" w14:textId="77777777" w:rsidR="00461F08" w:rsidRDefault="00461F08" w:rsidP="00461F08">
      <w:pPr>
        <w:pStyle w:val="HTMLPreformatted"/>
        <w:shd w:val="clear" w:color="auto" w:fill="F7F9FA"/>
        <w:spacing w:after="240"/>
      </w:pPr>
    </w:p>
    <w:p w14:paraId="5C6924C9" w14:textId="77777777" w:rsidR="00461F08" w:rsidRDefault="00461F08" w:rsidP="00461F08">
      <w:pPr>
        <w:pStyle w:val="HTMLPreformatted"/>
        <w:shd w:val="clear" w:color="auto" w:fill="F7F9FA"/>
        <w:spacing w:after="240"/>
      </w:pPr>
      <w:r>
        <w:t>class Solution {</w:t>
      </w:r>
    </w:p>
    <w:p w14:paraId="48B510AE" w14:textId="77777777" w:rsidR="00461F08" w:rsidRDefault="00461F08" w:rsidP="00461F08">
      <w:pPr>
        <w:pStyle w:val="HTMLPreformatted"/>
        <w:shd w:val="clear" w:color="auto" w:fill="F7F9FA"/>
        <w:spacing w:after="240"/>
      </w:pPr>
      <w:r>
        <w:t>public:</w:t>
      </w:r>
    </w:p>
    <w:p w14:paraId="654DBEFF" w14:textId="77777777" w:rsidR="00461F08" w:rsidRDefault="00461F08" w:rsidP="00461F08">
      <w:pPr>
        <w:pStyle w:val="HTMLPreformatted"/>
        <w:shd w:val="clear" w:color="auto" w:fill="F7F9FA"/>
        <w:spacing w:after="240"/>
      </w:pPr>
      <w:r>
        <w:t xml:space="preserve">    vector &lt;int&gt; printBoundary(Node *root)</w:t>
      </w:r>
    </w:p>
    <w:p w14:paraId="72A52A07" w14:textId="77777777" w:rsidR="00461F08" w:rsidRDefault="00461F08" w:rsidP="00461F08">
      <w:pPr>
        <w:pStyle w:val="HTMLPreformatted"/>
        <w:shd w:val="clear" w:color="auto" w:fill="F7F9FA"/>
        <w:spacing w:after="240"/>
      </w:pPr>
      <w:r>
        <w:t xml:space="preserve">    {</w:t>
      </w:r>
    </w:p>
    <w:p w14:paraId="454A563D" w14:textId="77777777" w:rsidR="00461F08" w:rsidRDefault="00461F08" w:rsidP="00461F08">
      <w:pPr>
        <w:pStyle w:val="HTMLPreformatted"/>
        <w:shd w:val="clear" w:color="auto" w:fill="F7F9FA"/>
        <w:spacing w:after="240"/>
      </w:pPr>
      <w:r>
        <w:t xml:space="preserve">        //Your code here</w:t>
      </w:r>
    </w:p>
    <w:p w14:paraId="4FDB3A33" w14:textId="77777777" w:rsidR="00461F08" w:rsidRDefault="00461F08" w:rsidP="00461F08">
      <w:pPr>
        <w:pStyle w:val="HTMLPreformatted"/>
        <w:shd w:val="clear" w:color="auto" w:fill="F7F9FA"/>
        <w:spacing w:after="240"/>
      </w:pPr>
      <w:r>
        <w:t xml:space="preserve">        </w:t>
      </w:r>
    </w:p>
    <w:p w14:paraId="2854A0C7" w14:textId="77777777" w:rsidR="00461F08" w:rsidRDefault="00461F08" w:rsidP="00461F08">
      <w:pPr>
        <w:pStyle w:val="HTMLPreformatted"/>
        <w:shd w:val="clear" w:color="auto" w:fill="F7F9FA"/>
        <w:spacing w:after="240"/>
      </w:pPr>
      <w:r>
        <w:t xml:space="preserve">        vector&lt;int&gt;v;</w:t>
      </w:r>
    </w:p>
    <w:p w14:paraId="51A8BB7F" w14:textId="77777777" w:rsidR="00461F08" w:rsidRDefault="00461F08" w:rsidP="00461F08">
      <w:pPr>
        <w:pStyle w:val="HTMLPreformatted"/>
        <w:shd w:val="clear" w:color="auto" w:fill="F7F9FA"/>
        <w:spacing w:after="240"/>
      </w:pPr>
      <w:r>
        <w:t xml:space="preserve">        if(!root)</w:t>
      </w:r>
    </w:p>
    <w:p w14:paraId="512DE2BC" w14:textId="77777777" w:rsidR="00461F08" w:rsidRDefault="00461F08" w:rsidP="00461F08">
      <w:pPr>
        <w:pStyle w:val="HTMLPreformatted"/>
        <w:shd w:val="clear" w:color="auto" w:fill="F7F9FA"/>
        <w:spacing w:after="240"/>
      </w:pPr>
      <w:r>
        <w:t xml:space="preserve">        return v;</w:t>
      </w:r>
    </w:p>
    <w:p w14:paraId="686019D7" w14:textId="77777777" w:rsidR="00461F08" w:rsidRDefault="00461F08" w:rsidP="00461F08">
      <w:pPr>
        <w:pStyle w:val="HTMLPreformatted"/>
        <w:shd w:val="clear" w:color="auto" w:fill="F7F9FA"/>
        <w:spacing w:after="240"/>
      </w:pPr>
      <w:r>
        <w:lastRenderedPageBreak/>
        <w:t xml:space="preserve">        if(!isLeaf(root))</w:t>
      </w:r>
    </w:p>
    <w:p w14:paraId="49CC3B40" w14:textId="77777777" w:rsidR="00461F08" w:rsidRDefault="00461F08" w:rsidP="00461F08">
      <w:pPr>
        <w:pStyle w:val="HTMLPreformatted"/>
        <w:shd w:val="clear" w:color="auto" w:fill="F7F9FA"/>
        <w:spacing w:after="240"/>
      </w:pPr>
      <w:r>
        <w:t xml:space="preserve">        v.push_back(root-&gt;data);</w:t>
      </w:r>
    </w:p>
    <w:p w14:paraId="3B09E08A" w14:textId="77777777" w:rsidR="00461F08" w:rsidRDefault="00461F08" w:rsidP="00461F08">
      <w:pPr>
        <w:pStyle w:val="HTMLPreformatted"/>
        <w:shd w:val="clear" w:color="auto" w:fill="F7F9FA"/>
        <w:spacing w:after="240"/>
      </w:pPr>
      <w:r>
        <w:t xml:space="preserve">        left(root,v);</w:t>
      </w:r>
    </w:p>
    <w:p w14:paraId="04F7E341" w14:textId="77777777" w:rsidR="00461F08" w:rsidRDefault="00461F08" w:rsidP="00461F08">
      <w:pPr>
        <w:pStyle w:val="HTMLPreformatted"/>
        <w:shd w:val="clear" w:color="auto" w:fill="F7F9FA"/>
        <w:spacing w:after="240"/>
      </w:pPr>
      <w:r>
        <w:t xml:space="preserve">        leaf(root,v);</w:t>
      </w:r>
    </w:p>
    <w:p w14:paraId="34D5F547" w14:textId="77777777" w:rsidR="00461F08" w:rsidRDefault="00461F08" w:rsidP="00461F08">
      <w:pPr>
        <w:pStyle w:val="HTMLPreformatted"/>
        <w:shd w:val="clear" w:color="auto" w:fill="F7F9FA"/>
        <w:spacing w:after="240"/>
      </w:pPr>
      <w:r>
        <w:t xml:space="preserve">        right(root,v);</w:t>
      </w:r>
    </w:p>
    <w:p w14:paraId="0F2F7545" w14:textId="77777777" w:rsidR="00461F08" w:rsidRDefault="00461F08" w:rsidP="00461F08">
      <w:pPr>
        <w:pStyle w:val="HTMLPreformatted"/>
        <w:shd w:val="clear" w:color="auto" w:fill="F7F9FA"/>
        <w:spacing w:after="240"/>
      </w:pPr>
      <w:r>
        <w:t xml:space="preserve">        return v;</w:t>
      </w:r>
    </w:p>
    <w:p w14:paraId="2AB28EB1" w14:textId="77777777" w:rsidR="00461F08" w:rsidRDefault="00461F08" w:rsidP="00461F08">
      <w:pPr>
        <w:pStyle w:val="HTMLPreformatted"/>
        <w:shd w:val="clear" w:color="auto" w:fill="F7F9FA"/>
        <w:spacing w:after="240"/>
      </w:pPr>
      <w:r>
        <w:t xml:space="preserve">    }</w:t>
      </w:r>
    </w:p>
    <w:p w14:paraId="1F18DFBD" w14:textId="77777777" w:rsidR="00461F08" w:rsidRDefault="00461F08" w:rsidP="00461F08">
      <w:pPr>
        <w:pStyle w:val="HTMLPreformatted"/>
        <w:shd w:val="clear" w:color="auto" w:fill="F7F9FA"/>
        <w:spacing w:after="240"/>
      </w:pPr>
      <w:r>
        <w:t xml:space="preserve">    void left(Node*root,vector&lt;int&gt;&amp;v)</w:t>
      </w:r>
    </w:p>
    <w:p w14:paraId="184C1B6C" w14:textId="77777777" w:rsidR="00461F08" w:rsidRDefault="00461F08" w:rsidP="00461F08">
      <w:pPr>
        <w:pStyle w:val="HTMLPreformatted"/>
        <w:shd w:val="clear" w:color="auto" w:fill="F7F9FA"/>
        <w:spacing w:after="240"/>
      </w:pPr>
      <w:r>
        <w:t xml:space="preserve">    {</w:t>
      </w:r>
    </w:p>
    <w:p w14:paraId="3AC4B5D5" w14:textId="77777777" w:rsidR="00461F08" w:rsidRDefault="00461F08" w:rsidP="00461F08">
      <w:pPr>
        <w:pStyle w:val="HTMLPreformatted"/>
        <w:shd w:val="clear" w:color="auto" w:fill="F7F9FA"/>
        <w:spacing w:after="240"/>
      </w:pPr>
      <w:r>
        <w:t xml:space="preserve">        Node*temp=root-&gt;left;</w:t>
      </w:r>
    </w:p>
    <w:p w14:paraId="27807DAE" w14:textId="77777777" w:rsidR="00461F08" w:rsidRDefault="00461F08" w:rsidP="00461F08">
      <w:pPr>
        <w:pStyle w:val="HTMLPreformatted"/>
        <w:shd w:val="clear" w:color="auto" w:fill="F7F9FA"/>
        <w:spacing w:after="240"/>
      </w:pPr>
      <w:r>
        <w:t xml:space="preserve">        while(temp)</w:t>
      </w:r>
    </w:p>
    <w:p w14:paraId="076232C3" w14:textId="77777777" w:rsidR="00461F08" w:rsidRDefault="00461F08" w:rsidP="00461F08">
      <w:pPr>
        <w:pStyle w:val="HTMLPreformatted"/>
        <w:shd w:val="clear" w:color="auto" w:fill="F7F9FA"/>
        <w:spacing w:after="240"/>
      </w:pPr>
      <w:r>
        <w:t xml:space="preserve">        {</w:t>
      </w:r>
    </w:p>
    <w:p w14:paraId="5D421F4E" w14:textId="77777777" w:rsidR="00461F08" w:rsidRDefault="00461F08" w:rsidP="00461F08">
      <w:pPr>
        <w:pStyle w:val="HTMLPreformatted"/>
        <w:shd w:val="clear" w:color="auto" w:fill="F7F9FA"/>
        <w:spacing w:after="240"/>
      </w:pPr>
      <w:r>
        <w:t xml:space="preserve">            </w:t>
      </w:r>
    </w:p>
    <w:p w14:paraId="4CB7E394" w14:textId="77777777" w:rsidR="00461F08" w:rsidRDefault="00461F08" w:rsidP="00461F08">
      <w:pPr>
        <w:pStyle w:val="HTMLPreformatted"/>
        <w:shd w:val="clear" w:color="auto" w:fill="F7F9FA"/>
        <w:spacing w:after="240"/>
      </w:pPr>
      <w:r>
        <w:t xml:space="preserve">            if(!isLeaf(temp))</w:t>
      </w:r>
    </w:p>
    <w:p w14:paraId="45A2825A" w14:textId="77777777" w:rsidR="00461F08" w:rsidRDefault="00461F08" w:rsidP="00461F08">
      <w:pPr>
        <w:pStyle w:val="HTMLPreformatted"/>
        <w:shd w:val="clear" w:color="auto" w:fill="F7F9FA"/>
        <w:spacing w:after="240"/>
      </w:pPr>
      <w:r>
        <w:t xml:space="preserve">            v.push_back(temp-&gt;data);</w:t>
      </w:r>
    </w:p>
    <w:p w14:paraId="066F8B85" w14:textId="77777777" w:rsidR="00461F08" w:rsidRDefault="00461F08" w:rsidP="00461F08">
      <w:pPr>
        <w:pStyle w:val="HTMLPreformatted"/>
        <w:shd w:val="clear" w:color="auto" w:fill="F7F9FA"/>
        <w:spacing w:after="240"/>
      </w:pPr>
      <w:r>
        <w:t xml:space="preserve">            if(temp-&gt;left)</w:t>
      </w:r>
    </w:p>
    <w:p w14:paraId="0048121C" w14:textId="77777777" w:rsidR="00461F08" w:rsidRDefault="00461F08" w:rsidP="00461F08">
      <w:pPr>
        <w:pStyle w:val="HTMLPreformatted"/>
        <w:shd w:val="clear" w:color="auto" w:fill="F7F9FA"/>
        <w:spacing w:after="240"/>
      </w:pPr>
      <w:r>
        <w:t xml:space="preserve">            temp=temp-&gt;left;</w:t>
      </w:r>
    </w:p>
    <w:p w14:paraId="67EB76C4" w14:textId="77777777" w:rsidR="00461F08" w:rsidRDefault="00461F08" w:rsidP="00461F08">
      <w:pPr>
        <w:pStyle w:val="HTMLPreformatted"/>
        <w:shd w:val="clear" w:color="auto" w:fill="F7F9FA"/>
        <w:spacing w:after="240"/>
      </w:pPr>
      <w:r>
        <w:t xml:space="preserve">            else</w:t>
      </w:r>
    </w:p>
    <w:p w14:paraId="4F3818B1" w14:textId="77777777" w:rsidR="00461F08" w:rsidRDefault="00461F08" w:rsidP="00461F08">
      <w:pPr>
        <w:pStyle w:val="HTMLPreformatted"/>
        <w:shd w:val="clear" w:color="auto" w:fill="F7F9FA"/>
        <w:spacing w:after="240"/>
      </w:pPr>
      <w:r>
        <w:t xml:space="preserve">            temp=temp-&gt;right;</w:t>
      </w:r>
    </w:p>
    <w:p w14:paraId="36181E36" w14:textId="77777777" w:rsidR="00461F08" w:rsidRDefault="00461F08" w:rsidP="00461F08">
      <w:pPr>
        <w:pStyle w:val="HTMLPreformatted"/>
        <w:shd w:val="clear" w:color="auto" w:fill="F7F9FA"/>
        <w:spacing w:after="240"/>
      </w:pPr>
      <w:r>
        <w:t xml:space="preserve">        }</w:t>
      </w:r>
    </w:p>
    <w:p w14:paraId="564BC446" w14:textId="77777777" w:rsidR="00461F08" w:rsidRDefault="00461F08" w:rsidP="00461F08">
      <w:pPr>
        <w:pStyle w:val="HTMLPreformatted"/>
        <w:shd w:val="clear" w:color="auto" w:fill="F7F9FA"/>
        <w:spacing w:after="240"/>
      </w:pPr>
      <w:r>
        <w:t xml:space="preserve">    }</w:t>
      </w:r>
    </w:p>
    <w:p w14:paraId="33B59649" w14:textId="77777777" w:rsidR="00461F08" w:rsidRDefault="00461F08" w:rsidP="00461F08">
      <w:pPr>
        <w:pStyle w:val="HTMLPreformatted"/>
        <w:shd w:val="clear" w:color="auto" w:fill="F7F9FA"/>
        <w:spacing w:after="240"/>
      </w:pPr>
      <w:r>
        <w:t xml:space="preserve">    void right(Node*root,vector&lt;int&gt;&amp;v)</w:t>
      </w:r>
    </w:p>
    <w:p w14:paraId="585334BA" w14:textId="77777777" w:rsidR="00461F08" w:rsidRDefault="00461F08" w:rsidP="00461F08">
      <w:pPr>
        <w:pStyle w:val="HTMLPreformatted"/>
        <w:shd w:val="clear" w:color="auto" w:fill="F7F9FA"/>
        <w:spacing w:after="240"/>
      </w:pPr>
      <w:r>
        <w:t xml:space="preserve">    {</w:t>
      </w:r>
    </w:p>
    <w:p w14:paraId="0B1AA4FB" w14:textId="77777777" w:rsidR="00461F08" w:rsidRDefault="00461F08" w:rsidP="00461F08">
      <w:pPr>
        <w:pStyle w:val="HTMLPreformatted"/>
        <w:shd w:val="clear" w:color="auto" w:fill="F7F9FA"/>
        <w:spacing w:after="240"/>
      </w:pPr>
      <w:r>
        <w:t xml:space="preserve">        Node*temp=root-&gt;right;</w:t>
      </w:r>
    </w:p>
    <w:p w14:paraId="1837E9C2" w14:textId="77777777" w:rsidR="00461F08" w:rsidRDefault="00461F08" w:rsidP="00461F08">
      <w:pPr>
        <w:pStyle w:val="HTMLPreformatted"/>
        <w:shd w:val="clear" w:color="auto" w:fill="F7F9FA"/>
        <w:spacing w:after="240"/>
      </w:pPr>
      <w:r>
        <w:t xml:space="preserve">        vector&lt;int&gt;temp1;</w:t>
      </w:r>
    </w:p>
    <w:p w14:paraId="340F7046" w14:textId="77777777" w:rsidR="00461F08" w:rsidRDefault="00461F08" w:rsidP="00461F08">
      <w:pPr>
        <w:pStyle w:val="HTMLPreformatted"/>
        <w:shd w:val="clear" w:color="auto" w:fill="F7F9FA"/>
        <w:spacing w:after="240"/>
      </w:pPr>
      <w:r>
        <w:t xml:space="preserve">        {</w:t>
      </w:r>
    </w:p>
    <w:p w14:paraId="4F52FB21" w14:textId="77777777" w:rsidR="00461F08" w:rsidRDefault="00461F08" w:rsidP="00461F08">
      <w:pPr>
        <w:pStyle w:val="HTMLPreformatted"/>
        <w:shd w:val="clear" w:color="auto" w:fill="F7F9FA"/>
        <w:spacing w:after="240"/>
      </w:pPr>
      <w:r>
        <w:t xml:space="preserve">            if(!isLeaf(temp))</w:t>
      </w:r>
    </w:p>
    <w:p w14:paraId="3D7908B1" w14:textId="77777777" w:rsidR="00461F08" w:rsidRDefault="00461F08" w:rsidP="00461F08">
      <w:pPr>
        <w:pStyle w:val="HTMLPreformatted"/>
        <w:shd w:val="clear" w:color="auto" w:fill="F7F9FA"/>
        <w:spacing w:after="240"/>
      </w:pPr>
      <w:r>
        <w:t xml:space="preserve">            temp1.push_back(temp-&gt;data);</w:t>
      </w:r>
    </w:p>
    <w:p w14:paraId="674F30C3" w14:textId="77777777" w:rsidR="00461F08" w:rsidRDefault="00461F08" w:rsidP="00461F08">
      <w:pPr>
        <w:pStyle w:val="HTMLPreformatted"/>
        <w:shd w:val="clear" w:color="auto" w:fill="F7F9FA"/>
        <w:spacing w:after="240"/>
      </w:pPr>
      <w:r>
        <w:lastRenderedPageBreak/>
        <w:t xml:space="preserve">            if(temp-&gt;right)</w:t>
      </w:r>
    </w:p>
    <w:p w14:paraId="640E8719" w14:textId="77777777" w:rsidR="00461F08" w:rsidRDefault="00461F08" w:rsidP="00461F08">
      <w:pPr>
        <w:pStyle w:val="HTMLPreformatted"/>
        <w:shd w:val="clear" w:color="auto" w:fill="F7F9FA"/>
        <w:spacing w:after="240"/>
      </w:pPr>
      <w:r>
        <w:t xml:space="preserve">            temp=temp-&gt;right;</w:t>
      </w:r>
    </w:p>
    <w:p w14:paraId="1C61B741" w14:textId="77777777" w:rsidR="00461F08" w:rsidRDefault="00461F08" w:rsidP="00461F08">
      <w:pPr>
        <w:pStyle w:val="HTMLPreformatted"/>
        <w:shd w:val="clear" w:color="auto" w:fill="F7F9FA"/>
        <w:spacing w:after="240"/>
      </w:pPr>
      <w:r>
        <w:t xml:space="preserve">            else</w:t>
      </w:r>
    </w:p>
    <w:p w14:paraId="6BC0050A" w14:textId="77777777" w:rsidR="00461F08" w:rsidRDefault="00461F08" w:rsidP="00461F08">
      <w:pPr>
        <w:pStyle w:val="HTMLPreformatted"/>
        <w:shd w:val="clear" w:color="auto" w:fill="F7F9FA"/>
        <w:spacing w:after="240"/>
      </w:pPr>
      <w:r>
        <w:t xml:space="preserve">            temp=temp-&gt;left;</w:t>
      </w:r>
    </w:p>
    <w:p w14:paraId="408E34F6" w14:textId="77777777" w:rsidR="00461F08" w:rsidRDefault="00461F08" w:rsidP="00461F08">
      <w:pPr>
        <w:pStyle w:val="HTMLPreformatted"/>
        <w:shd w:val="clear" w:color="auto" w:fill="F7F9FA"/>
        <w:spacing w:after="240"/>
      </w:pPr>
      <w:r>
        <w:t xml:space="preserve">        }</w:t>
      </w:r>
    </w:p>
    <w:p w14:paraId="2A92A39A" w14:textId="77777777" w:rsidR="00461F08" w:rsidRDefault="00461F08" w:rsidP="00461F08">
      <w:pPr>
        <w:pStyle w:val="HTMLPreformatted"/>
        <w:shd w:val="clear" w:color="auto" w:fill="F7F9FA"/>
        <w:spacing w:after="240"/>
      </w:pPr>
      <w:r>
        <w:t xml:space="preserve">        for(int i=temp1.size()-1;i&gt;=0;i--)</w:t>
      </w:r>
    </w:p>
    <w:p w14:paraId="569B0371" w14:textId="77777777" w:rsidR="00461F08" w:rsidRDefault="00461F08" w:rsidP="00461F08">
      <w:pPr>
        <w:pStyle w:val="HTMLPreformatted"/>
        <w:shd w:val="clear" w:color="auto" w:fill="F7F9FA"/>
        <w:spacing w:after="240"/>
      </w:pPr>
      <w:r>
        <w:t xml:space="preserve">        {</w:t>
      </w:r>
    </w:p>
    <w:p w14:paraId="13DFDE3F" w14:textId="77777777" w:rsidR="00461F08" w:rsidRDefault="00461F08" w:rsidP="00461F08">
      <w:pPr>
        <w:pStyle w:val="HTMLPreformatted"/>
        <w:shd w:val="clear" w:color="auto" w:fill="F7F9FA"/>
        <w:spacing w:after="240"/>
      </w:pPr>
      <w:r>
        <w:t xml:space="preserve">            v.push_back(temp1[i]);</w:t>
      </w:r>
    </w:p>
    <w:p w14:paraId="0E5DC259" w14:textId="77777777" w:rsidR="00461F08" w:rsidRDefault="00461F08" w:rsidP="00461F08">
      <w:pPr>
        <w:pStyle w:val="HTMLPreformatted"/>
        <w:shd w:val="clear" w:color="auto" w:fill="F7F9FA"/>
        <w:spacing w:after="240"/>
      </w:pPr>
      <w:r>
        <w:t xml:space="preserve">        }</w:t>
      </w:r>
    </w:p>
    <w:p w14:paraId="3DF5914C" w14:textId="77777777" w:rsidR="00461F08" w:rsidRDefault="00461F08" w:rsidP="00461F08">
      <w:pPr>
        <w:pStyle w:val="HTMLPreformatted"/>
        <w:shd w:val="clear" w:color="auto" w:fill="F7F9FA"/>
        <w:spacing w:after="240"/>
      </w:pPr>
      <w:r>
        <w:t xml:space="preserve">    }</w:t>
      </w:r>
    </w:p>
    <w:p w14:paraId="10D3D698" w14:textId="77777777" w:rsidR="00461F08" w:rsidRDefault="00461F08" w:rsidP="00461F08">
      <w:pPr>
        <w:pStyle w:val="HTMLPreformatted"/>
        <w:shd w:val="clear" w:color="auto" w:fill="F7F9FA"/>
        <w:spacing w:after="240"/>
      </w:pPr>
      <w:r>
        <w:t xml:space="preserve">    void leaf(Node*root,vector&lt;int&gt;&amp;v)</w:t>
      </w:r>
    </w:p>
    <w:p w14:paraId="29DC51B9" w14:textId="77777777" w:rsidR="00461F08" w:rsidRDefault="00461F08" w:rsidP="00461F08">
      <w:pPr>
        <w:pStyle w:val="HTMLPreformatted"/>
        <w:shd w:val="clear" w:color="auto" w:fill="F7F9FA"/>
        <w:spacing w:after="240"/>
      </w:pPr>
      <w:r>
        <w:t xml:space="preserve">    {</w:t>
      </w:r>
    </w:p>
    <w:p w14:paraId="0437EB25" w14:textId="77777777" w:rsidR="00461F08" w:rsidRDefault="00461F08" w:rsidP="00461F08">
      <w:pPr>
        <w:pStyle w:val="HTMLPreformatted"/>
        <w:shd w:val="clear" w:color="auto" w:fill="F7F9FA"/>
        <w:spacing w:after="240"/>
      </w:pPr>
      <w:r>
        <w:t xml:space="preserve">        if(isLeaf(root))</w:t>
      </w:r>
    </w:p>
    <w:p w14:paraId="7044A21C" w14:textId="77777777" w:rsidR="00461F08" w:rsidRDefault="00461F08" w:rsidP="00461F08">
      <w:pPr>
        <w:pStyle w:val="HTMLPreformatted"/>
        <w:shd w:val="clear" w:color="auto" w:fill="F7F9FA"/>
        <w:spacing w:after="240"/>
      </w:pPr>
      <w:r>
        <w:t xml:space="preserve">       { </w:t>
      </w:r>
    </w:p>
    <w:p w14:paraId="140C0ACE" w14:textId="77777777" w:rsidR="00461F08" w:rsidRDefault="00461F08" w:rsidP="00461F08">
      <w:pPr>
        <w:pStyle w:val="HTMLPreformatted"/>
        <w:shd w:val="clear" w:color="auto" w:fill="F7F9FA"/>
        <w:spacing w:after="240"/>
      </w:pPr>
      <w:r>
        <w:t xml:space="preserve">           v.push_back(root-&gt;data);</w:t>
      </w:r>
    </w:p>
    <w:p w14:paraId="2D07336A" w14:textId="77777777" w:rsidR="00461F08" w:rsidRDefault="00461F08" w:rsidP="00461F08">
      <w:pPr>
        <w:pStyle w:val="HTMLPreformatted"/>
        <w:shd w:val="clear" w:color="auto" w:fill="F7F9FA"/>
        <w:spacing w:after="240"/>
      </w:pPr>
      <w:r>
        <w:t xml:space="preserve">           return;</w:t>
      </w:r>
    </w:p>
    <w:p w14:paraId="084C344A" w14:textId="77777777" w:rsidR="00461F08" w:rsidRDefault="00461F08" w:rsidP="00461F08">
      <w:pPr>
        <w:pStyle w:val="HTMLPreformatted"/>
        <w:shd w:val="clear" w:color="auto" w:fill="F7F9FA"/>
        <w:spacing w:after="240"/>
      </w:pPr>
      <w:r>
        <w:t xml:space="preserve">       }</w:t>
      </w:r>
    </w:p>
    <w:p w14:paraId="6E7EB8FF" w14:textId="77777777" w:rsidR="00461F08" w:rsidRDefault="00461F08" w:rsidP="00461F08">
      <w:pPr>
        <w:pStyle w:val="HTMLPreformatted"/>
        <w:shd w:val="clear" w:color="auto" w:fill="F7F9FA"/>
        <w:spacing w:after="240"/>
      </w:pPr>
      <w:r>
        <w:t xml:space="preserve">       if(root-&gt;left)</w:t>
      </w:r>
    </w:p>
    <w:p w14:paraId="0E8BFEBC" w14:textId="77777777" w:rsidR="00461F08" w:rsidRDefault="00461F08" w:rsidP="00461F08">
      <w:pPr>
        <w:pStyle w:val="HTMLPreformatted"/>
        <w:shd w:val="clear" w:color="auto" w:fill="F7F9FA"/>
        <w:spacing w:after="240"/>
      </w:pPr>
      <w:r>
        <w:t xml:space="preserve">       leaf(root-&gt;left,v);</w:t>
      </w:r>
    </w:p>
    <w:p w14:paraId="2BB81B95" w14:textId="77777777" w:rsidR="00461F08" w:rsidRDefault="00461F08" w:rsidP="00461F08">
      <w:pPr>
        <w:pStyle w:val="HTMLPreformatted"/>
        <w:shd w:val="clear" w:color="auto" w:fill="F7F9FA"/>
        <w:spacing w:after="240"/>
      </w:pPr>
      <w:r>
        <w:t xml:space="preserve">       if(root-&gt;right)</w:t>
      </w:r>
    </w:p>
    <w:p w14:paraId="51070030" w14:textId="77777777" w:rsidR="00461F08" w:rsidRDefault="00461F08" w:rsidP="00461F08">
      <w:pPr>
        <w:pStyle w:val="HTMLPreformatted"/>
        <w:shd w:val="clear" w:color="auto" w:fill="F7F9FA"/>
        <w:spacing w:after="240"/>
      </w:pPr>
      <w:r>
        <w:t xml:space="preserve">       leaf(root-&gt;right,v);</w:t>
      </w:r>
    </w:p>
    <w:p w14:paraId="149F2235" w14:textId="77777777" w:rsidR="00461F08" w:rsidRDefault="00461F08" w:rsidP="00461F08">
      <w:pPr>
        <w:pStyle w:val="HTMLPreformatted"/>
        <w:shd w:val="clear" w:color="auto" w:fill="F7F9FA"/>
        <w:spacing w:after="240"/>
      </w:pPr>
      <w:r>
        <w:t xml:space="preserve">       </w:t>
      </w:r>
    </w:p>
    <w:p w14:paraId="37F00CE4" w14:textId="77777777" w:rsidR="00461F08" w:rsidRDefault="00461F08" w:rsidP="00461F08">
      <w:pPr>
        <w:pStyle w:val="HTMLPreformatted"/>
        <w:shd w:val="clear" w:color="auto" w:fill="F7F9FA"/>
        <w:spacing w:after="240"/>
      </w:pPr>
      <w:r>
        <w:t xml:space="preserve">    }</w:t>
      </w:r>
    </w:p>
    <w:p w14:paraId="0F2B652B" w14:textId="77777777" w:rsidR="00461F08" w:rsidRDefault="00461F08" w:rsidP="00461F08">
      <w:pPr>
        <w:pStyle w:val="HTMLPreformatted"/>
        <w:shd w:val="clear" w:color="auto" w:fill="F7F9FA"/>
        <w:spacing w:after="240"/>
      </w:pPr>
      <w:r>
        <w:t xml:space="preserve">    void isLeaf(Node*root)</w:t>
      </w:r>
    </w:p>
    <w:p w14:paraId="0ED4CA09" w14:textId="77777777" w:rsidR="00461F08" w:rsidRDefault="00461F08" w:rsidP="00461F08">
      <w:pPr>
        <w:pStyle w:val="HTMLPreformatted"/>
        <w:shd w:val="clear" w:color="auto" w:fill="F7F9FA"/>
        <w:spacing w:after="240"/>
      </w:pPr>
      <w:r>
        <w:t xml:space="preserve">    {</w:t>
      </w:r>
    </w:p>
    <w:p w14:paraId="14578394" w14:textId="77777777" w:rsidR="00461F08" w:rsidRDefault="00461F08" w:rsidP="00461F08">
      <w:pPr>
        <w:pStyle w:val="HTMLPreformatted"/>
        <w:shd w:val="clear" w:color="auto" w:fill="F7F9FA"/>
        <w:spacing w:after="240"/>
      </w:pPr>
      <w:r>
        <w:t xml:space="preserve">        if(!root)</w:t>
      </w:r>
    </w:p>
    <w:p w14:paraId="7C5F831A" w14:textId="77777777" w:rsidR="00461F08" w:rsidRDefault="00461F08" w:rsidP="00461F08">
      <w:pPr>
        <w:pStyle w:val="HTMLPreformatted"/>
        <w:shd w:val="clear" w:color="auto" w:fill="F7F9FA"/>
        <w:spacing w:after="240"/>
      </w:pPr>
      <w:r>
        <w:t xml:space="preserve">        return 0;</w:t>
      </w:r>
    </w:p>
    <w:p w14:paraId="77358171" w14:textId="77777777" w:rsidR="00461F08" w:rsidRDefault="00461F08" w:rsidP="00461F08">
      <w:pPr>
        <w:pStyle w:val="HTMLPreformatted"/>
        <w:shd w:val="clear" w:color="auto" w:fill="F7F9FA"/>
        <w:spacing w:after="240"/>
      </w:pPr>
      <w:r>
        <w:t xml:space="preserve">        if(root)</w:t>
      </w:r>
    </w:p>
    <w:p w14:paraId="575B6AA3" w14:textId="5AB3B5C6" w:rsidR="00293CD8" w:rsidRDefault="00461F08" w:rsidP="00461F08">
      <w:pPr>
        <w:pStyle w:val="HTMLPreformatted"/>
        <w:shd w:val="clear" w:color="auto" w:fill="F7F9FA"/>
        <w:spacing w:after="240"/>
      </w:pPr>
      <w:r>
        <w:lastRenderedPageBreak/>
        <w:t xml:space="preserve">    }</w:t>
      </w:r>
    </w:p>
    <w:p w14:paraId="174D5FA4" w14:textId="382FE59F" w:rsidR="009D5813" w:rsidRPr="009D5813" w:rsidRDefault="004F1218" w:rsidP="009D5813">
      <w:pPr>
        <w:pStyle w:val="NormalWeb"/>
        <w:shd w:val="clear" w:color="auto" w:fill="FFFFFF"/>
        <w:spacing w:before="0" w:beforeAutospacing="0" w:after="240" w:afterAutospacing="0"/>
        <w:rPr>
          <w:rFonts w:ascii="Segoe UI" w:hAnsi="Segoe UI" w:cs="Segoe UI"/>
          <w:color w:val="263238"/>
          <w:sz w:val="21"/>
          <w:szCs w:val="21"/>
        </w:rPr>
      </w:pPr>
      <w:r>
        <w:t>85)</w:t>
      </w:r>
      <w:r w:rsidR="009D5813" w:rsidRPr="009D5813">
        <w:rPr>
          <w:rFonts w:ascii="Segoe UI" w:hAnsi="Segoe UI" w:cs="Segoe UI"/>
          <w:color w:val="263238"/>
          <w:sz w:val="21"/>
          <w:szCs w:val="21"/>
        </w:rPr>
        <w:t xml:space="preserve"> Given the </w:t>
      </w:r>
      <w:r w:rsidR="009D5813" w:rsidRPr="009D5813">
        <w:rPr>
          <w:rFonts w:ascii="Courier New" w:hAnsi="Courier New" w:cs="Courier New"/>
          <w:color w:val="546E7A"/>
          <w:sz w:val="20"/>
          <w:szCs w:val="20"/>
          <w:shd w:val="clear" w:color="auto" w:fill="F7F9FA"/>
        </w:rPr>
        <w:t>root</w:t>
      </w:r>
      <w:r w:rsidR="009D5813" w:rsidRPr="009D5813">
        <w:rPr>
          <w:rFonts w:ascii="Segoe UI" w:hAnsi="Segoe UI" w:cs="Segoe UI"/>
          <w:color w:val="263238"/>
          <w:sz w:val="21"/>
          <w:szCs w:val="21"/>
        </w:rPr>
        <w:t> of a binary tree, </w:t>
      </w:r>
      <w:r w:rsidR="009D5813" w:rsidRPr="009D5813">
        <w:rPr>
          <w:rFonts w:ascii="Segoe UI" w:hAnsi="Segoe UI" w:cs="Segoe UI"/>
          <w:i/>
          <w:iCs/>
          <w:color w:val="263238"/>
          <w:sz w:val="21"/>
          <w:szCs w:val="21"/>
        </w:rPr>
        <w:t>check whether it is a mirror of itself</w:t>
      </w:r>
      <w:r w:rsidR="009D5813" w:rsidRPr="009D5813">
        <w:rPr>
          <w:rFonts w:ascii="Segoe UI" w:hAnsi="Segoe UI" w:cs="Segoe UI"/>
          <w:color w:val="263238"/>
          <w:sz w:val="21"/>
          <w:szCs w:val="21"/>
        </w:rPr>
        <w:t> (i.e., symmetric around its center).</w:t>
      </w:r>
    </w:p>
    <w:p w14:paraId="0E5ACB08" w14:textId="77777777" w:rsidR="009D5813" w:rsidRPr="009D5813" w:rsidRDefault="009D5813" w:rsidP="009D5813">
      <w:pPr>
        <w:shd w:val="clear" w:color="auto" w:fill="FFFFFF"/>
        <w:spacing w:after="240" w:line="240" w:lineRule="auto"/>
        <w:rPr>
          <w:rFonts w:ascii="Segoe UI" w:eastAsia="Times New Roman" w:hAnsi="Segoe UI" w:cs="Segoe UI"/>
          <w:color w:val="263238"/>
          <w:sz w:val="21"/>
          <w:szCs w:val="21"/>
        </w:rPr>
      </w:pPr>
      <w:r w:rsidRPr="009D5813">
        <w:rPr>
          <w:rFonts w:ascii="Segoe UI" w:eastAsia="Times New Roman" w:hAnsi="Segoe UI" w:cs="Segoe UI"/>
          <w:color w:val="263238"/>
          <w:sz w:val="21"/>
          <w:szCs w:val="21"/>
        </w:rPr>
        <w:t> </w:t>
      </w:r>
    </w:p>
    <w:p w14:paraId="4C2BAB13" w14:textId="77777777" w:rsidR="009D5813" w:rsidRPr="009D5813" w:rsidRDefault="009D5813" w:rsidP="009D5813">
      <w:pPr>
        <w:shd w:val="clear" w:color="auto" w:fill="FFFFFF"/>
        <w:spacing w:after="240" w:line="240" w:lineRule="auto"/>
        <w:rPr>
          <w:rFonts w:ascii="Segoe UI" w:eastAsia="Times New Roman" w:hAnsi="Segoe UI" w:cs="Segoe UI"/>
          <w:color w:val="263238"/>
          <w:sz w:val="21"/>
          <w:szCs w:val="21"/>
        </w:rPr>
      </w:pPr>
      <w:r w:rsidRPr="009D5813">
        <w:rPr>
          <w:rFonts w:ascii="Segoe UI" w:eastAsia="Times New Roman" w:hAnsi="Segoe UI" w:cs="Segoe UI"/>
          <w:b/>
          <w:bCs/>
          <w:color w:val="263238"/>
          <w:sz w:val="21"/>
          <w:szCs w:val="21"/>
        </w:rPr>
        <w:t>Example 1:</w:t>
      </w:r>
    </w:p>
    <w:p w14:paraId="424EE872" w14:textId="6BF4927F" w:rsidR="009D5813" w:rsidRPr="009D5813" w:rsidRDefault="009D5813" w:rsidP="009D5813">
      <w:pPr>
        <w:spacing w:after="0" w:line="240" w:lineRule="auto"/>
        <w:rPr>
          <w:rFonts w:ascii="Times New Roman" w:eastAsia="Times New Roman" w:hAnsi="Times New Roman" w:cs="Times New Roman"/>
          <w:sz w:val="24"/>
          <w:szCs w:val="24"/>
        </w:rPr>
      </w:pPr>
      <w:r w:rsidRPr="009D5813">
        <w:rPr>
          <w:rFonts w:ascii="Times New Roman" w:eastAsia="Times New Roman" w:hAnsi="Times New Roman" w:cs="Times New Roman"/>
          <w:noProof/>
          <w:sz w:val="24"/>
          <w:szCs w:val="24"/>
        </w:rPr>
        <w:drawing>
          <wp:inline distT="0" distB="0" distL="0" distR="0" wp14:anchorId="1B89FA20" wp14:editId="6596F9A8">
            <wp:extent cx="3368040" cy="27736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8040" cy="2773680"/>
                    </a:xfrm>
                    <a:prstGeom prst="rect">
                      <a:avLst/>
                    </a:prstGeom>
                    <a:noFill/>
                    <a:ln>
                      <a:noFill/>
                    </a:ln>
                  </pic:spPr>
                </pic:pic>
              </a:graphicData>
            </a:graphic>
          </wp:inline>
        </w:drawing>
      </w:r>
    </w:p>
    <w:p w14:paraId="68383082" w14:textId="77777777" w:rsidR="009D5813" w:rsidRPr="009D5813" w:rsidRDefault="009D5813" w:rsidP="009D58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5813">
        <w:rPr>
          <w:rFonts w:ascii="Consolas" w:eastAsia="Times New Roman" w:hAnsi="Consolas" w:cs="Courier New"/>
          <w:b/>
          <w:bCs/>
          <w:color w:val="263238"/>
          <w:sz w:val="20"/>
          <w:szCs w:val="20"/>
        </w:rPr>
        <w:t>Input:</w:t>
      </w:r>
      <w:r w:rsidRPr="009D5813">
        <w:rPr>
          <w:rFonts w:ascii="Consolas" w:eastAsia="Times New Roman" w:hAnsi="Consolas" w:cs="Courier New"/>
          <w:color w:val="263238"/>
          <w:sz w:val="20"/>
          <w:szCs w:val="20"/>
        </w:rPr>
        <w:t xml:space="preserve"> root = [1,2,2,3,4,4,3]</w:t>
      </w:r>
    </w:p>
    <w:p w14:paraId="1D21B3A6" w14:textId="640D493D" w:rsidR="00447944" w:rsidRPr="009D5813" w:rsidRDefault="009D5813" w:rsidP="009D58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5813">
        <w:rPr>
          <w:rFonts w:ascii="Consolas" w:eastAsia="Times New Roman" w:hAnsi="Consolas" w:cs="Courier New"/>
          <w:b/>
          <w:bCs/>
          <w:color w:val="263238"/>
          <w:sz w:val="20"/>
          <w:szCs w:val="20"/>
        </w:rPr>
        <w:t>Output:</w:t>
      </w:r>
      <w:r w:rsidRPr="009D5813">
        <w:rPr>
          <w:rFonts w:ascii="Consolas" w:eastAsia="Times New Roman" w:hAnsi="Consolas" w:cs="Courier New"/>
          <w:color w:val="263238"/>
          <w:sz w:val="20"/>
          <w:szCs w:val="20"/>
        </w:rPr>
        <w:t xml:space="preserve"> true</w:t>
      </w:r>
    </w:p>
    <w:p w14:paraId="2A1B3C7C" w14:textId="77777777" w:rsidR="009D5813" w:rsidRDefault="004F1218" w:rsidP="009D5813">
      <w:pPr>
        <w:pStyle w:val="HTMLPreformatted"/>
        <w:shd w:val="clear" w:color="auto" w:fill="F7F9FA"/>
        <w:spacing w:after="240"/>
      </w:pPr>
      <w:r>
        <w:t>:</w:t>
      </w:r>
      <w:r w:rsidR="009D5813">
        <w:t xml:space="preserve">  bool isSymmetric(TreeNode* root) {</w:t>
      </w:r>
    </w:p>
    <w:p w14:paraId="71EC2082" w14:textId="77777777" w:rsidR="009D5813" w:rsidRDefault="009D5813" w:rsidP="009D5813">
      <w:pPr>
        <w:pStyle w:val="HTMLPreformatted"/>
        <w:shd w:val="clear" w:color="auto" w:fill="F7F9FA"/>
        <w:spacing w:after="240"/>
      </w:pPr>
      <w:r>
        <w:t xml:space="preserve">        if(!root)</w:t>
      </w:r>
    </w:p>
    <w:p w14:paraId="0AA815AA" w14:textId="77777777" w:rsidR="009D5813" w:rsidRDefault="009D5813" w:rsidP="009D5813">
      <w:pPr>
        <w:pStyle w:val="HTMLPreformatted"/>
        <w:shd w:val="clear" w:color="auto" w:fill="F7F9FA"/>
        <w:spacing w:after="240"/>
      </w:pPr>
      <w:r>
        <w:t xml:space="preserve">            return 1;</w:t>
      </w:r>
    </w:p>
    <w:p w14:paraId="6D53C6BD" w14:textId="77777777" w:rsidR="009D5813" w:rsidRDefault="009D5813" w:rsidP="009D5813">
      <w:pPr>
        <w:pStyle w:val="HTMLPreformatted"/>
        <w:shd w:val="clear" w:color="auto" w:fill="F7F9FA"/>
        <w:spacing w:after="240"/>
      </w:pPr>
      <w:r>
        <w:t xml:space="preserve">        return dfs(root-&gt;left,root-&gt;right);</w:t>
      </w:r>
    </w:p>
    <w:p w14:paraId="41FC3267" w14:textId="77777777" w:rsidR="009D5813" w:rsidRDefault="009D5813" w:rsidP="009D5813">
      <w:pPr>
        <w:pStyle w:val="HTMLPreformatted"/>
        <w:shd w:val="clear" w:color="auto" w:fill="F7F9FA"/>
        <w:spacing w:after="240"/>
      </w:pPr>
      <w:r>
        <w:t xml:space="preserve">    }</w:t>
      </w:r>
    </w:p>
    <w:p w14:paraId="03266912" w14:textId="77777777" w:rsidR="009D5813" w:rsidRDefault="009D5813" w:rsidP="009D5813">
      <w:pPr>
        <w:pStyle w:val="HTMLPreformatted"/>
        <w:shd w:val="clear" w:color="auto" w:fill="F7F9FA"/>
        <w:spacing w:after="240"/>
      </w:pPr>
      <w:r>
        <w:t xml:space="preserve">    bool dfs(TreeNode*r1,TreeNode*r2)</w:t>
      </w:r>
    </w:p>
    <w:p w14:paraId="73998E3C" w14:textId="77777777" w:rsidR="009D5813" w:rsidRDefault="009D5813" w:rsidP="009D5813">
      <w:pPr>
        <w:pStyle w:val="HTMLPreformatted"/>
        <w:shd w:val="clear" w:color="auto" w:fill="F7F9FA"/>
        <w:spacing w:after="240"/>
      </w:pPr>
      <w:r>
        <w:t xml:space="preserve">    {</w:t>
      </w:r>
    </w:p>
    <w:p w14:paraId="64F28490" w14:textId="77777777" w:rsidR="009D5813" w:rsidRDefault="009D5813" w:rsidP="009D5813">
      <w:pPr>
        <w:pStyle w:val="HTMLPreformatted"/>
        <w:shd w:val="clear" w:color="auto" w:fill="F7F9FA"/>
        <w:spacing w:after="240"/>
      </w:pPr>
      <w:r>
        <w:t xml:space="preserve">        if(!r1&amp;&amp;!r2)</w:t>
      </w:r>
    </w:p>
    <w:p w14:paraId="46D48751" w14:textId="77777777" w:rsidR="009D5813" w:rsidRDefault="009D5813" w:rsidP="009D5813">
      <w:pPr>
        <w:pStyle w:val="HTMLPreformatted"/>
        <w:shd w:val="clear" w:color="auto" w:fill="F7F9FA"/>
        <w:spacing w:after="240"/>
      </w:pPr>
      <w:r>
        <w:t xml:space="preserve">            return 1;</w:t>
      </w:r>
    </w:p>
    <w:p w14:paraId="625803B1" w14:textId="77777777" w:rsidR="009D5813" w:rsidRDefault="009D5813" w:rsidP="009D5813">
      <w:pPr>
        <w:pStyle w:val="HTMLPreformatted"/>
        <w:shd w:val="clear" w:color="auto" w:fill="F7F9FA"/>
        <w:spacing w:after="240"/>
      </w:pPr>
      <w:r>
        <w:t xml:space="preserve">        if(!r1||!r2)</w:t>
      </w:r>
    </w:p>
    <w:p w14:paraId="65929243" w14:textId="77777777" w:rsidR="009D5813" w:rsidRDefault="009D5813" w:rsidP="009D5813">
      <w:pPr>
        <w:pStyle w:val="HTMLPreformatted"/>
        <w:shd w:val="clear" w:color="auto" w:fill="F7F9FA"/>
        <w:spacing w:after="240"/>
      </w:pPr>
      <w:r>
        <w:t xml:space="preserve">            return 0;</w:t>
      </w:r>
    </w:p>
    <w:p w14:paraId="430202EF" w14:textId="77777777" w:rsidR="009D5813" w:rsidRDefault="009D5813" w:rsidP="009D5813">
      <w:pPr>
        <w:pStyle w:val="HTMLPreformatted"/>
        <w:shd w:val="clear" w:color="auto" w:fill="F7F9FA"/>
        <w:spacing w:after="240"/>
      </w:pPr>
      <w:r>
        <w:lastRenderedPageBreak/>
        <w:t xml:space="preserve">        return (r1-&gt;val==r2-&gt;val&amp;&amp;dfs(r1-&gt;left,r2-&gt;right)&amp;&amp;dfs(r1-&gt;right,r2-&gt;left));</w:t>
      </w:r>
    </w:p>
    <w:p w14:paraId="08E1CA23" w14:textId="5BE29599" w:rsidR="004F1218" w:rsidRDefault="009D5813" w:rsidP="009D5813">
      <w:pPr>
        <w:pStyle w:val="HTMLPreformatted"/>
        <w:shd w:val="clear" w:color="auto" w:fill="F7F9FA"/>
        <w:spacing w:after="240"/>
      </w:pPr>
      <w:r>
        <w:t xml:space="preserve">    }</w:t>
      </w:r>
    </w:p>
    <w:p w14:paraId="042CD98F" w14:textId="577D7B71" w:rsidR="00F55CE0" w:rsidRDefault="008438F9" w:rsidP="00F55CE0">
      <w:pPr>
        <w:pStyle w:val="NormalWeb"/>
        <w:shd w:val="clear" w:color="auto" w:fill="FFFFFF"/>
        <w:spacing w:before="0" w:beforeAutospacing="0" w:after="240" w:afterAutospacing="0"/>
        <w:rPr>
          <w:rFonts w:ascii="Segoe UI" w:hAnsi="Segoe UI" w:cs="Segoe UI"/>
          <w:color w:val="263238"/>
          <w:sz w:val="21"/>
          <w:szCs w:val="21"/>
        </w:rPr>
      </w:pPr>
      <w:r>
        <w:t>86)</w:t>
      </w:r>
      <w:r w:rsidR="00F55CE0" w:rsidRPr="00F55CE0">
        <w:rPr>
          <w:rFonts w:ascii="Segoe UI" w:hAnsi="Segoe UI" w:cs="Segoe UI"/>
          <w:color w:val="263238"/>
          <w:sz w:val="21"/>
          <w:szCs w:val="21"/>
        </w:rPr>
        <w:t xml:space="preserve"> </w:t>
      </w:r>
      <w:r w:rsidR="00F55CE0">
        <w:rPr>
          <w:rFonts w:ascii="Segoe UI" w:hAnsi="Segoe UI" w:cs="Segoe UI"/>
          <w:color w:val="263238"/>
          <w:sz w:val="21"/>
          <w:szCs w:val="21"/>
        </w:rPr>
        <w:t>Given a binary tree, find the lowest common ancestor (LCA) of two given nodes in the tree.</w:t>
      </w:r>
    </w:p>
    <w:p w14:paraId="47A2FF7E" w14:textId="77777777" w:rsidR="00F55CE0" w:rsidRDefault="00F55CE0" w:rsidP="00F55CE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8"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w:t>
      </w:r>
      <w:r>
        <w:rPr>
          <w:rStyle w:val="HTMLCode"/>
          <w:color w:val="546E7A"/>
          <w:shd w:val="clear" w:color="auto" w:fill="F7F9FA"/>
        </w:rPr>
        <w:t>p</w:t>
      </w:r>
      <w:r>
        <w:rPr>
          <w:rFonts w:ascii="Segoe UI" w:hAnsi="Segoe UI" w:cs="Segoe UI"/>
          <w:color w:val="263238"/>
          <w:sz w:val="21"/>
          <w:szCs w:val="21"/>
        </w:rPr>
        <w:t> and </w:t>
      </w:r>
      <w:r>
        <w:rPr>
          <w:rStyle w:val="HTMLCode"/>
          <w:color w:val="546E7A"/>
          <w:shd w:val="clear" w:color="auto" w:fill="F7F9FA"/>
        </w:rPr>
        <w:t>q</w:t>
      </w:r>
      <w:r>
        <w:rPr>
          <w:rFonts w:ascii="Segoe UI" w:hAnsi="Segoe UI" w:cs="Segoe UI"/>
          <w:color w:val="263238"/>
          <w:sz w:val="21"/>
          <w:szCs w:val="21"/>
        </w:rPr>
        <w:t> as the lowest node in </w:t>
      </w:r>
      <w:r>
        <w:rPr>
          <w:rStyle w:val="HTMLCode"/>
          <w:color w:val="546E7A"/>
          <w:shd w:val="clear" w:color="auto" w:fill="F7F9FA"/>
        </w:rPr>
        <w:t>T</w:t>
      </w:r>
      <w:r>
        <w:rPr>
          <w:rFonts w:ascii="Segoe UI" w:hAnsi="Segoe UI" w:cs="Segoe UI"/>
          <w:color w:val="263238"/>
          <w:sz w:val="21"/>
          <w:szCs w:val="21"/>
        </w:rPr>
        <w:t> that has both </w:t>
      </w:r>
      <w:r>
        <w:rPr>
          <w:rStyle w:val="HTMLCode"/>
          <w:color w:val="546E7A"/>
          <w:shd w:val="clear" w:color="auto" w:fill="F7F9FA"/>
        </w:rPr>
        <w:t>p</w:t>
      </w:r>
      <w:r>
        <w:rPr>
          <w:rFonts w:ascii="Segoe UI" w:hAnsi="Segoe UI" w:cs="Segoe UI"/>
          <w:color w:val="263238"/>
          <w:sz w:val="21"/>
          <w:szCs w:val="21"/>
        </w:rPr>
        <w:t> and </w:t>
      </w:r>
      <w:r>
        <w:rPr>
          <w:rStyle w:val="HTMLCode"/>
          <w:color w:val="546E7A"/>
          <w:shd w:val="clear" w:color="auto" w:fill="F7F9FA"/>
        </w:rPr>
        <w:t>q</w:t>
      </w:r>
      <w:r>
        <w:rPr>
          <w:rFonts w:ascii="Segoe UI" w:hAnsi="Segoe UI" w:cs="Segoe UI"/>
          <w:color w:val="263238"/>
          <w:sz w:val="21"/>
          <w:szCs w:val="21"/>
        </w:rPr>
        <w:t>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5330559F" w14:textId="0509C29F" w:rsidR="00F55CE0" w:rsidRDefault="00F55CE0" w:rsidP="00F55CE0">
      <w:pPr>
        <w:pStyle w:val="NormalWeb"/>
        <w:shd w:val="clear" w:color="auto" w:fill="FFFFFF"/>
        <w:spacing w:before="0" w:beforeAutospacing="0" w:after="240" w:afterAutospacing="0"/>
        <w:rPr>
          <w:rFonts w:ascii="Segoe UI" w:hAnsi="Segoe UI" w:cs="Segoe UI"/>
          <w:color w:val="263238"/>
          <w:sz w:val="21"/>
          <w:szCs w:val="21"/>
        </w:rPr>
      </w:pPr>
    </w:p>
    <w:p w14:paraId="00518E3B" w14:textId="77777777" w:rsidR="00F55CE0" w:rsidRDefault="00F55CE0" w:rsidP="00F55CE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3CA1C43" w14:textId="785FA013" w:rsidR="00F55CE0" w:rsidRDefault="00F55CE0" w:rsidP="00F55CE0">
      <w:pPr>
        <w:rPr>
          <w:rFonts w:ascii="Times New Roman" w:hAnsi="Times New Roman" w:cs="Times New Roman"/>
          <w:sz w:val="24"/>
          <w:szCs w:val="24"/>
        </w:rPr>
      </w:pPr>
      <w:r>
        <w:rPr>
          <w:noProof/>
        </w:rPr>
        <w:drawing>
          <wp:inline distT="0" distB="0" distL="0" distR="0" wp14:anchorId="67E62BD8" wp14:editId="31A3EA48">
            <wp:extent cx="1905000" cy="1813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813560"/>
                    </a:xfrm>
                    <a:prstGeom prst="rect">
                      <a:avLst/>
                    </a:prstGeom>
                    <a:noFill/>
                    <a:ln>
                      <a:noFill/>
                    </a:ln>
                  </pic:spPr>
                </pic:pic>
              </a:graphicData>
            </a:graphic>
          </wp:inline>
        </w:drawing>
      </w:r>
    </w:p>
    <w:p w14:paraId="0BAB2457" w14:textId="77777777" w:rsidR="00F55CE0" w:rsidRDefault="00F55CE0" w:rsidP="00F55CE0">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14:paraId="3F9DD1FB" w14:textId="77777777" w:rsidR="00F55CE0" w:rsidRDefault="00F55CE0" w:rsidP="00F55CE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248D62C0" w14:textId="77777777" w:rsidR="00F55CE0" w:rsidRDefault="00F55CE0" w:rsidP="00F55CE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LCA of nodes 5 and 1 is 3.</w:t>
      </w:r>
    </w:p>
    <w:p w14:paraId="1E91E4C0" w14:textId="5F122E0C" w:rsidR="008438F9" w:rsidRDefault="008438F9" w:rsidP="009D5813">
      <w:pPr>
        <w:pStyle w:val="HTMLPreformatted"/>
        <w:shd w:val="clear" w:color="auto" w:fill="F7F9FA"/>
        <w:spacing w:after="240"/>
      </w:pPr>
    </w:p>
    <w:p w14:paraId="21C3DB69" w14:textId="77777777" w:rsidR="00F55CE0" w:rsidRDefault="008438F9" w:rsidP="00F55CE0">
      <w:pPr>
        <w:pStyle w:val="HTMLPreformatted"/>
        <w:shd w:val="clear" w:color="auto" w:fill="F7F9FA"/>
        <w:spacing w:after="240"/>
      </w:pPr>
      <w:r>
        <w:t>:</w:t>
      </w:r>
      <w:r w:rsidR="00F55CE0">
        <w:t xml:space="preserve"> TreeNode* lowestCommonAncestor(TreeNode* root, TreeNode* p, TreeNode* q) {</w:t>
      </w:r>
    </w:p>
    <w:p w14:paraId="71C503CA" w14:textId="77777777" w:rsidR="00F55CE0" w:rsidRDefault="00F55CE0" w:rsidP="00F55CE0">
      <w:pPr>
        <w:pStyle w:val="HTMLPreformatted"/>
        <w:shd w:val="clear" w:color="auto" w:fill="F7F9FA"/>
        <w:spacing w:after="240"/>
      </w:pPr>
      <w:r>
        <w:t xml:space="preserve">        if(!root)</w:t>
      </w:r>
    </w:p>
    <w:p w14:paraId="2E2F4283" w14:textId="77777777" w:rsidR="00F55CE0" w:rsidRDefault="00F55CE0" w:rsidP="00F55CE0">
      <w:pPr>
        <w:pStyle w:val="HTMLPreformatted"/>
        <w:shd w:val="clear" w:color="auto" w:fill="F7F9FA"/>
        <w:spacing w:after="240"/>
      </w:pPr>
      <w:r>
        <w:t xml:space="preserve">            return root;</w:t>
      </w:r>
    </w:p>
    <w:p w14:paraId="6617653E" w14:textId="77777777" w:rsidR="00F55CE0" w:rsidRDefault="00F55CE0" w:rsidP="00F55CE0">
      <w:pPr>
        <w:pStyle w:val="HTMLPreformatted"/>
        <w:shd w:val="clear" w:color="auto" w:fill="F7F9FA"/>
        <w:spacing w:after="240"/>
      </w:pPr>
      <w:r>
        <w:t xml:space="preserve">        if(p==root||q==root)</w:t>
      </w:r>
    </w:p>
    <w:p w14:paraId="2A93EA92" w14:textId="77777777" w:rsidR="00F55CE0" w:rsidRDefault="00F55CE0" w:rsidP="00F55CE0">
      <w:pPr>
        <w:pStyle w:val="HTMLPreformatted"/>
        <w:shd w:val="clear" w:color="auto" w:fill="F7F9FA"/>
        <w:spacing w:after="240"/>
      </w:pPr>
      <w:r>
        <w:t xml:space="preserve">            return root;</w:t>
      </w:r>
    </w:p>
    <w:p w14:paraId="079A9DDD" w14:textId="77777777" w:rsidR="00F55CE0" w:rsidRDefault="00F55CE0" w:rsidP="00F55CE0">
      <w:pPr>
        <w:pStyle w:val="HTMLPreformatted"/>
        <w:shd w:val="clear" w:color="auto" w:fill="F7F9FA"/>
        <w:spacing w:after="240"/>
      </w:pPr>
      <w:r>
        <w:t xml:space="preserve">        TreeNode*l=lowestCommonAncestor(root-&gt;left,p,q);</w:t>
      </w:r>
    </w:p>
    <w:p w14:paraId="51A6CAF3" w14:textId="77777777" w:rsidR="00F55CE0" w:rsidRDefault="00F55CE0" w:rsidP="00F55CE0">
      <w:pPr>
        <w:pStyle w:val="HTMLPreformatted"/>
        <w:shd w:val="clear" w:color="auto" w:fill="F7F9FA"/>
        <w:spacing w:after="240"/>
      </w:pPr>
      <w:r>
        <w:t xml:space="preserve">        TreeNode*r=lowestCommonAncestor(root-&gt;right,p,q);</w:t>
      </w:r>
    </w:p>
    <w:p w14:paraId="06C4B7CE" w14:textId="77777777" w:rsidR="00F55CE0" w:rsidRDefault="00F55CE0" w:rsidP="00F55CE0">
      <w:pPr>
        <w:pStyle w:val="HTMLPreformatted"/>
        <w:shd w:val="clear" w:color="auto" w:fill="F7F9FA"/>
        <w:spacing w:after="240"/>
      </w:pPr>
      <w:r>
        <w:t xml:space="preserve">        if(l&amp;&amp;r)</w:t>
      </w:r>
    </w:p>
    <w:p w14:paraId="43CC000D" w14:textId="77777777" w:rsidR="00F55CE0" w:rsidRDefault="00F55CE0" w:rsidP="00F55CE0">
      <w:pPr>
        <w:pStyle w:val="HTMLPreformatted"/>
        <w:shd w:val="clear" w:color="auto" w:fill="F7F9FA"/>
        <w:spacing w:after="240"/>
      </w:pPr>
      <w:r>
        <w:t xml:space="preserve">            return root;</w:t>
      </w:r>
    </w:p>
    <w:p w14:paraId="042ABEA1" w14:textId="77777777" w:rsidR="00F55CE0" w:rsidRDefault="00F55CE0" w:rsidP="00F55CE0">
      <w:pPr>
        <w:pStyle w:val="HTMLPreformatted"/>
        <w:shd w:val="clear" w:color="auto" w:fill="F7F9FA"/>
        <w:spacing w:after="240"/>
      </w:pPr>
      <w:r>
        <w:lastRenderedPageBreak/>
        <w:t xml:space="preserve">        else</w:t>
      </w:r>
    </w:p>
    <w:p w14:paraId="76DFDA09" w14:textId="77777777" w:rsidR="00F55CE0" w:rsidRDefault="00F55CE0" w:rsidP="00F55CE0">
      <w:pPr>
        <w:pStyle w:val="HTMLPreformatted"/>
        <w:shd w:val="clear" w:color="auto" w:fill="F7F9FA"/>
        <w:spacing w:after="240"/>
      </w:pPr>
      <w:r>
        <w:t xml:space="preserve">            return l?l:r;</w:t>
      </w:r>
    </w:p>
    <w:p w14:paraId="5AF78285" w14:textId="04BC8A47" w:rsidR="008438F9" w:rsidRDefault="00F55CE0" w:rsidP="00F55CE0">
      <w:pPr>
        <w:pStyle w:val="HTMLPreformatted"/>
        <w:shd w:val="clear" w:color="auto" w:fill="F7F9FA"/>
        <w:spacing w:after="240"/>
      </w:pPr>
      <w:r>
        <w:t xml:space="preserve">    }</w:t>
      </w:r>
    </w:p>
    <w:p w14:paraId="317DE823" w14:textId="7B784B68" w:rsidR="00680D1D" w:rsidRPr="00680D1D" w:rsidRDefault="00F55CE0" w:rsidP="00680D1D">
      <w:pPr>
        <w:pStyle w:val="NormalWeb"/>
        <w:shd w:val="clear" w:color="auto" w:fill="FFFFFF"/>
        <w:spacing w:before="0" w:beforeAutospacing="0" w:after="240" w:afterAutospacing="0"/>
        <w:rPr>
          <w:rFonts w:ascii="Segoe UI" w:hAnsi="Segoe UI" w:cs="Segoe UI"/>
          <w:color w:val="263238"/>
          <w:sz w:val="21"/>
          <w:szCs w:val="21"/>
        </w:rPr>
      </w:pPr>
      <w:r>
        <w:t>87)</w:t>
      </w:r>
      <w:r w:rsidR="00680D1D" w:rsidRPr="00680D1D">
        <w:rPr>
          <w:rFonts w:ascii="Segoe UI" w:hAnsi="Segoe UI" w:cs="Segoe UI"/>
          <w:color w:val="263238"/>
          <w:sz w:val="21"/>
          <w:szCs w:val="21"/>
        </w:rPr>
        <w:t xml:space="preserve"> Given the </w:t>
      </w:r>
      <w:r w:rsidR="00680D1D" w:rsidRPr="00680D1D">
        <w:rPr>
          <w:rFonts w:ascii="Courier New" w:hAnsi="Courier New" w:cs="Courier New"/>
          <w:color w:val="546E7A"/>
          <w:sz w:val="20"/>
          <w:szCs w:val="20"/>
          <w:shd w:val="clear" w:color="auto" w:fill="F7F9FA"/>
        </w:rPr>
        <w:t>root</w:t>
      </w:r>
      <w:r w:rsidR="00680D1D" w:rsidRPr="00680D1D">
        <w:rPr>
          <w:rFonts w:ascii="Segoe UI" w:hAnsi="Segoe UI" w:cs="Segoe UI"/>
          <w:color w:val="263238"/>
          <w:sz w:val="21"/>
          <w:szCs w:val="21"/>
        </w:rPr>
        <w:t> of a binary tree, calculate the </w:t>
      </w:r>
      <w:r w:rsidR="00680D1D" w:rsidRPr="00680D1D">
        <w:rPr>
          <w:rFonts w:ascii="Segoe UI" w:hAnsi="Segoe UI" w:cs="Segoe UI"/>
          <w:b/>
          <w:bCs/>
          <w:color w:val="263238"/>
          <w:sz w:val="21"/>
          <w:szCs w:val="21"/>
        </w:rPr>
        <w:t>vertical order traversal</w:t>
      </w:r>
      <w:r w:rsidR="00680D1D" w:rsidRPr="00680D1D">
        <w:rPr>
          <w:rFonts w:ascii="Segoe UI" w:hAnsi="Segoe UI" w:cs="Segoe UI"/>
          <w:color w:val="263238"/>
          <w:sz w:val="21"/>
          <w:szCs w:val="21"/>
        </w:rPr>
        <w:t> of the binary tree.</w:t>
      </w:r>
    </w:p>
    <w:p w14:paraId="463F4B6D" w14:textId="77777777" w:rsidR="00680D1D" w:rsidRPr="00680D1D" w:rsidRDefault="00680D1D" w:rsidP="00680D1D">
      <w:pPr>
        <w:shd w:val="clear" w:color="auto" w:fill="FFFFFF"/>
        <w:spacing w:after="240" w:line="240" w:lineRule="auto"/>
        <w:rPr>
          <w:rFonts w:ascii="Segoe UI" w:eastAsia="Times New Roman" w:hAnsi="Segoe UI" w:cs="Segoe UI"/>
          <w:color w:val="263238"/>
          <w:sz w:val="21"/>
          <w:szCs w:val="21"/>
        </w:rPr>
      </w:pPr>
      <w:r w:rsidRPr="00680D1D">
        <w:rPr>
          <w:rFonts w:ascii="Segoe UI" w:eastAsia="Times New Roman" w:hAnsi="Segoe UI" w:cs="Segoe UI"/>
          <w:color w:val="263238"/>
          <w:sz w:val="21"/>
          <w:szCs w:val="21"/>
        </w:rPr>
        <w:t>For each node at position </w:t>
      </w:r>
      <w:r w:rsidRPr="00680D1D">
        <w:rPr>
          <w:rFonts w:ascii="Courier New" w:eastAsia="Times New Roman" w:hAnsi="Courier New" w:cs="Courier New"/>
          <w:color w:val="546E7A"/>
          <w:sz w:val="20"/>
          <w:szCs w:val="20"/>
          <w:shd w:val="clear" w:color="auto" w:fill="F7F9FA"/>
        </w:rPr>
        <w:t>(row, col)</w:t>
      </w:r>
      <w:r w:rsidRPr="00680D1D">
        <w:rPr>
          <w:rFonts w:ascii="Segoe UI" w:eastAsia="Times New Roman" w:hAnsi="Segoe UI" w:cs="Segoe UI"/>
          <w:color w:val="263238"/>
          <w:sz w:val="21"/>
          <w:szCs w:val="21"/>
        </w:rPr>
        <w:t>, its left and right children will be at positions </w:t>
      </w:r>
      <w:r w:rsidRPr="00680D1D">
        <w:rPr>
          <w:rFonts w:ascii="Courier New" w:eastAsia="Times New Roman" w:hAnsi="Courier New" w:cs="Courier New"/>
          <w:color w:val="546E7A"/>
          <w:sz w:val="20"/>
          <w:szCs w:val="20"/>
          <w:shd w:val="clear" w:color="auto" w:fill="F7F9FA"/>
        </w:rPr>
        <w:t>(row + 1, col - 1)</w:t>
      </w:r>
      <w:r w:rsidRPr="00680D1D">
        <w:rPr>
          <w:rFonts w:ascii="Segoe UI" w:eastAsia="Times New Roman" w:hAnsi="Segoe UI" w:cs="Segoe UI"/>
          <w:color w:val="263238"/>
          <w:sz w:val="21"/>
          <w:szCs w:val="21"/>
        </w:rPr>
        <w:t> and </w:t>
      </w:r>
      <w:r w:rsidRPr="00680D1D">
        <w:rPr>
          <w:rFonts w:ascii="Courier New" w:eastAsia="Times New Roman" w:hAnsi="Courier New" w:cs="Courier New"/>
          <w:color w:val="546E7A"/>
          <w:sz w:val="20"/>
          <w:szCs w:val="20"/>
          <w:shd w:val="clear" w:color="auto" w:fill="F7F9FA"/>
        </w:rPr>
        <w:t>(row + 1, col + 1)</w:t>
      </w:r>
      <w:r w:rsidRPr="00680D1D">
        <w:rPr>
          <w:rFonts w:ascii="Segoe UI" w:eastAsia="Times New Roman" w:hAnsi="Segoe UI" w:cs="Segoe UI"/>
          <w:color w:val="263238"/>
          <w:sz w:val="21"/>
          <w:szCs w:val="21"/>
        </w:rPr>
        <w:t> respectively. The root of the tree is at </w:t>
      </w:r>
      <w:r w:rsidRPr="00680D1D">
        <w:rPr>
          <w:rFonts w:ascii="Courier New" w:eastAsia="Times New Roman" w:hAnsi="Courier New" w:cs="Courier New"/>
          <w:color w:val="546E7A"/>
          <w:sz w:val="20"/>
          <w:szCs w:val="20"/>
          <w:shd w:val="clear" w:color="auto" w:fill="F7F9FA"/>
        </w:rPr>
        <w:t>(0, 0)</w:t>
      </w:r>
      <w:r w:rsidRPr="00680D1D">
        <w:rPr>
          <w:rFonts w:ascii="Segoe UI" w:eastAsia="Times New Roman" w:hAnsi="Segoe UI" w:cs="Segoe UI"/>
          <w:color w:val="263238"/>
          <w:sz w:val="21"/>
          <w:szCs w:val="21"/>
        </w:rPr>
        <w:t>.</w:t>
      </w:r>
    </w:p>
    <w:p w14:paraId="053D5DBB" w14:textId="77777777" w:rsidR="00680D1D" w:rsidRPr="00680D1D" w:rsidRDefault="00680D1D" w:rsidP="00680D1D">
      <w:pPr>
        <w:shd w:val="clear" w:color="auto" w:fill="FFFFFF"/>
        <w:spacing w:after="240" w:line="240" w:lineRule="auto"/>
        <w:rPr>
          <w:rFonts w:ascii="Segoe UI" w:eastAsia="Times New Roman" w:hAnsi="Segoe UI" w:cs="Segoe UI"/>
          <w:color w:val="263238"/>
          <w:sz w:val="21"/>
          <w:szCs w:val="21"/>
        </w:rPr>
      </w:pPr>
      <w:r w:rsidRPr="00680D1D">
        <w:rPr>
          <w:rFonts w:ascii="Segoe UI" w:eastAsia="Times New Roman" w:hAnsi="Segoe UI" w:cs="Segoe UI"/>
          <w:color w:val="263238"/>
          <w:sz w:val="21"/>
          <w:szCs w:val="21"/>
        </w:rPr>
        <w:t>The </w:t>
      </w:r>
      <w:r w:rsidRPr="00680D1D">
        <w:rPr>
          <w:rFonts w:ascii="Segoe UI" w:eastAsia="Times New Roman" w:hAnsi="Segoe UI" w:cs="Segoe UI"/>
          <w:b/>
          <w:bCs/>
          <w:color w:val="263238"/>
          <w:sz w:val="21"/>
          <w:szCs w:val="21"/>
        </w:rPr>
        <w:t>vertical order traversal</w:t>
      </w:r>
      <w:r w:rsidRPr="00680D1D">
        <w:rPr>
          <w:rFonts w:ascii="Segoe UI" w:eastAsia="Times New Roman" w:hAnsi="Segoe UI" w:cs="Segoe UI"/>
          <w:color w:val="263238"/>
          <w:sz w:val="21"/>
          <w:szCs w:val="21"/>
        </w:rPr>
        <w:t> of a binary tree is a list of top-to-bottom orderings for each column index starting from the leftmost column and ending on the rightmost column. There may be multiple nodes in the same row and same column. In such a case, sort these nodes by their values.</w:t>
      </w:r>
    </w:p>
    <w:p w14:paraId="1E418D34" w14:textId="77777777" w:rsidR="00680D1D" w:rsidRPr="00680D1D" w:rsidRDefault="00680D1D" w:rsidP="00680D1D">
      <w:pPr>
        <w:shd w:val="clear" w:color="auto" w:fill="FFFFFF"/>
        <w:spacing w:after="240" w:line="240" w:lineRule="auto"/>
        <w:rPr>
          <w:rFonts w:ascii="Segoe UI" w:eastAsia="Times New Roman" w:hAnsi="Segoe UI" w:cs="Segoe UI"/>
          <w:color w:val="263238"/>
          <w:sz w:val="21"/>
          <w:szCs w:val="21"/>
        </w:rPr>
      </w:pPr>
      <w:r w:rsidRPr="00680D1D">
        <w:rPr>
          <w:rFonts w:ascii="Segoe UI" w:eastAsia="Times New Roman" w:hAnsi="Segoe UI" w:cs="Segoe UI"/>
          <w:color w:val="263238"/>
          <w:sz w:val="21"/>
          <w:szCs w:val="21"/>
        </w:rPr>
        <w:t>Return </w:t>
      </w:r>
      <w:r w:rsidRPr="00680D1D">
        <w:rPr>
          <w:rFonts w:ascii="Segoe UI" w:eastAsia="Times New Roman" w:hAnsi="Segoe UI" w:cs="Segoe UI"/>
          <w:i/>
          <w:iCs/>
          <w:color w:val="263238"/>
          <w:sz w:val="21"/>
          <w:szCs w:val="21"/>
        </w:rPr>
        <w:t>the </w:t>
      </w:r>
      <w:r w:rsidRPr="00680D1D">
        <w:rPr>
          <w:rFonts w:ascii="Segoe UI" w:eastAsia="Times New Roman" w:hAnsi="Segoe UI" w:cs="Segoe UI"/>
          <w:b/>
          <w:bCs/>
          <w:i/>
          <w:iCs/>
          <w:color w:val="263238"/>
          <w:sz w:val="21"/>
          <w:szCs w:val="21"/>
        </w:rPr>
        <w:t>vertical order traversal</w:t>
      </w:r>
      <w:r w:rsidRPr="00680D1D">
        <w:rPr>
          <w:rFonts w:ascii="Segoe UI" w:eastAsia="Times New Roman" w:hAnsi="Segoe UI" w:cs="Segoe UI"/>
          <w:i/>
          <w:iCs/>
          <w:color w:val="263238"/>
          <w:sz w:val="21"/>
          <w:szCs w:val="21"/>
        </w:rPr>
        <w:t> of the binary tree</w:t>
      </w:r>
      <w:r w:rsidRPr="00680D1D">
        <w:rPr>
          <w:rFonts w:ascii="Segoe UI" w:eastAsia="Times New Roman" w:hAnsi="Segoe UI" w:cs="Segoe UI"/>
          <w:color w:val="263238"/>
          <w:sz w:val="21"/>
          <w:szCs w:val="21"/>
        </w:rPr>
        <w:t>.</w:t>
      </w:r>
    </w:p>
    <w:p w14:paraId="53D2B531" w14:textId="77777777" w:rsidR="00680D1D" w:rsidRPr="00680D1D" w:rsidRDefault="00680D1D" w:rsidP="00680D1D">
      <w:pPr>
        <w:shd w:val="clear" w:color="auto" w:fill="FFFFFF"/>
        <w:spacing w:after="240" w:line="240" w:lineRule="auto"/>
        <w:rPr>
          <w:rFonts w:ascii="Segoe UI" w:eastAsia="Times New Roman" w:hAnsi="Segoe UI" w:cs="Segoe UI"/>
          <w:color w:val="263238"/>
          <w:sz w:val="21"/>
          <w:szCs w:val="21"/>
        </w:rPr>
      </w:pPr>
      <w:r w:rsidRPr="00680D1D">
        <w:rPr>
          <w:rFonts w:ascii="Segoe UI" w:eastAsia="Times New Roman" w:hAnsi="Segoe UI" w:cs="Segoe UI"/>
          <w:color w:val="263238"/>
          <w:sz w:val="21"/>
          <w:szCs w:val="21"/>
        </w:rPr>
        <w:t> </w:t>
      </w:r>
    </w:p>
    <w:p w14:paraId="557E0692" w14:textId="77777777" w:rsidR="00680D1D" w:rsidRPr="00680D1D" w:rsidRDefault="00680D1D" w:rsidP="00680D1D">
      <w:pPr>
        <w:shd w:val="clear" w:color="auto" w:fill="FFFFFF"/>
        <w:spacing w:after="240" w:line="240" w:lineRule="auto"/>
        <w:rPr>
          <w:rFonts w:ascii="Segoe UI" w:eastAsia="Times New Roman" w:hAnsi="Segoe UI" w:cs="Segoe UI"/>
          <w:color w:val="263238"/>
          <w:sz w:val="21"/>
          <w:szCs w:val="21"/>
        </w:rPr>
      </w:pPr>
      <w:r w:rsidRPr="00680D1D">
        <w:rPr>
          <w:rFonts w:ascii="Segoe UI" w:eastAsia="Times New Roman" w:hAnsi="Segoe UI" w:cs="Segoe UI"/>
          <w:b/>
          <w:bCs/>
          <w:color w:val="263238"/>
          <w:sz w:val="21"/>
          <w:szCs w:val="21"/>
        </w:rPr>
        <w:t>Example 1:</w:t>
      </w:r>
    </w:p>
    <w:p w14:paraId="5ECEECD9" w14:textId="4ED57BD5" w:rsidR="00680D1D" w:rsidRPr="00680D1D" w:rsidRDefault="00680D1D" w:rsidP="00680D1D">
      <w:pPr>
        <w:spacing w:after="0" w:line="240" w:lineRule="auto"/>
        <w:rPr>
          <w:rFonts w:ascii="Times New Roman" w:eastAsia="Times New Roman" w:hAnsi="Times New Roman" w:cs="Times New Roman"/>
          <w:sz w:val="24"/>
          <w:szCs w:val="24"/>
        </w:rPr>
      </w:pPr>
      <w:r w:rsidRPr="00680D1D">
        <w:rPr>
          <w:rFonts w:ascii="Times New Roman" w:eastAsia="Times New Roman" w:hAnsi="Times New Roman" w:cs="Times New Roman"/>
          <w:noProof/>
          <w:sz w:val="24"/>
          <w:szCs w:val="24"/>
        </w:rPr>
        <w:drawing>
          <wp:inline distT="0" distB="0" distL="0" distR="0" wp14:anchorId="04FE793E" wp14:editId="3DA3C551">
            <wp:extent cx="4107180" cy="28956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7180" cy="2895600"/>
                    </a:xfrm>
                    <a:prstGeom prst="rect">
                      <a:avLst/>
                    </a:prstGeom>
                    <a:noFill/>
                    <a:ln>
                      <a:noFill/>
                    </a:ln>
                  </pic:spPr>
                </pic:pic>
              </a:graphicData>
            </a:graphic>
          </wp:inline>
        </w:drawing>
      </w:r>
    </w:p>
    <w:p w14:paraId="43612A8E"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b/>
          <w:bCs/>
          <w:color w:val="263238"/>
          <w:sz w:val="20"/>
          <w:szCs w:val="20"/>
        </w:rPr>
        <w:t>Input:</w:t>
      </w:r>
      <w:r w:rsidRPr="00680D1D">
        <w:rPr>
          <w:rFonts w:ascii="Consolas" w:eastAsia="Times New Roman" w:hAnsi="Consolas" w:cs="Courier New"/>
          <w:color w:val="263238"/>
          <w:sz w:val="20"/>
          <w:szCs w:val="20"/>
        </w:rPr>
        <w:t xml:space="preserve"> root = [3,9,20,null,null,15,7]</w:t>
      </w:r>
    </w:p>
    <w:p w14:paraId="01AA6EBE"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b/>
          <w:bCs/>
          <w:color w:val="263238"/>
          <w:sz w:val="20"/>
          <w:szCs w:val="20"/>
        </w:rPr>
        <w:t>Output:</w:t>
      </w:r>
      <w:r w:rsidRPr="00680D1D">
        <w:rPr>
          <w:rFonts w:ascii="Consolas" w:eastAsia="Times New Roman" w:hAnsi="Consolas" w:cs="Courier New"/>
          <w:color w:val="263238"/>
          <w:sz w:val="20"/>
          <w:szCs w:val="20"/>
        </w:rPr>
        <w:t xml:space="preserve"> [[9],[3,15],[20],[7]]</w:t>
      </w:r>
    </w:p>
    <w:p w14:paraId="02672ABF"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b/>
          <w:bCs/>
          <w:color w:val="263238"/>
          <w:sz w:val="20"/>
          <w:szCs w:val="20"/>
        </w:rPr>
        <w:t>Explanation:</w:t>
      </w:r>
    </w:p>
    <w:p w14:paraId="4ADF8BF3"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color w:val="263238"/>
          <w:sz w:val="20"/>
          <w:szCs w:val="20"/>
        </w:rPr>
        <w:t>Column -1: Only node 9 is in this column.</w:t>
      </w:r>
    </w:p>
    <w:p w14:paraId="7D08BA57"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color w:val="263238"/>
          <w:sz w:val="20"/>
          <w:szCs w:val="20"/>
        </w:rPr>
        <w:t>Column 0: Nodes 3 and 15 are in this column in that order from top to bottom.</w:t>
      </w:r>
    </w:p>
    <w:p w14:paraId="52E1A8B2" w14:textId="77777777" w:rsidR="00680D1D" w:rsidRPr="00680D1D"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color w:val="263238"/>
          <w:sz w:val="20"/>
          <w:szCs w:val="20"/>
        </w:rPr>
        <w:t>Column 1: Only node 20 is in this column.</w:t>
      </w:r>
    </w:p>
    <w:p w14:paraId="5C4AB948" w14:textId="7387B4D1" w:rsidR="00447944" w:rsidRDefault="00680D1D"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D1D">
        <w:rPr>
          <w:rFonts w:ascii="Consolas" w:eastAsia="Times New Roman" w:hAnsi="Consolas" w:cs="Courier New"/>
          <w:color w:val="263238"/>
          <w:sz w:val="20"/>
          <w:szCs w:val="20"/>
        </w:rPr>
        <w:lastRenderedPageBreak/>
        <w:t>Column 2: Only node 7 is in this column.</w:t>
      </w:r>
    </w:p>
    <w:p w14:paraId="51315686" w14:textId="001577D5" w:rsidR="006124DA" w:rsidRPr="00474D25" w:rsidRDefault="006124DA" w:rsidP="00680D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FF0000"/>
          <w:sz w:val="20"/>
          <w:szCs w:val="20"/>
        </w:rPr>
      </w:pPr>
      <w:r w:rsidRPr="00474D25">
        <w:rPr>
          <w:rFonts w:ascii="Consolas" w:eastAsia="Times New Roman" w:hAnsi="Consolas" w:cs="Courier New"/>
          <w:color w:val="FF0000"/>
          <w:sz w:val="20"/>
          <w:szCs w:val="20"/>
          <w:highlight w:val="cyan"/>
        </w:rPr>
        <w:t xml:space="preserve">USING </w:t>
      </w:r>
      <w:r w:rsidR="00474D25" w:rsidRPr="00474D25">
        <w:rPr>
          <w:rFonts w:ascii="Consolas" w:eastAsia="Times New Roman" w:hAnsi="Consolas" w:cs="Courier New"/>
          <w:color w:val="FF0000"/>
          <w:sz w:val="20"/>
          <w:szCs w:val="20"/>
          <w:highlight w:val="cyan"/>
        </w:rPr>
        <w:t>BFS</w:t>
      </w:r>
    </w:p>
    <w:p w14:paraId="3BD36E26" w14:textId="0AA299A8" w:rsidR="00680D1D" w:rsidRDefault="00F55CE0" w:rsidP="00680D1D">
      <w:pPr>
        <w:pStyle w:val="HTMLPreformatted"/>
        <w:shd w:val="clear" w:color="auto" w:fill="F7F9FA"/>
        <w:spacing w:after="240"/>
      </w:pPr>
      <w:r>
        <w:t>:</w:t>
      </w:r>
      <w:r w:rsidR="00680D1D" w:rsidRPr="00680D1D">
        <w:t xml:space="preserve"> </w:t>
      </w:r>
      <w:r w:rsidR="00680D1D">
        <w:t>vector&lt;vector&lt;int&gt;&gt; verticalTraversal(TreeNode* root) {</w:t>
      </w:r>
    </w:p>
    <w:p w14:paraId="3935810C" w14:textId="77777777" w:rsidR="00680D1D" w:rsidRDefault="00680D1D" w:rsidP="00680D1D">
      <w:pPr>
        <w:pStyle w:val="HTMLPreformatted"/>
        <w:shd w:val="clear" w:color="auto" w:fill="F7F9FA"/>
        <w:spacing w:after="240"/>
      </w:pPr>
      <w:r>
        <w:t xml:space="preserve">       map&lt;int,map&lt;int,multiset&lt;int&gt;&gt;&gt;m;</w:t>
      </w:r>
    </w:p>
    <w:p w14:paraId="54A469A6" w14:textId="77777777" w:rsidR="00680D1D" w:rsidRDefault="00680D1D" w:rsidP="00680D1D">
      <w:pPr>
        <w:pStyle w:val="HTMLPreformatted"/>
        <w:shd w:val="clear" w:color="auto" w:fill="F7F9FA"/>
        <w:spacing w:after="240"/>
      </w:pPr>
      <w:r>
        <w:t xml:space="preserve">        queue&lt;pair&lt;TreeNode*,pair&lt;int,int&gt;&gt;&gt;q;</w:t>
      </w:r>
    </w:p>
    <w:p w14:paraId="4275D94D" w14:textId="77777777" w:rsidR="00680D1D" w:rsidRDefault="00680D1D" w:rsidP="00680D1D">
      <w:pPr>
        <w:pStyle w:val="HTMLPreformatted"/>
        <w:shd w:val="clear" w:color="auto" w:fill="F7F9FA"/>
        <w:spacing w:after="240"/>
      </w:pPr>
      <w:r>
        <w:t xml:space="preserve">        q.push({root,{0,0}});</w:t>
      </w:r>
    </w:p>
    <w:p w14:paraId="3E1E2A33" w14:textId="77777777" w:rsidR="00680D1D" w:rsidRDefault="00680D1D" w:rsidP="00680D1D">
      <w:pPr>
        <w:pStyle w:val="HTMLPreformatted"/>
        <w:shd w:val="clear" w:color="auto" w:fill="F7F9FA"/>
        <w:spacing w:after="240"/>
      </w:pPr>
      <w:r>
        <w:t xml:space="preserve">        while(!q.empty())</w:t>
      </w:r>
    </w:p>
    <w:p w14:paraId="2645CE74" w14:textId="77777777" w:rsidR="00680D1D" w:rsidRDefault="00680D1D" w:rsidP="00680D1D">
      <w:pPr>
        <w:pStyle w:val="HTMLPreformatted"/>
        <w:shd w:val="clear" w:color="auto" w:fill="F7F9FA"/>
        <w:spacing w:after="240"/>
      </w:pPr>
      <w:r>
        <w:t xml:space="preserve">        {</w:t>
      </w:r>
    </w:p>
    <w:p w14:paraId="5F0E0F81" w14:textId="77777777" w:rsidR="00680D1D" w:rsidRDefault="00680D1D" w:rsidP="00680D1D">
      <w:pPr>
        <w:pStyle w:val="HTMLPreformatted"/>
        <w:shd w:val="clear" w:color="auto" w:fill="F7F9FA"/>
        <w:spacing w:after="240"/>
      </w:pPr>
      <w:r>
        <w:t xml:space="preserve">            auto temp=q.front();</w:t>
      </w:r>
    </w:p>
    <w:p w14:paraId="3975C020" w14:textId="77777777" w:rsidR="00680D1D" w:rsidRDefault="00680D1D" w:rsidP="00680D1D">
      <w:pPr>
        <w:pStyle w:val="HTMLPreformatted"/>
        <w:shd w:val="clear" w:color="auto" w:fill="F7F9FA"/>
        <w:spacing w:after="240"/>
      </w:pPr>
      <w:r>
        <w:t xml:space="preserve">            q.pop();</w:t>
      </w:r>
    </w:p>
    <w:p w14:paraId="7558538E" w14:textId="77777777" w:rsidR="00680D1D" w:rsidRDefault="00680D1D" w:rsidP="00680D1D">
      <w:pPr>
        <w:pStyle w:val="HTMLPreformatted"/>
        <w:shd w:val="clear" w:color="auto" w:fill="F7F9FA"/>
        <w:spacing w:after="240"/>
      </w:pPr>
      <w:r>
        <w:t xml:space="preserve">            TreeNode*temp1=temp.first;</w:t>
      </w:r>
    </w:p>
    <w:p w14:paraId="588A56CF" w14:textId="77777777" w:rsidR="00680D1D" w:rsidRDefault="00680D1D" w:rsidP="00680D1D">
      <w:pPr>
        <w:pStyle w:val="HTMLPreformatted"/>
        <w:shd w:val="clear" w:color="auto" w:fill="F7F9FA"/>
        <w:spacing w:after="240"/>
      </w:pPr>
      <w:r>
        <w:t xml:space="preserve">            int x=temp.second.first;</w:t>
      </w:r>
    </w:p>
    <w:p w14:paraId="4E313683" w14:textId="77777777" w:rsidR="00680D1D" w:rsidRDefault="00680D1D" w:rsidP="00680D1D">
      <w:pPr>
        <w:pStyle w:val="HTMLPreformatted"/>
        <w:shd w:val="clear" w:color="auto" w:fill="F7F9FA"/>
        <w:spacing w:after="240"/>
      </w:pPr>
      <w:r>
        <w:t xml:space="preserve">            int y=temp.second.second;</w:t>
      </w:r>
    </w:p>
    <w:p w14:paraId="51052E55" w14:textId="77777777" w:rsidR="00680D1D" w:rsidRDefault="00680D1D" w:rsidP="00680D1D">
      <w:pPr>
        <w:pStyle w:val="HTMLPreformatted"/>
        <w:shd w:val="clear" w:color="auto" w:fill="F7F9FA"/>
        <w:spacing w:after="240"/>
      </w:pPr>
      <w:r>
        <w:t xml:space="preserve">            m[x][y].insert(temp1-&gt;val);</w:t>
      </w:r>
    </w:p>
    <w:p w14:paraId="4ECF5E8D" w14:textId="77777777" w:rsidR="00680D1D" w:rsidRDefault="00680D1D" w:rsidP="00680D1D">
      <w:pPr>
        <w:pStyle w:val="HTMLPreformatted"/>
        <w:shd w:val="clear" w:color="auto" w:fill="F7F9FA"/>
        <w:spacing w:after="240"/>
      </w:pPr>
      <w:r>
        <w:t xml:space="preserve">            if(temp1-&gt;left)</w:t>
      </w:r>
    </w:p>
    <w:p w14:paraId="046B21BD" w14:textId="77777777" w:rsidR="00680D1D" w:rsidRDefault="00680D1D" w:rsidP="00680D1D">
      <w:pPr>
        <w:pStyle w:val="HTMLPreformatted"/>
        <w:shd w:val="clear" w:color="auto" w:fill="F7F9FA"/>
        <w:spacing w:after="240"/>
      </w:pPr>
      <w:r>
        <w:t xml:space="preserve">                q.push({temp1-&gt;left,{x-1,y+1}});</w:t>
      </w:r>
    </w:p>
    <w:p w14:paraId="1CFA1353" w14:textId="77777777" w:rsidR="00680D1D" w:rsidRDefault="00680D1D" w:rsidP="00680D1D">
      <w:pPr>
        <w:pStyle w:val="HTMLPreformatted"/>
        <w:shd w:val="clear" w:color="auto" w:fill="F7F9FA"/>
        <w:spacing w:after="240"/>
      </w:pPr>
      <w:r>
        <w:t xml:space="preserve">            if(temp1-&gt;right)</w:t>
      </w:r>
    </w:p>
    <w:p w14:paraId="40C40B74" w14:textId="77777777" w:rsidR="00680D1D" w:rsidRDefault="00680D1D" w:rsidP="00680D1D">
      <w:pPr>
        <w:pStyle w:val="HTMLPreformatted"/>
        <w:shd w:val="clear" w:color="auto" w:fill="F7F9FA"/>
        <w:spacing w:after="240"/>
      </w:pPr>
      <w:r>
        <w:t xml:space="preserve">                q.push({temp1-&gt;right,{x+1,y+1}});</w:t>
      </w:r>
    </w:p>
    <w:p w14:paraId="3BF832BD" w14:textId="77777777" w:rsidR="00680D1D" w:rsidRDefault="00680D1D" w:rsidP="00680D1D">
      <w:pPr>
        <w:pStyle w:val="HTMLPreformatted"/>
        <w:shd w:val="clear" w:color="auto" w:fill="F7F9FA"/>
        <w:spacing w:after="240"/>
      </w:pPr>
      <w:r>
        <w:t xml:space="preserve">        }</w:t>
      </w:r>
    </w:p>
    <w:p w14:paraId="3BBF4F15" w14:textId="77777777" w:rsidR="00680D1D" w:rsidRDefault="00680D1D" w:rsidP="00680D1D">
      <w:pPr>
        <w:pStyle w:val="HTMLPreformatted"/>
        <w:shd w:val="clear" w:color="auto" w:fill="F7F9FA"/>
        <w:spacing w:after="240"/>
      </w:pPr>
      <w:r>
        <w:t xml:space="preserve">        vector&lt;vector&lt;int&gt;&gt;v;</w:t>
      </w:r>
    </w:p>
    <w:p w14:paraId="3549AAFA" w14:textId="77777777" w:rsidR="00680D1D" w:rsidRDefault="00680D1D" w:rsidP="00680D1D">
      <w:pPr>
        <w:pStyle w:val="HTMLPreformatted"/>
        <w:shd w:val="clear" w:color="auto" w:fill="F7F9FA"/>
        <w:spacing w:after="240"/>
      </w:pPr>
      <w:r>
        <w:t xml:space="preserve">        for(auto p:m)</w:t>
      </w:r>
    </w:p>
    <w:p w14:paraId="66310432" w14:textId="77777777" w:rsidR="00680D1D" w:rsidRDefault="00680D1D" w:rsidP="00680D1D">
      <w:pPr>
        <w:pStyle w:val="HTMLPreformatted"/>
        <w:shd w:val="clear" w:color="auto" w:fill="F7F9FA"/>
        <w:spacing w:after="240"/>
      </w:pPr>
      <w:r>
        <w:t xml:space="preserve">        {</w:t>
      </w:r>
    </w:p>
    <w:p w14:paraId="017AE808" w14:textId="77777777" w:rsidR="00680D1D" w:rsidRDefault="00680D1D" w:rsidP="00680D1D">
      <w:pPr>
        <w:pStyle w:val="HTMLPreformatted"/>
        <w:shd w:val="clear" w:color="auto" w:fill="F7F9FA"/>
        <w:spacing w:after="240"/>
      </w:pPr>
      <w:r>
        <w:t xml:space="preserve">            vector&lt;int&gt;v1;</w:t>
      </w:r>
    </w:p>
    <w:p w14:paraId="632423AA" w14:textId="77777777" w:rsidR="00680D1D" w:rsidRDefault="00680D1D" w:rsidP="00680D1D">
      <w:pPr>
        <w:pStyle w:val="HTMLPreformatted"/>
        <w:shd w:val="clear" w:color="auto" w:fill="F7F9FA"/>
        <w:spacing w:after="240"/>
      </w:pPr>
      <w:r>
        <w:t xml:space="preserve">            for(auto temp2:p.second)</w:t>
      </w:r>
    </w:p>
    <w:p w14:paraId="7C7929C4" w14:textId="77777777" w:rsidR="00680D1D" w:rsidRDefault="00680D1D" w:rsidP="00680D1D">
      <w:pPr>
        <w:pStyle w:val="HTMLPreformatted"/>
        <w:shd w:val="clear" w:color="auto" w:fill="F7F9FA"/>
        <w:spacing w:after="240"/>
      </w:pPr>
      <w:r>
        <w:t xml:space="preserve">            {</w:t>
      </w:r>
    </w:p>
    <w:p w14:paraId="4F4436EB" w14:textId="77777777" w:rsidR="00680D1D" w:rsidRDefault="00680D1D" w:rsidP="00680D1D">
      <w:pPr>
        <w:pStyle w:val="HTMLPreformatted"/>
        <w:shd w:val="clear" w:color="auto" w:fill="F7F9FA"/>
        <w:spacing w:after="240"/>
      </w:pPr>
      <w:r>
        <w:t xml:space="preserve">                v1.insert(v1.end(),temp2.second.begin(),temp2.second.end());</w:t>
      </w:r>
    </w:p>
    <w:p w14:paraId="06FBB2CF" w14:textId="77777777" w:rsidR="00680D1D" w:rsidRDefault="00680D1D" w:rsidP="00680D1D">
      <w:pPr>
        <w:pStyle w:val="HTMLPreformatted"/>
        <w:shd w:val="clear" w:color="auto" w:fill="F7F9FA"/>
        <w:spacing w:after="240"/>
      </w:pPr>
      <w:r>
        <w:t xml:space="preserve">            }</w:t>
      </w:r>
    </w:p>
    <w:p w14:paraId="01077616" w14:textId="77777777" w:rsidR="00680D1D" w:rsidRDefault="00680D1D" w:rsidP="00680D1D">
      <w:pPr>
        <w:pStyle w:val="HTMLPreformatted"/>
        <w:shd w:val="clear" w:color="auto" w:fill="F7F9FA"/>
        <w:spacing w:after="240"/>
      </w:pPr>
      <w:r>
        <w:t xml:space="preserve">            v.push_back(v1);</w:t>
      </w:r>
    </w:p>
    <w:p w14:paraId="1649D707" w14:textId="77777777" w:rsidR="00680D1D" w:rsidRDefault="00680D1D" w:rsidP="00680D1D">
      <w:pPr>
        <w:pStyle w:val="HTMLPreformatted"/>
        <w:shd w:val="clear" w:color="auto" w:fill="F7F9FA"/>
        <w:spacing w:after="240"/>
      </w:pPr>
      <w:r>
        <w:lastRenderedPageBreak/>
        <w:t xml:space="preserve">        }</w:t>
      </w:r>
    </w:p>
    <w:p w14:paraId="29CAE164" w14:textId="77777777" w:rsidR="00680D1D" w:rsidRDefault="00680D1D" w:rsidP="00680D1D">
      <w:pPr>
        <w:pStyle w:val="HTMLPreformatted"/>
        <w:shd w:val="clear" w:color="auto" w:fill="F7F9FA"/>
        <w:spacing w:after="240"/>
      </w:pPr>
      <w:r>
        <w:t xml:space="preserve">        return v;</w:t>
      </w:r>
    </w:p>
    <w:p w14:paraId="7C035E9D" w14:textId="673580FF" w:rsidR="00F55CE0" w:rsidRDefault="00680D1D" w:rsidP="00680D1D">
      <w:pPr>
        <w:pStyle w:val="HTMLPreformatted"/>
        <w:shd w:val="clear" w:color="auto" w:fill="F7F9FA"/>
        <w:spacing w:after="240"/>
      </w:pPr>
      <w:r>
        <w:t xml:space="preserve">    }</w:t>
      </w:r>
    </w:p>
    <w:p w14:paraId="4588FD7E" w14:textId="2DCA8EF8" w:rsidR="006124DA" w:rsidRPr="006C7FC5" w:rsidRDefault="006124DA" w:rsidP="00680D1D">
      <w:pPr>
        <w:pStyle w:val="HTMLPreformatted"/>
        <w:shd w:val="clear" w:color="auto" w:fill="F7F9FA"/>
        <w:spacing w:after="240"/>
        <w:rPr>
          <w:color w:val="FF0000"/>
        </w:rPr>
      </w:pPr>
      <w:r w:rsidRPr="006C7FC5">
        <w:rPr>
          <w:color w:val="FF0000"/>
          <w:highlight w:val="cyan"/>
        </w:rPr>
        <w:t>USING DFS</w:t>
      </w:r>
    </w:p>
    <w:p w14:paraId="2D13BA2A" w14:textId="77777777" w:rsidR="006124DA" w:rsidRDefault="006124DA" w:rsidP="006124DA">
      <w:pPr>
        <w:pStyle w:val="HTMLPreformatted"/>
        <w:shd w:val="clear" w:color="auto" w:fill="F7F9FA"/>
        <w:spacing w:after="240"/>
      </w:pPr>
      <w:r>
        <w:t>vector&lt;vector&lt;int&gt;&gt; verticalTraversal(TreeNode* root) {</w:t>
      </w:r>
    </w:p>
    <w:p w14:paraId="68D9AB1B" w14:textId="77777777" w:rsidR="006124DA" w:rsidRDefault="006124DA" w:rsidP="006124DA">
      <w:pPr>
        <w:pStyle w:val="HTMLPreformatted"/>
        <w:shd w:val="clear" w:color="auto" w:fill="F7F9FA"/>
        <w:spacing w:after="240"/>
      </w:pPr>
      <w:r>
        <w:t xml:space="preserve">        map&lt;int,map&lt;int,multiset&lt;int&gt;&gt;&gt;mp;</w:t>
      </w:r>
    </w:p>
    <w:p w14:paraId="01862073" w14:textId="77777777" w:rsidR="006124DA" w:rsidRDefault="006124DA" w:rsidP="006124DA">
      <w:pPr>
        <w:pStyle w:val="HTMLPreformatted"/>
        <w:shd w:val="clear" w:color="auto" w:fill="F7F9FA"/>
        <w:spacing w:after="240"/>
      </w:pPr>
      <w:r>
        <w:t xml:space="preserve">        traverse(root,0,0,mp);</w:t>
      </w:r>
    </w:p>
    <w:p w14:paraId="11979600" w14:textId="77777777" w:rsidR="006124DA" w:rsidRDefault="006124DA" w:rsidP="006124DA">
      <w:pPr>
        <w:pStyle w:val="HTMLPreformatted"/>
        <w:shd w:val="clear" w:color="auto" w:fill="F7F9FA"/>
        <w:spacing w:after="240"/>
      </w:pPr>
      <w:r>
        <w:t xml:space="preserve">        vector&lt;vector&lt;int&gt;&gt;ans;</w:t>
      </w:r>
    </w:p>
    <w:p w14:paraId="7F6236A5" w14:textId="77777777" w:rsidR="006124DA" w:rsidRDefault="006124DA" w:rsidP="006124DA">
      <w:pPr>
        <w:pStyle w:val="HTMLPreformatted"/>
        <w:shd w:val="clear" w:color="auto" w:fill="F7F9FA"/>
        <w:spacing w:after="240"/>
      </w:pPr>
      <w:r>
        <w:t xml:space="preserve">        for(auto it:mp)</w:t>
      </w:r>
    </w:p>
    <w:p w14:paraId="75D74991" w14:textId="77777777" w:rsidR="006124DA" w:rsidRDefault="006124DA" w:rsidP="006124DA">
      <w:pPr>
        <w:pStyle w:val="HTMLPreformatted"/>
        <w:shd w:val="clear" w:color="auto" w:fill="F7F9FA"/>
        <w:spacing w:after="240"/>
      </w:pPr>
      <w:r>
        <w:t xml:space="preserve">        {</w:t>
      </w:r>
    </w:p>
    <w:p w14:paraId="5F2E3E61" w14:textId="77777777" w:rsidR="006124DA" w:rsidRDefault="006124DA" w:rsidP="006124DA">
      <w:pPr>
        <w:pStyle w:val="HTMLPreformatted"/>
        <w:shd w:val="clear" w:color="auto" w:fill="F7F9FA"/>
        <w:spacing w:after="240"/>
      </w:pPr>
      <w:r>
        <w:t xml:space="preserve">            vector&lt;int&gt;v1;</w:t>
      </w:r>
    </w:p>
    <w:p w14:paraId="0C1BEF13" w14:textId="77777777" w:rsidR="006124DA" w:rsidRDefault="006124DA" w:rsidP="006124DA">
      <w:pPr>
        <w:pStyle w:val="HTMLPreformatted"/>
        <w:shd w:val="clear" w:color="auto" w:fill="F7F9FA"/>
        <w:spacing w:after="240"/>
      </w:pPr>
      <w:r>
        <w:t xml:space="preserve">            for(auto it1:it.second)</w:t>
      </w:r>
    </w:p>
    <w:p w14:paraId="26AF6B98" w14:textId="77777777" w:rsidR="006124DA" w:rsidRDefault="006124DA" w:rsidP="006124DA">
      <w:pPr>
        <w:pStyle w:val="HTMLPreformatted"/>
        <w:shd w:val="clear" w:color="auto" w:fill="F7F9FA"/>
        <w:spacing w:after="240"/>
      </w:pPr>
      <w:r>
        <w:t xml:space="preserve">            {</w:t>
      </w:r>
    </w:p>
    <w:p w14:paraId="32BF68D5" w14:textId="77777777" w:rsidR="006124DA" w:rsidRDefault="006124DA" w:rsidP="006124DA">
      <w:pPr>
        <w:pStyle w:val="HTMLPreformatted"/>
        <w:shd w:val="clear" w:color="auto" w:fill="F7F9FA"/>
        <w:spacing w:after="240"/>
      </w:pPr>
      <w:r>
        <w:t xml:space="preserve">                v1.insert(v1.end(),it1.second.begin(),it1.second.end());</w:t>
      </w:r>
    </w:p>
    <w:p w14:paraId="74257936" w14:textId="77777777" w:rsidR="006124DA" w:rsidRDefault="006124DA" w:rsidP="006124DA">
      <w:pPr>
        <w:pStyle w:val="HTMLPreformatted"/>
        <w:shd w:val="clear" w:color="auto" w:fill="F7F9FA"/>
        <w:spacing w:after="240"/>
      </w:pPr>
      <w:r>
        <w:t xml:space="preserve">            }</w:t>
      </w:r>
    </w:p>
    <w:p w14:paraId="5CA7F18B" w14:textId="77777777" w:rsidR="006124DA" w:rsidRDefault="006124DA" w:rsidP="006124DA">
      <w:pPr>
        <w:pStyle w:val="HTMLPreformatted"/>
        <w:shd w:val="clear" w:color="auto" w:fill="F7F9FA"/>
        <w:spacing w:after="240"/>
      </w:pPr>
      <w:r>
        <w:t xml:space="preserve">            ans.push_back(v1);</w:t>
      </w:r>
    </w:p>
    <w:p w14:paraId="31EA551D" w14:textId="77777777" w:rsidR="006124DA" w:rsidRDefault="006124DA" w:rsidP="006124DA">
      <w:pPr>
        <w:pStyle w:val="HTMLPreformatted"/>
        <w:shd w:val="clear" w:color="auto" w:fill="F7F9FA"/>
        <w:spacing w:after="240"/>
      </w:pPr>
      <w:r>
        <w:t xml:space="preserve">        }</w:t>
      </w:r>
    </w:p>
    <w:p w14:paraId="05CFF76E" w14:textId="77777777" w:rsidR="006124DA" w:rsidRDefault="006124DA" w:rsidP="006124DA">
      <w:pPr>
        <w:pStyle w:val="HTMLPreformatted"/>
        <w:shd w:val="clear" w:color="auto" w:fill="F7F9FA"/>
        <w:spacing w:after="240"/>
      </w:pPr>
      <w:r>
        <w:t xml:space="preserve">        return ans;</w:t>
      </w:r>
    </w:p>
    <w:p w14:paraId="1653EBCA" w14:textId="77777777" w:rsidR="006124DA" w:rsidRDefault="006124DA" w:rsidP="006124DA">
      <w:pPr>
        <w:pStyle w:val="HTMLPreformatted"/>
        <w:shd w:val="clear" w:color="auto" w:fill="F7F9FA"/>
        <w:spacing w:after="240"/>
      </w:pPr>
      <w:r>
        <w:t xml:space="preserve">    }</w:t>
      </w:r>
    </w:p>
    <w:p w14:paraId="2C895A08" w14:textId="77777777" w:rsidR="006124DA" w:rsidRDefault="006124DA" w:rsidP="006124DA">
      <w:pPr>
        <w:pStyle w:val="HTMLPreformatted"/>
        <w:shd w:val="clear" w:color="auto" w:fill="F7F9FA"/>
        <w:spacing w:after="240"/>
      </w:pPr>
      <w:r>
        <w:t xml:space="preserve">    void traverse(TreeNode*root,int x,int y,map&lt;int,map&lt;int,multiset&lt;int&gt;&gt;&gt;&amp;mp)</w:t>
      </w:r>
    </w:p>
    <w:p w14:paraId="2C4FC0D8" w14:textId="77777777" w:rsidR="006124DA" w:rsidRDefault="006124DA" w:rsidP="006124DA">
      <w:pPr>
        <w:pStyle w:val="HTMLPreformatted"/>
        <w:shd w:val="clear" w:color="auto" w:fill="F7F9FA"/>
        <w:spacing w:after="240"/>
      </w:pPr>
      <w:r>
        <w:t xml:space="preserve">    {</w:t>
      </w:r>
    </w:p>
    <w:p w14:paraId="0AA5F371" w14:textId="77777777" w:rsidR="006124DA" w:rsidRDefault="006124DA" w:rsidP="006124DA">
      <w:pPr>
        <w:pStyle w:val="HTMLPreformatted"/>
        <w:shd w:val="clear" w:color="auto" w:fill="F7F9FA"/>
        <w:spacing w:after="240"/>
      </w:pPr>
      <w:r>
        <w:t xml:space="preserve">        if(root)</w:t>
      </w:r>
    </w:p>
    <w:p w14:paraId="1B78E8C8" w14:textId="77777777" w:rsidR="006124DA" w:rsidRDefault="006124DA" w:rsidP="006124DA">
      <w:pPr>
        <w:pStyle w:val="HTMLPreformatted"/>
        <w:shd w:val="clear" w:color="auto" w:fill="F7F9FA"/>
        <w:spacing w:after="240"/>
      </w:pPr>
      <w:r>
        <w:t xml:space="preserve">        {</w:t>
      </w:r>
    </w:p>
    <w:p w14:paraId="0886F303" w14:textId="77777777" w:rsidR="006124DA" w:rsidRDefault="006124DA" w:rsidP="006124DA">
      <w:pPr>
        <w:pStyle w:val="HTMLPreformatted"/>
        <w:shd w:val="clear" w:color="auto" w:fill="F7F9FA"/>
        <w:spacing w:after="240"/>
      </w:pPr>
      <w:r>
        <w:t xml:space="preserve">            mp[x][y].insert(root-&gt;val);</w:t>
      </w:r>
    </w:p>
    <w:p w14:paraId="3C256FF7" w14:textId="77777777" w:rsidR="006124DA" w:rsidRDefault="006124DA" w:rsidP="006124DA">
      <w:pPr>
        <w:pStyle w:val="HTMLPreformatted"/>
        <w:shd w:val="clear" w:color="auto" w:fill="F7F9FA"/>
        <w:spacing w:after="240"/>
      </w:pPr>
      <w:r>
        <w:t xml:space="preserve">            traverse(root-&gt;left,x-1,y+1,mp);</w:t>
      </w:r>
    </w:p>
    <w:p w14:paraId="03452137" w14:textId="77777777" w:rsidR="006124DA" w:rsidRDefault="006124DA" w:rsidP="006124DA">
      <w:pPr>
        <w:pStyle w:val="HTMLPreformatted"/>
        <w:shd w:val="clear" w:color="auto" w:fill="F7F9FA"/>
        <w:spacing w:after="240"/>
      </w:pPr>
      <w:r>
        <w:t xml:space="preserve">            traverse(root-&gt;right,x+1,y+1,mp);</w:t>
      </w:r>
    </w:p>
    <w:p w14:paraId="0E17DD3A" w14:textId="77777777" w:rsidR="006124DA" w:rsidRDefault="006124DA" w:rsidP="006124DA">
      <w:pPr>
        <w:pStyle w:val="HTMLPreformatted"/>
        <w:shd w:val="clear" w:color="auto" w:fill="F7F9FA"/>
        <w:spacing w:after="240"/>
      </w:pPr>
      <w:r>
        <w:t xml:space="preserve">        }</w:t>
      </w:r>
    </w:p>
    <w:p w14:paraId="58A7A343" w14:textId="448EADEC" w:rsidR="006124DA" w:rsidRDefault="006124DA" w:rsidP="006124DA">
      <w:pPr>
        <w:pStyle w:val="HTMLPreformatted"/>
        <w:shd w:val="clear" w:color="auto" w:fill="F7F9FA"/>
        <w:spacing w:after="240"/>
      </w:pPr>
      <w:r>
        <w:lastRenderedPageBreak/>
        <w:t xml:space="preserve">    }</w:t>
      </w:r>
    </w:p>
    <w:p w14:paraId="5F194771" w14:textId="34CCF6B6" w:rsidR="00502EAD" w:rsidRPr="00502EAD" w:rsidRDefault="00A75DBD" w:rsidP="00502EAD">
      <w:pPr>
        <w:pStyle w:val="NormalWeb"/>
        <w:shd w:val="clear" w:color="auto" w:fill="FFFFFF"/>
        <w:spacing w:before="0" w:beforeAutospacing="0" w:after="240" w:afterAutospacing="0"/>
        <w:rPr>
          <w:rFonts w:ascii="Segoe UI" w:hAnsi="Segoe UI" w:cs="Segoe UI"/>
          <w:color w:val="263238"/>
          <w:sz w:val="21"/>
          <w:szCs w:val="21"/>
        </w:rPr>
      </w:pPr>
      <w:r>
        <w:t>88)</w:t>
      </w:r>
      <w:r w:rsidR="00502EAD" w:rsidRPr="00502EAD">
        <w:rPr>
          <w:rFonts w:ascii="Segoe UI" w:hAnsi="Segoe UI" w:cs="Segoe UI"/>
          <w:color w:val="263238"/>
          <w:sz w:val="21"/>
          <w:szCs w:val="21"/>
        </w:rPr>
        <w:t xml:space="preserve"> You're given strings </w:t>
      </w:r>
      <w:r w:rsidR="00502EAD" w:rsidRPr="00502EAD">
        <w:rPr>
          <w:rFonts w:ascii="Courier New" w:hAnsi="Courier New" w:cs="Courier New"/>
          <w:color w:val="546E7A"/>
          <w:sz w:val="20"/>
          <w:szCs w:val="20"/>
          <w:shd w:val="clear" w:color="auto" w:fill="F7F9FA"/>
        </w:rPr>
        <w:t>jewels</w:t>
      </w:r>
      <w:r w:rsidR="00502EAD" w:rsidRPr="00502EAD">
        <w:rPr>
          <w:rFonts w:ascii="Segoe UI" w:hAnsi="Segoe UI" w:cs="Segoe UI"/>
          <w:color w:val="263238"/>
          <w:sz w:val="21"/>
          <w:szCs w:val="21"/>
        </w:rPr>
        <w:t> representing the types of stones that are jewels, and </w:t>
      </w:r>
      <w:r w:rsidR="00502EAD" w:rsidRPr="00502EAD">
        <w:rPr>
          <w:rFonts w:ascii="Courier New" w:hAnsi="Courier New" w:cs="Courier New"/>
          <w:color w:val="546E7A"/>
          <w:sz w:val="20"/>
          <w:szCs w:val="20"/>
          <w:shd w:val="clear" w:color="auto" w:fill="F7F9FA"/>
        </w:rPr>
        <w:t>stones</w:t>
      </w:r>
      <w:r w:rsidR="00502EAD" w:rsidRPr="00502EAD">
        <w:rPr>
          <w:rFonts w:ascii="Segoe UI" w:hAnsi="Segoe UI" w:cs="Segoe UI"/>
          <w:color w:val="263238"/>
          <w:sz w:val="21"/>
          <w:szCs w:val="21"/>
        </w:rPr>
        <w:t> representing the stones you have. Each character in </w:t>
      </w:r>
      <w:r w:rsidR="00502EAD" w:rsidRPr="00502EAD">
        <w:rPr>
          <w:rFonts w:ascii="Courier New" w:hAnsi="Courier New" w:cs="Courier New"/>
          <w:color w:val="546E7A"/>
          <w:sz w:val="20"/>
          <w:szCs w:val="20"/>
          <w:shd w:val="clear" w:color="auto" w:fill="F7F9FA"/>
        </w:rPr>
        <w:t>stones</w:t>
      </w:r>
      <w:r w:rsidR="00502EAD" w:rsidRPr="00502EAD">
        <w:rPr>
          <w:rFonts w:ascii="Segoe UI" w:hAnsi="Segoe UI" w:cs="Segoe UI"/>
          <w:color w:val="263238"/>
          <w:sz w:val="21"/>
          <w:szCs w:val="21"/>
        </w:rPr>
        <w:t> is a type of stone you have. You want to know how many of the stones you have are also jewels.</w:t>
      </w:r>
    </w:p>
    <w:p w14:paraId="67D69D41" w14:textId="77777777" w:rsidR="00502EAD" w:rsidRPr="00502EAD" w:rsidRDefault="00502EAD" w:rsidP="00502EAD">
      <w:pPr>
        <w:shd w:val="clear" w:color="auto" w:fill="FFFFFF"/>
        <w:spacing w:after="240" w:line="240" w:lineRule="auto"/>
        <w:rPr>
          <w:rFonts w:ascii="Segoe UI" w:eastAsia="Times New Roman" w:hAnsi="Segoe UI" w:cs="Segoe UI"/>
          <w:color w:val="263238"/>
          <w:sz w:val="21"/>
          <w:szCs w:val="21"/>
        </w:rPr>
      </w:pPr>
      <w:r w:rsidRPr="00502EAD">
        <w:rPr>
          <w:rFonts w:ascii="Segoe UI" w:eastAsia="Times New Roman" w:hAnsi="Segoe UI" w:cs="Segoe UI"/>
          <w:color w:val="263238"/>
          <w:sz w:val="21"/>
          <w:szCs w:val="21"/>
        </w:rPr>
        <w:t>Letters are case sensitive, so </w:t>
      </w:r>
      <w:r w:rsidRPr="00502EAD">
        <w:rPr>
          <w:rFonts w:ascii="Courier New" w:eastAsia="Times New Roman" w:hAnsi="Courier New" w:cs="Courier New"/>
          <w:color w:val="546E7A"/>
          <w:sz w:val="20"/>
          <w:szCs w:val="20"/>
          <w:shd w:val="clear" w:color="auto" w:fill="F7F9FA"/>
        </w:rPr>
        <w:t>"a"</w:t>
      </w:r>
      <w:r w:rsidRPr="00502EAD">
        <w:rPr>
          <w:rFonts w:ascii="Segoe UI" w:eastAsia="Times New Roman" w:hAnsi="Segoe UI" w:cs="Segoe UI"/>
          <w:color w:val="263238"/>
          <w:sz w:val="21"/>
          <w:szCs w:val="21"/>
        </w:rPr>
        <w:t> is considered a different type of stone from </w:t>
      </w:r>
      <w:r w:rsidRPr="00502EAD">
        <w:rPr>
          <w:rFonts w:ascii="Courier New" w:eastAsia="Times New Roman" w:hAnsi="Courier New" w:cs="Courier New"/>
          <w:color w:val="546E7A"/>
          <w:sz w:val="20"/>
          <w:szCs w:val="20"/>
          <w:shd w:val="clear" w:color="auto" w:fill="F7F9FA"/>
        </w:rPr>
        <w:t>"A"</w:t>
      </w:r>
      <w:r w:rsidRPr="00502EAD">
        <w:rPr>
          <w:rFonts w:ascii="Segoe UI" w:eastAsia="Times New Roman" w:hAnsi="Segoe UI" w:cs="Segoe UI"/>
          <w:color w:val="263238"/>
          <w:sz w:val="21"/>
          <w:szCs w:val="21"/>
        </w:rPr>
        <w:t>.</w:t>
      </w:r>
    </w:p>
    <w:p w14:paraId="2F5BB356" w14:textId="77777777" w:rsidR="00502EAD" w:rsidRPr="00502EAD" w:rsidRDefault="00502EAD" w:rsidP="00502EAD">
      <w:pPr>
        <w:shd w:val="clear" w:color="auto" w:fill="FFFFFF"/>
        <w:spacing w:after="240" w:line="240" w:lineRule="auto"/>
        <w:rPr>
          <w:rFonts w:ascii="Segoe UI" w:eastAsia="Times New Roman" w:hAnsi="Segoe UI" w:cs="Segoe UI"/>
          <w:color w:val="263238"/>
          <w:sz w:val="21"/>
          <w:szCs w:val="21"/>
        </w:rPr>
      </w:pPr>
      <w:r w:rsidRPr="00502EAD">
        <w:rPr>
          <w:rFonts w:ascii="Segoe UI" w:eastAsia="Times New Roman" w:hAnsi="Segoe UI" w:cs="Segoe UI"/>
          <w:color w:val="263238"/>
          <w:sz w:val="21"/>
          <w:szCs w:val="21"/>
        </w:rPr>
        <w:t> </w:t>
      </w:r>
    </w:p>
    <w:p w14:paraId="6BFBB338" w14:textId="77777777" w:rsidR="00502EAD" w:rsidRPr="00502EAD" w:rsidRDefault="00502EAD" w:rsidP="00502EAD">
      <w:pPr>
        <w:shd w:val="clear" w:color="auto" w:fill="FFFFFF"/>
        <w:spacing w:after="240" w:line="240" w:lineRule="auto"/>
        <w:rPr>
          <w:rFonts w:ascii="Segoe UI" w:eastAsia="Times New Roman" w:hAnsi="Segoe UI" w:cs="Segoe UI"/>
          <w:color w:val="263238"/>
          <w:sz w:val="21"/>
          <w:szCs w:val="21"/>
        </w:rPr>
      </w:pPr>
      <w:r w:rsidRPr="00502EAD">
        <w:rPr>
          <w:rFonts w:ascii="Segoe UI" w:eastAsia="Times New Roman" w:hAnsi="Segoe UI" w:cs="Segoe UI"/>
          <w:b/>
          <w:bCs/>
          <w:color w:val="263238"/>
          <w:sz w:val="21"/>
          <w:szCs w:val="21"/>
        </w:rPr>
        <w:t>Example 1:</w:t>
      </w:r>
    </w:p>
    <w:p w14:paraId="32176866" w14:textId="77777777" w:rsidR="00502EAD" w:rsidRPr="00502EAD" w:rsidRDefault="00502EAD" w:rsidP="00502E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2EAD">
        <w:rPr>
          <w:rFonts w:ascii="Consolas" w:eastAsia="Times New Roman" w:hAnsi="Consolas" w:cs="Courier New"/>
          <w:b/>
          <w:bCs/>
          <w:color w:val="263238"/>
          <w:sz w:val="20"/>
          <w:szCs w:val="20"/>
        </w:rPr>
        <w:t>Input:</w:t>
      </w:r>
      <w:r w:rsidRPr="00502EAD">
        <w:rPr>
          <w:rFonts w:ascii="Consolas" w:eastAsia="Times New Roman" w:hAnsi="Consolas" w:cs="Courier New"/>
          <w:color w:val="263238"/>
          <w:sz w:val="20"/>
          <w:szCs w:val="20"/>
        </w:rPr>
        <w:t xml:space="preserve"> jewels = "aA", stones = "aAAbbbb"</w:t>
      </w:r>
    </w:p>
    <w:p w14:paraId="1C866875" w14:textId="44C83ACA" w:rsidR="00447944" w:rsidRPr="00502EAD" w:rsidRDefault="00502EAD" w:rsidP="00502E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2EAD">
        <w:rPr>
          <w:rFonts w:ascii="Consolas" w:eastAsia="Times New Roman" w:hAnsi="Consolas" w:cs="Courier New"/>
          <w:b/>
          <w:bCs/>
          <w:color w:val="263238"/>
          <w:sz w:val="20"/>
          <w:szCs w:val="20"/>
        </w:rPr>
        <w:t>Output:</w:t>
      </w:r>
      <w:r w:rsidRPr="00502EAD">
        <w:rPr>
          <w:rFonts w:ascii="Consolas" w:eastAsia="Times New Roman" w:hAnsi="Consolas" w:cs="Courier New"/>
          <w:color w:val="263238"/>
          <w:sz w:val="20"/>
          <w:szCs w:val="20"/>
        </w:rPr>
        <w:t xml:space="preserve"> 3</w:t>
      </w:r>
    </w:p>
    <w:p w14:paraId="2CFB5C09" w14:textId="77777777" w:rsidR="00502EAD" w:rsidRDefault="00A75DBD" w:rsidP="00502EAD">
      <w:pPr>
        <w:pStyle w:val="HTMLPreformatted"/>
        <w:shd w:val="clear" w:color="auto" w:fill="F7F9FA"/>
        <w:spacing w:after="240"/>
      </w:pPr>
      <w:r>
        <w:t>:</w:t>
      </w:r>
      <w:r w:rsidR="00502EAD">
        <w:t xml:space="preserve"> int numJewelsInStones(string jewels, string stones) {</w:t>
      </w:r>
    </w:p>
    <w:p w14:paraId="42069D3C" w14:textId="77777777" w:rsidR="00502EAD" w:rsidRDefault="00502EAD" w:rsidP="00502EAD">
      <w:pPr>
        <w:pStyle w:val="HTMLPreformatted"/>
        <w:shd w:val="clear" w:color="auto" w:fill="F7F9FA"/>
        <w:spacing w:after="240"/>
      </w:pPr>
      <w:r>
        <w:t xml:space="preserve">        int cnt=0;</w:t>
      </w:r>
    </w:p>
    <w:p w14:paraId="12CAEA14" w14:textId="77777777" w:rsidR="00502EAD" w:rsidRDefault="00502EAD" w:rsidP="00502EAD">
      <w:pPr>
        <w:pStyle w:val="HTMLPreformatted"/>
        <w:shd w:val="clear" w:color="auto" w:fill="F7F9FA"/>
        <w:spacing w:after="240"/>
      </w:pPr>
      <w:r>
        <w:t xml:space="preserve">        for(int i=0;i&lt;stones.size();i++)</w:t>
      </w:r>
    </w:p>
    <w:p w14:paraId="0D82CE98" w14:textId="77777777" w:rsidR="00502EAD" w:rsidRDefault="00502EAD" w:rsidP="00502EAD">
      <w:pPr>
        <w:pStyle w:val="HTMLPreformatted"/>
        <w:shd w:val="clear" w:color="auto" w:fill="F7F9FA"/>
        <w:spacing w:after="240"/>
      </w:pPr>
      <w:r>
        <w:t xml:space="preserve">        {</w:t>
      </w:r>
    </w:p>
    <w:p w14:paraId="6E3C6213" w14:textId="77777777" w:rsidR="00502EAD" w:rsidRDefault="00502EAD" w:rsidP="00502EAD">
      <w:pPr>
        <w:pStyle w:val="HTMLPreformatted"/>
        <w:shd w:val="clear" w:color="auto" w:fill="F7F9FA"/>
        <w:spacing w:after="240"/>
      </w:pPr>
      <w:r>
        <w:t xml:space="preserve">            cnt+=count(jewels.begin(),jewels.end(),stones[i]);</w:t>
      </w:r>
    </w:p>
    <w:p w14:paraId="1D8B7056" w14:textId="77777777" w:rsidR="00502EAD" w:rsidRDefault="00502EAD" w:rsidP="00502EAD">
      <w:pPr>
        <w:pStyle w:val="HTMLPreformatted"/>
        <w:shd w:val="clear" w:color="auto" w:fill="F7F9FA"/>
        <w:spacing w:after="240"/>
      </w:pPr>
      <w:r>
        <w:t xml:space="preserve">        }</w:t>
      </w:r>
    </w:p>
    <w:p w14:paraId="0961496B" w14:textId="77777777" w:rsidR="00502EAD" w:rsidRDefault="00502EAD" w:rsidP="00502EAD">
      <w:pPr>
        <w:pStyle w:val="HTMLPreformatted"/>
        <w:shd w:val="clear" w:color="auto" w:fill="F7F9FA"/>
        <w:spacing w:after="240"/>
      </w:pPr>
      <w:r>
        <w:t xml:space="preserve">        return cnt;</w:t>
      </w:r>
    </w:p>
    <w:p w14:paraId="03250CF5" w14:textId="6199CF68" w:rsidR="00A75DBD" w:rsidRDefault="00502EAD" w:rsidP="00502EAD">
      <w:pPr>
        <w:pStyle w:val="HTMLPreformatted"/>
        <w:shd w:val="clear" w:color="auto" w:fill="F7F9FA"/>
        <w:spacing w:after="240"/>
      </w:pPr>
      <w:r>
        <w:t xml:space="preserve">    }</w:t>
      </w:r>
    </w:p>
    <w:p w14:paraId="254F4509" w14:textId="25336EE9" w:rsidR="00805F31" w:rsidRPr="00805F31" w:rsidRDefault="00502EAD" w:rsidP="00805F31">
      <w:pPr>
        <w:pStyle w:val="NormalWeb"/>
        <w:shd w:val="clear" w:color="auto" w:fill="FFFFFF"/>
        <w:spacing w:before="0" w:beforeAutospacing="0" w:after="240" w:afterAutospacing="0"/>
        <w:rPr>
          <w:rFonts w:ascii="Segoe UI" w:hAnsi="Segoe UI" w:cs="Segoe UI"/>
          <w:color w:val="263238"/>
          <w:sz w:val="21"/>
          <w:szCs w:val="21"/>
        </w:rPr>
      </w:pPr>
      <w:r>
        <w:t>89)</w:t>
      </w:r>
      <w:r w:rsidR="00805F31" w:rsidRPr="00805F31">
        <w:rPr>
          <w:rFonts w:ascii="Segoe UI" w:hAnsi="Segoe UI" w:cs="Segoe UI"/>
          <w:color w:val="263238"/>
          <w:sz w:val="21"/>
          <w:szCs w:val="21"/>
        </w:rPr>
        <w:t xml:space="preserve"> For a string </w:t>
      </w:r>
      <w:r w:rsidR="00805F31" w:rsidRPr="00805F31">
        <w:rPr>
          <w:rFonts w:ascii="Courier New" w:hAnsi="Courier New" w:cs="Courier New"/>
          <w:color w:val="546E7A"/>
          <w:sz w:val="20"/>
          <w:szCs w:val="20"/>
          <w:shd w:val="clear" w:color="auto" w:fill="F7F9FA"/>
        </w:rPr>
        <w:t>sequence</w:t>
      </w:r>
      <w:r w:rsidR="00805F31" w:rsidRPr="00805F31">
        <w:rPr>
          <w:rFonts w:ascii="Segoe UI" w:hAnsi="Segoe UI" w:cs="Segoe UI"/>
          <w:color w:val="263238"/>
          <w:sz w:val="21"/>
          <w:szCs w:val="21"/>
        </w:rPr>
        <w:t>, a string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 is </w:t>
      </w:r>
      <w:r w:rsidR="00805F31" w:rsidRPr="00805F31">
        <w:rPr>
          <w:rFonts w:ascii="Courier New" w:hAnsi="Courier New" w:cs="Courier New"/>
          <w:b/>
          <w:bCs/>
          <w:color w:val="546E7A"/>
          <w:sz w:val="20"/>
          <w:szCs w:val="20"/>
          <w:shd w:val="clear" w:color="auto" w:fill="F7F9FA"/>
        </w:rPr>
        <w:t>k</w:t>
      </w:r>
      <w:r w:rsidR="00805F31" w:rsidRPr="00805F31">
        <w:rPr>
          <w:rFonts w:ascii="Segoe UI" w:hAnsi="Segoe UI" w:cs="Segoe UI"/>
          <w:b/>
          <w:bCs/>
          <w:color w:val="263238"/>
          <w:sz w:val="21"/>
          <w:szCs w:val="21"/>
        </w:rPr>
        <w:t>-repeating</w:t>
      </w:r>
      <w:r w:rsidR="00805F31" w:rsidRPr="00805F31">
        <w:rPr>
          <w:rFonts w:ascii="Segoe UI" w:hAnsi="Segoe UI" w:cs="Segoe UI"/>
          <w:color w:val="263238"/>
          <w:sz w:val="21"/>
          <w:szCs w:val="21"/>
        </w:rPr>
        <w:t> if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 concatenated </w:t>
      </w:r>
      <w:r w:rsidR="00805F31" w:rsidRPr="00805F31">
        <w:rPr>
          <w:rFonts w:ascii="Courier New" w:hAnsi="Courier New" w:cs="Courier New"/>
          <w:color w:val="546E7A"/>
          <w:sz w:val="20"/>
          <w:szCs w:val="20"/>
          <w:shd w:val="clear" w:color="auto" w:fill="F7F9FA"/>
        </w:rPr>
        <w:t>k</w:t>
      </w:r>
      <w:r w:rsidR="00805F31" w:rsidRPr="00805F31">
        <w:rPr>
          <w:rFonts w:ascii="Segoe UI" w:hAnsi="Segoe UI" w:cs="Segoe UI"/>
          <w:color w:val="263238"/>
          <w:sz w:val="21"/>
          <w:szCs w:val="21"/>
        </w:rPr>
        <w:t> times is a substring of </w:t>
      </w:r>
      <w:r w:rsidR="00805F31" w:rsidRPr="00805F31">
        <w:rPr>
          <w:rFonts w:ascii="Courier New" w:hAnsi="Courier New" w:cs="Courier New"/>
          <w:color w:val="546E7A"/>
          <w:sz w:val="20"/>
          <w:szCs w:val="20"/>
          <w:shd w:val="clear" w:color="auto" w:fill="F7F9FA"/>
        </w:rPr>
        <w:t>sequence</w:t>
      </w:r>
      <w:r w:rsidR="00805F31" w:rsidRPr="00805F31">
        <w:rPr>
          <w:rFonts w:ascii="Segoe UI" w:hAnsi="Segoe UI" w:cs="Segoe UI"/>
          <w:color w:val="263238"/>
          <w:sz w:val="21"/>
          <w:szCs w:val="21"/>
        </w:rPr>
        <w:t>. The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's </w:t>
      </w:r>
      <w:r w:rsidR="00805F31" w:rsidRPr="00805F31">
        <w:rPr>
          <w:rFonts w:ascii="Segoe UI" w:hAnsi="Segoe UI" w:cs="Segoe UI"/>
          <w:b/>
          <w:bCs/>
          <w:color w:val="263238"/>
          <w:sz w:val="21"/>
          <w:szCs w:val="21"/>
        </w:rPr>
        <w:t>maximum </w:t>
      </w:r>
      <w:r w:rsidR="00805F31" w:rsidRPr="00805F31">
        <w:rPr>
          <w:rFonts w:ascii="Courier New" w:hAnsi="Courier New" w:cs="Courier New"/>
          <w:b/>
          <w:bCs/>
          <w:color w:val="546E7A"/>
          <w:sz w:val="20"/>
          <w:szCs w:val="20"/>
          <w:shd w:val="clear" w:color="auto" w:fill="F7F9FA"/>
        </w:rPr>
        <w:t>k</w:t>
      </w:r>
      <w:r w:rsidR="00805F31" w:rsidRPr="00805F31">
        <w:rPr>
          <w:rFonts w:ascii="Segoe UI" w:hAnsi="Segoe UI" w:cs="Segoe UI"/>
          <w:b/>
          <w:bCs/>
          <w:color w:val="263238"/>
          <w:sz w:val="21"/>
          <w:szCs w:val="21"/>
        </w:rPr>
        <w:t>-repeating value</w:t>
      </w:r>
      <w:r w:rsidR="00805F31" w:rsidRPr="00805F31">
        <w:rPr>
          <w:rFonts w:ascii="Segoe UI" w:hAnsi="Segoe UI" w:cs="Segoe UI"/>
          <w:color w:val="263238"/>
          <w:sz w:val="21"/>
          <w:szCs w:val="21"/>
        </w:rPr>
        <w:t> is the highest value </w:t>
      </w:r>
      <w:r w:rsidR="00805F31" w:rsidRPr="00805F31">
        <w:rPr>
          <w:rFonts w:ascii="Courier New" w:hAnsi="Courier New" w:cs="Courier New"/>
          <w:color w:val="546E7A"/>
          <w:sz w:val="20"/>
          <w:szCs w:val="20"/>
          <w:shd w:val="clear" w:color="auto" w:fill="F7F9FA"/>
        </w:rPr>
        <w:t>k</w:t>
      </w:r>
      <w:r w:rsidR="00805F31" w:rsidRPr="00805F31">
        <w:rPr>
          <w:rFonts w:ascii="Segoe UI" w:hAnsi="Segoe UI" w:cs="Segoe UI"/>
          <w:color w:val="263238"/>
          <w:sz w:val="21"/>
          <w:szCs w:val="21"/>
        </w:rPr>
        <w:t> where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 is </w:t>
      </w:r>
      <w:r w:rsidR="00805F31" w:rsidRPr="00805F31">
        <w:rPr>
          <w:rFonts w:ascii="Courier New" w:hAnsi="Courier New" w:cs="Courier New"/>
          <w:color w:val="546E7A"/>
          <w:sz w:val="20"/>
          <w:szCs w:val="20"/>
          <w:shd w:val="clear" w:color="auto" w:fill="F7F9FA"/>
        </w:rPr>
        <w:t>k</w:t>
      </w:r>
      <w:r w:rsidR="00805F31" w:rsidRPr="00805F31">
        <w:rPr>
          <w:rFonts w:ascii="Segoe UI" w:hAnsi="Segoe UI" w:cs="Segoe UI"/>
          <w:color w:val="263238"/>
          <w:sz w:val="21"/>
          <w:szCs w:val="21"/>
        </w:rPr>
        <w:t>-repeating in </w:t>
      </w:r>
      <w:r w:rsidR="00805F31" w:rsidRPr="00805F31">
        <w:rPr>
          <w:rFonts w:ascii="Courier New" w:hAnsi="Courier New" w:cs="Courier New"/>
          <w:color w:val="546E7A"/>
          <w:sz w:val="20"/>
          <w:szCs w:val="20"/>
          <w:shd w:val="clear" w:color="auto" w:fill="F7F9FA"/>
        </w:rPr>
        <w:t>sequence</w:t>
      </w:r>
      <w:r w:rsidR="00805F31" w:rsidRPr="00805F31">
        <w:rPr>
          <w:rFonts w:ascii="Segoe UI" w:hAnsi="Segoe UI" w:cs="Segoe UI"/>
          <w:color w:val="263238"/>
          <w:sz w:val="21"/>
          <w:szCs w:val="21"/>
        </w:rPr>
        <w:t>. If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 is not a substring of </w:t>
      </w:r>
      <w:r w:rsidR="00805F31" w:rsidRPr="00805F31">
        <w:rPr>
          <w:rFonts w:ascii="Courier New" w:hAnsi="Courier New" w:cs="Courier New"/>
          <w:color w:val="546E7A"/>
          <w:sz w:val="20"/>
          <w:szCs w:val="20"/>
          <w:shd w:val="clear" w:color="auto" w:fill="F7F9FA"/>
        </w:rPr>
        <w:t>sequence</w:t>
      </w:r>
      <w:r w:rsidR="00805F31" w:rsidRPr="00805F31">
        <w:rPr>
          <w:rFonts w:ascii="Segoe UI" w:hAnsi="Segoe UI" w:cs="Segoe UI"/>
          <w:color w:val="263238"/>
          <w:sz w:val="21"/>
          <w:szCs w:val="21"/>
        </w:rPr>
        <w:t>, </w:t>
      </w:r>
      <w:r w:rsidR="00805F31" w:rsidRPr="00805F31">
        <w:rPr>
          <w:rFonts w:ascii="Courier New" w:hAnsi="Courier New" w:cs="Courier New"/>
          <w:color w:val="546E7A"/>
          <w:sz w:val="20"/>
          <w:szCs w:val="20"/>
          <w:shd w:val="clear" w:color="auto" w:fill="F7F9FA"/>
        </w:rPr>
        <w:t>word</w:t>
      </w:r>
      <w:r w:rsidR="00805F31" w:rsidRPr="00805F31">
        <w:rPr>
          <w:rFonts w:ascii="Segoe UI" w:hAnsi="Segoe UI" w:cs="Segoe UI"/>
          <w:color w:val="263238"/>
          <w:sz w:val="21"/>
          <w:szCs w:val="21"/>
        </w:rPr>
        <w:t>'s maximum </w:t>
      </w:r>
      <w:r w:rsidR="00805F31" w:rsidRPr="00805F31">
        <w:rPr>
          <w:rFonts w:ascii="Courier New" w:hAnsi="Courier New" w:cs="Courier New"/>
          <w:color w:val="546E7A"/>
          <w:sz w:val="20"/>
          <w:szCs w:val="20"/>
          <w:shd w:val="clear" w:color="auto" w:fill="F7F9FA"/>
        </w:rPr>
        <w:t>k</w:t>
      </w:r>
      <w:r w:rsidR="00805F31" w:rsidRPr="00805F31">
        <w:rPr>
          <w:rFonts w:ascii="Segoe UI" w:hAnsi="Segoe UI" w:cs="Segoe UI"/>
          <w:color w:val="263238"/>
          <w:sz w:val="21"/>
          <w:szCs w:val="21"/>
        </w:rPr>
        <w:t>-repeating value is </w:t>
      </w:r>
      <w:r w:rsidR="00805F31" w:rsidRPr="00805F31">
        <w:rPr>
          <w:rFonts w:ascii="Courier New" w:hAnsi="Courier New" w:cs="Courier New"/>
          <w:color w:val="546E7A"/>
          <w:sz w:val="20"/>
          <w:szCs w:val="20"/>
          <w:shd w:val="clear" w:color="auto" w:fill="F7F9FA"/>
        </w:rPr>
        <w:t>0</w:t>
      </w:r>
      <w:r w:rsidR="00805F31" w:rsidRPr="00805F31">
        <w:rPr>
          <w:rFonts w:ascii="Segoe UI" w:hAnsi="Segoe UI" w:cs="Segoe UI"/>
          <w:color w:val="263238"/>
          <w:sz w:val="21"/>
          <w:szCs w:val="21"/>
        </w:rPr>
        <w:t>.</w:t>
      </w:r>
    </w:p>
    <w:p w14:paraId="6D182B74" w14:textId="77777777" w:rsidR="00805F31" w:rsidRPr="00805F31" w:rsidRDefault="00805F31" w:rsidP="00805F31">
      <w:pPr>
        <w:shd w:val="clear" w:color="auto" w:fill="FFFFFF"/>
        <w:spacing w:after="240" w:line="240" w:lineRule="auto"/>
        <w:rPr>
          <w:rFonts w:ascii="Segoe UI" w:eastAsia="Times New Roman" w:hAnsi="Segoe UI" w:cs="Segoe UI"/>
          <w:color w:val="263238"/>
          <w:sz w:val="21"/>
          <w:szCs w:val="21"/>
        </w:rPr>
      </w:pPr>
      <w:r w:rsidRPr="00805F31">
        <w:rPr>
          <w:rFonts w:ascii="Segoe UI" w:eastAsia="Times New Roman" w:hAnsi="Segoe UI" w:cs="Segoe UI"/>
          <w:color w:val="263238"/>
          <w:sz w:val="21"/>
          <w:szCs w:val="21"/>
        </w:rPr>
        <w:t>Given strings </w:t>
      </w:r>
      <w:r w:rsidRPr="00805F31">
        <w:rPr>
          <w:rFonts w:ascii="Courier New" w:eastAsia="Times New Roman" w:hAnsi="Courier New" w:cs="Courier New"/>
          <w:color w:val="546E7A"/>
          <w:sz w:val="20"/>
          <w:szCs w:val="20"/>
          <w:shd w:val="clear" w:color="auto" w:fill="F7F9FA"/>
        </w:rPr>
        <w:t>sequence</w:t>
      </w:r>
      <w:r w:rsidRPr="00805F31">
        <w:rPr>
          <w:rFonts w:ascii="Segoe UI" w:eastAsia="Times New Roman" w:hAnsi="Segoe UI" w:cs="Segoe UI"/>
          <w:color w:val="263238"/>
          <w:sz w:val="21"/>
          <w:szCs w:val="21"/>
        </w:rPr>
        <w:t> and </w:t>
      </w:r>
      <w:r w:rsidRPr="00805F31">
        <w:rPr>
          <w:rFonts w:ascii="Courier New" w:eastAsia="Times New Roman" w:hAnsi="Courier New" w:cs="Courier New"/>
          <w:color w:val="546E7A"/>
          <w:sz w:val="20"/>
          <w:szCs w:val="20"/>
          <w:shd w:val="clear" w:color="auto" w:fill="F7F9FA"/>
        </w:rPr>
        <w:t>word</w:t>
      </w:r>
      <w:r w:rsidRPr="00805F31">
        <w:rPr>
          <w:rFonts w:ascii="Segoe UI" w:eastAsia="Times New Roman" w:hAnsi="Segoe UI" w:cs="Segoe UI"/>
          <w:color w:val="263238"/>
          <w:sz w:val="21"/>
          <w:szCs w:val="21"/>
        </w:rPr>
        <w:t>, return </w:t>
      </w:r>
      <w:r w:rsidRPr="00805F31">
        <w:rPr>
          <w:rFonts w:ascii="Segoe UI" w:eastAsia="Times New Roman" w:hAnsi="Segoe UI" w:cs="Segoe UI"/>
          <w:i/>
          <w:iCs/>
          <w:color w:val="263238"/>
          <w:sz w:val="21"/>
          <w:szCs w:val="21"/>
        </w:rPr>
        <w:t>the </w:t>
      </w:r>
      <w:r w:rsidRPr="00805F31">
        <w:rPr>
          <w:rFonts w:ascii="Segoe UI" w:eastAsia="Times New Roman" w:hAnsi="Segoe UI" w:cs="Segoe UI"/>
          <w:b/>
          <w:bCs/>
          <w:i/>
          <w:iCs/>
          <w:color w:val="263238"/>
          <w:sz w:val="21"/>
          <w:szCs w:val="21"/>
        </w:rPr>
        <w:t>maximum </w:t>
      </w:r>
      <w:r w:rsidRPr="00805F31">
        <w:rPr>
          <w:rFonts w:ascii="Courier New" w:eastAsia="Times New Roman" w:hAnsi="Courier New" w:cs="Courier New"/>
          <w:b/>
          <w:bCs/>
          <w:i/>
          <w:iCs/>
          <w:color w:val="546E7A"/>
          <w:sz w:val="20"/>
          <w:szCs w:val="20"/>
          <w:shd w:val="clear" w:color="auto" w:fill="F7F9FA"/>
        </w:rPr>
        <w:t>k</w:t>
      </w:r>
      <w:r w:rsidRPr="00805F31">
        <w:rPr>
          <w:rFonts w:ascii="Segoe UI" w:eastAsia="Times New Roman" w:hAnsi="Segoe UI" w:cs="Segoe UI"/>
          <w:b/>
          <w:bCs/>
          <w:i/>
          <w:iCs/>
          <w:color w:val="263238"/>
          <w:sz w:val="21"/>
          <w:szCs w:val="21"/>
        </w:rPr>
        <w:t>-repeating value</w:t>
      </w:r>
      <w:r w:rsidRPr="00805F31">
        <w:rPr>
          <w:rFonts w:ascii="Segoe UI" w:eastAsia="Times New Roman" w:hAnsi="Segoe UI" w:cs="Segoe UI"/>
          <w:i/>
          <w:iCs/>
          <w:color w:val="263238"/>
          <w:sz w:val="21"/>
          <w:szCs w:val="21"/>
        </w:rPr>
        <w:t> of </w:t>
      </w:r>
      <w:r w:rsidRPr="00805F31">
        <w:rPr>
          <w:rFonts w:ascii="Courier New" w:eastAsia="Times New Roman" w:hAnsi="Courier New" w:cs="Courier New"/>
          <w:i/>
          <w:iCs/>
          <w:color w:val="546E7A"/>
          <w:sz w:val="20"/>
          <w:szCs w:val="20"/>
          <w:shd w:val="clear" w:color="auto" w:fill="F7F9FA"/>
        </w:rPr>
        <w:t>word</w:t>
      </w:r>
      <w:r w:rsidRPr="00805F31">
        <w:rPr>
          <w:rFonts w:ascii="Segoe UI" w:eastAsia="Times New Roman" w:hAnsi="Segoe UI" w:cs="Segoe UI"/>
          <w:i/>
          <w:iCs/>
          <w:color w:val="263238"/>
          <w:sz w:val="21"/>
          <w:szCs w:val="21"/>
        </w:rPr>
        <w:t> in </w:t>
      </w:r>
      <w:r w:rsidRPr="00805F31">
        <w:rPr>
          <w:rFonts w:ascii="Courier New" w:eastAsia="Times New Roman" w:hAnsi="Courier New" w:cs="Courier New"/>
          <w:i/>
          <w:iCs/>
          <w:color w:val="546E7A"/>
          <w:sz w:val="20"/>
          <w:szCs w:val="20"/>
          <w:shd w:val="clear" w:color="auto" w:fill="F7F9FA"/>
        </w:rPr>
        <w:t>sequence</w:t>
      </w:r>
      <w:r w:rsidRPr="00805F31">
        <w:rPr>
          <w:rFonts w:ascii="Segoe UI" w:eastAsia="Times New Roman" w:hAnsi="Segoe UI" w:cs="Segoe UI"/>
          <w:color w:val="263238"/>
          <w:sz w:val="21"/>
          <w:szCs w:val="21"/>
        </w:rPr>
        <w:t>.</w:t>
      </w:r>
    </w:p>
    <w:p w14:paraId="53480264" w14:textId="77777777" w:rsidR="00805F31" w:rsidRPr="00805F31" w:rsidRDefault="00805F31" w:rsidP="00805F31">
      <w:pPr>
        <w:shd w:val="clear" w:color="auto" w:fill="FFFFFF"/>
        <w:spacing w:after="240" w:line="240" w:lineRule="auto"/>
        <w:rPr>
          <w:rFonts w:ascii="Segoe UI" w:eastAsia="Times New Roman" w:hAnsi="Segoe UI" w:cs="Segoe UI"/>
          <w:color w:val="263238"/>
          <w:sz w:val="21"/>
          <w:szCs w:val="21"/>
        </w:rPr>
      </w:pPr>
      <w:r w:rsidRPr="00805F31">
        <w:rPr>
          <w:rFonts w:ascii="Segoe UI" w:eastAsia="Times New Roman" w:hAnsi="Segoe UI" w:cs="Segoe UI"/>
          <w:color w:val="263238"/>
          <w:sz w:val="21"/>
          <w:szCs w:val="21"/>
        </w:rPr>
        <w:t> </w:t>
      </w:r>
    </w:p>
    <w:p w14:paraId="0C909CE9" w14:textId="77777777" w:rsidR="00805F31" w:rsidRPr="00805F31" w:rsidRDefault="00805F31" w:rsidP="00805F31">
      <w:pPr>
        <w:shd w:val="clear" w:color="auto" w:fill="FFFFFF"/>
        <w:spacing w:after="240" w:line="240" w:lineRule="auto"/>
        <w:rPr>
          <w:rFonts w:ascii="Segoe UI" w:eastAsia="Times New Roman" w:hAnsi="Segoe UI" w:cs="Segoe UI"/>
          <w:color w:val="263238"/>
          <w:sz w:val="21"/>
          <w:szCs w:val="21"/>
        </w:rPr>
      </w:pPr>
      <w:r w:rsidRPr="00805F31">
        <w:rPr>
          <w:rFonts w:ascii="Segoe UI" w:eastAsia="Times New Roman" w:hAnsi="Segoe UI" w:cs="Segoe UI"/>
          <w:b/>
          <w:bCs/>
          <w:color w:val="263238"/>
          <w:sz w:val="21"/>
          <w:szCs w:val="21"/>
        </w:rPr>
        <w:t>Example 1:</w:t>
      </w:r>
    </w:p>
    <w:p w14:paraId="22E03D4F" w14:textId="77777777" w:rsidR="00805F31" w:rsidRPr="00805F31" w:rsidRDefault="00805F31" w:rsidP="00805F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F31">
        <w:rPr>
          <w:rFonts w:ascii="Consolas" w:eastAsia="Times New Roman" w:hAnsi="Consolas" w:cs="Courier New"/>
          <w:b/>
          <w:bCs/>
          <w:color w:val="263238"/>
          <w:sz w:val="20"/>
          <w:szCs w:val="20"/>
        </w:rPr>
        <w:t>Input:</w:t>
      </w:r>
      <w:r w:rsidRPr="00805F31">
        <w:rPr>
          <w:rFonts w:ascii="Consolas" w:eastAsia="Times New Roman" w:hAnsi="Consolas" w:cs="Courier New"/>
          <w:color w:val="263238"/>
          <w:sz w:val="20"/>
          <w:szCs w:val="20"/>
        </w:rPr>
        <w:t xml:space="preserve"> sequence = "ababc", word = "ab"</w:t>
      </w:r>
    </w:p>
    <w:p w14:paraId="0F9CCF0D" w14:textId="77777777" w:rsidR="00805F31" w:rsidRPr="00805F31" w:rsidRDefault="00805F31" w:rsidP="00805F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F31">
        <w:rPr>
          <w:rFonts w:ascii="Consolas" w:eastAsia="Times New Roman" w:hAnsi="Consolas" w:cs="Courier New"/>
          <w:b/>
          <w:bCs/>
          <w:color w:val="263238"/>
          <w:sz w:val="20"/>
          <w:szCs w:val="20"/>
        </w:rPr>
        <w:t>Output:</w:t>
      </w:r>
      <w:r w:rsidRPr="00805F31">
        <w:rPr>
          <w:rFonts w:ascii="Consolas" w:eastAsia="Times New Roman" w:hAnsi="Consolas" w:cs="Courier New"/>
          <w:color w:val="263238"/>
          <w:sz w:val="20"/>
          <w:szCs w:val="20"/>
        </w:rPr>
        <w:t xml:space="preserve"> 2</w:t>
      </w:r>
    </w:p>
    <w:p w14:paraId="0DBFE6EA" w14:textId="77777777" w:rsidR="00805F31" w:rsidRPr="00805F31" w:rsidRDefault="00805F31" w:rsidP="00805F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F31">
        <w:rPr>
          <w:rFonts w:ascii="Consolas" w:eastAsia="Times New Roman" w:hAnsi="Consolas" w:cs="Courier New"/>
          <w:b/>
          <w:bCs/>
          <w:color w:val="263238"/>
          <w:sz w:val="20"/>
          <w:szCs w:val="20"/>
        </w:rPr>
        <w:t xml:space="preserve">Explanation: </w:t>
      </w:r>
      <w:r w:rsidRPr="00805F31">
        <w:rPr>
          <w:rFonts w:ascii="Consolas" w:eastAsia="Times New Roman" w:hAnsi="Consolas" w:cs="Courier New"/>
          <w:color w:val="263238"/>
          <w:sz w:val="20"/>
          <w:szCs w:val="20"/>
        </w:rPr>
        <w:t>"abab" is a substring in "</w:t>
      </w:r>
      <w:r w:rsidRPr="00805F31">
        <w:rPr>
          <w:rFonts w:ascii="Consolas" w:eastAsia="Times New Roman" w:hAnsi="Consolas" w:cs="Courier New"/>
          <w:color w:val="263238"/>
          <w:sz w:val="20"/>
          <w:szCs w:val="20"/>
          <w:u w:val="single"/>
        </w:rPr>
        <w:t>abab</w:t>
      </w:r>
      <w:r w:rsidRPr="00805F31">
        <w:rPr>
          <w:rFonts w:ascii="Consolas" w:eastAsia="Times New Roman" w:hAnsi="Consolas" w:cs="Courier New"/>
          <w:color w:val="263238"/>
          <w:sz w:val="20"/>
          <w:szCs w:val="20"/>
        </w:rPr>
        <w:t>c".</w:t>
      </w:r>
    </w:p>
    <w:p w14:paraId="64B6A491" w14:textId="160A5389" w:rsidR="00502EAD" w:rsidRDefault="00502EAD" w:rsidP="00502EAD">
      <w:pPr>
        <w:pStyle w:val="HTMLPreformatted"/>
        <w:shd w:val="clear" w:color="auto" w:fill="F7F9FA"/>
        <w:spacing w:after="240"/>
      </w:pPr>
    </w:p>
    <w:p w14:paraId="03F9F528" w14:textId="43FD8E0E" w:rsidR="00805F31" w:rsidRDefault="00805F31" w:rsidP="00805F31">
      <w:pPr>
        <w:pStyle w:val="NormalWeb"/>
        <w:shd w:val="clear" w:color="auto" w:fill="FFFFFF"/>
        <w:spacing w:before="0" w:beforeAutospacing="0" w:after="0" w:afterAutospacing="0"/>
        <w:textAlignment w:val="baseline"/>
        <w:rPr>
          <w:rFonts w:ascii="Arial" w:hAnsi="Arial" w:cs="Arial"/>
          <w:color w:val="273239"/>
          <w:spacing w:val="2"/>
          <w:sz w:val="26"/>
          <w:szCs w:val="26"/>
        </w:rPr>
      </w:pPr>
      <w:r>
        <w:t>:</w:t>
      </w:r>
      <w:r w:rsidRPr="00805F31">
        <w:rPr>
          <w:rStyle w:val="Strong"/>
          <w:rFonts w:ascii="Arial" w:eastAsiaTheme="majorEastAsia" w:hAnsi="Arial" w:cs="Arial"/>
          <w:color w:val="273239"/>
          <w:spacing w:val="2"/>
          <w:sz w:val="26"/>
          <w:szCs w:val="26"/>
          <w:u w:val="single"/>
          <w:bdr w:val="none" w:sz="0" w:space="0" w:color="auto" w:frame="1"/>
        </w:rPr>
        <w:t xml:space="preserve"> </w:t>
      </w:r>
      <w:r>
        <w:rPr>
          <w:rStyle w:val="Strong"/>
          <w:rFonts w:ascii="Arial" w:hAnsi="Arial" w:cs="Arial"/>
          <w:color w:val="273239"/>
          <w:spacing w:val="2"/>
          <w:sz w:val="26"/>
          <w:szCs w:val="26"/>
          <w:u w:val="single"/>
          <w:bdr w:val="none" w:sz="0" w:space="0" w:color="auto" w:frame="1"/>
        </w:rPr>
        <w:t>What is string::npos</w:t>
      </w:r>
      <w:r>
        <w:rPr>
          <w:rStyle w:val="Strong"/>
          <w:rFonts w:ascii="Arial" w:hAnsi="Arial" w:cs="Arial"/>
          <w:color w:val="273239"/>
          <w:spacing w:val="2"/>
          <w:sz w:val="26"/>
          <w:szCs w:val="26"/>
          <w:bdr w:val="none" w:sz="0" w:space="0" w:color="auto" w:frame="1"/>
        </w:rPr>
        <w:t>:</w:t>
      </w:r>
    </w:p>
    <w:p w14:paraId="273EBAA7" w14:textId="77777777" w:rsidR="00805F31" w:rsidRDefault="00805F31" w:rsidP="00A0090B">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It is a </w:t>
      </w:r>
      <w:hyperlink r:id="rId51" w:history="1">
        <w:r>
          <w:rPr>
            <w:rStyle w:val="Hyperlink"/>
            <w:rFonts w:ascii="Arial" w:hAnsi="Arial" w:cs="Arial"/>
            <w:spacing w:val="2"/>
            <w:sz w:val="26"/>
            <w:szCs w:val="26"/>
            <w:bdr w:val="none" w:sz="0" w:space="0" w:color="auto" w:frame="1"/>
          </w:rPr>
          <w:t>constant</w:t>
        </w:r>
      </w:hyperlink>
      <w:r>
        <w:rPr>
          <w:rFonts w:ascii="Arial" w:hAnsi="Arial" w:cs="Arial"/>
          <w:color w:val="273239"/>
          <w:spacing w:val="2"/>
          <w:sz w:val="26"/>
          <w:szCs w:val="26"/>
        </w:rPr>
        <w:t> </w:t>
      </w:r>
      <w:hyperlink r:id="rId52" w:history="1">
        <w:r>
          <w:rPr>
            <w:rStyle w:val="Hyperlink"/>
            <w:rFonts w:ascii="Arial" w:hAnsi="Arial" w:cs="Arial"/>
            <w:spacing w:val="2"/>
            <w:sz w:val="26"/>
            <w:szCs w:val="26"/>
            <w:bdr w:val="none" w:sz="0" w:space="0" w:color="auto" w:frame="1"/>
          </w:rPr>
          <w:t>static member</w:t>
        </w:r>
      </w:hyperlink>
      <w:r>
        <w:rPr>
          <w:rFonts w:ascii="Arial" w:hAnsi="Arial" w:cs="Arial"/>
          <w:color w:val="273239"/>
          <w:spacing w:val="2"/>
          <w:sz w:val="26"/>
          <w:szCs w:val="26"/>
        </w:rPr>
        <w:t> value with the highest possible value for an element of type </w:t>
      </w:r>
      <w:hyperlink r:id="rId53" w:history="1">
        <w:r>
          <w:rPr>
            <w:rStyle w:val="Strong"/>
            <w:rFonts w:ascii="Arial" w:hAnsi="Arial" w:cs="Arial"/>
            <w:color w:val="0000FF"/>
            <w:spacing w:val="2"/>
            <w:sz w:val="26"/>
            <w:szCs w:val="26"/>
            <w:u w:val="single"/>
            <w:bdr w:val="none" w:sz="0" w:space="0" w:color="auto" w:frame="1"/>
          </w:rPr>
          <w:t>size_t</w:t>
        </w:r>
      </w:hyperlink>
      <w:r>
        <w:rPr>
          <w:rFonts w:ascii="Arial" w:hAnsi="Arial" w:cs="Arial"/>
          <w:color w:val="273239"/>
          <w:spacing w:val="2"/>
          <w:sz w:val="26"/>
          <w:szCs w:val="26"/>
        </w:rPr>
        <w:t>.</w:t>
      </w:r>
    </w:p>
    <w:p w14:paraId="2C8B5835" w14:textId="77777777" w:rsidR="00805F31" w:rsidRDefault="00805F31" w:rsidP="00A0090B">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It actually means until the end of the </w:t>
      </w:r>
      <w:hyperlink r:id="rId54" w:history="1">
        <w:r>
          <w:rPr>
            <w:rStyle w:val="Hyperlink"/>
            <w:rFonts w:ascii="Arial" w:hAnsi="Arial" w:cs="Arial"/>
            <w:spacing w:val="2"/>
            <w:sz w:val="26"/>
            <w:szCs w:val="26"/>
            <w:bdr w:val="none" w:sz="0" w:space="0" w:color="auto" w:frame="1"/>
          </w:rPr>
          <w:t>string</w:t>
        </w:r>
      </w:hyperlink>
      <w:r>
        <w:rPr>
          <w:rFonts w:ascii="Arial" w:hAnsi="Arial" w:cs="Arial"/>
          <w:color w:val="273239"/>
          <w:spacing w:val="2"/>
          <w:sz w:val="26"/>
          <w:szCs w:val="26"/>
        </w:rPr>
        <w:t>.</w:t>
      </w:r>
    </w:p>
    <w:p w14:paraId="78C3C44A" w14:textId="77777777" w:rsidR="00805F31" w:rsidRDefault="00805F31" w:rsidP="00A0090B">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It is used as the value for a length parameter in the </w:t>
      </w:r>
      <w:hyperlink r:id="rId55" w:history="1">
        <w:r>
          <w:rPr>
            <w:rStyle w:val="Hyperlink"/>
            <w:rFonts w:ascii="Arial" w:hAnsi="Arial" w:cs="Arial"/>
            <w:spacing w:val="2"/>
            <w:sz w:val="26"/>
            <w:szCs w:val="26"/>
            <w:bdr w:val="none" w:sz="0" w:space="0" w:color="auto" w:frame="1"/>
          </w:rPr>
          <w:t>string</w:t>
        </w:r>
      </w:hyperlink>
      <w:r>
        <w:rPr>
          <w:rFonts w:ascii="Arial" w:hAnsi="Arial" w:cs="Arial"/>
          <w:color w:val="273239"/>
          <w:spacing w:val="2"/>
          <w:sz w:val="26"/>
          <w:szCs w:val="26"/>
        </w:rPr>
        <w:t>’s member functions.</w:t>
      </w:r>
    </w:p>
    <w:p w14:paraId="137734E9" w14:textId="7CF2A3CC" w:rsidR="00805F31" w:rsidRDefault="00805F31" w:rsidP="00A0090B">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As a return value, it is usually used to indicate no matches.</w:t>
      </w:r>
    </w:p>
    <w:p w14:paraId="429BAE9D" w14:textId="37464C55" w:rsidR="004E0EC1" w:rsidRPr="004E0EC1" w:rsidRDefault="00805F31" w:rsidP="004E0EC1">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4E0EC1" w:rsidRPr="004E0EC1">
        <w:t xml:space="preserve"> </w:t>
      </w:r>
      <w:r w:rsidR="004E0EC1" w:rsidRPr="004E0EC1">
        <w:rPr>
          <w:rFonts w:ascii="Arial" w:hAnsi="Arial" w:cs="Arial"/>
          <w:color w:val="273239"/>
          <w:spacing w:val="2"/>
          <w:sz w:val="26"/>
          <w:szCs w:val="26"/>
        </w:rPr>
        <w:t>int maxRepeating(string sequence, string word) {</w:t>
      </w:r>
    </w:p>
    <w:p w14:paraId="69868544"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int cnt=0;</w:t>
      </w:r>
    </w:p>
    <w:p w14:paraId="68B35F70"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string s=word;</w:t>
      </w:r>
    </w:p>
    <w:p w14:paraId="44612E71"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while(sequence.find(s)!=string::npos)</w:t>
      </w:r>
    </w:p>
    <w:p w14:paraId="5F3F8E53"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w:t>
      </w:r>
    </w:p>
    <w:p w14:paraId="2443E7DC"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cnt++;</w:t>
      </w:r>
    </w:p>
    <w:p w14:paraId="5C22B75D"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s+=word;</w:t>
      </w:r>
    </w:p>
    <w:p w14:paraId="3AE15FD3"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w:t>
      </w:r>
    </w:p>
    <w:p w14:paraId="7325F0D9" w14:textId="77777777" w:rsidR="004E0EC1" w:rsidRPr="004E0EC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return cnt;</w:t>
      </w:r>
    </w:p>
    <w:p w14:paraId="0382CC76" w14:textId="4EF7C5A9" w:rsidR="00805F31" w:rsidRDefault="004E0EC1" w:rsidP="004E0EC1">
      <w:pPr>
        <w:shd w:val="clear" w:color="auto" w:fill="FFFFFF"/>
        <w:spacing w:after="0" w:line="240" w:lineRule="auto"/>
        <w:textAlignment w:val="baseline"/>
        <w:rPr>
          <w:rFonts w:ascii="Arial" w:hAnsi="Arial" w:cs="Arial"/>
          <w:color w:val="273239"/>
          <w:spacing w:val="2"/>
          <w:sz w:val="26"/>
          <w:szCs w:val="26"/>
        </w:rPr>
      </w:pPr>
      <w:r w:rsidRPr="004E0EC1">
        <w:rPr>
          <w:rFonts w:ascii="Arial" w:hAnsi="Arial" w:cs="Arial"/>
          <w:color w:val="273239"/>
          <w:spacing w:val="2"/>
          <w:sz w:val="26"/>
          <w:szCs w:val="26"/>
        </w:rPr>
        <w:t xml:space="preserve">    }</w:t>
      </w:r>
    </w:p>
    <w:p w14:paraId="7A557A59" w14:textId="6319C2C1" w:rsidR="008F7571" w:rsidRPr="008F7571" w:rsidRDefault="002011D2" w:rsidP="008F7571">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90)</w:t>
      </w:r>
      <w:r w:rsidR="008F7571" w:rsidRPr="008F7571">
        <w:rPr>
          <w:rFonts w:ascii="Arial" w:hAnsi="Arial" w:cs="Arial"/>
          <w:color w:val="333333"/>
          <w:sz w:val="27"/>
          <w:szCs w:val="27"/>
        </w:rPr>
        <w:t xml:space="preserve"> Given below is a binary tree. The task is to print the top view of binary tree. Top view of a binary tree is the set of nodes visible when the tree is viewed from the top. For the given below tree</w:t>
      </w:r>
    </w:p>
    <w:p w14:paraId="3C43B473" w14:textId="77777777" w:rsidR="008F7571" w:rsidRPr="008F7571" w:rsidRDefault="008F7571" w:rsidP="008F7571">
      <w:pPr>
        <w:shd w:val="clear" w:color="auto" w:fill="FFFFFF"/>
        <w:spacing w:after="150" w:line="240" w:lineRule="auto"/>
        <w:rPr>
          <w:rFonts w:ascii="Arial" w:eastAsia="Times New Roman" w:hAnsi="Arial" w:cs="Arial"/>
          <w:color w:val="333333"/>
          <w:sz w:val="21"/>
          <w:szCs w:val="21"/>
        </w:rPr>
      </w:pPr>
      <w:r w:rsidRPr="008F7571">
        <w:rPr>
          <w:rFonts w:ascii="Arial" w:eastAsia="Times New Roman" w:hAnsi="Arial" w:cs="Arial"/>
          <w:color w:val="333333"/>
          <w:sz w:val="27"/>
          <w:szCs w:val="27"/>
        </w:rPr>
        <w:t>       1</w:t>
      </w:r>
      <w:r w:rsidRPr="008F7571">
        <w:rPr>
          <w:rFonts w:ascii="Arial" w:eastAsia="Times New Roman" w:hAnsi="Arial" w:cs="Arial"/>
          <w:color w:val="333333"/>
          <w:sz w:val="27"/>
          <w:szCs w:val="27"/>
        </w:rPr>
        <w:br/>
        <w:t>    /     \</w:t>
      </w:r>
      <w:r w:rsidRPr="008F7571">
        <w:rPr>
          <w:rFonts w:ascii="Arial" w:eastAsia="Times New Roman" w:hAnsi="Arial" w:cs="Arial"/>
          <w:color w:val="333333"/>
          <w:sz w:val="27"/>
          <w:szCs w:val="27"/>
        </w:rPr>
        <w:br/>
        <w:t>   2       3</w:t>
      </w:r>
      <w:r w:rsidRPr="008F7571">
        <w:rPr>
          <w:rFonts w:ascii="Arial" w:eastAsia="Times New Roman" w:hAnsi="Arial" w:cs="Arial"/>
          <w:color w:val="333333"/>
          <w:sz w:val="27"/>
          <w:szCs w:val="27"/>
        </w:rPr>
        <w:br/>
        <w:t>  /  \    /   \</w:t>
      </w:r>
      <w:r w:rsidRPr="008F7571">
        <w:rPr>
          <w:rFonts w:ascii="Arial" w:eastAsia="Times New Roman" w:hAnsi="Arial" w:cs="Arial"/>
          <w:color w:val="333333"/>
          <w:sz w:val="27"/>
          <w:szCs w:val="27"/>
        </w:rPr>
        <w:br/>
        <w:t>4    5  6   7</w:t>
      </w:r>
    </w:p>
    <w:p w14:paraId="0C6E6D08" w14:textId="77777777" w:rsidR="008F7571" w:rsidRPr="008F7571" w:rsidRDefault="008F7571" w:rsidP="008F7571">
      <w:pPr>
        <w:shd w:val="clear" w:color="auto" w:fill="FFFFFF"/>
        <w:spacing w:after="150" w:line="240" w:lineRule="auto"/>
        <w:rPr>
          <w:rFonts w:ascii="Arial" w:eastAsia="Times New Roman" w:hAnsi="Arial" w:cs="Arial"/>
          <w:color w:val="333333"/>
          <w:sz w:val="21"/>
          <w:szCs w:val="21"/>
        </w:rPr>
      </w:pPr>
      <w:r w:rsidRPr="008F7571">
        <w:rPr>
          <w:rFonts w:ascii="Arial" w:eastAsia="Times New Roman" w:hAnsi="Arial" w:cs="Arial"/>
          <w:color w:val="333333"/>
          <w:sz w:val="27"/>
          <w:szCs w:val="27"/>
        </w:rPr>
        <w:t>Top view will be: 4 2 1 3 7</w:t>
      </w:r>
      <w:r w:rsidRPr="008F7571">
        <w:rPr>
          <w:rFonts w:ascii="Arial" w:eastAsia="Times New Roman" w:hAnsi="Arial" w:cs="Arial"/>
          <w:color w:val="333333"/>
          <w:sz w:val="27"/>
          <w:szCs w:val="27"/>
        </w:rPr>
        <w:br/>
      </w:r>
      <w:r w:rsidRPr="008F7571">
        <w:rPr>
          <w:rFonts w:ascii="Arial" w:eastAsia="Times New Roman" w:hAnsi="Arial" w:cs="Arial"/>
          <w:b/>
          <w:bCs/>
          <w:color w:val="333333"/>
          <w:sz w:val="27"/>
          <w:szCs w:val="27"/>
        </w:rPr>
        <w:t>Note: </w:t>
      </w:r>
      <w:r w:rsidRPr="008F7571">
        <w:rPr>
          <w:rFonts w:ascii="Arial" w:eastAsia="Times New Roman" w:hAnsi="Arial" w:cs="Arial"/>
          <w:color w:val="333333"/>
          <w:sz w:val="27"/>
          <w:szCs w:val="27"/>
        </w:rPr>
        <w:t>Return nodes from </w:t>
      </w:r>
      <w:r w:rsidRPr="008F7571">
        <w:rPr>
          <w:rFonts w:ascii="Arial" w:eastAsia="Times New Roman" w:hAnsi="Arial" w:cs="Arial"/>
          <w:b/>
          <w:bCs/>
          <w:color w:val="333333"/>
          <w:sz w:val="27"/>
          <w:szCs w:val="27"/>
        </w:rPr>
        <w:t>leftmost </w:t>
      </w:r>
      <w:r w:rsidRPr="008F7571">
        <w:rPr>
          <w:rFonts w:ascii="Arial" w:eastAsia="Times New Roman" w:hAnsi="Arial" w:cs="Arial"/>
          <w:color w:val="333333"/>
          <w:sz w:val="27"/>
          <w:szCs w:val="27"/>
        </w:rPr>
        <w:t>node to </w:t>
      </w:r>
      <w:r w:rsidRPr="008F7571">
        <w:rPr>
          <w:rFonts w:ascii="Arial" w:eastAsia="Times New Roman" w:hAnsi="Arial" w:cs="Arial"/>
          <w:b/>
          <w:bCs/>
          <w:color w:val="333333"/>
          <w:sz w:val="27"/>
          <w:szCs w:val="27"/>
        </w:rPr>
        <w:t>rightmost </w:t>
      </w:r>
      <w:r w:rsidRPr="008F7571">
        <w:rPr>
          <w:rFonts w:ascii="Arial" w:eastAsia="Times New Roman" w:hAnsi="Arial" w:cs="Arial"/>
          <w:color w:val="333333"/>
          <w:sz w:val="27"/>
          <w:szCs w:val="27"/>
        </w:rPr>
        <w:t>node.</w:t>
      </w:r>
    </w:p>
    <w:p w14:paraId="035989CD" w14:textId="77777777" w:rsidR="008F7571" w:rsidRPr="008F7571" w:rsidRDefault="008F7571" w:rsidP="008F7571">
      <w:pPr>
        <w:shd w:val="clear" w:color="auto" w:fill="FFFFFF"/>
        <w:spacing w:after="150" w:line="240" w:lineRule="auto"/>
        <w:rPr>
          <w:rFonts w:ascii="Arial" w:eastAsia="Times New Roman" w:hAnsi="Arial" w:cs="Arial"/>
          <w:color w:val="333333"/>
          <w:sz w:val="21"/>
          <w:szCs w:val="21"/>
        </w:rPr>
      </w:pPr>
      <w:r w:rsidRPr="008F7571">
        <w:rPr>
          <w:rFonts w:ascii="Arial" w:eastAsia="Times New Roman" w:hAnsi="Arial" w:cs="Arial"/>
          <w:b/>
          <w:bCs/>
          <w:color w:val="333333"/>
          <w:sz w:val="27"/>
          <w:szCs w:val="27"/>
        </w:rPr>
        <w:t>Example 1:</w:t>
      </w:r>
    </w:p>
    <w:p w14:paraId="1D08324D" w14:textId="77777777" w:rsidR="008F7571" w:rsidRPr="008F7571" w:rsidRDefault="008F7571" w:rsidP="008F75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F7571">
        <w:rPr>
          <w:rFonts w:ascii="Consolas" w:eastAsia="Times New Roman" w:hAnsi="Consolas" w:cs="Courier New"/>
          <w:b/>
          <w:bCs/>
          <w:color w:val="333333"/>
          <w:sz w:val="27"/>
          <w:szCs w:val="27"/>
        </w:rPr>
        <w:t>Input:</w:t>
      </w:r>
    </w:p>
    <w:p w14:paraId="5E7E699F" w14:textId="77777777" w:rsidR="008F7571" w:rsidRPr="008F7571" w:rsidRDefault="008F7571" w:rsidP="008F75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F7571">
        <w:rPr>
          <w:rFonts w:ascii="Consolas" w:eastAsia="Times New Roman" w:hAnsi="Consolas" w:cs="Courier New"/>
          <w:color w:val="333333"/>
          <w:sz w:val="27"/>
          <w:szCs w:val="27"/>
        </w:rPr>
        <w:t>      1</w:t>
      </w:r>
    </w:p>
    <w:p w14:paraId="32A6D4B3" w14:textId="77777777" w:rsidR="008F7571" w:rsidRPr="008F7571" w:rsidRDefault="008F7571" w:rsidP="008F75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F7571">
        <w:rPr>
          <w:rFonts w:ascii="Consolas" w:eastAsia="Times New Roman" w:hAnsi="Consolas" w:cs="Courier New"/>
          <w:color w:val="333333"/>
          <w:sz w:val="27"/>
          <w:szCs w:val="27"/>
        </w:rPr>
        <w:t xml:space="preserve">   /    \</w:t>
      </w:r>
    </w:p>
    <w:p w14:paraId="453AABFF" w14:textId="77777777" w:rsidR="008F7571" w:rsidRPr="008F7571" w:rsidRDefault="008F7571" w:rsidP="008F75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F7571">
        <w:rPr>
          <w:rFonts w:ascii="Consolas" w:eastAsia="Times New Roman" w:hAnsi="Consolas" w:cs="Courier New"/>
          <w:color w:val="333333"/>
          <w:sz w:val="27"/>
          <w:szCs w:val="27"/>
        </w:rPr>
        <w:t xml:space="preserve">  2      3</w:t>
      </w:r>
    </w:p>
    <w:p w14:paraId="1266C761" w14:textId="5F634D82" w:rsidR="002011D2" w:rsidRPr="008F7571" w:rsidRDefault="008F7571" w:rsidP="008F75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F7571">
        <w:rPr>
          <w:rFonts w:ascii="Consolas" w:eastAsia="Times New Roman" w:hAnsi="Consolas" w:cs="Courier New"/>
          <w:b/>
          <w:bCs/>
          <w:color w:val="333333"/>
          <w:sz w:val="27"/>
          <w:szCs w:val="27"/>
        </w:rPr>
        <w:t xml:space="preserve">Output: </w:t>
      </w:r>
      <w:r w:rsidRPr="008F7571">
        <w:rPr>
          <w:rFonts w:ascii="Consolas" w:eastAsia="Times New Roman" w:hAnsi="Consolas" w:cs="Courier New"/>
          <w:color w:val="333333"/>
          <w:sz w:val="27"/>
          <w:szCs w:val="27"/>
        </w:rPr>
        <w:t>2 1 3</w:t>
      </w:r>
    </w:p>
    <w:p w14:paraId="3D47228A" w14:textId="77777777" w:rsidR="008F7571" w:rsidRPr="008F7571" w:rsidRDefault="002011D2" w:rsidP="008F7571">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8F7571" w:rsidRPr="008F7571">
        <w:rPr>
          <w:rFonts w:ascii="Arial" w:hAnsi="Arial" w:cs="Arial"/>
          <w:color w:val="273239"/>
          <w:spacing w:val="2"/>
          <w:sz w:val="26"/>
          <w:szCs w:val="26"/>
        </w:rPr>
        <w:t xml:space="preserve"> vector&lt;int&gt; topView(Node *root)</w:t>
      </w:r>
    </w:p>
    <w:p w14:paraId="6D04ECFC"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71046C1E"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//Your code here</w:t>
      </w:r>
    </w:p>
    <w:p w14:paraId="51B49C61"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vector&lt;int&gt;v;</w:t>
      </w:r>
    </w:p>
    <w:p w14:paraId="18E01B38"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map&lt;int,int&gt;m;</w:t>
      </w:r>
    </w:p>
    <w:p w14:paraId="6880EEFC"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lastRenderedPageBreak/>
        <w:t xml:space="preserve">        queue&lt;pair&lt;Node*,int&gt;&gt;q;</w:t>
      </w:r>
    </w:p>
    <w:p w14:paraId="355D29DE"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q.push({root,0});</w:t>
      </w:r>
    </w:p>
    <w:p w14:paraId="521BE7D7"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while(!q.empty())</w:t>
      </w:r>
    </w:p>
    <w:p w14:paraId="1399F3CE"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142AF15E"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auto it=q.front();</w:t>
      </w:r>
    </w:p>
    <w:p w14:paraId="4E7A5A38"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q.pop();</w:t>
      </w:r>
    </w:p>
    <w:p w14:paraId="46E40397"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Node*temp=it.first;</w:t>
      </w:r>
    </w:p>
    <w:p w14:paraId="346A8B40"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int x=it.second;</w:t>
      </w:r>
    </w:p>
    <w:p w14:paraId="766CF674"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if(m.find(x)==m.end())</w:t>
      </w:r>
    </w:p>
    <w:p w14:paraId="4D37C909"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m[x]=temp-&gt;data;</w:t>
      </w:r>
    </w:p>
    <w:p w14:paraId="702832B6"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if(temp-&gt;left)</w:t>
      </w:r>
    </w:p>
    <w:p w14:paraId="512E6528"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q.push({temp-&gt;left,x-1});</w:t>
      </w:r>
    </w:p>
    <w:p w14:paraId="7BEB7EE1"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if(temp-&gt;right)</w:t>
      </w:r>
    </w:p>
    <w:p w14:paraId="146F654B"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q.push({temp-&gt;right,x+1});</w:t>
      </w:r>
    </w:p>
    <w:p w14:paraId="108DA2ED"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24B005D0"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for(auto it:m)</w:t>
      </w:r>
    </w:p>
    <w:p w14:paraId="0FDBBA62"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7B89EF74"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v.push_back(it.second);</w:t>
      </w:r>
    </w:p>
    <w:p w14:paraId="75B43BA2"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1E60B7DB" w14:textId="77777777" w:rsidR="008F7571" w:rsidRPr="008F7571"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return v;</w:t>
      </w:r>
    </w:p>
    <w:p w14:paraId="63B20523" w14:textId="4D6CD65F" w:rsidR="002011D2" w:rsidRDefault="008F7571" w:rsidP="008F7571">
      <w:pPr>
        <w:shd w:val="clear" w:color="auto" w:fill="FFFFFF"/>
        <w:spacing w:after="0" w:line="240" w:lineRule="auto"/>
        <w:textAlignment w:val="baseline"/>
        <w:rPr>
          <w:rFonts w:ascii="Arial" w:hAnsi="Arial" w:cs="Arial"/>
          <w:color w:val="273239"/>
          <w:spacing w:val="2"/>
          <w:sz w:val="26"/>
          <w:szCs w:val="26"/>
        </w:rPr>
      </w:pPr>
      <w:r w:rsidRPr="008F7571">
        <w:rPr>
          <w:rFonts w:ascii="Arial" w:hAnsi="Arial" w:cs="Arial"/>
          <w:color w:val="273239"/>
          <w:spacing w:val="2"/>
          <w:sz w:val="26"/>
          <w:szCs w:val="26"/>
        </w:rPr>
        <w:t xml:space="preserve">    }</w:t>
      </w:r>
    </w:p>
    <w:p w14:paraId="01150B0A" w14:textId="6BF7E827" w:rsidR="00D34648" w:rsidRPr="00D34648" w:rsidRDefault="00AE7ADD" w:rsidP="00D34648">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91)</w:t>
      </w:r>
      <w:r w:rsidR="00D34648" w:rsidRPr="00D34648">
        <w:rPr>
          <w:rFonts w:ascii="Arial" w:hAnsi="Arial" w:cs="Arial"/>
          <w:color w:val="333333"/>
          <w:sz w:val="27"/>
          <w:szCs w:val="27"/>
        </w:rPr>
        <w:t xml:space="preserve"> Given a binary tree, print the bottom view from left to right.</w:t>
      </w:r>
      <w:r w:rsidR="00D34648" w:rsidRPr="00D34648">
        <w:rPr>
          <w:rFonts w:ascii="Arial" w:hAnsi="Arial" w:cs="Arial"/>
          <w:color w:val="333333"/>
          <w:sz w:val="27"/>
          <w:szCs w:val="27"/>
        </w:rPr>
        <w:br/>
        <w:t>A node is included in bottom view if it can be seen when we look at the tree from bottom.</w:t>
      </w:r>
    </w:p>
    <w:p w14:paraId="1F55248D" w14:textId="77777777" w:rsidR="00D34648" w:rsidRPr="00D34648" w:rsidRDefault="00D34648" w:rsidP="00D34648">
      <w:pPr>
        <w:shd w:val="clear" w:color="auto" w:fill="FFFFFF"/>
        <w:spacing w:after="150" w:line="240" w:lineRule="auto"/>
        <w:rPr>
          <w:rFonts w:ascii="Arial" w:eastAsia="Times New Roman" w:hAnsi="Arial" w:cs="Arial"/>
          <w:color w:val="333333"/>
          <w:sz w:val="21"/>
          <w:szCs w:val="21"/>
        </w:rPr>
      </w:pPr>
      <w:r w:rsidRPr="00D34648">
        <w:rPr>
          <w:rFonts w:ascii="Arial" w:eastAsia="Times New Roman" w:hAnsi="Arial" w:cs="Arial"/>
          <w:color w:val="333333"/>
          <w:sz w:val="27"/>
          <w:szCs w:val="27"/>
        </w:rPr>
        <w:t>                      20</w:t>
      </w:r>
      <w:r w:rsidRPr="00D34648">
        <w:rPr>
          <w:rFonts w:ascii="Arial" w:eastAsia="Times New Roman" w:hAnsi="Arial" w:cs="Arial"/>
          <w:color w:val="333333"/>
          <w:sz w:val="27"/>
          <w:szCs w:val="27"/>
        </w:rPr>
        <w:br/>
        <w:t>                    /    \</w:t>
      </w:r>
      <w:r w:rsidRPr="00D34648">
        <w:rPr>
          <w:rFonts w:ascii="Arial" w:eastAsia="Times New Roman" w:hAnsi="Arial" w:cs="Arial"/>
          <w:color w:val="333333"/>
          <w:sz w:val="27"/>
          <w:szCs w:val="27"/>
        </w:rPr>
        <w:br/>
        <w:t>                  8       22</w:t>
      </w:r>
      <w:r w:rsidRPr="00D34648">
        <w:rPr>
          <w:rFonts w:ascii="Arial" w:eastAsia="Times New Roman" w:hAnsi="Arial" w:cs="Arial"/>
          <w:color w:val="333333"/>
          <w:sz w:val="27"/>
          <w:szCs w:val="27"/>
        </w:rPr>
        <w:br/>
        <w:t>                /   \        \</w:t>
      </w:r>
      <w:r w:rsidRPr="00D34648">
        <w:rPr>
          <w:rFonts w:ascii="Arial" w:eastAsia="Times New Roman" w:hAnsi="Arial" w:cs="Arial"/>
          <w:color w:val="333333"/>
          <w:sz w:val="27"/>
          <w:szCs w:val="27"/>
        </w:rPr>
        <w:br/>
        <w:t>              5      3       25</w:t>
      </w:r>
      <w:r w:rsidRPr="00D34648">
        <w:rPr>
          <w:rFonts w:ascii="Arial" w:eastAsia="Times New Roman" w:hAnsi="Arial" w:cs="Arial"/>
          <w:color w:val="333333"/>
          <w:sz w:val="27"/>
          <w:szCs w:val="27"/>
        </w:rPr>
        <w:br/>
        <w:t>                    /   \      </w:t>
      </w:r>
      <w:r w:rsidRPr="00D34648">
        <w:rPr>
          <w:rFonts w:ascii="Arial" w:eastAsia="Times New Roman" w:hAnsi="Arial" w:cs="Arial"/>
          <w:color w:val="333333"/>
          <w:sz w:val="27"/>
          <w:szCs w:val="27"/>
        </w:rPr>
        <w:br/>
        <w:t>                  10    14</w:t>
      </w:r>
    </w:p>
    <w:p w14:paraId="2067E541" w14:textId="77777777" w:rsidR="00D34648" w:rsidRPr="00D34648" w:rsidRDefault="00D34648" w:rsidP="00D34648">
      <w:pPr>
        <w:shd w:val="clear" w:color="auto" w:fill="FFFFFF"/>
        <w:spacing w:after="150" w:line="240" w:lineRule="auto"/>
        <w:rPr>
          <w:rFonts w:ascii="Arial" w:eastAsia="Times New Roman" w:hAnsi="Arial" w:cs="Arial"/>
          <w:color w:val="333333"/>
          <w:sz w:val="21"/>
          <w:szCs w:val="21"/>
        </w:rPr>
      </w:pPr>
      <w:r w:rsidRPr="00D34648">
        <w:rPr>
          <w:rFonts w:ascii="Arial" w:eastAsia="Times New Roman" w:hAnsi="Arial" w:cs="Arial"/>
          <w:color w:val="333333"/>
          <w:sz w:val="27"/>
          <w:szCs w:val="27"/>
        </w:rPr>
        <w:t>For the above tree, the bottom view is 5 10 3 14 25.</w:t>
      </w:r>
      <w:r w:rsidRPr="00D34648">
        <w:rPr>
          <w:rFonts w:ascii="Arial" w:eastAsia="Times New Roman" w:hAnsi="Arial" w:cs="Arial"/>
          <w:color w:val="333333"/>
          <w:sz w:val="21"/>
          <w:szCs w:val="21"/>
        </w:rPr>
        <w:br/>
      </w:r>
      <w:r w:rsidRPr="00D34648">
        <w:rPr>
          <w:rFonts w:ascii="Arial" w:eastAsia="Times New Roman" w:hAnsi="Arial" w:cs="Arial"/>
          <w:color w:val="333333"/>
          <w:sz w:val="27"/>
          <w:szCs w:val="27"/>
        </w:rPr>
        <w:t>If there are </w:t>
      </w:r>
      <w:r w:rsidRPr="00D34648">
        <w:rPr>
          <w:rFonts w:ascii="Arial" w:eastAsia="Times New Roman" w:hAnsi="Arial" w:cs="Arial"/>
          <w:b/>
          <w:bCs/>
          <w:color w:val="333333"/>
          <w:sz w:val="27"/>
          <w:szCs w:val="27"/>
        </w:rPr>
        <w:t>multiple </w:t>
      </w:r>
      <w:r w:rsidRPr="00D34648">
        <w:rPr>
          <w:rFonts w:ascii="Arial" w:eastAsia="Times New Roman" w:hAnsi="Arial" w:cs="Arial"/>
          <w:color w:val="333333"/>
          <w:sz w:val="27"/>
          <w:szCs w:val="27"/>
        </w:rPr>
        <w:t>bottom-most nodes for a horizontal distance from root, then print the later one in level traversal. For example, in the below diagram, 3 and 4 are both the bottommost nodes at horizontal distance 0, we need to print 4.</w:t>
      </w:r>
    </w:p>
    <w:p w14:paraId="4CD2BE26" w14:textId="77777777" w:rsidR="00D34648" w:rsidRPr="00D34648" w:rsidRDefault="00D34648" w:rsidP="00D34648">
      <w:pPr>
        <w:shd w:val="clear" w:color="auto" w:fill="FFFFFF"/>
        <w:spacing w:after="150" w:line="240" w:lineRule="auto"/>
        <w:rPr>
          <w:rFonts w:ascii="Arial" w:eastAsia="Times New Roman" w:hAnsi="Arial" w:cs="Arial"/>
          <w:color w:val="333333"/>
          <w:sz w:val="21"/>
          <w:szCs w:val="21"/>
        </w:rPr>
      </w:pPr>
      <w:r w:rsidRPr="00D34648">
        <w:rPr>
          <w:rFonts w:ascii="Arial" w:eastAsia="Times New Roman" w:hAnsi="Arial" w:cs="Arial"/>
          <w:color w:val="333333"/>
          <w:sz w:val="27"/>
          <w:szCs w:val="27"/>
        </w:rPr>
        <w:t>                      20</w:t>
      </w:r>
      <w:r w:rsidRPr="00D34648">
        <w:rPr>
          <w:rFonts w:ascii="Arial" w:eastAsia="Times New Roman" w:hAnsi="Arial" w:cs="Arial"/>
          <w:color w:val="333333"/>
          <w:sz w:val="27"/>
          <w:szCs w:val="27"/>
        </w:rPr>
        <w:br/>
        <w:t>                    /    \</w:t>
      </w:r>
      <w:r w:rsidRPr="00D34648">
        <w:rPr>
          <w:rFonts w:ascii="Arial" w:eastAsia="Times New Roman" w:hAnsi="Arial" w:cs="Arial"/>
          <w:color w:val="333333"/>
          <w:sz w:val="27"/>
          <w:szCs w:val="27"/>
        </w:rPr>
        <w:br/>
        <w:t>                  8       22</w:t>
      </w:r>
      <w:r w:rsidRPr="00D34648">
        <w:rPr>
          <w:rFonts w:ascii="Arial" w:eastAsia="Times New Roman" w:hAnsi="Arial" w:cs="Arial"/>
          <w:color w:val="333333"/>
          <w:sz w:val="27"/>
          <w:szCs w:val="27"/>
        </w:rPr>
        <w:br/>
        <w:t>                /   \     /   \</w:t>
      </w:r>
      <w:r w:rsidRPr="00D34648">
        <w:rPr>
          <w:rFonts w:ascii="Arial" w:eastAsia="Times New Roman" w:hAnsi="Arial" w:cs="Arial"/>
          <w:color w:val="333333"/>
          <w:sz w:val="27"/>
          <w:szCs w:val="27"/>
        </w:rPr>
        <w:br/>
        <w:t>              5      3 4     25</w:t>
      </w:r>
      <w:r w:rsidRPr="00D34648">
        <w:rPr>
          <w:rFonts w:ascii="Arial" w:eastAsia="Times New Roman" w:hAnsi="Arial" w:cs="Arial"/>
          <w:color w:val="333333"/>
          <w:sz w:val="27"/>
          <w:szCs w:val="27"/>
        </w:rPr>
        <w:br/>
      </w:r>
      <w:r w:rsidRPr="00D34648">
        <w:rPr>
          <w:rFonts w:ascii="Arial" w:eastAsia="Times New Roman" w:hAnsi="Arial" w:cs="Arial"/>
          <w:color w:val="333333"/>
          <w:sz w:val="27"/>
          <w:szCs w:val="27"/>
        </w:rPr>
        <w:lastRenderedPageBreak/>
        <w:t>                     /    \      </w:t>
      </w:r>
      <w:r w:rsidRPr="00D34648">
        <w:rPr>
          <w:rFonts w:ascii="Arial" w:eastAsia="Times New Roman" w:hAnsi="Arial" w:cs="Arial"/>
          <w:color w:val="333333"/>
          <w:sz w:val="27"/>
          <w:szCs w:val="27"/>
        </w:rPr>
        <w:br/>
        <w:t>                 10       14</w:t>
      </w:r>
    </w:p>
    <w:p w14:paraId="4BD59D98" w14:textId="77777777" w:rsidR="00D34648" w:rsidRPr="00D34648" w:rsidRDefault="00D34648" w:rsidP="00D34648">
      <w:pPr>
        <w:shd w:val="clear" w:color="auto" w:fill="FFFFFF"/>
        <w:spacing w:after="150" w:line="240" w:lineRule="auto"/>
        <w:rPr>
          <w:rFonts w:ascii="Arial" w:eastAsia="Times New Roman" w:hAnsi="Arial" w:cs="Arial"/>
          <w:color w:val="333333"/>
          <w:sz w:val="21"/>
          <w:szCs w:val="21"/>
        </w:rPr>
      </w:pPr>
      <w:r w:rsidRPr="00D34648">
        <w:rPr>
          <w:rFonts w:ascii="Arial" w:eastAsia="Times New Roman" w:hAnsi="Arial" w:cs="Arial"/>
          <w:color w:val="333333"/>
          <w:sz w:val="27"/>
          <w:szCs w:val="27"/>
        </w:rPr>
        <w:t>For the above tree the output should be 5 10 4 14 25.</w:t>
      </w:r>
      <w:r w:rsidRPr="00D34648">
        <w:rPr>
          <w:rFonts w:ascii="Arial" w:eastAsia="Times New Roman" w:hAnsi="Arial" w:cs="Arial"/>
          <w:color w:val="333333"/>
          <w:sz w:val="21"/>
          <w:szCs w:val="21"/>
        </w:rPr>
        <w:br/>
        <w:t> </w:t>
      </w:r>
    </w:p>
    <w:p w14:paraId="5D0BB406" w14:textId="77777777" w:rsidR="00D34648" w:rsidRPr="00D34648" w:rsidRDefault="00D34648" w:rsidP="00D34648">
      <w:pPr>
        <w:shd w:val="clear" w:color="auto" w:fill="FFFFFF"/>
        <w:spacing w:after="150" w:line="240" w:lineRule="auto"/>
        <w:rPr>
          <w:rFonts w:ascii="Arial" w:eastAsia="Times New Roman" w:hAnsi="Arial" w:cs="Arial"/>
          <w:color w:val="333333"/>
          <w:sz w:val="21"/>
          <w:szCs w:val="21"/>
        </w:rPr>
      </w:pPr>
      <w:r w:rsidRPr="00D34648">
        <w:rPr>
          <w:rFonts w:ascii="Arial" w:eastAsia="Times New Roman" w:hAnsi="Arial" w:cs="Arial"/>
          <w:b/>
          <w:bCs/>
          <w:color w:val="333333"/>
          <w:sz w:val="27"/>
          <w:szCs w:val="27"/>
        </w:rPr>
        <w:t>Example 1:</w:t>
      </w:r>
    </w:p>
    <w:p w14:paraId="250621EC"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34648">
        <w:rPr>
          <w:rFonts w:ascii="Consolas" w:eastAsia="Times New Roman" w:hAnsi="Consolas" w:cs="Courier New"/>
          <w:b/>
          <w:bCs/>
          <w:color w:val="333333"/>
          <w:sz w:val="27"/>
          <w:szCs w:val="27"/>
        </w:rPr>
        <w:t>Input:</w:t>
      </w:r>
    </w:p>
    <w:p w14:paraId="7750291B"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 xml:space="preserve">       1</w:t>
      </w:r>
    </w:p>
    <w:p w14:paraId="5945F0DC"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     /   \</w:t>
      </w:r>
    </w:p>
    <w:p w14:paraId="6B361218"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    3     2</w:t>
      </w:r>
    </w:p>
    <w:p w14:paraId="14610B52"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34648">
        <w:rPr>
          <w:rFonts w:ascii="Consolas" w:eastAsia="Times New Roman" w:hAnsi="Consolas" w:cs="Courier New"/>
          <w:b/>
          <w:bCs/>
          <w:color w:val="333333"/>
          <w:sz w:val="27"/>
          <w:szCs w:val="27"/>
        </w:rPr>
        <w:t xml:space="preserve">Output: </w:t>
      </w:r>
      <w:r w:rsidRPr="00D34648">
        <w:rPr>
          <w:rFonts w:ascii="Consolas" w:eastAsia="Times New Roman" w:hAnsi="Consolas" w:cs="Courier New"/>
          <w:color w:val="333333"/>
          <w:sz w:val="27"/>
          <w:szCs w:val="27"/>
        </w:rPr>
        <w:t>3 1 2</w:t>
      </w:r>
    </w:p>
    <w:p w14:paraId="69FC1224"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b/>
          <w:bCs/>
          <w:color w:val="333333"/>
          <w:sz w:val="27"/>
          <w:szCs w:val="27"/>
        </w:rPr>
        <w:t>Explanation:</w:t>
      </w:r>
    </w:p>
    <w:p w14:paraId="0650E89E"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First case represents a tree with 3 nodes</w:t>
      </w:r>
    </w:p>
    <w:p w14:paraId="68F89A56"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and 2 edges where root is 1, left child of</w:t>
      </w:r>
    </w:p>
    <w:p w14:paraId="2445C423"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1 is 3 and right child of 1 is 2.</w:t>
      </w:r>
    </w:p>
    <w:p w14:paraId="238245F6" w14:textId="6B2AE3BF"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noProof/>
          <w:color w:val="333333"/>
          <w:sz w:val="27"/>
          <w:szCs w:val="27"/>
        </w:rPr>
        <w:drawing>
          <wp:inline distT="0" distB="0" distL="0" distR="0" wp14:anchorId="47757BA4" wp14:editId="1496759E">
            <wp:extent cx="4579620" cy="2316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9620" cy="2316480"/>
                    </a:xfrm>
                    <a:prstGeom prst="rect">
                      <a:avLst/>
                    </a:prstGeom>
                    <a:noFill/>
                    <a:ln>
                      <a:noFill/>
                    </a:ln>
                  </pic:spPr>
                </pic:pic>
              </a:graphicData>
            </a:graphic>
          </wp:inline>
        </w:drawing>
      </w:r>
    </w:p>
    <w:p w14:paraId="57C2C0A3" w14:textId="77777777" w:rsidR="00D34648"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34648">
        <w:rPr>
          <w:rFonts w:ascii="Consolas" w:eastAsia="Times New Roman" w:hAnsi="Consolas" w:cs="Courier New"/>
          <w:color w:val="333333"/>
          <w:sz w:val="27"/>
          <w:szCs w:val="27"/>
        </w:rPr>
        <w:t>Thus nodes of the binary tree will be</w:t>
      </w:r>
    </w:p>
    <w:p w14:paraId="6368E788" w14:textId="69D05F79" w:rsidR="00AE7ADD" w:rsidRPr="00D34648" w:rsidRDefault="00D34648" w:rsidP="00D3464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34648">
        <w:rPr>
          <w:rFonts w:ascii="Consolas" w:eastAsia="Times New Roman" w:hAnsi="Consolas" w:cs="Courier New"/>
          <w:color w:val="333333"/>
          <w:sz w:val="27"/>
          <w:szCs w:val="27"/>
        </w:rPr>
        <w:t>printed as such 3 1 2.</w:t>
      </w:r>
    </w:p>
    <w:p w14:paraId="10BE8D91" w14:textId="77777777" w:rsidR="00D34648" w:rsidRPr="00D34648" w:rsidRDefault="00AE7ADD" w:rsidP="00D3464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D34648" w:rsidRPr="00D34648">
        <w:rPr>
          <w:rFonts w:ascii="Arial" w:hAnsi="Arial" w:cs="Arial"/>
          <w:color w:val="273239"/>
          <w:spacing w:val="2"/>
          <w:sz w:val="26"/>
          <w:szCs w:val="26"/>
        </w:rPr>
        <w:t xml:space="preserve">  vector &lt;int&gt; bottomView(Node *root) {</w:t>
      </w:r>
    </w:p>
    <w:p w14:paraId="7949A3ED"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 Your Code Here</w:t>
      </w:r>
    </w:p>
    <w:p w14:paraId="1922BA67"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vector&lt;int&gt;v;</w:t>
      </w:r>
    </w:p>
    <w:p w14:paraId="6455CC45"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map&lt;int,int&gt;m;</w:t>
      </w:r>
    </w:p>
    <w:p w14:paraId="4A8A5E83"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if(!root)</w:t>
      </w:r>
    </w:p>
    <w:p w14:paraId="3958B390"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lastRenderedPageBreak/>
        <w:t xml:space="preserve">        return v;</w:t>
      </w:r>
    </w:p>
    <w:p w14:paraId="1AED6B57"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queue&lt;pair&lt;Node*,int&gt;&gt;q;</w:t>
      </w:r>
    </w:p>
    <w:p w14:paraId="213B9BC9"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q.push({root,0});</w:t>
      </w:r>
    </w:p>
    <w:p w14:paraId="06D423D2"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while(!q.empty())</w:t>
      </w:r>
    </w:p>
    <w:p w14:paraId="136EF2CD"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t>
      </w:r>
    </w:p>
    <w:p w14:paraId="22656F34"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auto it=q.front();</w:t>
      </w:r>
    </w:p>
    <w:p w14:paraId="2867D15E"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q.pop();</w:t>
      </w:r>
    </w:p>
    <w:p w14:paraId="31D7D4D2"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Node*temp=it.first;</w:t>
      </w:r>
    </w:p>
    <w:p w14:paraId="400C55AE"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int x=it.second;</w:t>
      </w:r>
    </w:p>
    <w:p w14:paraId="343FC270"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m[x]=temp-&gt;data;</w:t>
      </w:r>
    </w:p>
    <w:p w14:paraId="0D130E72"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if(temp-&gt;left)</w:t>
      </w:r>
    </w:p>
    <w:p w14:paraId="2F1DD108"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q.push({temp-&gt;left,x-1});</w:t>
      </w:r>
    </w:p>
    <w:p w14:paraId="25E8DA6D"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if(temp-&gt;right)</w:t>
      </w:r>
    </w:p>
    <w:p w14:paraId="71105C1D"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q.push({temp-&gt;right,x+1});</w:t>
      </w:r>
    </w:p>
    <w:p w14:paraId="1BAAC08B"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t>
      </w:r>
    </w:p>
    <w:p w14:paraId="00A95FA7"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for(auto it:m)</w:t>
      </w:r>
    </w:p>
    <w:p w14:paraId="7CC74442"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t>
      </w:r>
    </w:p>
    <w:p w14:paraId="039299D5"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v.push_back(it.second);</w:t>
      </w:r>
    </w:p>
    <w:p w14:paraId="2A243727"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t>
      </w:r>
    </w:p>
    <w:p w14:paraId="4A64A48A" w14:textId="77777777" w:rsidR="00D34648" w:rsidRPr="00D34648"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return v;</w:t>
      </w:r>
    </w:p>
    <w:p w14:paraId="76C98C5F" w14:textId="621ABBFC" w:rsidR="00AE7ADD" w:rsidRDefault="00D34648" w:rsidP="00D34648">
      <w:pPr>
        <w:shd w:val="clear" w:color="auto" w:fill="FFFFFF"/>
        <w:spacing w:after="0" w:line="240" w:lineRule="auto"/>
        <w:textAlignment w:val="baseline"/>
        <w:rPr>
          <w:rFonts w:ascii="Arial" w:hAnsi="Arial" w:cs="Arial"/>
          <w:color w:val="273239"/>
          <w:spacing w:val="2"/>
          <w:sz w:val="26"/>
          <w:szCs w:val="26"/>
        </w:rPr>
      </w:pPr>
      <w:r w:rsidRPr="00D34648">
        <w:rPr>
          <w:rFonts w:ascii="Arial" w:hAnsi="Arial" w:cs="Arial"/>
          <w:color w:val="273239"/>
          <w:spacing w:val="2"/>
          <w:sz w:val="26"/>
          <w:szCs w:val="26"/>
        </w:rPr>
        <w:t xml:space="preserve">    }</w:t>
      </w:r>
    </w:p>
    <w:p w14:paraId="3B842D8C" w14:textId="10609B1D" w:rsidR="00EC4589" w:rsidRPr="00EC4589" w:rsidRDefault="00614FD5" w:rsidP="00EC4589">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92)</w:t>
      </w:r>
      <w:r w:rsidR="00EC4589" w:rsidRPr="00EC4589">
        <w:rPr>
          <w:rFonts w:ascii="Segoe UI" w:hAnsi="Segoe UI" w:cs="Segoe UI"/>
          <w:color w:val="263238"/>
          <w:sz w:val="21"/>
          <w:szCs w:val="21"/>
        </w:rPr>
        <w:t xml:space="preserve"> Given the </w:t>
      </w:r>
      <w:r w:rsidR="00EC4589" w:rsidRPr="00EC4589">
        <w:rPr>
          <w:rFonts w:ascii="Courier New" w:hAnsi="Courier New" w:cs="Courier New"/>
          <w:color w:val="546E7A"/>
          <w:sz w:val="20"/>
          <w:szCs w:val="20"/>
          <w:shd w:val="clear" w:color="auto" w:fill="F7F9FA"/>
        </w:rPr>
        <w:t>root</w:t>
      </w:r>
      <w:r w:rsidR="00EC4589" w:rsidRPr="00EC4589">
        <w:rPr>
          <w:rFonts w:ascii="Segoe UI" w:hAnsi="Segoe UI" w:cs="Segoe UI"/>
          <w:color w:val="263238"/>
          <w:sz w:val="21"/>
          <w:szCs w:val="21"/>
        </w:rPr>
        <w:t> of a binary tree, imagine yourself standing on the </w:t>
      </w:r>
      <w:r w:rsidR="00EC4589" w:rsidRPr="00EC4589">
        <w:rPr>
          <w:rFonts w:ascii="Segoe UI" w:hAnsi="Segoe UI" w:cs="Segoe UI"/>
          <w:b/>
          <w:bCs/>
          <w:color w:val="263238"/>
          <w:sz w:val="21"/>
          <w:szCs w:val="21"/>
        </w:rPr>
        <w:t>right side</w:t>
      </w:r>
      <w:r w:rsidR="00EC4589" w:rsidRPr="00EC4589">
        <w:rPr>
          <w:rFonts w:ascii="Segoe UI" w:hAnsi="Segoe UI" w:cs="Segoe UI"/>
          <w:color w:val="263238"/>
          <w:sz w:val="21"/>
          <w:szCs w:val="21"/>
        </w:rPr>
        <w:t> of it, return </w:t>
      </w:r>
      <w:r w:rsidR="00EC4589" w:rsidRPr="00EC4589">
        <w:rPr>
          <w:rFonts w:ascii="Segoe UI" w:hAnsi="Segoe UI" w:cs="Segoe UI"/>
          <w:i/>
          <w:iCs/>
          <w:color w:val="263238"/>
          <w:sz w:val="21"/>
          <w:szCs w:val="21"/>
        </w:rPr>
        <w:t>the values of the nodes you can see ordered from top to bottom</w:t>
      </w:r>
      <w:r w:rsidR="00EC4589" w:rsidRPr="00EC4589">
        <w:rPr>
          <w:rFonts w:ascii="Segoe UI" w:hAnsi="Segoe UI" w:cs="Segoe UI"/>
          <w:color w:val="263238"/>
          <w:sz w:val="21"/>
          <w:szCs w:val="21"/>
        </w:rPr>
        <w:t>.</w:t>
      </w:r>
    </w:p>
    <w:p w14:paraId="58D4242E" w14:textId="77777777" w:rsidR="00EC4589" w:rsidRPr="00EC4589" w:rsidRDefault="00EC4589" w:rsidP="00EC4589">
      <w:pPr>
        <w:shd w:val="clear" w:color="auto" w:fill="FFFFFF"/>
        <w:spacing w:after="240" w:line="240" w:lineRule="auto"/>
        <w:rPr>
          <w:rFonts w:ascii="Segoe UI" w:eastAsia="Times New Roman" w:hAnsi="Segoe UI" w:cs="Segoe UI"/>
          <w:color w:val="263238"/>
          <w:sz w:val="21"/>
          <w:szCs w:val="21"/>
        </w:rPr>
      </w:pPr>
      <w:r w:rsidRPr="00EC4589">
        <w:rPr>
          <w:rFonts w:ascii="Segoe UI" w:eastAsia="Times New Roman" w:hAnsi="Segoe UI" w:cs="Segoe UI"/>
          <w:color w:val="263238"/>
          <w:sz w:val="21"/>
          <w:szCs w:val="21"/>
        </w:rPr>
        <w:t> </w:t>
      </w:r>
    </w:p>
    <w:p w14:paraId="5D7CEE1F" w14:textId="77777777" w:rsidR="00EC4589" w:rsidRPr="00EC4589" w:rsidRDefault="00EC4589" w:rsidP="00EC4589">
      <w:pPr>
        <w:shd w:val="clear" w:color="auto" w:fill="FFFFFF"/>
        <w:spacing w:after="240" w:line="240" w:lineRule="auto"/>
        <w:rPr>
          <w:rFonts w:ascii="Segoe UI" w:eastAsia="Times New Roman" w:hAnsi="Segoe UI" w:cs="Segoe UI"/>
          <w:color w:val="263238"/>
          <w:sz w:val="21"/>
          <w:szCs w:val="21"/>
        </w:rPr>
      </w:pPr>
      <w:r w:rsidRPr="00EC4589">
        <w:rPr>
          <w:rFonts w:ascii="Segoe UI" w:eastAsia="Times New Roman" w:hAnsi="Segoe UI" w:cs="Segoe UI"/>
          <w:b/>
          <w:bCs/>
          <w:color w:val="263238"/>
          <w:sz w:val="21"/>
          <w:szCs w:val="21"/>
        </w:rPr>
        <w:t>Example 1:</w:t>
      </w:r>
    </w:p>
    <w:p w14:paraId="1CC80D4E" w14:textId="4DBD9E2D" w:rsidR="00EC4589" w:rsidRPr="00EC4589" w:rsidRDefault="00EC4589" w:rsidP="00EC4589">
      <w:pPr>
        <w:spacing w:after="0" w:line="240" w:lineRule="auto"/>
        <w:rPr>
          <w:rFonts w:ascii="Times New Roman" w:eastAsia="Times New Roman" w:hAnsi="Times New Roman" w:cs="Times New Roman"/>
          <w:sz w:val="24"/>
          <w:szCs w:val="24"/>
        </w:rPr>
      </w:pPr>
      <w:r w:rsidRPr="00EC4589">
        <w:rPr>
          <w:rFonts w:ascii="Times New Roman" w:eastAsia="Times New Roman" w:hAnsi="Times New Roman" w:cs="Times New Roman"/>
          <w:noProof/>
          <w:sz w:val="24"/>
          <w:szCs w:val="24"/>
        </w:rPr>
        <w:drawing>
          <wp:inline distT="0" distB="0" distL="0" distR="0" wp14:anchorId="5D986C6B" wp14:editId="164AC6E9">
            <wp:extent cx="3817620" cy="2865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620" cy="2865120"/>
                    </a:xfrm>
                    <a:prstGeom prst="rect">
                      <a:avLst/>
                    </a:prstGeom>
                    <a:noFill/>
                    <a:ln>
                      <a:noFill/>
                    </a:ln>
                  </pic:spPr>
                </pic:pic>
              </a:graphicData>
            </a:graphic>
          </wp:inline>
        </w:drawing>
      </w:r>
    </w:p>
    <w:p w14:paraId="41B32E58" w14:textId="77777777" w:rsidR="00EC4589" w:rsidRPr="00EC4589" w:rsidRDefault="00EC4589" w:rsidP="00EC45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4589">
        <w:rPr>
          <w:rFonts w:ascii="Consolas" w:eastAsia="Times New Roman" w:hAnsi="Consolas" w:cs="Courier New"/>
          <w:b/>
          <w:bCs/>
          <w:color w:val="263238"/>
          <w:sz w:val="20"/>
          <w:szCs w:val="20"/>
        </w:rPr>
        <w:t>Input:</w:t>
      </w:r>
      <w:r w:rsidRPr="00EC4589">
        <w:rPr>
          <w:rFonts w:ascii="Consolas" w:eastAsia="Times New Roman" w:hAnsi="Consolas" w:cs="Courier New"/>
          <w:color w:val="263238"/>
          <w:sz w:val="20"/>
          <w:szCs w:val="20"/>
        </w:rPr>
        <w:t xml:space="preserve"> root = [1,2,3,null,5,null,4]</w:t>
      </w:r>
    </w:p>
    <w:p w14:paraId="36AAA843" w14:textId="458FDA83" w:rsidR="00614FD5" w:rsidRPr="00EC4589" w:rsidRDefault="00EC4589" w:rsidP="00EC45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4589">
        <w:rPr>
          <w:rFonts w:ascii="Consolas" w:eastAsia="Times New Roman" w:hAnsi="Consolas" w:cs="Courier New"/>
          <w:b/>
          <w:bCs/>
          <w:color w:val="263238"/>
          <w:sz w:val="20"/>
          <w:szCs w:val="20"/>
        </w:rPr>
        <w:lastRenderedPageBreak/>
        <w:t>Output:</w:t>
      </w:r>
      <w:r w:rsidRPr="00EC4589">
        <w:rPr>
          <w:rFonts w:ascii="Consolas" w:eastAsia="Times New Roman" w:hAnsi="Consolas" w:cs="Courier New"/>
          <w:color w:val="263238"/>
          <w:sz w:val="20"/>
          <w:szCs w:val="20"/>
        </w:rPr>
        <w:t xml:space="preserve"> [1,3,4]</w:t>
      </w:r>
    </w:p>
    <w:p w14:paraId="5202E15B" w14:textId="77777777" w:rsidR="00EC4589" w:rsidRPr="00EC4589" w:rsidRDefault="00614FD5" w:rsidP="00EC458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EC4589" w:rsidRPr="00EC4589">
        <w:rPr>
          <w:rFonts w:ascii="Arial" w:hAnsi="Arial" w:cs="Arial"/>
          <w:color w:val="273239"/>
          <w:spacing w:val="2"/>
          <w:sz w:val="26"/>
          <w:szCs w:val="26"/>
        </w:rPr>
        <w:t xml:space="preserve"> vector&lt;int&gt; rightSideView(TreeNode* root) {</w:t>
      </w:r>
    </w:p>
    <w:p w14:paraId="538C5000"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vector&lt;int&gt;v;</w:t>
      </w:r>
    </w:p>
    <w:p w14:paraId="48E5F813"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rec(root,0,v);</w:t>
      </w:r>
    </w:p>
    <w:p w14:paraId="396AD635"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return v;</w:t>
      </w:r>
    </w:p>
    <w:p w14:paraId="52A878E8"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w:t>
      </w:r>
    </w:p>
    <w:p w14:paraId="24334B54"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void rec(TreeNode*root,int level,vector&lt;int&gt;&amp;v)</w:t>
      </w:r>
    </w:p>
    <w:p w14:paraId="5EDD9055"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w:t>
      </w:r>
    </w:p>
    <w:p w14:paraId="74F6FD45"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if(!root)</w:t>
      </w:r>
    </w:p>
    <w:p w14:paraId="425F2B97"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return ;</w:t>
      </w:r>
    </w:p>
    <w:p w14:paraId="58180C82"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if(level==v.size())</w:t>
      </w:r>
    </w:p>
    <w:p w14:paraId="2DA4AA19"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v.push_back(root-&gt;val);</w:t>
      </w:r>
    </w:p>
    <w:p w14:paraId="211E56E1"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rec(root-&gt;right,level+1,v);</w:t>
      </w:r>
    </w:p>
    <w:p w14:paraId="23F7A864"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rec(root-&gt;left,level+1,v);</w:t>
      </w:r>
    </w:p>
    <w:p w14:paraId="6F03D613" w14:textId="77777777" w:rsidR="00EC4589" w:rsidRPr="00EC4589" w:rsidRDefault="00EC4589" w:rsidP="00EC4589">
      <w:pPr>
        <w:shd w:val="clear" w:color="auto" w:fill="FFFFFF"/>
        <w:spacing w:after="0" w:line="240" w:lineRule="auto"/>
        <w:textAlignment w:val="baseline"/>
        <w:rPr>
          <w:rFonts w:ascii="Arial" w:hAnsi="Arial" w:cs="Arial"/>
          <w:color w:val="273239"/>
          <w:spacing w:val="2"/>
          <w:sz w:val="26"/>
          <w:szCs w:val="26"/>
        </w:rPr>
      </w:pPr>
    </w:p>
    <w:p w14:paraId="7B3BD9DA" w14:textId="4EE9FBAA" w:rsidR="00614FD5" w:rsidRDefault="00EC4589" w:rsidP="00EC4589">
      <w:pPr>
        <w:shd w:val="clear" w:color="auto" w:fill="FFFFFF"/>
        <w:spacing w:after="0" w:line="240" w:lineRule="auto"/>
        <w:textAlignment w:val="baseline"/>
        <w:rPr>
          <w:rFonts w:ascii="Arial" w:hAnsi="Arial" w:cs="Arial"/>
          <w:color w:val="273239"/>
          <w:spacing w:val="2"/>
          <w:sz w:val="26"/>
          <w:szCs w:val="26"/>
        </w:rPr>
      </w:pPr>
      <w:r w:rsidRPr="00EC4589">
        <w:rPr>
          <w:rFonts w:ascii="Arial" w:hAnsi="Arial" w:cs="Arial"/>
          <w:color w:val="273239"/>
          <w:spacing w:val="2"/>
          <w:sz w:val="26"/>
          <w:szCs w:val="26"/>
        </w:rPr>
        <w:t xml:space="preserve">   }</w:t>
      </w:r>
    </w:p>
    <w:p w14:paraId="7E3C6D38" w14:textId="2455691B" w:rsidR="0098299A" w:rsidRPr="0098299A" w:rsidRDefault="00716480" w:rsidP="0098299A">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93)</w:t>
      </w:r>
      <w:r w:rsidR="0098299A" w:rsidRPr="0098299A">
        <w:rPr>
          <w:rFonts w:ascii="Arial" w:hAnsi="Arial" w:cs="Arial"/>
          <w:color w:val="333333"/>
          <w:sz w:val="27"/>
          <w:szCs w:val="27"/>
        </w:rPr>
        <w:t xml:space="preserve"> Given a Binary Tree, print Left view of it. Left view of a Binary Tree is set of nodes visible when tree is visited from Left side. The task is to complete the function </w:t>
      </w:r>
      <w:r w:rsidR="0098299A" w:rsidRPr="0098299A">
        <w:rPr>
          <w:rFonts w:ascii="Arial" w:hAnsi="Arial" w:cs="Arial"/>
          <w:b/>
          <w:bCs/>
          <w:color w:val="333333"/>
          <w:sz w:val="27"/>
          <w:szCs w:val="27"/>
        </w:rPr>
        <w:t>leftView()</w:t>
      </w:r>
      <w:r w:rsidR="0098299A" w:rsidRPr="0098299A">
        <w:rPr>
          <w:rFonts w:ascii="Arial" w:hAnsi="Arial" w:cs="Arial"/>
          <w:color w:val="333333"/>
          <w:sz w:val="27"/>
          <w:szCs w:val="27"/>
        </w:rPr>
        <w:t>, which accepts root of the tree as argument.</w:t>
      </w:r>
    </w:p>
    <w:p w14:paraId="6F36EF62" w14:textId="77777777" w:rsidR="0098299A" w:rsidRPr="0098299A" w:rsidRDefault="0098299A" w:rsidP="0098299A">
      <w:pPr>
        <w:shd w:val="clear" w:color="auto" w:fill="FFFFFF"/>
        <w:spacing w:after="150" w:line="240" w:lineRule="auto"/>
        <w:rPr>
          <w:rFonts w:ascii="Arial" w:eastAsia="Times New Roman" w:hAnsi="Arial" w:cs="Arial"/>
          <w:color w:val="333333"/>
          <w:sz w:val="21"/>
          <w:szCs w:val="21"/>
        </w:rPr>
      </w:pPr>
      <w:r w:rsidRPr="0098299A">
        <w:rPr>
          <w:rFonts w:ascii="Arial" w:eastAsia="Times New Roman" w:hAnsi="Arial" w:cs="Arial"/>
          <w:color w:val="333333"/>
          <w:sz w:val="27"/>
          <w:szCs w:val="27"/>
        </w:rPr>
        <w:t>Left view of following tree is 1 2 4 8.</w:t>
      </w:r>
    </w:p>
    <w:p w14:paraId="298A6E20" w14:textId="77777777" w:rsidR="0098299A" w:rsidRPr="0098299A" w:rsidRDefault="0098299A" w:rsidP="0098299A">
      <w:pPr>
        <w:shd w:val="clear" w:color="auto" w:fill="FFFFFF"/>
        <w:spacing w:after="150" w:line="240" w:lineRule="auto"/>
        <w:rPr>
          <w:rFonts w:ascii="Arial" w:eastAsia="Times New Roman" w:hAnsi="Arial" w:cs="Arial"/>
          <w:color w:val="333333"/>
          <w:sz w:val="21"/>
          <w:szCs w:val="21"/>
        </w:rPr>
      </w:pPr>
      <w:r w:rsidRPr="0098299A">
        <w:rPr>
          <w:rFonts w:ascii="Arial" w:eastAsia="Times New Roman" w:hAnsi="Arial" w:cs="Arial"/>
          <w:color w:val="333333"/>
          <w:sz w:val="27"/>
          <w:szCs w:val="27"/>
        </w:rPr>
        <w:t>          1</w:t>
      </w:r>
      <w:r w:rsidRPr="0098299A">
        <w:rPr>
          <w:rFonts w:ascii="Arial" w:eastAsia="Times New Roman" w:hAnsi="Arial" w:cs="Arial"/>
          <w:color w:val="333333"/>
          <w:sz w:val="27"/>
          <w:szCs w:val="27"/>
        </w:rPr>
        <w:br/>
        <w:t>       /     \</w:t>
      </w:r>
      <w:r w:rsidRPr="0098299A">
        <w:rPr>
          <w:rFonts w:ascii="Arial" w:eastAsia="Times New Roman" w:hAnsi="Arial" w:cs="Arial"/>
          <w:color w:val="333333"/>
          <w:sz w:val="27"/>
          <w:szCs w:val="27"/>
        </w:rPr>
        <w:br/>
        <w:t>     2        3</w:t>
      </w:r>
      <w:r w:rsidRPr="0098299A">
        <w:rPr>
          <w:rFonts w:ascii="Arial" w:eastAsia="Times New Roman" w:hAnsi="Arial" w:cs="Arial"/>
          <w:color w:val="333333"/>
          <w:sz w:val="27"/>
          <w:szCs w:val="27"/>
        </w:rPr>
        <w:br/>
        <w:t>   /     \    /    \</w:t>
      </w:r>
      <w:r w:rsidRPr="0098299A">
        <w:rPr>
          <w:rFonts w:ascii="Arial" w:eastAsia="Times New Roman" w:hAnsi="Arial" w:cs="Arial"/>
          <w:color w:val="333333"/>
          <w:sz w:val="27"/>
          <w:szCs w:val="27"/>
        </w:rPr>
        <w:br/>
        <w:t>  4     5   6    7</w:t>
      </w:r>
      <w:r w:rsidRPr="0098299A">
        <w:rPr>
          <w:rFonts w:ascii="Arial" w:eastAsia="Times New Roman" w:hAnsi="Arial" w:cs="Arial"/>
          <w:color w:val="333333"/>
          <w:sz w:val="27"/>
          <w:szCs w:val="27"/>
        </w:rPr>
        <w:br/>
        <w:t>   \</w:t>
      </w:r>
      <w:r w:rsidRPr="0098299A">
        <w:rPr>
          <w:rFonts w:ascii="Arial" w:eastAsia="Times New Roman" w:hAnsi="Arial" w:cs="Arial"/>
          <w:color w:val="333333"/>
          <w:sz w:val="27"/>
          <w:szCs w:val="27"/>
        </w:rPr>
        <w:br/>
        <w:t>     8   </w:t>
      </w:r>
    </w:p>
    <w:p w14:paraId="3EAF8E47" w14:textId="77777777" w:rsidR="0098299A" w:rsidRPr="0098299A" w:rsidRDefault="0098299A" w:rsidP="0098299A">
      <w:pPr>
        <w:shd w:val="clear" w:color="auto" w:fill="FFFFFF"/>
        <w:spacing w:after="150" w:line="240" w:lineRule="auto"/>
        <w:rPr>
          <w:rFonts w:ascii="Arial" w:eastAsia="Times New Roman" w:hAnsi="Arial" w:cs="Arial"/>
          <w:color w:val="333333"/>
          <w:sz w:val="21"/>
          <w:szCs w:val="21"/>
        </w:rPr>
      </w:pPr>
      <w:r w:rsidRPr="0098299A">
        <w:rPr>
          <w:rFonts w:ascii="Arial" w:eastAsia="Times New Roman" w:hAnsi="Arial" w:cs="Arial"/>
          <w:b/>
          <w:bCs/>
          <w:color w:val="333333"/>
          <w:sz w:val="27"/>
          <w:szCs w:val="27"/>
        </w:rPr>
        <w:t>Example 1:</w:t>
      </w:r>
    </w:p>
    <w:p w14:paraId="6FF20CA9"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98299A">
        <w:rPr>
          <w:rFonts w:ascii="Consolas" w:eastAsia="Times New Roman" w:hAnsi="Consolas" w:cs="Courier New"/>
          <w:b/>
          <w:bCs/>
          <w:color w:val="333333"/>
          <w:sz w:val="27"/>
          <w:szCs w:val="27"/>
        </w:rPr>
        <w:t>Input:</w:t>
      </w:r>
    </w:p>
    <w:p w14:paraId="33DCAB8D"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8299A">
        <w:rPr>
          <w:rFonts w:ascii="Consolas" w:eastAsia="Times New Roman" w:hAnsi="Consolas" w:cs="Courier New"/>
          <w:color w:val="333333"/>
          <w:sz w:val="27"/>
          <w:szCs w:val="27"/>
        </w:rPr>
        <w:t>   1</w:t>
      </w:r>
    </w:p>
    <w:p w14:paraId="33AE1950"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8299A">
        <w:rPr>
          <w:rFonts w:ascii="Consolas" w:eastAsia="Times New Roman" w:hAnsi="Consolas" w:cs="Courier New"/>
          <w:color w:val="333333"/>
          <w:sz w:val="27"/>
          <w:szCs w:val="27"/>
        </w:rPr>
        <w:t> /  \</w:t>
      </w:r>
    </w:p>
    <w:p w14:paraId="390DEAC7"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8299A">
        <w:rPr>
          <w:rFonts w:ascii="Consolas" w:eastAsia="Times New Roman" w:hAnsi="Consolas" w:cs="Courier New"/>
          <w:color w:val="333333"/>
          <w:sz w:val="27"/>
          <w:szCs w:val="27"/>
        </w:rPr>
        <w:t>3    2</w:t>
      </w:r>
    </w:p>
    <w:p w14:paraId="65F4B087"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98299A">
        <w:rPr>
          <w:rFonts w:ascii="Consolas" w:eastAsia="Times New Roman" w:hAnsi="Consolas" w:cs="Courier New"/>
          <w:b/>
          <w:bCs/>
          <w:color w:val="333333"/>
          <w:sz w:val="27"/>
          <w:szCs w:val="27"/>
        </w:rPr>
        <w:t xml:space="preserve">Output: </w:t>
      </w:r>
      <w:r w:rsidRPr="0098299A">
        <w:rPr>
          <w:rFonts w:ascii="Consolas" w:eastAsia="Times New Roman" w:hAnsi="Consolas" w:cs="Courier New"/>
          <w:color w:val="333333"/>
          <w:sz w:val="27"/>
          <w:szCs w:val="27"/>
        </w:rPr>
        <w:t>1 3</w:t>
      </w:r>
    </w:p>
    <w:p w14:paraId="77251BE2"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65AB9C12" w14:textId="77777777" w:rsidR="0098299A" w:rsidRPr="0098299A" w:rsidRDefault="0098299A" w:rsidP="0098299A">
      <w:pPr>
        <w:shd w:val="clear" w:color="auto" w:fill="FFFFFF"/>
        <w:spacing w:after="150" w:line="240" w:lineRule="auto"/>
        <w:rPr>
          <w:rFonts w:ascii="Arial" w:eastAsia="Times New Roman" w:hAnsi="Arial" w:cs="Arial"/>
          <w:color w:val="333333"/>
          <w:sz w:val="21"/>
          <w:szCs w:val="21"/>
        </w:rPr>
      </w:pPr>
      <w:r w:rsidRPr="0098299A">
        <w:rPr>
          <w:rFonts w:ascii="Arial" w:eastAsia="Times New Roman" w:hAnsi="Arial" w:cs="Arial"/>
          <w:b/>
          <w:bCs/>
          <w:color w:val="333333"/>
          <w:sz w:val="27"/>
          <w:szCs w:val="27"/>
        </w:rPr>
        <w:t>Example 2:</w:t>
      </w:r>
    </w:p>
    <w:p w14:paraId="038F38D5" w14:textId="77777777"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98299A">
        <w:rPr>
          <w:rFonts w:ascii="Consolas" w:eastAsia="Times New Roman" w:hAnsi="Consolas" w:cs="Courier New"/>
          <w:b/>
          <w:bCs/>
          <w:color w:val="333333"/>
          <w:sz w:val="27"/>
          <w:szCs w:val="27"/>
        </w:rPr>
        <w:lastRenderedPageBreak/>
        <w:t>Input:</w:t>
      </w:r>
    </w:p>
    <w:p w14:paraId="2883F223" w14:textId="07DEA8C9" w:rsidR="0098299A"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8299A">
        <w:rPr>
          <w:rFonts w:ascii="Consolas" w:eastAsia="Times New Roman" w:hAnsi="Consolas" w:cs="Courier New"/>
          <w:noProof/>
          <w:color w:val="333333"/>
          <w:sz w:val="27"/>
          <w:szCs w:val="27"/>
        </w:rPr>
        <mc:AlternateContent>
          <mc:Choice Requires="wps">
            <w:drawing>
              <wp:inline distT="0" distB="0" distL="0" distR="0" wp14:anchorId="50CA5C1C" wp14:editId="6D985415">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79180"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8p7AEAAMYDAAAOAAAAZHJzL2Uyb0RvYy54bWysU9tuEzEQfUfiHyy/k92kKZRVNlXVqgip&#10;0IrCB0y83qyF12PGTjbh6xl7k5DCG+LF8lx85syZ8eJ611ux1RQMulpOJ6UU2ilsjFvX8tvX+zdX&#10;UoQIrgGLTtdyr4O8Xr5+tRh8pWfYoW00CQZxoRp8LbsYfVUUQXW6hzBBrx0HW6QeIpu0LhqCgdF7&#10;W8zK8m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L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kbj8p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01687D48" w14:textId="1F078562" w:rsidR="00716480" w:rsidRPr="0098299A" w:rsidRDefault="0098299A" w:rsidP="009829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8299A">
        <w:rPr>
          <w:rFonts w:ascii="Consolas" w:eastAsia="Times New Roman" w:hAnsi="Consolas" w:cs="Courier New"/>
          <w:b/>
          <w:bCs/>
          <w:color w:val="333333"/>
          <w:sz w:val="27"/>
          <w:szCs w:val="27"/>
        </w:rPr>
        <w:t xml:space="preserve">Output: </w:t>
      </w:r>
      <w:r w:rsidRPr="0098299A">
        <w:rPr>
          <w:rFonts w:ascii="Consolas" w:eastAsia="Times New Roman" w:hAnsi="Consolas" w:cs="Courier New"/>
          <w:color w:val="333333"/>
          <w:sz w:val="27"/>
          <w:szCs w:val="27"/>
        </w:rPr>
        <w:t>10 20 40</w:t>
      </w:r>
    </w:p>
    <w:p w14:paraId="2C20939A" w14:textId="32D3C13F" w:rsidR="0098299A" w:rsidRPr="0098299A" w:rsidRDefault="00716480"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8299A" w:rsidRPr="0098299A">
        <w:t xml:space="preserve"> </w:t>
      </w:r>
      <w:r w:rsidR="0098299A" w:rsidRPr="0098299A">
        <w:rPr>
          <w:rFonts w:ascii="Arial" w:hAnsi="Arial" w:cs="Arial"/>
          <w:color w:val="273239"/>
          <w:spacing w:val="2"/>
          <w:sz w:val="26"/>
          <w:szCs w:val="26"/>
        </w:rPr>
        <w:t>void rec(Node*root,int level,vector&lt;int&gt;&amp;v)</w:t>
      </w:r>
    </w:p>
    <w:p w14:paraId="78CB4F76"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w:t>
      </w:r>
    </w:p>
    <w:p w14:paraId="2AB45DE0"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if(!root)</w:t>
      </w:r>
    </w:p>
    <w:p w14:paraId="64822587"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return;</w:t>
      </w:r>
    </w:p>
    <w:p w14:paraId="6FE68CFF"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if(level==v.size())</w:t>
      </w:r>
    </w:p>
    <w:p w14:paraId="7ABC147C"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v.push_back(root-&gt;data);</w:t>
      </w:r>
    </w:p>
    <w:p w14:paraId="1C6AD102"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rec(root-&gt;left,level+1,v);</w:t>
      </w:r>
    </w:p>
    <w:p w14:paraId="48E10C39"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rec(root-&gt;right,level+1,v);</w:t>
      </w:r>
    </w:p>
    <w:p w14:paraId="7C9EC005"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w:t>
      </w:r>
    </w:p>
    <w:p w14:paraId="71396D6F"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vector&lt;int&gt; leftView(Node *root)</w:t>
      </w:r>
    </w:p>
    <w:p w14:paraId="432831A3"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w:t>
      </w:r>
    </w:p>
    <w:p w14:paraId="78050CDC"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 Your code here</w:t>
      </w:r>
    </w:p>
    <w:p w14:paraId="74CB3B2C"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vector&lt;int&gt;v;</w:t>
      </w:r>
    </w:p>
    <w:p w14:paraId="33A9EC83"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rec(root,0,v);</w:t>
      </w:r>
    </w:p>
    <w:p w14:paraId="18E33C3A" w14:textId="77777777" w:rsidR="0098299A" w:rsidRPr="0098299A"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 xml:space="preserve">   return v;</w:t>
      </w:r>
    </w:p>
    <w:p w14:paraId="12E37851" w14:textId="5A4EFA94" w:rsidR="00716480" w:rsidRDefault="0098299A" w:rsidP="0098299A">
      <w:pPr>
        <w:shd w:val="clear" w:color="auto" w:fill="FFFFFF"/>
        <w:spacing w:after="0" w:line="240" w:lineRule="auto"/>
        <w:textAlignment w:val="baseline"/>
        <w:rPr>
          <w:rFonts w:ascii="Arial" w:hAnsi="Arial" w:cs="Arial"/>
          <w:color w:val="273239"/>
          <w:spacing w:val="2"/>
          <w:sz w:val="26"/>
          <w:szCs w:val="26"/>
        </w:rPr>
      </w:pPr>
      <w:r w:rsidRPr="0098299A">
        <w:rPr>
          <w:rFonts w:ascii="Arial" w:hAnsi="Arial" w:cs="Arial"/>
          <w:color w:val="273239"/>
          <w:spacing w:val="2"/>
          <w:sz w:val="26"/>
          <w:szCs w:val="26"/>
        </w:rPr>
        <w:t>}</w:t>
      </w:r>
    </w:p>
    <w:p w14:paraId="40B14FBB" w14:textId="2D255EFF" w:rsidR="004F343A" w:rsidRPr="004F343A" w:rsidRDefault="00B8170F" w:rsidP="004F343A">
      <w:pPr>
        <w:pStyle w:val="NormalWeb"/>
        <w:shd w:val="clear" w:color="auto" w:fill="F9F9F9"/>
        <w:rPr>
          <w:rFonts w:ascii="Lato" w:hAnsi="Lato"/>
          <w:color w:val="1A3D3C"/>
          <w:spacing w:val="2"/>
          <w:sz w:val="21"/>
          <w:szCs w:val="21"/>
        </w:rPr>
      </w:pPr>
      <w:r>
        <w:rPr>
          <w:rFonts w:ascii="Arial" w:hAnsi="Arial" w:cs="Arial"/>
          <w:color w:val="273239"/>
          <w:spacing w:val="2"/>
          <w:sz w:val="26"/>
          <w:szCs w:val="26"/>
        </w:rPr>
        <w:t>94)</w:t>
      </w:r>
      <w:r w:rsidR="004F343A" w:rsidRPr="004F343A">
        <w:rPr>
          <w:rFonts w:ascii="Lato" w:hAnsi="Lato"/>
          <w:color w:val="1A3D3C"/>
          <w:spacing w:val="2"/>
          <w:sz w:val="21"/>
          <w:szCs w:val="21"/>
        </w:rPr>
        <w:t xml:space="preserve"> Given a Binary Tree </w:t>
      </w:r>
      <w:r w:rsidR="004F343A" w:rsidRPr="004F343A">
        <w:rPr>
          <w:rFonts w:ascii="Lato" w:hAnsi="Lato"/>
          <w:b/>
          <w:bCs/>
          <w:color w:val="1A3D3C"/>
          <w:spacing w:val="2"/>
          <w:sz w:val="21"/>
          <w:szCs w:val="21"/>
        </w:rPr>
        <w:t>A</w:t>
      </w:r>
      <w:r w:rsidR="004F343A" w:rsidRPr="004F343A">
        <w:rPr>
          <w:rFonts w:ascii="Lato" w:hAnsi="Lato"/>
          <w:color w:val="1A3D3C"/>
          <w:spacing w:val="2"/>
          <w:sz w:val="21"/>
          <w:szCs w:val="21"/>
        </w:rPr>
        <w:t xml:space="preserve"> containing </w:t>
      </w:r>
      <w:r w:rsidR="004F343A" w:rsidRPr="004F343A">
        <w:rPr>
          <w:rFonts w:ascii="Lato" w:hAnsi="Lato"/>
          <w:b/>
          <w:bCs/>
          <w:color w:val="1A3D3C"/>
          <w:spacing w:val="2"/>
          <w:sz w:val="21"/>
          <w:szCs w:val="21"/>
        </w:rPr>
        <w:t>N</w:t>
      </w:r>
      <w:r w:rsidR="004F343A" w:rsidRPr="004F343A">
        <w:rPr>
          <w:rFonts w:ascii="Lato" w:hAnsi="Lato"/>
          <w:color w:val="1A3D3C"/>
          <w:spacing w:val="2"/>
          <w:sz w:val="21"/>
          <w:szCs w:val="21"/>
        </w:rPr>
        <w:t xml:space="preserve"> nodes.</w:t>
      </w:r>
    </w:p>
    <w:p w14:paraId="6D4CA25B"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 xml:space="preserve">You need to find the path from </w:t>
      </w:r>
      <w:r w:rsidRPr="004F343A">
        <w:rPr>
          <w:rFonts w:ascii="Lato" w:eastAsia="Times New Roman" w:hAnsi="Lato" w:cs="Times New Roman"/>
          <w:b/>
          <w:bCs/>
          <w:color w:val="1A3D3C"/>
          <w:spacing w:val="2"/>
          <w:sz w:val="21"/>
          <w:szCs w:val="21"/>
        </w:rPr>
        <w:t>Root</w:t>
      </w:r>
      <w:r w:rsidRPr="004F343A">
        <w:rPr>
          <w:rFonts w:ascii="Lato" w:eastAsia="Times New Roman" w:hAnsi="Lato" w:cs="Times New Roman"/>
          <w:color w:val="1A3D3C"/>
          <w:spacing w:val="2"/>
          <w:sz w:val="21"/>
          <w:szCs w:val="21"/>
        </w:rPr>
        <w:t xml:space="preserve"> to a given node </w:t>
      </w:r>
      <w:r w:rsidRPr="004F343A">
        <w:rPr>
          <w:rFonts w:ascii="Lato" w:eastAsia="Times New Roman" w:hAnsi="Lato" w:cs="Times New Roman"/>
          <w:b/>
          <w:bCs/>
          <w:color w:val="1A3D3C"/>
          <w:spacing w:val="2"/>
          <w:sz w:val="21"/>
          <w:szCs w:val="21"/>
        </w:rPr>
        <w:t>B</w:t>
      </w:r>
      <w:r w:rsidRPr="004F343A">
        <w:rPr>
          <w:rFonts w:ascii="Lato" w:eastAsia="Times New Roman" w:hAnsi="Lato" w:cs="Times New Roman"/>
          <w:color w:val="1A3D3C"/>
          <w:spacing w:val="2"/>
          <w:sz w:val="21"/>
          <w:szCs w:val="21"/>
        </w:rPr>
        <w:t>.</w:t>
      </w:r>
    </w:p>
    <w:p w14:paraId="2FFD6CB4"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b/>
          <w:bCs/>
          <w:color w:val="1A3D3C"/>
          <w:spacing w:val="2"/>
          <w:sz w:val="21"/>
          <w:szCs w:val="21"/>
        </w:rPr>
        <w:t>NOTE:</w:t>
      </w:r>
    </w:p>
    <w:p w14:paraId="284001BF" w14:textId="77777777" w:rsidR="004F343A" w:rsidRPr="004F343A" w:rsidRDefault="004F343A" w:rsidP="00A0090B">
      <w:pPr>
        <w:numPr>
          <w:ilvl w:val="0"/>
          <w:numId w:val="10"/>
        </w:num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No two nodes in the tree have same data values.</w:t>
      </w:r>
    </w:p>
    <w:p w14:paraId="3A8FB362" w14:textId="77777777" w:rsidR="004F343A" w:rsidRPr="004F343A" w:rsidRDefault="004F343A" w:rsidP="00A0090B">
      <w:pPr>
        <w:numPr>
          <w:ilvl w:val="0"/>
          <w:numId w:val="10"/>
        </w:num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You can assume that </w:t>
      </w:r>
      <w:r w:rsidRPr="004F343A">
        <w:rPr>
          <w:rFonts w:ascii="Lato" w:eastAsia="Times New Roman" w:hAnsi="Lato" w:cs="Times New Roman"/>
          <w:b/>
          <w:bCs/>
          <w:color w:val="1A3D3C"/>
          <w:spacing w:val="2"/>
          <w:sz w:val="21"/>
          <w:szCs w:val="21"/>
        </w:rPr>
        <w:t>B</w:t>
      </w:r>
      <w:r w:rsidRPr="004F343A">
        <w:rPr>
          <w:rFonts w:ascii="Lato" w:eastAsia="Times New Roman" w:hAnsi="Lato" w:cs="Times New Roman"/>
          <w:color w:val="1A3D3C"/>
          <w:spacing w:val="2"/>
          <w:sz w:val="21"/>
          <w:szCs w:val="21"/>
        </w:rPr>
        <w:t> is present in the tree </w:t>
      </w:r>
      <w:r w:rsidRPr="004F343A">
        <w:rPr>
          <w:rFonts w:ascii="Lato" w:eastAsia="Times New Roman" w:hAnsi="Lato" w:cs="Times New Roman"/>
          <w:b/>
          <w:bCs/>
          <w:color w:val="1A3D3C"/>
          <w:spacing w:val="2"/>
          <w:sz w:val="21"/>
          <w:szCs w:val="21"/>
        </w:rPr>
        <w:t>A</w:t>
      </w:r>
      <w:r w:rsidRPr="004F343A">
        <w:rPr>
          <w:rFonts w:ascii="Lato" w:eastAsia="Times New Roman" w:hAnsi="Lato" w:cs="Times New Roman"/>
          <w:color w:val="1A3D3C"/>
          <w:spacing w:val="2"/>
          <w:sz w:val="21"/>
          <w:szCs w:val="21"/>
        </w:rPr>
        <w:t> and a path always exists.</w:t>
      </w:r>
    </w:p>
    <w:p w14:paraId="35E19CE1" w14:textId="77777777" w:rsidR="004F343A" w:rsidRPr="004F343A" w:rsidRDefault="004F343A" w:rsidP="004F343A">
      <w:pPr>
        <w:spacing w:after="0" w:line="240" w:lineRule="auto"/>
        <w:rPr>
          <w:rFonts w:ascii="Times New Roman" w:eastAsia="Times New Roman" w:hAnsi="Times New Roman" w:cs="Times New Roman"/>
          <w:sz w:val="24"/>
          <w:szCs w:val="24"/>
        </w:rPr>
      </w:pPr>
      <w:r w:rsidRPr="004F343A">
        <w:rPr>
          <w:rFonts w:ascii="Lato" w:eastAsia="Times New Roman" w:hAnsi="Lato" w:cs="Times New Roman"/>
          <w:color w:val="1A3D3C"/>
          <w:spacing w:val="2"/>
          <w:sz w:val="21"/>
          <w:szCs w:val="21"/>
        </w:rPr>
        <w:br/>
      </w:r>
      <w:r w:rsidRPr="004F343A">
        <w:rPr>
          <w:rFonts w:ascii="Lato" w:eastAsia="Times New Roman" w:hAnsi="Lato" w:cs="Times New Roman"/>
          <w:color w:val="1A3D3C"/>
          <w:spacing w:val="2"/>
          <w:sz w:val="21"/>
          <w:szCs w:val="21"/>
        </w:rPr>
        <w:br/>
      </w:r>
      <w:r w:rsidRPr="004F343A">
        <w:rPr>
          <w:rFonts w:ascii="Lato" w:eastAsia="Times New Roman" w:hAnsi="Lato" w:cs="Times New Roman"/>
          <w:b/>
          <w:bCs/>
          <w:color w:val="1A3D3C"/>
          <w:spacing w:val="2"/>
          <w:sz w:val="21"/>
          <w:szCs w:val="21"/>
          <w:shd w:val="clear" w:color="auto" w:fill="F8F9F9"/>
        </w:rPr>
        <w:t>Problem Constraints</w:t>
      </w:r>
    </w:p>
    <w:p w14:paraId="2B4C3B42"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1 &lt;= N &lt;= 10</w:t>
      </w:r>
      <w:r w:rsidRPr="004F343A">
        <w:rPr>
          <w:rFonts w:ascii="Lato" w:eastAsia="Times New Roman" w:hAnsi="Lato" w:cs="Times New Roman"/>
          <w:color w:val="1A3D3C"/>
          <w:spacing w:val="2"/>
          <w:sz w:val="16"/>
          <w:szCs w:val="16"/>
          <w:vertAlign w:val="superscript"/>
        </w:rPr>
        <w:t>5</w:t>
      </w:r>
      <w:r w:rsidRPr="004F343A">
        <w:rPr>
          <w:rFonts w:ascii="Lato" w:eastAsia="Times New Roman" w:hAnsi="Lato" w:cs="Times New Roman"/>
          <w:color w:val="1A3D3C"/>
          <w:spacing w:val="2"/>
          <w:sz w:val="21"/>
          <w:szCs w:val="21"/>
        </w:rPr>
        <w:t xml:space="preserve"> </w:t>
      </w:r>
    </w:p>
    <w:p w14:paraId="268A0C73"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1 &lt;= Data Values of Each Node &lt;= N</w:t>
      </w:r>
    </w:p>
    <w:p w14:paraId="190C5778"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1 &lt;= B &lt;= N</w:t>
      </w:r>
    </w:p>
    <w:p w14:paraId="09845935" w14:textId="77777777" w:rsidR="004F343A" w:rsidRPr="004F343A" w:rsidRDefault="004F343A" w:rsidP="004F343A">
      <w:pPr>
        <w:spacing w:after="0" w:line="240" w:lineRule="auto"/>
        <w:rPr>
          <w:rFonts w:ascii="Times New Roman" w:eastAsia="Times New Roman" w:hAnsi="Times New Roman" w:cs="Times New Roman"/>
          <w:sz w:val="24"/>
          <w:szCs w:val="24"/>
        </w:rPr>
      </w:pPr>
      <w:r w:rsidRPr="004F343A">
        <w:rPr>
          <w:rFonts w:ascii="Lato" w:eastAsia="Times New Roman" w:hAnsi="Lato" w:cs="Times New Roman"/>
          <w:color w:val="1A3D3C"/>
          <w:spacing w:val="2"/>
          <w:sz w:val="21"/>
          <w:szCs w:val="21"/>
        </w:rPr>
        <w:br/>
      </w:r>
      <w:r w:rsidRPr="004F343A">
        <w:rPr>
          <w:rFonts w:ascii="Lato" w:eastAsia="Times New Roman" w:hAnsi="Lato" w:cs="Times New Roman"/>
          <w:color w:val="1A3D3C"/>
          <w:spacing w:val="2"/>
          <w:sz w:val="21"/>
          <w:szCs w:val="21"/>
        </w:rPr>
        <w:br/>
      </w:r>
      <w:r w:rsidRPr="004F343A">
        <w:rPr>
          <w:rFonts w:ascii="Lato" w:eastAsia="Times New Roman" w:hAnsi="Lato" w:cs="Times New Roman"/>
          <w:b/>
          <w:bCs/>
          <w:color w:val="1A3D3C"/>
          <w:spacing w:val="2"/>
          <w:sz w:val="21"/>
          <w:szCs w:val="21"/>
          <w:shd w:val="clear" w:color="auto" w:fill="F8F9F9"/>
        </w:rPr>
        <w:t>Input Format</w:t>
      </w:r>
    </w:p>
    <w:p w14:paraId="355F0C17"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lastRenderedPageBreak/>
        <w:t xml:space="preserve">First Argument represents pointer to the root of binary tree </w:t>
      </w:r>
      <w:r w:rsidRPr="004F343A">
        <w:rPr>
          <w:rFonts w:ascii="Lato" w:eastAsia="Times New Roman" w:hAnsi="Lato" w:cs="Times New Roman"/>
          <w:b/>
          <w:bCs/>
          <w:color w:val="1A3D3C"/>
          <w:spacing w:val="2"/>
          <w:sz w:val="21"/>
          <w:szCs w:val="21"/>
        </w:rPr>
        <w:t>A</w:t>
      </w:r>
      <w:r w:rsidRPr="004F343A">
        <w:rPr>
          <w:rFonts w:ascii="Lato" w:eastAsia="Times New Roman" w:hAnsi="Lato" w:cs="Times New Roman"/>
          <w:color w:val="1A3D3C"/>
          <w:spacing w:val="2"/>
          <w:sz w:val="21"/>
          <w:szCs w:val="21"/>
        </w:rPr>
        <w:t>.</w:t>
      </w:r>
    </w:p>
    <w:p w14:paraId="1A5F8CEC"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 xml:space="preserve">Second Argument is an integer </w:t>
      </w:r>
      <w:r w:rsidRPr="004F343A">
        <w:rPr>
          <w:rFonts w:ascii="Lato" w:eastAsia="Times New Roman" w:hAnsi="Lato" w:cs="Times New Roman"/>
          <w:b/>
          <w:bCs/>
          <w:color w:val="1A3D3C"/>
          <w:spacing w:val="2"/>
          <w:sz w:val="21"/>
          <w:szCs w:val="21"/>
        </w:rPr>
        <w:t>B</w:t>
      </w:r>
      <w:r w:rsidRPr="004F343A">
        <w:rPr>
          <w:rFonts w:ascii="Lato" w:eastAsia="Times New Roman" w:hAnsi="Lato" w:cs="Times New Roman"/>
          <w:color w:val="1A3D3C"/>
          <w:spacing w:val="2"/>
          <w:sz w:val="21"/>
          <w:szCs w:val="21"/>
        </w:rPr>
        <w:t xml:space="preserve"> denoting the node number.</w:t>
      </w:r>
    </w:p>
    <w:p w14:paraId="5EAE06E9" w14:textId="77777777" w:rsidR="004F343A" w:rsidRPr="004F343A" w:rsidRDefault="004F343A" w:rsidP="004F343A">
      <w:pPr>
        <w:spacing w:after="0" w:line="240" w:lineRule="auto"/>
        <w:rPr>
          <w:rFonts w:ascii="Times New Roman" w:eastAsia="Times New Roman" w:hAnsi="Times New Roman" w:cs="Times New Roman"/>
          <w:sz w:val="24"/>
          <w:szCs w:val="24"/>
        </w:rPr>
      </w:pPr>
      <w:r w:rsidRPr="004F343A">
        <w:rPr>
          <w:rFonts w:ascii="Lato" w:eastAsia="Times New Roman" w:hAnsi="Lato" w:cs="Times New Roman"/>
          <w:color w:val="1A3D3C"/>
          <w:spacing w:val="2"/>
          <w:sz w:val="21"/>
          <w:szCs w:val="21"/>
        </w:rPr>
        <w:br/>
      </w:r>
      <w:r w:rsidRPr="004F343A">
        <w:rPr>
          <w:rFonts w:ascii="Lato" w:eastAsia="Times New Roman" w:hAnsi="Lato" w:cs="Times New Roman"/>
          <w:color w:val="1A3D3C"/>
          <w:spacing w:val="2"/>
          <w:sz w:val="21"/>
          <w:szCs w:val="21"/>
        </w:rPr>
        <w:br/>
      </w:r>
      <w:r w:rsidRPr="004F343A">
        <w:rPr>
          <w:rFonts w:ascii="Lato" w:eastAsia="Times New Roman" w:hAnsi="Lato" w:cs="Times New Roman"/>
          <w:b/>
          <w:bCs/>
          <w:color w:val="1A3D3C"/>
          <w:spacing w:val="2"/>
          <w:sz w:val="21"/>
          <w:szCs w:val="21"/>
          <w:shd w:val="clear" w:color="auto" w:fill="F8F9F9"/>
        </w:rPr>
        <w:t>Output Format</w:t>
      </w:r>
    </w:p>
    <w:p w14:paraId="554BF5EE"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 xml:space="preserve">Return an one-dimensional array denoting the path from </w:t>
      </w:r>
      <w:r w:rsidRPr="004F343A">
        <w:rPr>
          <w:rFonts w:ascii="Lato" w:eastAsia="Times New Roman" w:hAnsi="Lato" w:cs="Times New Roman"/>
          <w:b/>
          <w:bCs/>
          <w:color w:val="1A3D3C"/>
          <w:spacing w:val="2"/>
          <w:sz w:val="21"/>
          <w:szCs w:val="21"/>
        </w:rPr>
        <w:t>Root</w:t>
      </w:r>
      <w:r w:rsidRPr="004F343A">
        <w:rPr>
          <w:rFonts w:ascii="Lato" w:eastAsia="Times New Roman" w:hAnsi="Lato" w:cs="Times New Roman"/>
          <w:color w:val="1A3D3C"/>
          <w:spacing w:val="2"/>
          <w:sz w:val="21"/>
          <w:szCs w:val="21"/>
        </w:rPr>
        <w:t xml:space="preserve"> to the node </w:t>
      </w:r>
      <w:r w:rsidRPr="004F343A">
        <w:rPr>
          <w:rFonts w:ascii="Lato" w:eastAsia="Times New Roman" w:hAnsi="Lato" w:cs="Times New Roman"/>
          <w:b/>
          <w:bCs/>
          <w:color w:val="1A3D3C"/>
          <w:spacing w:val="2"/>
          <w:sz w:val="21"/>
          <w:szCs w:val="21"/>
        </w:rPr>
        <w:t>B</w:t>
      </w:r>
      <w:r w:rsidRPr="004F343A">
        <w:rPr>
          <w:rFonts w:ascii="Lato" w:eastAsia="Times New Roman" w:hAnsi="Lato" w:cs="Times New Roman"/>
          <w:color w:val="1A3D3C"/>
          <w:spacing w:val="2"/>
          <w:sz w:val="21"/>
          <w:szCs w:val="21"/>
        </w:rPr>
        <w:t xml:space="preserve"> in order.</w:t>
      </w:r>
    </w:p>
    <w:p w14:paraId="5E268AC5" w14:textId="77777777" w:rsidR="004F343A" w:rsidRPr="004F343A" w:rsidRDefault="004F343A" w:rsidP="004F343A">
      <w:pPr>
        <w:spacing w:after="0" w:line="240" w:lineRule="auto"/>
        <w:rPr>
          <w:rFonts w:ascii="Times New Roman" w:eastAsia="Times New Roman" w:hAnsi="Times New Roman" w:cs="Times New Roman"/>
          <w:sz w:val="24"/>
          <w:szCs w:val="24"/>
        </w:rPr>
      </w:pPr>
      <w:r w:rsidRPr="004F343A">
        <w:rPr>
          <w:rFonts w:ascii="Lato" w:eastAsia="Times New Roman" w:hAnsi="Lato" w:cs="Times New Roman"/>
          <w:color w:val="1A3D3C"/>
          <w:spacing w:val="2"/>
          <w:sz w:val="21"/>
          <w:szCs w:val="21"/>
        </w:rPr>
        <w:br/>
      </w:r>
      <w:r w:rsidRPr="004F343A">
        <w:rPr>
          <w:rFonts w:ascii="Lato" w:eastAsia="Times New Roman" w:hAnsi="Lato" w:cs="Times New Roman"/>
          <w:color w:val="1A3D3C"/>
          <w:spacing w:val="2"/>
          <w:sz w:val="21"/>
          <w:szCs w:val="21"/>
        </w:rPr>
        <w:br/>
      </w:r>
      <w:r w:rsidRPr="004F343A">
        <w:rPr>
          <w:rFonts w:ascii="Lato" w:eastAsia="Times New Roman" w:hAnsi="Lato" w:cs="Times New Roman"/>
          <w:b/>
          <w:bCs/>
          <w:color w:val="1A3D3C"/>
          <w:spacing w:val="2"/>
          <w:sz w:val="21"/>
          <w:szCs w:val="21"/>
          <w:shd w:val="clear" w:color="auto" w:fill="F8F9F9"/>
        </w:rPr>
        <w:t>Example Input</w:t>
      </w:r>
    </w:p>
    <w:p w14:paraId="07A68335" w14:textId="77777777" w:rsidR="004F343A" w:rsidRPr="004F343A" w:rsidRDefault="004F343A" w:rsidP="004F343A">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4F343A">
        <w:rPr>
          <w:rFonts w:ascii="Lato" w:eastAsia="Times New Roman" w:hAnsi="Lato" w:cs="Times New Roman"/>
          <w:color w:val="1A3D3C"/>
          <w:spacing w:val="2"/>
          <w:sz w:val="21"/>
          <w:szCs w:val="21"/>
        </w:rPr>
        <w:t>Input 1:</w:t>
      </w:r>
    </w:p>
    <w:p w14:paraId="1A04415A"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A =</w:t>
      </w:r>
      <w:r w:rsidRPr="004F343A">
        <w:rPr>
          <w:rFonts w:ascii="Courier New" w:eastAsia="Times New Roman" w:hAnsi="Courier New" w:cs="Courier New"/>
          <w:color w:val="1A3D3C"/>
          <w:spacing w:val="2"/>
          <w:sz w:val="21"/>
          <w:szCs w:val="21"/>
        </w:rPr>
        <w:br/>
      </w:r>
    </w:p>
    <w:p w14:paraId="304BDCE8"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1</w:t>
      </w:r>
    </w:p>
    <w:p w14:paraId="6966877F"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   \</w:t>
      </w:r>
    </w:p>
    <w:p w14:paraId="1D68FD76"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2     3</w:t>
      </w:r>
    </w:p>
    <w:p w14:paraId="5FD0680A"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 \   / \</w:t>
      </w:r>
    </w:p>
    <w:p w14:paraId="59342F1C"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 xml:space="preserve">      4   5 6   7 </w:t>
      </w:r>
    </w:p>
    <w:p w14:paraId="42001917"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18CF71FB" w14:textId="77777777" w:rsidR="004F343A"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p>
    <w:p w14:paraId="22EFD87C" w14:textId="5B06FB1C" w:rsidR="00B8170F" w:rsidRPr="004F343A" w:rsidRDefault="004F343A" w:rsidP="004F343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1A3D3C"/>
          <w:spacing w:val="2"/>
          <w:sz w:val="21"/>
          <w:szCs w:val="21"/>
        </w:rPr>
      </w:pPr>
      <w:r w:rsidRPr="004F343A">
        <w:rPr>
          <w:rFonts w:ascii="Courier New" w:eastAsia="Times New Roman" w:hAnsi="Courier New" w:cs="Courier New"/>
          <w:color w:val="1A3D3C"/>
          <w:spacing w:val="2"/>
          <w:sz w:val="21"/>
          <w:szCs w:val="21"/>
        </w:rPr>
        <w:t>B = 5</w:t>
      </w:r>
    </w:p>
    <w:p w14:paraId="1F81FE7C" w14:textId="72B4D22B" w:rsidR="00F43896" w:rsidRPr="00F43896" w:rsidRDefault="00B8170F" w:rsidP="00F43896">
      <w:pPr>
        <w:shd w:val="clear" w:color="auto" w:fill="FFFFFE"/>
        <w:spacing w:line="285" w:lineRule="atLeast"/>
        <w:rPr>
          <w:rFonts w:ascii="Consolas" w:eastAsia="Times New Roman" w:hAnsi="Consolas" w:cs="Times New Roman"/>
          <w:color w:val="000000"/>
          <w:sz w:val="21"/>
          <w:szCs w:val="21"/>
        </w:rPr>
      </w:pPr>
      <w:r>
        <w:rPr>
          <w:rFonts w:ascii="Arial" w:hAnsi="Arial" w:cs="Arial"/>
          <w:color w:val="273239"/>
          <w:spacing w:val="2"/>
          <w:sz w:val="26"/>
          <w:szCs w:val="26"/>
        </w:rPr>
        <w:t>:</w:t>
      </w:r>
      <w:r w:rsidR="00F43896" w:rsidRPr="00F43896">
        <w:rPr>
          <w:rFonts w:ascii="Consolas" w:hAnsi="Consolas"/>
          <w:color w:val="000000"/>
          <w:sz w:val="21"/>
          <w:szCs w:val="21"/>
        </w:rPr>
        <w:t xml:space="preserve"> </w:t>
      </w:r>
      <w:r w:rsidR="00F43896" w:rsidRPr="00F43896">
        <w:rPr>
          <w:rFonts w:ascii="Consolas" w:eastAsia="Times New Roman" w:hAnsi="Consolas" w:cs="Times New Roman"/>
          <w:color w:val="000000"/>
          <w:sz w:val="21"/>
          <w:szCs w:val="21"/>
        </w:rPr>
        <w:t> </w:t>
      </w:r>
      <w:r w:rsidR="00F43896" w:rsidRPr="00F43896">
        <w:rPr>
          <w:rFonts w:ascii="Consolas" w:eastAsia="Times New Roman" w:hAnsi="Consolas" w:cs="Times New Roman"/>
          <w:color w:val="0000FF"/>
          <w:sz w:val="21"/>
          <w:szCs w:val="21"/>
        </w:rPr>
        <w:t>bool</w:t>
      </w:r>
      <w:r w:rsidR="00F43896" w:rsidRPr="00F43896">
        <w:rPr>
          <w:rFonts w:ascii="Consolas" w:eastAsia="Times New Roman" w:hAnsi="Consolas" w:cs="Times New Roman"/>
          <w:color w:val="000000"/>
          <w:sz w:val="21"/>
          <w:szCs w:val="21"/>
        </w:rPr>
        <w:t> rec(TreeNode*a,</w:t>
      </w:r>
      <w:r w:rsidR="00F43896" w:rsidRPr="00F43896">
        <w:rPr>
          <w:rFonts w:ascii="Consolas" w:eastAsia="Times New Roman" w:hAnsi="Consolas" w:cs="Times New Roman"/>
          <w:color w:val="0000FF"/>
          <w:sz w:val="21"/>
          <w:szCs w:val="21"/>
        </w:rPr>
        <w:t>int</w:t>
      </w:r>
      <w:r w:rsidR="00F43896" w:rsidRPr="00F43896">
        <w:rPr>
          <w:rFonts w:ascii="Consolas" w:eastAsia="Times New Roman" w:hAnsi="Consolas" w:cs="Times New Roman"/>
          <w:color w:val="000000"/>
          <w:sz w:val="21"/>
          <w:szCs w:val="21"/>
        </w:rPr>
        <w:t> b,vector&lt;</w:t>
      </w:r>
      <w:r w:rsidR="00F43896" w:rsidRPr="00F43896">
        <w:rPr>
          <w:rFonts w:ascii="Consolas" w:eastAsia="Times New Roman" w:hAnsi="Consolas" w:cs="Times New Roman"/>
          <w:color w:val="0000FF"/>
          <w:sz w:val="21"/>
          <w:szCs w:val="21"/>
        </w:rPr>
        <w:t>int</w:t>
      </w:r>
      <w:r w:rsidR="00F43896" w:rsidRPr="00F43896">
        <w:rPr>
          <w:rFonts w:ascii="Consolas" w:eastAsia="Times New Roman" w:hAnsi="Consolas" w:cs="Times New Roman"/>
          <w:color w:val="000000"/>
          <w:sz w:val="21"/>
          <w:szCs w:val="21"/>
        </w:rPr>
        <w:t>&gt;&amp;v)</w:t>
      </w:r>
    </w:p>
    <w:p w14:paraId="590C951D"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p>
    <w:p w14:paraId="52C170F8"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if</w:t>
      </w:r>
      <w:r w:rsidRPr="00F43896">
        <w:rPr>
          <w:rFonts w:ascii="Consolas" w:eastAsia="Times New Roman" w:hAnsi="Consolas" w:cs="Times New Roman"/>
          <w:color w:val="000000"/>
          <w:sz w:val="21"/>
          <w:szCs w:val="21"/>
        </w:rPr>
        <w:t>(!a)</w:t>
      </w:r>
    </w:p>
    <w:p w14:paraId="6217C876"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98658"/>
          <w:sz w:val="21"/>
          <w:szCs w:val="21"/>
        </w:rPr>
        <w:t>0</w:t>
      </w:r>
      <w:r w:rsidRPr="00F43896">
        <w:rPr>
          <w:rFonts w:ascii="Consolas" w:eastAsia="Times New Roman" w:hAnsi="Consolas" w:cs="Times New Roman"/>
          <w:color w:val="000000"/>
          <w:sz w:val="21"/>
          <w:szCs w:val="21"/>
        </w:rPr>
        <w:t>;</w:t>
      </w:r>
    </w:p>
    <w:p w14:paraId="45724610"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v.push_back(a-&gt;val);</w:t>
      </w:r>
    </w:p>
    <w:p w14:paraId="4BF69C91"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if</w:t>
      </w:r>
      <w:r w:rsidRPr="00F43896">
        <w:rPr>
          <w:rFonts w:ascii="Consolas" w:eastAsia="Times New Roman" w:hAnsi="Consolas" w:cs="Times New Roman"/>
          <w:color w:val="000000"/>
          <w:sz w:val="21"/>
          <w:szCs w:val="21"/>
        </w:rPr>
        <w:t>(a-&gt;val==b)</w:t>
      </w:r>
    </w:p>
    <w:p w14:paraId="4EE14ED3"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98658"/>
          <w:sz w:val="21"/>
          <w:szCs w:val="21"/>
        </w:rPr>
        <w:t>1</w:t>
      </w:r>
      <w:r w:rsidRPr="00F43896">
        <w:rPr>
          <w:rFonts w:ascii="Consolas" w:eastAsia="Times New Roman" w:hAnsi="Consolas" w:cs="Times New Roman"/>
          <w:color w:val="000000"/>
          <w:sz w:val="21"/>
          <w:szCs w:val="21"/>
        </w:rPr>
        <w:t>;</w:t>
      </w:r>
    </w:p>
    <w:p w14:paraId="3499E0ED"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if</w:t>
      </w:r>
      <w:r w:rsidRPr="00F43896">
        <w:rPr>
          <w:rFonts w:ascii="Consolas" w:eastAsia="Times New Roman" w:hAnsi="Consolas" w:cs="Times New Roman"/>
          <w:color w:val="000000"/>
          <w:sz w:val="21"/>
          <w:szCs w:val="21"/>
        </w:rPr>
        <w:t>(rec(a-&gt;left,b,v)||rec(a-&gt;right,b,v))</w:t>
      </w:r>
    </w:p>
    <w:p w14:paraId="0E56A9A2"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98658"/>
          <w:sz w:val="21"/>
          <w:szCs w:val="21"/>
        </w:rPr>
        <w:t>1</w:t>
      </w:r>
      <w:r w:rsidRPr="00F43896">
        <w:rPr>
          <w:rFonts w:ascii="Consolas" w:eastAsia="Times New Roman" w:hAnsi="Consolas" w:cs="Times New Roman"/>
          <w:color w:val="000000"/>
          <w:sz w:val="21"/>
          <w:szCs w:val="21"/>
        </w:rPr>
        <w:t>;</w:t>
      </w:r>
    </w:p>
    <w:p w14:paraId="2DB674E8"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v.pop_back();</w:t>
      </w:r>
    </w:p>
    <w:p w14:paraId="4BAFC5F1"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98658"/>
          <w:sz w:val="21"/>
          <w:szCs w:val="21"/>
        </w:rPr>
        <w:t>0</w:t>
      </w:r>
      <w:r w:rsidRPr="00F43896">
        <w:rPr>
          <w:rFonts w:ascii="Consolas" w:eastAsia="Times New Roman" w:hAnsi="Consolas" w:cs="Times New Roman"/>
          <w:color w:val="000000"/>
          <w:sz w:val="21"/>
          <w:szCs w:val="21"/>
        </w:rPr>
        <w:t>;</w:t>
      </w:r>
    </w:p>
    <w:p w14:paraId="31498A57"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p>
    <w:p w14:paraId="6D4CF2A3"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vector&lt;</w:t>
      </w:r>
      <w:r w:rsidRPr="00F43896">
        <w:rPr>
          <w:rFonts w:ascii="Consolas" w:eastAsia="Times New Roman" w:hAnsi="Consolas" w:cs="Times New Roman"/>
          <w:color w:val="0000FF"/>
          <w:sz w:val="21"/>
          <w:szCs w:val="21"/>
        </w:rPr>
        <w:t>int</w:t>
      </w:r>
      <w:r w:rsidRPr="00F43896">
        <w:rPr>
          <w:rFonts w:ascii="Consolas" w:eastAsia="Times New Roman" w:hAnsi="Consolas" w:cs="Times New Roman"/>
          <w:color w:val="000000"/>
          <w:sz w:val="21"/>
          <w:szCs w:val="21"/>
        </w:rPr>
        <w:t>&gt; Solution::solve(TreeNode* A, </w:t>
      </w:r>
      <w:r w:rsidRPr="00F43896">
        <w:rPr>
          <w:rFonts w:ascii="Consolas" w:eastAsia="Times New Roman" w:hAnsi="Consolas" w:cs="Times New Roman"/>
          <w:color w:val="0000FF"/>
          <w:sz w:val="21"/>
          <w:szCs w:val="21"/>
        </w:rPr>
        <w:t>int</w:t>
      </w:r>
      <w:r w:rsidRPr="00F43896">
        <w:rPr>
          <w:rFonts w:ascii="Consolas" w:eastAsia="Times New Roman" w:hAnsi="Consolas" w:cs="Times New Roman"/>
          <w:color w:val="000000"/>
          <w:sz w:val="21"/>
          <w:szCs w:val="21"/>
        </w:rPr>
        <w:t> B) {</w:t>
      </w:r>
    </w:p>
    <w:p w14:paraId="3C05388C"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vector&lt;</w:t>
      </w:r>
      <w:r w:rsidRPr="00F43896">
        <w:rPr>
          <w:rFonts w:ascii="Consolas" w:eastAsia="Times New Roman" w:hAnsi="Consolas" w:cs="Times New Roman"/>
          <w:color w:val="0000FF"/>
          <w:sz w:val="21"/>
          <w:szCs w:val="21"/>
        </w:rPr>
        <w:t>int</w:t>
      </w:r>
      <w:r w:rsidRPr="00F43896">
        <w:rPr>
          <w:rFonts w:ascii="Consolas" w:eastAsia="Times New Roman" w:hAnsi="Consolas" w:cs="Times New Roman"/>
          <w:color w:val="000000"/>
          <w:sz w:val="21"/>
          <w:szCs w:val="21"/>
        </w:rPr>
        <w:t>&gt;v;</w:t>
      </w:r>
    </w:p>
    <w:p w14:paraId="2F572AE7"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if</w:t>
      </w:r>
      <w:r w:rsidRPr="00F43896">
        <w:rPr>
          <w:rFonts w:ascii="Consolas" w:eastAsia="Times New Roman" w:hAnsi="Consolas" w:cs="Times New Roman"/>
          <w:color w:val="000000"/>
          <w:sz w:val="21"/>
          <w:szCs w:val="21"/>
        </w:rPr>
        <w:t>(!A)</w:t>
      </w:r>
    </w:p>
    <w:p w14:paraId="3E15A3CE"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v;</w:t>
      </w:r>
    </w:p>
    <w:p w14:paraId="5F39DF0A"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rec(A,B,v);</w:t>
      </w:r>
    </w:p>
    <w:p w14:paraId="4A2E6E3B"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    </w:t>
      </w:r>
      <w:r w:rsidRPr="00F43896">
        <w:rPr>
          <w:rFonts w:ascii="Consolas" w:eastAsia="Times New Roman" w:hAnsi="Consolas" w:cs="Times New Roman"/>
          <w:color w:val="0000FF"/>
          <w:sz w:val="21"/>
          <w:szCs w:val="21"/>
        </w:rPr>
        <w:t>return</w:t>
      </w:r>
      <w:r w:rsidRPr="00F43896">
        <w:rPr>
          <w:rFonts w:ascii="Consolas" w:eastAsia="Times New Roman" w:hAnsi="Consolas" w:cs="Times New Roman"/>
          <w:color w:val="000000"/>
          <w:sz w:val="21"/>
          <w:szCs w:val="21"/>
        </w:rPr>
        <w:t> v;</w:t>
      </w:r>
    </w:p>
    <w:p w14:paraId="7247A0FA" w14:textId="77777777" w:rsidR="00F43896" w:rsidRPr="00F43896" w:rsidRDefault="00F43896" w:rsidP="00F43896">
      <w:pPr>
        <w:shd w:val="clear" w:color="auto" w:fill="FFFFFE"/>
        <w:spacing w:after="0" w:line="285" w:lineRule="atLeast"/>
        <w:rPr>
          <w:rFonts w:ascii="Consolas" w:eastAsia="Times New Roman" w:hAnsi="Consolas" w:cs="Times New Roman"/>
          <w:color w:val="000000"/>
          <w:sz w:val="21"/>
          <w:szCs w:val="21"/>
        </w:rPr>
      </w:pPr>
      <w:r w:rsidRPr="00F43896">
        <w:rPr>
          <w:rFonts w:ascii="Consolas" w:eastAsia="Times New Roman" w:hAnsi="Consolas" w:cs="Times New Roman"/>
          <w:color w:val="000000"/>
          <w:sz w:val="21"/>
          <w:szCs w:val="21"/>
        </w:rPr>
        <w:t>}</w:t>
      </w:r>
    </w:p>
    <w:p w14:paraId="5D9251E7" w14:textId="5930AED0" w:rsidR="00B8170F" w:rsidRDefault="00443784"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95)</w:t>
      </w:r>
      <w:r w:rsidR="00E52919">
        <w:rPr>
          <w:rFonts w:ascii="Arial" w:hAnsi="Arial" w:cs="Arial"/>
          <w:color w:val="273239"/>
          <w:spacing w:val="2"/>
          <w:sz w:val="26"/>
          <w:szCs w:val="26"/>
        </w:rPr>
        <w:t>CHILDREN SUM PROPERTY IN BINARY TREE</w:t>
      </w:r>
    </w:p>
    <w:p w14:paraId="127C3EB0" w14:textId="77777777" w:rsidR="00E52919" w:rsidRPr="00805F31" w:rsidRDefault="00443784"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8"/>
        <w:gridCol w:w="6238"/>
      </w:tblGrid>
      <w:tr w:rsidR="00E52919" w:rsidRPr="00E52919" w14:paraId="45EEB81C" w14:textId="77777777" w:rsidTr="00E52919">
        <w:trPr>
          <w:gridAfter w:val="1"/>
        </w:trPr>
        <w:tc>
          <w:tcPr>
            <w:tcW w:w="0" w:type="auto"/>
            <w:shd w:val="clear" w:color="auto" w:fill="auto"/>
            <w:tcMar>
              <w:top w:w="0" w:type="dxa"/>
              <w:left w:w="150" w:type="dxa"/>
              <w:bottom w:w="0" w:type="dxa"/>
              <w:right w:w="150" w:type="dxa"/>
            </w:tcMar>
            <w:hideMark/>
          </w:tcPr>
          <w:p w14:paraId="437DA34E"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void reorder(BinaryTreeNode &lt; int &gt; * root) {</w:t>
            </w:r>
          </w:p>
        </w:tc>
      </w:tr>
      <w:tr w:rsidR="00E52919" w:rsidRPr="00E52919" w14:paraId="7FC740F1" w14:textId="77777777" w:rsidTr="00E52919">
        <w:tc>
          <w:tcPr>
            <w:tcW w:w="750" w:type="dxa"/>
            <w:shd w:val="clear" w:color="auto" w:fill="FFFFFF"/>
            <w:noWrap/>
            <w:tcMar>
              <w:top w:w="0" w:type="dxa"/>
              <w:left w:w="150" w:type="dxa"/>
              <w:bottom w:w="0" w:type="dxa"/>
              <w:right w:w="150" w:type="dxa"/>
            </w:tcMar>
            <w:hideMark/>
          </w:tcPr>
          <w:p w14:paraId="7219DCAA"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33656F"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 == NULL) return; </w:t>
            </w:r>
          </w:p>
        </w:tc>
      </w:tr>
      <w:tr w:rsidR="00E52919" w:rsidRPr="00E52919" w14:paraId="08B062B2" w14:textId="77777777" w:rsidTr="00E52919">
        <w:tc>
          <w:tcPr>
            <w:tcW w:w="750" w:type="dxa"/>
            <w:shd w:val="clear" w:color="auto" w:fill="auto"/>
            <w:noWrap/>
            <w:tcMar>
              <w:top w:w="0" w:type="dxa"/>
              <w:left w:w="150" w:type="dxa"/>
              <w:bottom w:w="0" w:type="dxa"/>
              <w:right w:w="150" w:type="dxa"/>
            </w:tcMar>
            <w:hideMark/>
          </w:tcPr>
          <w:p w14:paraId="1A1353CA"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2823822"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int child = 0;</w:t>
            </w:r>
          </w:p>
        </w:tc>
      </w:tr>
      <w:tr w:rsidR="00E52919" w:rsidRPr="00E52919" w14:paraId="40FF3CCB" w14:textId="77777777" w:rsidTr="00E52919">
        <w:tc>
          <w:tcPr>
            <w:tcW w:w="750" w:type="dxa"/>
            <w:shd w:val="clear" w:color="auto" w:fill="FFFFFF"/>
            <w:noWrap/>
            <w:tcMar>
              <w:top w:w="0" w:type="dxa"/>
              <w:left w:w="150" w:type="dxa"/>
              <w:bottom w:w="0" w:type="dxa"/>
              <w:right w:w="150" w:type="dxa"/>
            </w:tcMar>
            <w:hideMark/>
          </w:tcPr>
          <w:p w14:paraId="71C70155"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A8AFC55"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if(root-&gt;left) {</w:t>
            </w:r>
          </w:p>
        </w:tc>
      </w:tr>
      <w:tr w:rsidR="00E52919" w:rsidRPr="00E52919" w14:paraId="15F419A6" w14:textId="77777777" w:rsidTr="00E52919">
        <w:tc>
          <w:tcPr>
            <w:tcW w:w="750" w:type="dxa"/>
            <w:shd w:val="clear" w:color="auto" w:fill="auto"/>
            <w:noWrap/>
            <w:tcMar>
              <w:top w:w="0" w:type="dxa"/>
              <w:left w:w="150" w:type="dxa"/>
              <w:bottom w:w="0" w:type="dxa"/>
              <w:right w:w="150" w:type="dxa"/>
            </w:tcMar>
            <w:hideMark/>
          </w:tcPr>
          <w:p w14:paraId="1ACC1196"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1CB792B"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child += root-&gt;left-&gt;data; </w:t>
            </w:r>
          </w:p>
        </w:tc>
      </w:tr>
      <w:tr w:rsidR="00E52919" w:rsidRPr="00E52919" w14:paraId="132664E0" w14:textId="77777777" w:rsidTr="00E52919">
        <w:tc>
          <w:tcPr>
            <w:tcW w:w="750" w:type="dxa"/>
            <w:shd w:val="clear" w:color="auto" w:fill="FFFFFF"/>
            <w:noWrap/>
            <w:tcMar>
              <w:top w:w="0" w:type="dxa"/>
              <w:left w:w="150" w:type="dxa"/>
              <w:bottom w:w="0" w:type="dxa"/>
              <w:right w:w="150" w:type="dxa"/>
            </w:tcMar>
            <w:hideMark/>
          </w:tcPr>
          <w:p w14:paraId="5088C387"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C20429"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3E5E63C3" w14:textId="77777777" w:rsidTr="00E52919">
        <w:tc>
          <w:tcPr>
            <w:tcW w:w="750" w:type="dxa"/>
            <w:shd w:val="clear" w:color="auto" w:fill="auto"/>
            <w:noWrap/>
            <w:tcMar>
              <w:top w:w="0" w:type="dxa"/>
              <w:left w:w="150" w:type="dxa"/>
              <w:bottom w:w="0" w:type="dxa"/>
              <w:right w:w="150" w:type="dxa"/>
            </w:tcMar>
            <w:hideMark/>
          </w:tcPr>
          <w:p w14:paraId="42F89FE5"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71AE8B6"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if(root-&gt;right) {</w:t>
            </w:r>
          </w:p>
        </w:tc>
      </w:tr>
      <w:tr w:rsidR="00E52919" w:rsidRPr="00E52919" w14:paraId="417A2008" w14:textId="77777777" w:rsidTr="00E52919">
        <w:tc>
          <w:tcPr>
            <w:tcW w:w="750" w:type="dxa"/>
            <w:shd w:val="clear" w:color="auto" w:fill="FFFFFF"/>
            <w:noWrap/>
            <w:tcMar>
              <w:top w:w="0" w:type="dxa"/>
              <w:left w:w="150" w:type="dxa"/>
              <w:bottom w:w="0" w:type="dxa"/>
              <w:right w:w="150" w:type="dxa"/>
            </w:tcMar>
            <w:hideMark/>
          </w:tcPr>
          <w:p w14:paraId="4625FAEB"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A17E35C"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child += root-&gt;right-&gt;data; </w:t>
            </w:r>
          </w:p>
        </w:tc>
      </w:tr>
      <w:tr w:rsidR="00E52919" w:rsidRPr="00E52919" w14:paraId="49413686" w14:textId="77777777" w:rsidTr="00E52919">
        <w:tc>
          <w:tcPr>
            <w:tcW w:w="750" w:type="dxa"/>
            <w:shd w:val="clear" w:color="auto" w:fill="auto"/>
            <w:noWrap/>
            <w:tcMar>
              <w:top w:w="0" w:type="dxa"/>
              <w:left w:w="150" w:type="dxa"/>
              <w:bottom w:w="0" w:type="dxa"/>
              <w:right w:w="150" w:type="dxa"/>
            </w:tcMar>
            <w:hideMark/>
          </w:tcPr>
          <w:p w14:paraId="052BA40F"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6417C0F"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42693E93" w14:textId="77777777" w:rsidTr="00E52919">
        <w:tc>
          <w:tcPr>
            <w:tcW w:w="750" w:type="dxa"/>
            <w:shd w:val="clear" w:color="auto" w:fill="FFFFFF"/>
            <w:noWrap/>
            <w:tcMar>
              <w:top w:w="0" w:type="dxa"/>
              <w:left w:w="150" w:type="dxa"/>
              <w:bottom w:w="0" w:type="dxa"/>
              <w:right w:w="150" w:type="dxa"/>
            </w:tcMar>
            <w:hideMark/>
          </w:tcPr>
          <w:p w14:paraId="65D57BE2"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FE78B3"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75F8B2E7" w14:textId="77777777" w:rsidTr="00E52919">
        <w:tc>
          <w:tcPr>
            <w:tcW w:w="750" w:type="dxa"/>
            <w:shd w:val="clear" w:color="auto" w:fill="auto"/>
            <w:noWrap/>
            <w:tcMar>
              <w:top w:w="0" w:type="dxa"/>
              <w:left w:w="150" w:type="dxa"/>
              <w:bottom w:w="0" w:type="dxa"/>
              <w:right w:w="150" w:type="dxa"/>
            </w:tcMar>
            <w:hideMark/>
          </w:tcPr>
          <w:p w14:paraId="5A92552F"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ADAC65D"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if(child &gt;= root-&gt;data) root-&gt;data = child; </w:t>
            </w:r>
          </w:p>
        </w:tc>
      </w:tr>
      <w:tr w:rsidR="00E52919" w:rsidRPr="00E52919" w14:paraId="7C98F4D1" w14:textId="77777777" w:rsidTr="00E52919">
        <w:tc>
          <w:tcPr>
            <w:tcW w:w="750" w:type="dxa"/>
            <w:shd w:val="clear" w:color="auto" w:fill="FFFFFF"/>
            <w:noWrap/>
            <w:tcMar>
              <w:top w:w="0" w:type="dxa"/>
              <w:left w:w="150" w:type="dxa"/>
              <w:bottom w:w="0" w:type="dxa"/>
              <w:right w:w="150" w:type="dxa"/>
            </w:tcMar>
            <w:hideMark/>
          </w:tcPr>
          <w:p w14:paraId="60F42EF1"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2B9CA77"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else {</w:t>
            </w:r>
          </w:p>
        </w:tc>
      </w:tr>
      <w:tr w:rsidR="00E52919" w:rsidRPr="00E52919" w14:paraId="68F76461" w14:textId="77777777" w:rsidTr="00E52919">
        <w:tc>
          <w:tcPr>
            <w:tcW w:w="750" w:type="dxa"/>
            <w:shd w:val="clear" w:color="auto" w:fill="auto"/>
            <w:noWrap/>
            <w:tcMar>
              <w:top w:w="0" w:type="dxa"/>
              <w:left w:w="150" w:type="dxa"/>
              <w:bottom w:w="0" w:type="dxa"/>
              <w:right w:w="150" w:type="dxa"/>
            </w:tcMar>
            <w:hideMark/>
          </w:tcPr>
          <w:p w14:paraId="12F501F8"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C594D4D"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if(root-&gt;left) root-&gt;left-&gt;data = root-&gt;data; </w:t>
            </w:r>
          </w:p>
        </w:tc>
      </w:tr>
      <w:tr w:rsidR="00E52919" w:rsidRPr="00E52919" w14:paraId="3010304B" w14:textId="77777777" w:rsidTr="00E52919">
        <w:tc>
          <w:tcPr>
            <w:tcW w:w="750" w:type="dxa"/>
            <w:shd w:val="clear" w:color="auto" w:fill="FFFFFF"/>
            <w:noWrap/>
            <w:tcMar>
              <w:top w:w="0" w:type="dxa"/>
              <w:left w:w="150" w:type="dxa"/>
              <w:bottom w:w="0" w:type="dxa"/>
              <w:right w:w="150" w:type="dxa"/>
            </w:tcMar>
            <w:hideMark/>
          </w:tcPr>
          <w:p w14:paraId="75D2BC2B"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89C325"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else if(root-&gt;right) root-&gt;right-&gt;data = root-&gt;data; </w:t>
            </w:r>
          </w:p>
        </w:tc>
      </w:tr>
      <w:tr w:rsidR="00E52919" w:rsidRPr="00E52919" w14:paraId="753C88A3" w14:textId="77777777" w:rsidTr="00E52919">
        <w:tc>
          <w:tcPr>
            <w:tcW w:w="750" w:type="dxa"/>
            <w:shd w:val="clear" w:color="auto" w:fill="auto"/>
            <w:noWrap/>
            <w:tcMar>
              <w:top w:w="0" w:type="dxa"/>
              <w:left w:w="150" w:type="dxa"/>
              <w:bottom w:w="0" w:type="dxa"/>
              <w:right w:w="150" w:type="dxa"/>
            </w:tcMar>
            <w:hideMark/>
          </w:tcPr>
          <w:p w14:paraId="78197C84"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4CADAE7"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561FA2C4" w14:textId="77777777" w:rsidTr="00E52919">
        <w:tc>
          <w:tcPr>
            <w:tcW w:w="750" w:type="dxa"/>
            <w:shd w:val="clear" w:color="auto" w:fill="FFFFFF"/>
            <w:noWrap/>
            <w:tcMar>
              <w:top w:w="0" w:type="dxa"/>
              <w:left w:w="150" w:type="dxa"/>
              <w:bottom w:w="0" w:type="dxa"/>
              <w:right w:w="150" w:type="dxa"/>
            </w:tcMar>
            <w:hideMark/>
          </w:tcPr>
          <w:p w14:paraId="2E52C250"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F53C86"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30A377EC" w14:textId="77777777" w:rsidTr="00E52919">
        <w:tc>
          <w:tcPr>
            <w:tcW w:w="750" w:type="dxa"/>
            <w:shd w:val="clear" w:color="auto" w:fill="auto"/>
            <w:noWrap/>
            <w:tcMar>
              <w:top w:w="0" w:type="dxa"/>
              <w:left w:w="150" w:type="dxa"/>
              <w:bottom w:w="0" w:type="dxa"/>
              <w:right w:w="150" w:type="dxa"/>
            </w:tcMar>
            <w:hideMark/>
          </w:tcPr>
          <w:p w14:paraId="16B41AFD"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67C10F6"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reorder(root-&gt;left); </w:t>
            </w:r>
          </w:p>
        </w:tc>
      </w:tr>
      <w:tr w:rsidR="00E52919" w:rsidRPr="00E52919" w14:paraId="56DF5E45" w14:textId="77777777" w:rsidTr="00E52919">
        <w:tc>
          <w:tcPr>
            <w:tcW w:w="750" w:type="dxa"/>
            <w:shd w:val="clear" w:color="auto" w:fill="FFFFFF"/>
            <w:noWrap/>
            <w:tcMar>
              <w:top w:w="0" w:type="dxa"/>
              <w:left w:w="150" w:type="dxa"/>
              <w:bottom w:w="0" w:type="dxa"/>
              <w:right w:w="150" w:type="dxa"/>
            </w:tcMar>
            <w:hideMark/>
          </w:tcPr>
          <w:p w14:paraId="0A3C6850"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A7A74CB"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reorder(root-&gt;right); </w:t>
            </w:r>
          </w:p>
        </w:tc>
      </w:tr>
      <w:tr w:rsidR="00E52919" w:rsidRPr="00E52919" w14:paraId="2FA62CEA" w14:textId="77777777" w:rsidTr="00E52919">
        <w:tc>
          <w:tcPr>
            <w:tcW w:w="750" w:type="dxa"/>
            <w:shd w:val="clear" w:color="auto" w:fill="auto"/>
            <w:noWrap/>
            <w:tcMar>
              <w:top w:w="0" w:type="dxa"/>
              <w:left w:w="150" w:type="dxa"/>
              <w:bottom w:w="0" w:type="dxa"/>
              <w:right w:w="150" w:type="dxa"/>
            </w:tcMar>
            <w:hideMark/>
          </w:tcPr>
          <w:p w14:paraId="523064B1"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593BC29"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r w:rsidR="00E52919" w:rsidRPr="00E52919" w14:paraId="771EE091" w14:textId="77777777" w:rsidTr="00E52919">
        <w:tc>
          <w:tcPr>
            <w:tcW w:w="750" w:type="dxa"/>
            <w:shd w:val="clear" w:color="auto" w:fill="FFFFFF"/>
            <w:noWrap/>
            <w:tcMar>
              <w:top w:w="0" w:type="dxa"/>
              <w:left w:w="150" w:type="dxa"/>
              <w:bottom w:w="0" w:type="dxa"/>
              <w:right w:w="150" w:type="dxa"/>
            </w:tcMar>
            <w:hideMark/>
          </w:tcPr>
          <w:p w14:paraId="1515D371"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15D6601"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int tot = 0; </w:t>
            </w:r>
          </w:p>
        </w:tc>
      </w:tr>
      <w:tr w:rsidR="00E52919" w:rsidRPr="00E52919" w14:paraId="3AEFE329" w14:textId="77777777" w:rsidTr="00E52919">
        <w:tc>
          <w:tcPr>
            <w:tcW w:w="750" w:type="dxa"/>
            <w:shd w:val="clear" w:color="auto" w:fill="auto"/>
            <w:noWrap/>
            <w:tcMar>
              <w:top w:w="0" w:type="dxa"/>
              <w:left w:w="150" w:type="dxa"/>
              <w:bottom w:w="0" w:type="dxa"/>
              <w:right w:w="150" w:type="dxa"/>
            </w:tcMar>
            <w:hideMark/>
          </w:tcPr>
          <w:p w14:paraId="769A2152"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1FD3BE8"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if(root-&gt;left) tot += root-&gt;left-&gt;data; </w:t>
            </w:r>
          </w:p>
        </w:tc>
      </w:tr>
      <w:tr w:rsidR="00E52919" w:rsidRPr="00E52919" w14:paraId="14BB43A9" w14:textId="77777777" w:rsidTr="00E52919">
        <w:tc>
          <w:tcPr>
            <w:tcW w:w="750" w:type="dxa"/>
            <w:shd w:val="clear" w:color="auto" w:fill="FFFFFF"/>
            <w:noWrap/>
            <w:tcMar>
              <w:top w:w="0" w:type="dxa"/>
              <w:left w:w="150" w:type="dxa"/>
              <w:bottom w:w="0" w:type="dxa"/>
              <w:right w:w="150" w:type="dxa"/>
            </w:tcMar>
            <w:hideMark/>
          </w:tcPr>
          <w:p w14:paraId="1FEA785C"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1181A72"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if(root-&gt;right) tot+= root-&gt;right-&gt;data; </w:t>
            </w:r>
          </w:p>
        </w:tc>
      </w:tr>
      <w:tr w:rsidR="00E52919" w:rsidRPr="00E52919" w14:paraId="415D65F7" w14:textId="77777777" w:rsidTr="00E52919">
        <w:tc>
          <w:tcPr>
            <w:tcW w:w="750" w:type="dxa"/>
            <w:shd w:val="clear" w:color="auto" w:fill="auto"/>
            <w:noWrap/>
            <w:tcMar>
              <w:top w:w="0" w:type="dxa"/>
              <w:left w:w="150" w:type="dxa"/>
              <w:bottom w:w="0" w:type="dxa"/>
              <w:right w:w="150" w:type="dxa"/>
            </w:tcMar>
            <w:hideMark/>
          </w:tcPr>
          <w:p w14:paraId="6F1F5F5E"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19A8E9A"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if(root-&gt;left or root-&gt;right) root-&gt;data = tot;  </w:t>
            </w:r>
          </w:p>
        </w:tc>
      </w:tr>
      <w:tr w:rsidR="00E52919" w:rsidRPr="00E52919" w14:paraId="15FC25D4" w14:textId="77777777" w:rsidTr="00E52919">
        <w:tc>
          <w:tcPr>
            <w:tcW w:w="750" w:type="dxa"/>
            <w:shd w:val="clear" w:color="auto" w:fill="FFFFFF"/>
            <w:noWrap/>
            <w:tcMar>
              <w:top w:w="0" w:type="dxa"/>
              <w:left w:w="150" w:type="dxa"/>
              <w:bottom w:w="0" w:type="dxa"/>
              <w:right w:w="150" w:type="dxa"/>
            </w:tcMar>
            <w:hideMark/>
          </w:tcPr>
          <w:p w14:paraId="371D7B2A"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10ACA36"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w:t>
            </w:r>
          </w:p>
        </w:tc>
      </w:tr>
      <w:tr w:rsidR="00E52919" w:rsidRPr="00E52919" w14:paraId="53EBB58C" w14:textId="77777777" w:rsidTr="00E52919">
        <w:tc>
          <w:tcPr>
            <w:tcW w:w="750" w:type="dxa"/>
            <w:shd w:val="clear" w:color="auto" w:fill="auto"/>
            <w:noWrap/>
            <w:tcMar>
              <w:top w:w="0" w:type="dxa"/>
              <w:left w:w="150" w:type="dxa"/>
              <w:bottom w:w="0" w:type="dxa"/>
              <w:right w:w="150" w:type="dxa"/>
            </w:tcMar>
            <w:hideMark/>
          </w:tcPr>
          <w:p w14:paraId="0543EFF1"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A5898D4"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void changeTree(BinaryTreeNode &lt; int &gt; * root) {</w:t>
            </w:r>
          </w:p>
        </w:tc>
      </w:tr>
      <w:tr w:rsidR="00E52919" w:rsidRPr="00E52919" w14:paraId="1A21D3D1" w14:textId="77777777" w:rsidTr="00E52919">
        <w:tc>
          <w:tcPr>
            <w:tcW w:w="750" w:type="dxa"/>
            <w:shd w:val="clear" w:color="auto" w:fill="FFFFFF"/>
            <w:noWrap/>
            <w:tcMar>
              <w:top w:w="0" w:type="dxa"/>
              <w:left w:w="150" w:type="dxa"/>
              <w:bottom w:w="0" w:type="dxa"/>
              <w:right w:w="150" w:type="dxa"/>
            </w:tcMar>
            <w:hideMark/>
          </w:tcPr>
          <w:p w14:paraId="14A0AAB8"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2C21162"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reorder(root); </w:t>
            </w:r>
          </w:p>
        </w:tc>
      </w:tr>
      <w:tr w:rsidR="00E52919" w:rsidRPr="00E52919" w14:paraId="55A24D2E" w14:textId="77777777" w:rsidTr="00E52919">
        <w:tc>
          <w:tcPr>
            <w:tcW w:w="750" w:type="dxa"/>
            <w:shd w:val="clear" w:color="auto" w:fill="auto"/>
            <w:noWrap/>
            <w:tcMar>
              <w:top w:w="0" w:type="dxa"/>
              <w:left w:w="150" w:type="dxa"/>
              <w:bottom w:w="0" w:type="dxa"/>
              <w:right w:w="150" w:type="dxa"/>
            </w:tcMar>
            <w:hideMark/>
          </w:tcPr>
          <w:p w14:paraId="1EC7AC1B" w14:textId="77777777" w:rsidR="00E52919" w:rsidRPr="00E52919" w:rsidRDefault="00E52919" w:rsidP="00E5291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D223D9B" w14:textId="77777777" w:rsidR="00E52919" w:rsidRPr="00E52919" w:rsidRDefault="00E52919" w:rsidP="00E52919">
            <w:pPr>
              <w:spacing w:after="0" w:line="300" w:lineRule="atLeast"/>
              <w:rPr>
                <w:rFonts w:ascii="Consolas" w:eastAsia="Times New Roman" w:hAnsi="Consolas" w:cs="Segoe UI"/>
                <w:color w:val="24292F"/>
                <w:sz w:val="18"/>
                <w:szCs w:val="18"/>
              </w:rPr>
            </w:pPr>
            <w:r w:rsidRPr="00E52919">
              <w:rPr>
                <w:rFonts w:ascii="Consolas" w:eastAsia="Times New Roman" w:hAnsi="Consolas" w:cs="Segoe UI"/>
                <w:color w:val="24292F"/>
                <w:sz w:val="18"/>
                <w:szCs w:val="18"/>
              </w:rPr>
              <w:t xml:space="preserve">}  </w:t>
            </w:r>
          </w:p>
        </w:tc>
      </w:tr>
    </w:tbl>
    <w:p w14:paraId="3CA4A866" w14:textId="1A29A21C" w:rsidR="00130242" w:rsidRPr="00130242" w:rsidRDefault="009958B3" w:rsidP="0013024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96)</w:t>
      </w:r>
      <w:r w:rsidR="00130242" w:rsidRPr="00130242">
        <w:rPr>
          <w:rFonts w:ascii="Segoe UI" w:hAnsi="Segoe UI" w:cs="Segoe UI"/>
          <w:color w:val="263238"/>
          <w:sz w:val="21"/>
          <w:szCs w:val="21"/>
        </w:rPr>
        <w:t xml:space="preserve"> You are given the </w:t>
      </w:r>
      <w:r w:rsidR="00130242" w:rsidRPr="00130242">
        <w:rPr>
          <w:rFonts w:ascii="Courier New" w:hAnsi="Courier New" w:cs="Courier New"/>
          <w:color w:val="546E7A"/>
          <w:sz w:val="20"/>
          <w:szCs w:val="20"/>
          <w:shd w:val="clear" w:color="auto" w:fill="F7F9FA"/>
        </w:rPr>
        <w:t>root</w:t>
      </w:r>
      <w:r w:rsidR="00130242" w:rsidRPr="00130242">
        <w:rPr>
          <w:rFonts w:ascii="Segoe UI" w:hAnsi="Segoe UI" w:cs="Segoe UI"/>
          <w:color w:val="263238"/>
          <w:sz w:val="21"/>
          <w:szCs w:val="21"/>
        </w:rPr>
        <w:t> of a binary search tree (BST) and an integer </w:t>
      </w:r>
      <w:r w:rsidR="00130242" w:rsidRPr="00130242">
        <w:rPr>
          <w:rFonts w:ascii="Courier New" w:hAnsi="Courier New" w:cs="Courier New"/>
          <w:color w:val="546E7A"/>
          <w:sz w:val="20"/>
          <w:szCs w:val="20"/>
          <w:shd w:val="clear" w:color="auto" w:fill="F7F9FA"/>
        </w:rPr>
        <w:t>val</w:t>
      </w:r>
      <w:r w:rsidR="00130242" w:rsidRPr="00130242">
        <w:rPr>
          <w:rFonts w:ascii="Segoe UI" w:hAnsi="Segoe UI" w:cs="Segoe UI"/>
          <w:color w:val="263238"/>
          <w:sz w:val="21"/>
          <w:szCs w:val="21"/>
        </w:rPr>
        <w:t>.</w:t>
      </w:r>
    </w:p>
    <w:p w14:paraId="13DD1684" w14:textId="77777777" w:rsidR="00130242" w:rsidRPr="00130242" w:rsidRDefault="00130242" w:rsidP="00130242">
      <w:pPr>
        <w:shd w:val="clear" w:color="auto" w:fill="FFFFFF"/>
        <w:spacing w:after="240" w:line="240" w:lineRule="auto"/>
        <w:rPr>
          <w:rFonts w:ascii="Segoe UI" w:eastAsia="Times New Roman" w:hAnsi="Segoe UI" w:cs="Segoe UI"/>
          <w:color w:val="263238"/>
          <w:sz w:val="21"/>
          <w:szCs w:val="21"/>
        </w:rPr>
      </w:pPr>
      <w:r w:rsidRPr="00130242">
        <w:rPr>
          <w:rFonts w:ascii="Segoe UI" w:eastAsia="Times New Roman" w:hAnsi="Segoe UI" w:cs="Segoe UI"/>
          <w:color w:val="263238"/>
          <w:sz w:val="21"/>
          <w:szCs w:val="21"/>
        </w:rPr>
        <w:t>Find the node in the BST that the node's value equals </w:t>
      </w:r>
      <w:r w:rsidRPr="00130242">
        <w:rPr>
          <w:rFonts w:ascii="Courier New" w:eastAsia="Times New Roman" w:hAnsi="Courier New" w:cs="Courier New"/>
          <w:color w:val="546E7A"/>
          <w:sz w:val="20"/>
          <w:szCs w:val="20"/>
          <w:shd w:val="clear" w:color="auto" w:fill="F7F9FA"/>
        </w:rPr>
        <w:t>val</w:t>
      </w:r>
      <w:r w:rsidRPr="00130242">
        <w:rPr>
          <w:rFonts w:ascii="Segoe UI" w:eastAsia="Times New Roman" w:hAnsi="Segoe UI" w:cs="Segoe UI"/>
          <w:color w:val="263238"/>
          <w:sz w:val="21"/>
          <w:szCs w:val="21"/>
        </w:rPr>
        <w:t> and return the subtree rooted with that node. If such a node does not exist, return </w:t>
      </w:r>
      <w:r w:rsidRPr="00130242">
        <w:rPr>
          <w:rFonts w:ascii="Courier New" w:eastAsia="Times New Roman" w:hAnsi="Courier New" w:cs="Courier New"/>
          <w:color w:val="546E7A"/>
          <w:sz w:val="20"/>
          <w:szCs w:val="20"/>
          <w:shd w:val="clear" w:color="auto" w:fill="F7F9FA"/>
        </w:rPr>
        <w:t>null</w:t>
      </w:r>
      <w:r w:rsidRPr="00130242">
        <w:rPr>
          <w:rFonts w:ascii="Segoe UI" w:eastAsia="Times New Roman" w:hAnsi="Segoe UI" w:cs="Segoe UI"/>
          <w:color w:val="263238"/>
          <w:sz w:val="21"/>
          <w:szCs w:val="21"/>
        </w:rPr>
        <w:t>.</w:t>
      </w:r>
    </w:p>
    <w:p w14:paraId="23B5880B" w14:textId="77777777" w:rsidR="00130242" w:rsidRPr="00130242" w:rsidRDefault="00130242" w:rsidP="00130242">
      <w:pPr>
        <w:shd w:val="clear" w:color="auto" w:fill="FFFFFF"/>
        <w:spacing w:after="240" w:line="240" w:lineRule="auto"/>
        <w:rPr>
          <w:rFonts w:ascii="Segoe UI" w:eastAsia="Times New Roman" w:hAnsi="Segoe UI" w:cs="Segoe UI"/>
          <w:color w:val="263238"/>
          <w:sz w:val="21"/>
          <w:szCs w:val="21"/>
        </w:rPr>
      </w:pPr>
      <w:r w:rsidRPr="00130242">
        <w:rPr>
          <w:rFonts w:ascii="Segoe UI" w:eastAsia="Times New Roman" w:hAnsi="Segoe UI" w:cs="Segoe UI"/>
          <w:color w:val="263238"/>
          <w:sz w:val="21"/>
          <w:szCs w:val="21"/>
        </w:rPr>
        <w:t> </w:t>
      </w:r>
    </w:p>
    <w:p w14:paraId="0630C96B" w14:textId="77777777" w:rsidR="00130242" w:rsidRPr="00130242" w:rsidRDefault="00130242" w:rsidP="00130242">
      <w:pPr>
        <w:shd w:val="clear" w:color="auto" w:fill="FFFFFF"/>
        <w:spacing w:after="240" w:line="240" w:lineRule="auto"/>
        <w:rPr>
          <w:rFonts w:ascii="Segoe UI" w:eastAsia="Times New Roman" w:hAnsi="Segoe UI" w:cs="Segoe UI"/>
          <w:color w:val="263238"/>
          <w:sz w:val="21"/>
          <w:szCs w:val="21"/>
        </w:rPr>
      </w:pPr>
      <w:r w:rsidRPr="00130242">
        <w:rPr>
          <w:rFonts w:ascii="Segoe UI" w:eastAsia="Times New Roman" w:hAnsi="Segoe UI" w:cs="Segoe UI"/>
          <w:b/>
          <w:bCs/>
          <w:color w:val="263238"/>
          <w:sz w:val="21"/>
          <w:szCs w:val="21"/>
        </w:rPr>
        <w:t>Example 1:</w:t>
      </w:r>
    </w:p>
    <w:p w14:paraId="18ABC2EC" w14:textId="48635B1E" w:rsidR="00130242" w:rsidRPr="00130242" w:rsidRDefault="00130242" w:rsidP="00130242">
      <w:pPr>
        <w:spacing w:after="0" w:line="240" w:lineRule="auto"/>
        <w:rPr>
          <w:rFonts w:ascii="Times New Roman" w:eastAsia="Times New Roman" w:hAnsi="Times New Roman" w:cs="Times New Roman"/>
          <w:sz w:val="24"/>
          <w:szCs w:val="24"/>
        </w:rPr>
      </w:pPr>
      <w:r w:rsidRPr="00130242">
        <w:rPr>
          <w:rFonts w:ascii="Times New Roman" w:eastAsia="Times New Roman" w:hAnsi="Times New Roman" w:cs="Times New Roman"/>
          <w:noProof/>
          <w:sz w:val="24"/>
          <w:szCs w:val="24"/>
        </w:rPr>
        <w:lastRenderedPageBreak/>
        <w:drawing>
          <wp:inline distT="0" distB="0" distL="0" distR="0" wp14:anchorId="3894B9B2" wp14:editId="5BC24F26">
            <wp:extent cx="4015740" cy="28803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5740" cy="2880360"/>
                    </a:xfrm>
                    <a:prstGeom prst="rect">
                      <a:avLst/>
                    </a:prstGeom>
                    <a:noFill/>
                    <a:ln>
                      <a:noFill/>
                    </a:ln>
                  </pic:spPr>
                </pic:pic>
              </a:graphicData>
            </a:graphic>
          </wp:inline>
        </w:drawing>
      </w:r>
    </w:p>
    <w:p w14:paraId="1061A24B" w14:textId="77777777" w:rsidR="00130242" w:rsidRPr="00130242" w:rsidRDefault="00130242" w:rsidP="001302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0242">
        <w:rPr>
          <w:rFonts w:ascii="Consolas" w:eastAsia="Times New Roman" w:hAnsi="Consolas" w:cs="Courier New"/>
          <w:b/>
          <w:bCs/>
          <w:color w:val="263238"/>
          <w:sz w:val="20"/>
          <w:szCs w:val="20"/>
        </w:rPr>
        <w:t>Input:</w:t>
      </w:r>
      <w:r w:rsidRPr="00130242">
        <w:rPr>
          <w:rFonts w:ascii="Consolas" w:eastAsia="Times New Roman" w:hAnsi="Consolas" w:cs="Courier New"/>
          <w:color w:val="263238"/>
          <w:sz w:val="20"/>
          <w:szCs w:val="20"/>
        </w:rPr>
        <w:t xml:space="preserve"> root = [4,2,7,1,3], val = 2</w:t>
      </w:r>
    </w:p>
    <w:p w14:paraId="0C9BC076" w14:textId="77777777" w:rsidR="00130242" w:rsidRPr="00130242" w:rsidRDefault="00130242" w:rsidP="001302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0242">
        <w:rPr>
          <w:rFonts w:ascii="Consolas" w:eastAsia="Times New Roman" w:hAnsi="Consolas" w:cs="Courier New"/>
          <w:b/>
          <w:bCs/>
          <w:color w:val="263238"/>
          <w:sz w:val="20"/>
          <w:szCs w:val="20"/>
        </w:rPr>
        <w:t>Output:</w:t>
      </w:r>
      <w:r w:rsidRPr="00130242">
        <w:rPr>
          <w:rFonts w:ascii="Consolas" w:eastAsia="Times New Roman" w:hAnsi="Consolas" w:cs="Courier New"/>
          <w:color w:val="263238"/>
          <w:sz w:val="20"/>
          <w:szCs w:val="20"/>
        </w:rPr>
        <w:t xml:space="preserve"> [2,1,3]</w:t>
      </w:r>
    </w:p>
    <w:p w14:paraId="72189D0D"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Pr="00130242">
        <w:rPr>
          <w:rFonts w:ascii="Arial" w:hAnsi="Arial" w:cs="Arial"/>
          <w:color w:val="273239"/>
          <w:spacing w:val="2"/>
          <w:sz w:val="26"/>
          <w:szCs w:val="26"/>
        </w:rPr>
        <w:t xml:space="preserve">    TreeNode* searchBST(TreeNode* root, int val) {</w:t>
      </w:r>
    </w:p>
    <w:p w14:paraId="354DF02A"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while(root&amp;&amp;root-&gt;val!=val)</w:t>
      </w:r>
    </w:p>
    <w:p w14:paraId="0A03393A"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w:t>
      </w:r>
    </w:p>
    <w:p w14:paraId="38B721DD"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root=(root-&gt;val&gt;val)?root-&gt;left:root-&gt;right;</w:t>
      </w:r>
    </w:p>
    <w:p w14:paraId="649AF32D"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w:t>
      </w:r>
    </w:p>
    <w:p w14:paraId="276FE1A9"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return root;</w:t>
      </w:r>
    </w:p>
    <w:p w14:paraId="0A30E1D8" w14:textId="77777777" w:rsidR="00130242" w:rsidRPr="00130242"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w:t>
      </w:r>
    </w:p>
    <w:p w14:paraId="54CBDFA8" w14:textId="634CEEB4" w:rsidR="00443784" w:rsidRDefault="00130242" w:rsidP="00130242">
      <w:pPr>
        <w:shd w:val="clear" w:color="auto" w:fill="FFFFFF"/>
        <w:spacing w:after="0" w:line="240" w:lineRule="auto"/>
        <w:textAlignment w:val="baseline"/>
        <w:rPr>
          <w:rFonts w:ascii="Arial" w:hAnsi="Arial" w:cs="Arial"/>
          <w:color w:val="273239"/>
          <w:spacing w:val="2"/>
          <w:sz w:val="26"/>
          <w:szCs w:val="26"/>
        </w:rPr>
      </w:pPr>
      <w:r w:rsidRPr="00130242">
        <w:rPr>
          <w:rFonts w:ascii="Arial" w:hAnsi="Arial" w:cs="Arial"/>
          <w:color w:val="273239"/>
          <w:spacing w:val="2"/>
          <w:sz w:val="26"/>
          <w:szCs w:val="26"/>
        </w:rPr>
        <w:t xml:space="preserve">    }</w:t>
      </w:r>
    </w:p>
    <w:p w14:paraId="1B33E57F" w14:textId="629A91E3" w:rsidR="001106A5" w:rsidRPr="001106A5" w:rsidRDefault="007F444C" w:rsidP="001106A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97)</w:t>
      </w:r>
      <w:r w:rsidR="001106A5" w:rsidRPr="001106A5">
        <w:rPr>
          <w:rFonts w:ascii="Segoe UI" w:hAnsi="Segoe UI" w:cs="Segoe UI"/>
          <w:color w:val="263238"/>
          <w:sz w:val="21"/>
          <w:szCs w:val="21"/>
        </w:rPr>
        <w:t xml:space="preserve"> Given the </w:t>
      </w:r>
      <w:r w:rsidR="001106A5" w:rsidRPr="001106A5">
        <w:rPr>
          <w:rFonts w:ascii="Courier New" w:hAnsi="Courier New" w:cs="Courier New"/>
          <w:color w:val="546E7A"/>
          <w:sz w:val="20"/>
          <w:szCs w:val="20"/>
          <w:shd w:val="clear" w:color="auto" w:fill="F7F9FA"/>
        </w:rPr>
        <w:t>root</w:t>
      </w:r>
      <w:r w:rsidR="001106A5" w:rsidRPr="001106A5">
        <w:rPr>
          <w:rFonts w:ascii="Segoe UI" w:hAnsi="Segoe UI" w:cs="Segoe UI"/>
          <w:color w:val="263238"/>
          <w:sz w:val="21"/>
          <w:szCs w:val="21"/>
        </w:rPr>
        <w:t> of a binary tree, </w:t>
      </w:r>
      <w:r w:rsidR="001106A5" w:rsidRPr="001106A5">
        <w:rPr>
          <w:rFonts w:ascii="Segoe UI" w:hAnsi="Segoe UI" w:cs="Segoe UI"/>
          <w:i/>
          <w:iCs/>
          <w:color w:val="263238"/>
          <w:sz w:val="21"/>
          <w:szCs w:val="21"/>
        </w:rPr>
        <w:t>determine if it is a valid binary search tree (BST)</w:t>
      </w:r>
      <w:r w:rsidR="001106A5" w:rsidRPr="001106A5">
        <w:rPr>
          <w:rFonts w:ascii="Segoe UI" w:hAnsi="Segoe UI" w:cs="Segoe UI"/>
          <w:color w:val="263238"/>
          <w:sz w:val="21"/>
          <w:szCs w:val="21"/>
        </w:rPr>
        <w:t>.</w:t>
      </w:r>
    </w:p>
    <w:p w14:paraId="30F7F4A2" w14:textId="77777777" w:rsidR="001106A5" w:rsidRPr="001106A5" w:rsidRDefault="001106A5" w:rsidP="001106A5">
      <w:pPr>
        <w:shd w:val="clear" w:color="auto" w:fill="FFFFFF"/>
        <w:spacing w:after="240" w:line="240" w:lineRule="auto"/>
        <w:rPr>
          <w:rFonts w:ascii="Segoe UI" w:eastAsia="Times New Roman" w:hAnsi="Segoe UI" w:cs="Segoe UI"/>
          <w:color w:val="263238"/>
          <w:sz w:val="21"/>
          <w:szCs w:val="21"/>
        </w:rPr>
      </w:pPr>
      <w:r w:rsidRPr="001106A5">
        <w:rPr>
          <w:rFonts w:ascii="Segoe UI" w:eastAsia="Times New Roman" w:hAnsi="Segoe UI" w:cs="Segoe UI"/>
          <w:color w:val="263238"/>
          <w:sz w:val="21"/>
          <w:szCs w:val="21"/>
        </w:rPr>
        <w:t>A </w:t>
      </w:r>
      <w:r w:rsidRPr="001106A5">
        <w:rPr>
          <w:rFonts w:ascii="Segoe UI" w:eastAsia="Times New Roman" w:hAnsi="Segoe UI" w:cs="Segoe UI"/>
          <w:b/>
          <w:bCs/>
          <w:color w:val="263238"/>
          <w:sz w:val="21"/>
          <w:szCs w:val="21"/>
        </w:rPr>
        <w:t>valid BST</w:t>
      </w:r>
      <w:r w:rsidRPr="001106A5">
        <w:rPr>
          <w:rFonts w:ascii="Segoe UI" w:eastAsia="Times New Roman" w:hAnsi="Segoe UI" w:cs="Segoe UI"/>
          <w:color w:val="263238"/>
          <w:sz w:val="21"/>
          <w:szCs w:val="21"/>
        </w:rPr>
        <w:t> is defined as follows:</w:t>
      </w:r>
    </w:p>
    <w:p w14:paraId="3370A6DF" w14:textId="77777777" w:rsidR="001106A5" w:rsidRPr="001106A5" w:rsidRDefault="001106A5" w:rsidP="00A0090B">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106A5">
        <w:rPr>
          <w:rFonts w:ascii="Segoe UI" w:eastAsia="Times New Roman" w:hAnsi="Segoe UI" w:cs="Segoe UI"/>
          <w:color w:val="263238"/>
          <w:sz w:val="21"/>
          <w:szCs w:val="21"/>
        </w:rPr>
        <w:t>The left subtree of a node contains only nodes with keys </w:t>
      </w:r>
      <w:r w:rsidRPr="001106A5">
        <w:rPr>
          <w:rFonts w:ascii="Segoe UI" w:eastAsia="Times New Roman" w:hAnsi="Segoe UI" w:cs="Segoe UI"/>
          <w:b/>
          <w:bCs/>
          <w:color w:val="263238"/>
          <w:sz w:val="21"/>
          <w:szCs w:val="21"/>
        </w:rPr>
        <w:t>less than</w:t>
      </w:r>
      <w:r w:rsidRPr="001106A5">
        <w:rPr>
          <w:rFonts w:ascii="Segoe UI" w:eastAsia="Times New Roman" w:hAnsi="Segoe UI" w:cs="Segoe UI"/>
          <w:color w:val="263238"/>
          <w:sz w:val="21"/>
          <w:szCs w:val="21"/>
        </w:rPr>
        <w:t> the node's key.</w:t>
      </w:r>
    </w:p>
    <w:p w14:paraId="03BE7F73" w14:textId="77777777" w:rsidR="001106A5" w:rsidRPr="001106A5" w:rsidRDefault="001106A5" w:rsidP="00A0090B">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106A5">
        <w:rPr>
          <w:rFonts w:ascii="Segoe UI" w:eastAsia="Times New Roman" w:hAnsi="Segoe UI" w:cs="Segoe UI"/>
          <w:color w:val="263238"/>
          <w:sz w:val="21"/>
          <w:szCs w:val="21"/>
        </w:rPr>
        <w:t>The right subtree of a node contains only nodes with keys </w:t>
      </w:r>
      <w:r w:rsidRPr="001106A5">
        <w:rPr>
          <w:rFonts w:ascii="Segoe UI" w:eastAsia="Times New Roman" w:hAnsi="Segoe UI" w:cs="Segoe UI"/>
          <w:b/>
          <w:bCs/>
          <w:color w:val="263238"/>
          <w:sz w:val="21"/>
          <w:szCs w:val="21"/>
        </w:rPr>
        <w:t>greater than</w:t>
      </w:r>
      <w:r w:rsidRPr="001106A5">
        <w:rPr>
          <w:rFonts w:ascii="Segoe UI" w:eastAsia="Times New Roman" w:hAnsi="Segoe UI" w:cs="Segoe UI"/>
          <w:color w:val="263238"/>
          <w:sz w:val="21"/>
          <w:szCs w:val="21"/>
        </w:rPr>
        <w:t> the node's key.</w:t>
      </w:r>
    </w:p>
    <w:p w14:paraId="3E2C085D" w14:textId="77777777" w:rsidR="001106A5" w:rsidRPr="001106A5" w:rsidRDefault="001106A5" w:rsidP="00A0090B">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106A5">
        <w:rPr>
          <w:rFonts w:ascii="Segoe UI" w:eastAsia="Times New Roman" w:hAnsi="Segoe UI" w:cs="Segoe UI"/>
          <w:color w:val="263238"/>
          <w:sz w:val="21"/>
          <w:szCs w:val="21"/>
        </w:rPr>
        <w:t>Both the left and right subtrees must also be binary search trees.</w:t>
      </w:r>
    </w:p>
    <w:p w14:paraId="3A49AA5B" w14:textId="77777777" w:rsidR="001106A5" w:rsidRPr="001106A5" w:rsidRDefault="001106A5" w:rsidP="001106A5">
      <w:pPr>
        <w:shd w:val="clear" w:color="auto" w:fill="FFFFFF"/>
        <w:spacing w:after="240" w:line="240" w:lineRule="auto"/>
        <w:rPr>
          <w:rFonts w:ascii="Segoe UI" w:eastAsia="Times New Roman" w:hAnsi="Segoe UI" w:cs="Segoe UI"/>
          <w:color w:val="263238"/>
          <w:sz w:val="21"/>
          <w:szCs w:val="21"/>
        </w:rPr>
      </w:pPr>
      <w:r w:rsidRPr="001106A5">
        <w:rPr>
          <w:rFonts w:ascii="Segoe UI" w:eastAsia="Times New Roman" w:hAnsi="Segoe UI" w:cs="Segoe UI"/>
          <w:color w:val="263238"/>
          <w:sz w:val="21"/>
          <w:szCs w:val="21"/>
        </w:rPr>
        <w:t> </w:t>
      </w:r>
    </w:p>
    <w:p w14:paraId="37194558" w14:textId="77777777" w:rsidR="001106A5" w:rsidRPr="001106A5" w:rsidRDefault="001106A5" w:rsidP="001106A5">
      <w:pPr>
        <w:shd w:val="clear" w:color="auto" w:fill="FFFFFF"/>
        <w:spacing w:after="240" w:line="240" w:lineRule="auto"/>
        <w:rPr>
          <w:rFonts w:ascii="Segoe UI" w:eastAsia="Times New Roman" w:hAnsi="Segoe UI" w:cs="Segoe UI"/>
          <w:color w:val="263238"/>
          <w:sz w:val="21"/>
          <w:szCs w:val="21"/>
        </w:rPr>
      </w:pPr>
      <w:r w:rsidRPr="001106A5">
        <w:rPr>
          <w:rFonts w:ascii="Segoe UI" w:eastAsia="Times New Roman" w:hAnsi="Segoe UI" w:cs="Segoe UI"/>
          <w:b/>
          <w:bCs/>
          <w:color w:val="263238"/>
          <w:sz w:val="21"/>
          <w:szCs w:val="21"/>
        </w:rPr>
        <w:t>Example 1:</w:t>
      </w:r>
    </w:p>
    <w:p w14:paraId="5F86041A" w14:textId="5A824FB3" w:rsidR="001106A5" w:rsidRPr="001106A5" w:rsidRDefault="001106A5" w:rsidP="001106A5">
      <w:pPr>
        <w:spacing w:after="0" w:line="240" w:lineRule="auto"/>
        <w:rPr>
          <w:rFonts w:ascii="Times New Roman" w:eastAsia="Times New Roman" w:hAnsi="Times New Roman" w:cs="Times New Roman"/>
          <w:sz w:val="24"/>
          <w:szCs w:val="24"/>
        </w:rPr>
      </w:pPr>
      <w:r w:rsidRPr="001106A5">
        <w:rPr>
          <w:rFonts w:ascii="Times New Roman" w:eastAsia="Times New Roman" w:hAnsi="Times New Roman" w:cs="Times New Roman"/>
          <w:noProof/>
          <w:sz w:val="24"/>
          <w:szCs w:val="24"/>
        </w:rPr>
        <w:lastRenderedPageBreak/>
        <w:drawing>
          <wp:inline distT="0" distB="0" distL="0" distR="0" wp14:anchorId="68979B76" wp14:editId="35034BDE">
            <wp:extent cx="2880360" cy="1737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360" cy="1737360"/>
                    </a:xfrm>
                    <a:prstGeom prst="rect">
                      <a:avLst/>
                    </a:prstGeom>
                    <a:noFill/>
                    <a:ln>
                      <a:noFill/>
                    </a:ln>
                  </pic:spPr>
                </pic:pic>
              </a:graphicData>
            </a:graphic>
          </wp:inline>
        </w:drawing>
      </w:r>
    </w:p>
    <w:p w14:paraId="3358500F" w14:textId="77777777" w:rsidR="001106A5" w:rsidRPr="001106A5" w:rsidRDefault="001106A5" w:rsidP="001106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06A5">
        <w:rPr>
          <w:rFonts w:ascii="Consolas" w:eastAsia="Times New Roman" w:hAnsi="Consolas" w:cs="Courier New"/>
          <w:b/>
          <w:bCs/>
          <w:color w:val="263238"/>
          <w:sz w:val="20"/>
          <w:szCs w:val="20"/>
        </w:rPr>
        <w:t>Input:</w:t>
      </w:r>
      <w:r w:rsidRPr="001106A5">
        <w:rPr>
          <w:rFonts w:ascii="Consolas" w:eastAsia="Times New Roman" w:hAnsi="Consolas" w:cs="Courier New"/>
          <w:color w:val="263238"/>
          <w:sz w:val="20"/>
          <w:szCs w:val="20"/>
        </w:rPr>
        <w:t xml:space="preserve"> root = [2,1,3]</w:t>
      </w:r>
    </w:p>
    <w:p w14:paraId="5E041787" w14:textId="77777777" w:rsidR="001106A5" w:rsidRPr="001106A5" w:rsidRDefault="001106A5" w:rsidP="001106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06A5">
        <w:rPr>
          <w:rFonts w:ascii="Consolas" w:eastAsia="Times New Roman" w:hAnsi="Consolas" w:cs="Courier New"/>
          <w:b/>
          <w:bCs/>
          <w:color w:val="263238"/>
          <w:sz w:val="20"/>
          <w:szCs w:val="20"/>
        </w:rPr>
        <w:t>Output:</w:t>
      </w:r>
      <w:r w:rsidRPr="001106A5">
        <w:rPr>
          <w:rFonts w:ascii="Consolas" w:eastAsia="Times New Roman" w:hAnsi="Consolas" w:cs="Courier New"/>
          <w:color w:val="263238"/>
          <w:sz w:val="20"/>
          <w:szCs w:val="20"/>
        </w:rPr>
        <w:t xml:space="preserve"> true</w:t>
      </w:r>
    </w:p>
    <w:p w14:paraId="196E62C8" w14:textId="5E078C34" w:rsidR="007F444C" w:rsidRDefault="007F444C" w:rsidP="00130242">
      <w:pPr>
        <w:shd w:val="clear" w:color="auto" w:fill="FFFFFF"/>
        <w:spacing w:after="0" w:line="240" w:lineRule="auto"/>
        <w:textAlignment w:val="baseline"/>
        <w:rPr>
          <w:rFonts w:ascii="Arial" w:hAnsi="Arial" w:cs="Arial"/>
          <w:color w:val="273239"/>
          <w:spacing w:val="2"/>
          <w:sz w:val="26"/>
          <w:szCs w:val="26"/>
        </w:rPr>
      </w:pPr>
    </w:p>
    <w:p w14:paraId="6E2CCDB4" w14:textId="77777777" w:rsidR="001106A5" w:rsidRPr="001106A5" w:rsidRDefault="007F444C" w:rsidP="001106A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106A5" w:rsidRPr="001106A5">
        <w:rPr>
          <w:rFonts w:ascii="Arial" w:hAnsi="Arial" w:cs="Arial"/>
          <w:color w:val="273239"/>
          <w:spacing w:val="2"/>
          <w:sz w:val="26"/>
          <w:szCs w:val="26"/>
        </w:rPr>
        <w:t xml:space="preserve"> bool isValidBST(TreeNode* root) {</w:t>
      </w:r>
    </w:p>
    <w:p w14:paraId="47DC6136"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return isVlidBST(root,LONG_MIN,LONG_MAX);</w:t>
      </w:r>
    </w:p>
    <w:p w14:paraId="6C8A20F7"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w:t>
      </w:r>
    </w:p>
    <w:p w14:paraId="0A1FA775"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bool isVlidBST(TreeNode*root,long mini,long maxi)</w:t>
      </w:r>
    </w:p>
    <w:p w14:paraId="7B67F390"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w:t>
      </w:r>
    </w:p>
    <w:p w14:paraId="5DF7E721"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if(!root)</w:t>
      </w:r>
    </w:p>
    <w:p w14:paraId="0A6AB4BC"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return 1;</w:t>
      </w:r>
    </w:p>
    <w:p w14:paraId="3AA4384F"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if(mini&gt;=root-&gt;val||maxi&lt;=root-&gt;val)</w:t>
      </w:r>
    </w:p>
    <w:p w14:paraId="49110863"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return 0;</w:t>
      </w:r>
    </w:p>
    <w:p w14:paraId="2D7BA811" w14:textId="77777777" w:rsidR="001106A5" w:rsidRPr="001106A5"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return isVlidBST(root-&gt;left,mini,root-&gt;val)&amp;&amp;isVlidBST(root-&gt;right,root-&gt;val,maxi);</w:t>
      </w:r>
    </w:p>
    <w:p w14:paraId="178E33BA" w14:textId="7BEB4F71" w:rsidR="007F444C" w:rsidRDefault="001106A5" w:rsidP="001106A5">
      <w:pPr>
        <w:shd w:val="clear" w:color="auto" w:fill="FFFFFF"/>
        <w:spacing w:after="0" w:line="240" w:lineRule="auto"/>
        <w:textAlignment w:val="baseline"/>
        <w:rPr>
          <w:rFonts w:ascii="Arial" w:hAnsi="Arial" w:cs="Arial"/>
          <w:color w:val="273239"/>
          <w:spacing w:val="2"/>
          <w:sz w:val="26"/>
          <w:szCs w:val="26"/>
        </w:rPr>
      </w:pPr>
      <w:r w:rsidRPr="001106A5">
        <w:rPr>
          <w:rFonts w:ascii="Arial" w:hAnsi="Arial" w:cs="Arial"/>
          <w:color w:val="273239"/>
          <w:spacing w:val="2"/>
          <w:sz w:val="26"/>
          <w:szCs w:val="26"/>
        </w:rPr>
        <w:t xml:space="preserve">    }</w:t>
      </w:r>
    </w:p>
    <w:p w14:paraId="6F4AB306" w14:textId="22A5B8AB" w:rsidR="00073FA2" w:rsidRDefault="001106A5" w:rsidP="00073FA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98)</w:t>
      </w:r>
      <w:r w:rsidR="00073FA2" w:rsidRPr="00073FA2">
        <w:rPr>
          <w:rFonts w:ascii="Segoe UI" w:hAnsi="Segoe UI" w:cs="Segoe UI"/>
          <w:color w:val="263238"/>
          <w:sz w:val="21"/>
          <w:szCs w:val="21"/>
        </w:rPr>
        <w:t xml:space="preserve"> </w:t>
      </w:r>
      <w:r w:rsidR="00073FA2">
        <w:rPr>
          <w:rFonts w:ascii="Segoe UI" w:hAnsi="Segoe UI" w:cs="Segoe UI"/>
          <w:color w:val="263238"/>
          <w:sz w:val="21"/>
          <w:szCs w:val="21"/>
        </w:rPr>
        <w:t>Given a binary search tree (BST), find the lowest common ancestor (LCA) of two given nodes in the BST.</w:t>
      </w:r>
    </w:p>
    <w:p w14:paraId="1FC2DD20" w14:textId="77777777" w:rsidR="00073FA2" w:rsidRDefault="00073FA2" w:rsidP="00073F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6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w:t>
      </w:r>
      <w:r>
        <w:rPr>
          <w:rStyle w:val="HTMLCode"/>
          <w:color w:val="546E7A"/>
          <w:shd w:val="clear" w:color="auto" w:fill="F7F9FA"/>
        </w:rPr>
        <w:t>p</w:t>
      </w:r>
      <w:r>
        <w:rPr>
          <w:rFonts w:ascii="Segoe UI" w:hAnsi="Segoe UI" w:cs="Segoe UI"/>
          <w:color w:val="263238"/>
          <w:sz w:val="21"/>
          <w:szCs w:val="21"/>
        </w:rPr>
        <w:t> and </w:t>
      </w:r>
      <w:r>
        <w:rPr>
          <w:rStyle w:val="HTMLCode"/>
          <w:color w:val="546E7A"/>
          <w:shd w:val="clear" w:color="auto" w:fill="F7F9FA"/>
        </w:rPr>
        <w:t>q</w:t>
      </w:r>
      <w:r>
        <w:rPr>
          <w:rFonts w:ascii="Segoe UI" w:hAnsi="Segoe UI" w:cs="Segoe UI"/>
          <w:color w:val="263238"/>
          <w:sz w:val="21"/>
          <w:szCs w:val="21"/>
        </w:rPr>
        <w:t> as the lowest node in </w:t>
      </w:r>
      <w:r>
        <w:rPr>
          <w:rStyle w:val="HTMLCode"/>
          <w:color w:val="546E7A"/>
          <w:shd w:val="clear" w:color="auto" w:fill="F7F9FA"/>
        </w:rPr>
        <w:t>T</w:t>
      </w:r>
      <w:r>
        <w:rPr>
          <w:rFonts w:ascii="Segoe UI" w:hAnsi="Segoe UI" w:cs="Segoe UI"/>
          <w:color w:val="263238"/>
          <w:sz w:val="21"/>
          <w:szCs w:val="21"/>
        </w:rPr>
        <w:t> that has both </w:t>
      </w:r>
      <w:r>
        <w:rPr>
          <w:rStyle w:val="HTMLCode"/>
          <w:color w:val="546E7A"/>
          <w:shd w:val="clear" w:color="auto" w:fill="F7F9FA"/>
        </w:rPr>
        <w:t>p</w:t>
      </w:r>
      <w:r>
        <w:rPr>
          <w:rFonts w:ascii="Segoe UI" w:hAnsi="Segoe UI" w:cs="Segoe UI"/>
          <w:color w:val="263238"/>
          <w:sz w:val="21"/>
          <w:szCs w:val="21"/>
        </w:rPr>
        <w:t> and </w:t>
      </w:r>
      <w:r>
        <w:rPr>
          <w:rStyle w:val="HTMLCode"/>
          <w:color w:val="546E7A"/>
          <w:shd w:val="clear" w:color="auto" w:fill="F7F9FA"/>
        </w:rPr>
        <w:t>q</w:t>
      </w:r>
      <w:r>
        <w:rPr>
          <w:rFonts w:ascii="Segoe UI" w:hAnsi="Segoe UI" w:cs="Segoe UI"/>
          <w:color w:val="263238"/>
          <w:sz w:val="21"/>
          <w:szCs w:val="21"/>
        </w:rPr>
        <w:t>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11A9D67D" w14:textId="77777777" w:rsidR="00073FA2" w:rsidRDefault="00073FA2" w:rsidP="00073F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B96464A" w14:textId="77777777" w:rsidR="00073FA2" w:rsidRDefault="00073FA2" w:rsidP="00073F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0F13464C" w14:textId="4B08D461" w:rsidR="00073FA2" w:rsidRDefault="00073FA2" w:rsidP="00073FA2">
      <w:pPr>
        <w:rPr>
          <w:rFonts w:ascii="Times New Roman" w:hAnsi="Times New Roman" w:cs="Times New Roman"/>
          <w:sz w:val="24"/>
          <w:szCs w:val="24"/>
        </w:rPr>
      </w:pPr>
      <w:r>
        <w:rPr>
          <w:noProof/>
        </w:rPr>
        <w:lastRenderedPageBreak/>
        <w:drawing>
          <wp:inline distT="0" distB="0" distL="0" distR="0" wp14:anchorId="212DA61F" wp14:editId="29B2CA54">
            <wp:extent cx="1905000" cy="1813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1813560"/>
                    </a:xfrm>
                    <a:prstGeom prst="rect">
                      <a:avLst/>
                    </a:prstGeom>
                    <a:noFill/>
                    <a:ln>
                      <a:noFill/>
                    </a:ln>
                  </pic:spPr>
                </pic:pic>
              </a:graphicData>
            </a:graphic>
          </wp:inline>
        </w:drawing>
      </w:r>
    </w:p>
    <w:p w14:paraId="717C9B09" w14:textId="77777777" w:rsidR="00073FA2" w:rsidRDefault="00073FA2" w:rsidP="00073FA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14:paraId="5454A8C5" w14:textId="77777777" w:rsidR="00073FA2" w:rsidRDefault="00073FA2" w:rsidP="00073FA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14:paraId="4EDB7B30" w14:textId="77777777" w:rsidR="00073FA2" w:rsidRDefault="00073FA2" w:rsidP="00073FA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LCA of nodes 2 and 8 is 6.</w:t>
      </w:r>
    </w:p>
    <w:p w14:paraId="0402D6C5" w14:textId="5511B04F" w:rsidR="009958B3" w:rsidRDefault="009958B3" w:rsidP="0098299A">
      <w:pPr>
        <w:shd w:val="clear" w:color="auto" w:fill="FFFFFF"/>
        <w:spacing w:after="0" w:line="240" w:lineRule="auto"/>
        <w:textAlignment w:val="baseline"/>
        <w:rPr>
          <w:rFonts w:ascii="Arial" w:hAnsi="Arial" w:cs="Arial"/>
          <w:color w:val="273239"/>
          <w:spacing w:val="2"/>
          <w:sz w:val="26"/>
          <w:szCs w:val="26"/>
        </w:rPr>
      </w:pPr>
    </w:p>
    <w:p w14:paraId="5799D2C4" w14:textId="46ECFB88" w:rsidR="008829A4" w:rsidRDefault="008829A4"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*****************************************MYVERSION******************************</w:t>
      </w:r>
    </w:p>
    <w:p w14:paraId="0C7A6FCB" w14:textId="77777777" w:rsidR="008829A4" w:rsidRDefault="008829A4" w:rsidP="0098299A">
      <w:pPr>
        <w:shd w:val="clear" w:color="auto" w:fill="FFFFFF"/>
        <w:spacing w:after="0" w:line="240" w:lineRule="auto"/>
        <w:textAlignment w:val="baseline"/>
        <w:rPr>
          <w:rFonts w:ascii="Arial" w:hAnsi="Arial" w:cs="Arial"/>
          <w:color w:val="273239"/>
          <w:spacing w:val="2"/>
          <w:sz w:val="26"/>
          <w:szCs w:val="26"/>
        </w:rPr>
      </w:pPr>
    </w:p>
    <w:p w14:paraId="5096829A" w14:textId="77777777" w:rsidR="008829A4" w:rsidRPr="008829A4" w:rsidRDefault="001106A5" w:rsidP="008829A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8829A4" w:rsidRPr="008829A4">
        <w:rPr>
          <w:rFonts w:ascii="Arial" w:hAnsi="Arial" w:cs="Arial"/>
          <w:color w:val="273239"/>
          <w:spacing w:val="2"/>
          <w:sz w:val="26"/>
          <w:szCs w:val="26"/>
        </w:rPr>
        <w:t xml:space="preserve"> TreeNode* lowestCommonAncestor(TreeNode* root, TreeNode* p, TreeNode* q) {</w:t>
      </w:r>
    </w:p>
    <w:p w14:paraId="391D1D5F" w14:textId="5DB2FCFA"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if(!root)</w:t>
      </w:r>
    </w:p>
    <w:p w14:paraId="2CFC9922"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root;</w:t>
      </w:r>
    </w:p>
    <w:p w14:paraId="718B7C19"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if(p==root||q==root)</w:t>
      </w:r>
    </w:p>
    <w:p w14:paraId="0F24C79E"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root;</w:t>
      </w:r>
    </w:p>
    <w:p w14:paraId="110AA7AE"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TreeNode*l=lowestCommonAncestor(root-&gt;left,p,q);</w:t>
      </w:r>
    </w:p>
    <w:p w14:paraId="60CF894A"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TreeNode*r=lowestCommonAncestor(root-&gt;right,p,q);</w:t>
      </w:r>
    </w:p>
    <w:p w14:paraId="14D2B5E0"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if(l&amp;&amp;r)</w:t>
      </w:r>
    </w:p>
    <w:p w14:paraId="72980B9E"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root;</w:t>
      </w:r>
    </w:p>
    <w:p w14:paraId="4E02A3E9"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else</w:t>
      </w:r>
    </w:p>
    <w:p w14:paraId="4596A0AA" w14:textId="5D543446" w:rsidR="001106A5"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l?l:r;</w:t>
      </w:r>
    </w:p>
    <w:p w14:paraId="0266411E" w14:textId="501F7AFD" w:rsidR="008829A4" w:rsidRDefault="008829A4" w:rsidP="008829A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62BE173F" w14:textId="100E9719" w:rsidR="008829A4" w:rsidRDefault="008829A4" w:rsidP="008829A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******************************NEW VESRION*****************</w:t>
      </w:r>
    </w:p>
    <w:p w14:paraId="56A983CE"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Pr="008829A4">
        <w:rPr>
          <w:rFonts w:ascii="Arial" w:hAnsi="Arial" w:cs="Arial"/>
          <w:color w:val="273239"/>
          <w:spacing w:val="2"/>
          <w:sz w:val="26"/>
          <w:szCs w:val="26"/>
        </w:rPr>
        <w:t xml:space="preserve">  TreeNode* lowestCommonAncestor(TreeNode* root, TreeNode* p, TreeNode* q) {</w:t>
      </w:r>
    </w:p>
    <w:p w14:paraId="40324EDA"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w:t>
      </w:r>
    </w:p>
    <w:p w14:paraId="6507D2F1"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if(!root)</w:t>
      </w:r>
    </w:p>
    <w:p w14:paraId="783447E8"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root;</w:t>
      </w:r>
    </w:p>
    <w:p w14:paraId="08B77FC1"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if(root-&gt;val&gt;p-&gt;val&amp;&amp;root-&gt;val&gt;q-&gt;val)</w:t>
      </w:r>
    </w:p>
    <w:p w14:paraId="02ACB4F5"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lowestCommonAncestor(root-&gt;left,p,q);</w:t>
      </w:r>
    </w:p>
    <w:p w14:paraId="36A6C411"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if(root-&gt;val&lt;p-&gt;val&amp;&amp;root-&gt;val&lt;q-&gt;val)</w:t>
      </w:r>
    </w:p>
    <w:p w14:paraId="36BC8856"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lowestCommonAncestor(root-&gt;right,p,q);</w:t>
      </w:r>
    </w:p>
    <w:p w14:paraId="79C712A5"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w:t>
      </w:r>
    </w:p>
    <w:p w14:paraId="6523481D"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return root;</w:t>
      </w:r>
    </w:p>
    <w:p w14:paraId="15926A43"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lastRenderedPageBreak/>
        <w:t xml:space="preserve">       </w:t>
      </w:r>
    </w:p>
    <w:p w14:paraId="2D034B22" w14:textId="77777777" w:rsidR="008829A4" w:rsidRP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w:t>
      </w:r>
    </w:p>
    <w:p w14:paraId="1AC76649" w14:textId="72661311" w:rsidR="008829A4" w:rsidRDefault="008829A4" w:rsidP="008829A4">
      <w:pPr>
        <w:shd w:val="clear" w:color="auto" w:fill="FFFFFF"/>
        <w:spacing w:after="0" w:line="240" w:lineRule="auto"/>
        <w:textAlignment w:val="baseline"/>
        <w:rPr>
          <w:rFonts w:ascii="Arial" w:hAnsi="Arial" w:cs="Arial"/>
          <w:color w:val="273239"/>
          <w:spacing w:val="2"/>
          <w:sz w:val="26"/>
          <w:szCs w:val="26"/>
        </w:rPr>
      </w:pPr>
      <w:r w:rsidRPr="008829A4">
        <w:rPr>
          <w:rFonts w:ascii="Arial" w:hAnsi="Arial" w:cs="Arial"/>
          <w:color w:val="273239"/>
          <w:spacing w:val="2"/>
          <w:sz w:val="26"/>
          <w:szCs w:val="26"/>
        </w:rPr>
        <w:t xml:space="preserve">    }</w:t>
      </w:r>
    </w:p>
    <w:p w14:paraId="3CF05B4A" w14:textId="4BE78B0E" w:rsidR="00510A5C" w:rsidRDefault="00F4605A" w:rsidP="00510A5C">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99)</w:t>
      </w:r>
      <w:r w:rsidR="00510A5C" w:rsidRPr="00510A5C">
        <w:rPr>
          <w:rFonts w:ascii="Arial" w:hAnsi="Arial" w:cs="Arial"/>
          <w:color w:val="333333"/>
          <w:sz w:val="27"/>
          <w:szCs w:val="27"/>
        </w:rPr>
        <w:t xml:space="preserve"> Given a positive integer </w:t>
      </w:r>
      <w:r w:rsidR="00510A5C" w:rsidRPr="00510A5C">
        <w:rPr>
          <w:rFonts w:ascii="Arial" w:hAnsi="Arial" w:cs="Arial"/>
          <w:b/>
          <w:bCs/>
          <w:color w:val="333333"/>
          <w:sz w:val="27"/>
          <w:szCs w:val="27"/>
        </w:rPr>
        <w:t>N</w:t>
      </w:r>
      <w:r w:rsidR="00510A5C" w:rsidRPr="00510A5C">
        <w:rPr>
          <w:rFonts w:ascii="Arial" w:hAnsi="Arial" w:cs="Arial"/>
          <w:color w:val="333333"/>
          <w:sz w:val="27"/>
          <w:szCs w:val="27"/>
        </w:rPr>
        <w:t>, find the last digit of the </w:t>
      </w:r>
      <w:r w:rsidR="00510A5C" w:rsidRPr="00510A5C">
        <w:rPr>
          <w:rFonts w:ascii="Arial" w:hAnsi="Arial" w:cs="Arial"/>
          <w:b/>
          <w:bCs/>
          <w:color w:val="333333"/>
          <w:sz w:val="27"/>
          <w:szCs w:val="27"/>
        </w:rPr>
        <w:t>N</w:t>
      </w:r>
      <w:r w:rsidR="00510A5C" w:rsidRPr="00510A5C">
        <w:rPr>
          <w:rFonts w:ascii="Arial" w:hAnsi="Arial" w:cs="Arial"/>
          <w:b/>
          <w:bCs/>
          <w:color w:val="333333"/>
          <w:sz w:val="20"/>
          <w:szCs w:val="20"/>
          <w:vertAlign w:val="superscript"/>
        </w:rPr>
        <w:t>th</w:t>
      </w:r>
      <w:r w:rsidR="00510A5C" w:rsidRPr="00510A5C">
        <w:rPr>
          <w:rFonts w:ascii="Arial" w:hAnsi="Arial" w:cs="Arial"/>
          <w:color w:val="333333"/>
          <w:sz w:val="27"/>
          <w:szCs w:val="27"/>
        </w:rPr>
        <w:t> term from the Fibonacci series.</w:t>
      </w:r>
      <w:r w:rsidR="00510A5C" w:rsidRPr="00510A5C">
        <w:rPr>
          <w:rFonts w:ascii="Arial" w:hAnsi="Arial" w:cs="Arial"/>
          <w:color w:val="333333"/>
          <w:sz w:val="21"/>
          <w:szCs w:val="21"/>
        </w:rPr>
        <w:br/>
        <w:t> </w:t>
      </w:r>
    </w:p>
    <w:p w14:paraId="08638198" w14:textId="77777777" w:rsidR="002E5887" w:rsidRDefault="00061A36" w:rsidP="00510A5C">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*******AFTER EVERY 60 NUMBERS,LAST DIGITS GET</w:t>
      </w:r>
    </w:p>
    <w:p w14:paraId="0CCE674A" w14:textId="0575E57F" w:rsidR="00061A36" w:rsidRPr="00510A5C" w:rsidRDefault="00061A36" w:rsidP="00510A5C">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REPEAT</w:t>
      </w:r>
      <w:r w:rsidR="002E5887">
        <w:rPr>
          <w:rFonts w:ascii="Arial" w:hAnsi="Arial" w:cs="Arial"/>
          <w:color w:val="333333"/>
          <w:sz w:val="21"/>
          <w:szCs w:val="21"/>
        </w:rPr>
        <w:t>ED</w:t>
      </w:r>
      <w:r>
        <w:rPr>
          <w:rFonts w:ascii="Arial" w:hAnsi="Arial" w:cs="Arial"/>
          <w:color w:val="333333"/>
          <w:sz w:val="21"/>
          <w:szCs w:val="21"/>
        </w:rPr>
        <w:t>*******************(IMP)******************</w:t>
      </w:r>
    </w:p>
    <w:p w14:paraId="6BEAED4A" w14:textId="77777777" w:rsidR="00510A5C" w:rsidRPr="00510A5C" w:rsidRDefault="00510A5C" w:rsidP="00510A5C">
      <w:pPr>
        <w:shd w:val="clear" w:color="auto" w:fill="FFFFFF"/>
        <w:spacing w:after="150" w:line="240" w:lineRule="auto"/>
        <w:rPr>
          <w:rFonts w:ascii="Arial" w:eastAsia="Times New Roman" w:hAnsi="Arial" w:cs="Arial"/>
          <w:color w:val="333333"/>
          <w:sz w:val="21"/>
          <w:szCs w:val="21"/>
        </w:rPr>
      </w:pPr>
      <w:r w:rsidRPr="00510A5C">
        <w:rPr>
          <w:rFonts w:ascii="Arial" w:eastAsia="Times New Roman" w:hAnsi="Arial" w:cs="Arial"/>
          <w:b/>
          <w:bCs/>
          <w:color w:val="333333"/>
          <w:sz w:val="27"/>
          <w:szCs w:val="27"/>
        </w:rPr>
        <w:t>Example 1:</w:t>
      </w:r>
    </w:p>
    <w:p w14:paraId="2E9E0DB2" w14:textId="77777777" w:rsidR="00510A5C"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10A5C">
        <w:rPr>
          <w:rFonts w:ascii="Consolas" w:eastAsia="Times New Roman" w:hAnsi="Consolas" w:cs="Courier New"/>
          <w:b/>
          <w:bCs/>
          <w:color w:val="333333"/>
          <w:sz w:val="27"/>
          <w:szCs w:val="27"/>
        </w:rPr>
        <w:t>Input:</w:t>
      </w:r>
    </w:p>
    <w:p w14:paraId="00802907" w14:textId="77777777" w:rsidR="00510A5C"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10A5C">
        <w:rPr>
          <w:rFonts w:ascii="Consolas" w:eastAsia="Times New Roman" w:hAnsi="Consolas" w:cs="Courier New"/>
          <w:color w:val="333333"/>
          <w:sz w:val="27"/>
          <w:szCs w:val="27"/>
        </w:rPr>
        <w:t>N = 5</w:t>
      </w:r>
    </w:p>
    <w:p w14:paraId="4FB2B055" w14:textId="77777777" w:rsidR="00510A5C"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10A5C">
        <w:rPr>
          <w:rFonts w:ascii="Consolas" w:eastAsia="Times New Roman" w:hAnsi="Consolas" w:cs="Courier New"/>
          <w:b/>
          <w:bCs/>
          <w:color w:val="333333"/>
          <w:sz w:val="27"/>
          <w:szCs w:val="27"/>
        </w:rPr>
        <w:t>Output:</w:t>
      </w:r>
    </w:p>
    <w:p w14:paraId="15238EF7" w14:textId="77777777" w:rsidR="00510A5C"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10A5C">
        <w:rPr>
          <w:rFonts w:ascii="Consolas" w:eastAsia="Times New Roman" w:hAnsi="Consolas" w:cs="Courier New"/>
          <w:color w:val="333333"/>
          <w:sz w:val="27"/>
          <w:szCs w:val="27"/>
        </w:rPr>
        <w:t>5</w:t>
      </w:r>
    </w:p>
    <w:p w14:paraId="10304FC2" w14:textId="77777777" w:rsidR="00510A5C"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10A5C">
        <w:rPr>
          <w:rFonts w:ascii="Consolas" w:eastAsia="Times New Roman" w:hAnsi="Consolas" w:cs="Courier New"/>
          <w:b/>
          <w:bCs/>
          <w:color w:val="333333"/>
          <w:sz w:val="27"/>
          <w:szCs w:val="27"/>
        </w:rPr>
        <w:t>Explanation:</w:t>
      </w:r>
    </w:p>
    <w:p w14:paraId="24360823" w14:textId="388900C1" w:rsidR="009958B3" w:rsidRPr="00510A5C" w:rsidRDefault="00510A5C" w:rsidP="00510A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10A5C">
        <w:rPr>
          <w:rFonts w:ascii="Consolas" w:eastAsia="Times New Roman" w:hAnsi="Consolas" w:cs="Courier New"/>
          <w:color w:val="333333"/>
          <w:sz w:val="27"/>
          <w:szCs w:val="27"/>
        </w:rPr>
        <w:t>5th Fibonacci number is 5</w:t>
      </w:r>
    </w:p>
    <w:p w14:paraId="70DD8E3E" w14:textId="5FE1F569" w:rsidR="00510A5C" w:rsidRPr="00510A5C" w:rsidRDefault="00F4605A" w:rsidP="00510A5C">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510A5C" w:rsidRPr="00510A5C">
        <w:t xml:space="preserve"> </w:t>
      </w:r>
      <w:r w:rsidR="00510A5C" w:rsidRPr="00510A5C">
        <w:rPr>
          <w:rFonts w:ascii="Arial" w:hAnsi="Arial" w:cs="Arial"/>
          <w:color w:val="273239"/>
          <w:spacing w:val="2"/>
          <w:sz w:val="26"/>
          <w:szCs w:val="26"/>
        </w:rPr>
        <w:t>int fib(int N){</w:t>
      </w:r>
    </w:p>
    <w:p w14:paraId="7EA6D209"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//code here</w:t>
      </w:r>
    </w:p>
    <w:p w14:paraId="60D4AAAA"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long long f[60]={0};</w:t>
      </w:r>
    </w:p>
    <w:p w14:paraId="59A41E4A"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fibb(f,60);</w:t>
      </w:r>
    </w:p>
    <w:p w14:paraId="082AD141"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return f[N%60];</w:t>
      </w:r>
    </w:p>
    <w:p w14:paraId="6DAA7251"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w:t>
      </w:r>
    </w:p>
    <w:p w14:paraId="3EF0871C"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long long fibb(long long f[],long long n)</w:t>
      </w:r>
    </w:p>
    <w:p w14:paraId="2C7C166A"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w:t>
      </w:r>
    </w:p>
    <w:p w14:paraId="2F74A0CC"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f[0]=0;</w:t>
      </w:r>
    </w:p>
    <w:p w14:paraId="2849861B"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f[1]=1;</w:t>
      </w:r>
    </w:p>
    <w:p w14:paraId="27AA850A"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for(long long i=2;i&lt;=n;i++)</w:t>
      </w:r>
    </w:p>
    <w:p w14:paraId="53BE9232"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w:t>
      </w:r>
    </w:p>
    <w:p w14:paraId="50FB5F88"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f[i]=(f[i-1]+f[i-2])%10;</w:t>
      </w:r>
    </w:p>
    <w:p w14:paraId="568CB64D"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w:t>
      </w:r>
    </w:p>
    <w:p w14:paraId="6F3A9644" w14:textId="77777777" w:rsidR="00510A5C" w:rsidRPr="00510A5C"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return f[n];</w:t>
      </w:r>
    </w:p>
    <w:p w14:paraId="4E2A4A2A" w14:textId="02301847" w:rsidR="00F4605A" w:rsidRDefault="00510A5C" w:rsidP="00510A5C">
      <w:pPr>
        <w:shd w:val="clear" w:color="auto" w:fill="FFFFFF"/>
        <w:spacing w:after="0" w:line="240" w:lineRule="auto"/>
        <w:textAlignment w:val="baseline"/>
        <w:rPr>
          <w:rFonts w:ascii="Arial" w:hAnsi="Arial" w:cs="Arial"/>
          <w:color w:val="273239"/>
          <w:spacing w:val="2"/>
          <w:sz w:val="26"/>
          <w:szCs w:val="26"/>
        </w:rPr>
      </w:pPr>
      <w:r w:rsidRPr="00510A5C">
        <w:rPr>
          <w:rFonts w:ascii="Arial" w:hAnsi="Arial" w:cs="Arial"/>
          <w:color w:val="273239"/>
          <w:spacing w:val="2"/>
          <w:sz w:val="26"/>
          <w:szCs w:val="26"/>
        </w:rPr>
        <w:t xml:space="preserve">    }</w:t>
      </w:r>
    </w:p>
    <w:p w14:paraId="7631005C" w14:textId="7B279CD1" w:rsidR="00FD762C" w:rsidRDefault="00940AD7" w:rsidP="00FD762C">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100)</w:t>
      </w:r>
      <w:r w:rsidR="00FD762C" w:rsidRPr="00FD762C">
        <w:rPr>
          <w:rFonts w:ascii="Segoe UI" w:hAnsi="Segoe UI" w:cs="Segoe UI"/>
          <w:color w:val="263238"/>
          <w:sz w:val="21"/>
          <w:szCs w:val="21"/>
        </w:rPr>
        <w:t xml:space="preserve"> </w:t>
      </w:r>
      <w:r w:rsidR="00FD762C">
        <w:rPr>
          <w:rFonts w:ascii="Segoe UI" w:hAnsi="Segoe UI" w:cs="Segoe UI"/>
          <w:color w:val="263238"/>
          <w:sz w:val="21"/>
          <w:szCs w:val="21"/>
        </w:rPr>
        <w:t>Given the </w:t>
      </w:r>
      <w:r w:rsidR="00FD762C">
        <w:rPr>
          <w:rStyle w:val="HTMLCode"/>
          <w:color w:val="546E7A"/>
          <w:shd w:val="clear" w:color="auto" w:fill="F7F9FA"/>
        </w:rPr>
        <w:t>root</w:t>
      </w:r>
      <w:r w:rsidR="00FD762C">
        <w:rPr>
          <w:rFonts w:ascii="Segoe UI" w:hAnsi="Segoe UI" w:cs="Segoe UI"/>
          <w:color w:val="263238"/>
          <w:sz w:val="21"/>
          <w:szCs w:val="21"/>
        </w:rPr>
        <w:t> of a </w:t>
      </w:r>
      <w:r w:rsidR="00FD762C">
        <w:rPr>
          <w:rStyle w:val="Strong"/>
          <w:rFonts w:ascii="Segoe UI" w:hAnsi="Segoe UI" w:cs="Segoe UI"/>
          <w:color w:val="263238"/>
          <w:sz w:val="21"/>
          <w:szCs w:val="21"/>
        </w:rPr>
        <w:t>complete</w:t>
      </w:r>
      <w:r w:rsidR="00FD762C">
        <w:rPr>
          <w:rFonts w:ascii="Segoe UI" w:hAnsi="Segoe UI" w:cs="Segoe UI"/>
          <w:color w:val="263238"/>
          <w:sz w:val="21"/>
          <w:szCs w:val="21"/>
        </w:rPr>
        <w:t> binary tree, return the number of the nodes in the tree.</w:t>
      </w:r>
    </w:p>
    <w:p w14:paraId="50E7CB1F" w14:textId="77777777" w:rsidR="00FD762C" w:rsidRDefault="00FD762C" w:rsidP="00FD762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w:t>
      </w:r>
      <w:hyperlink r:id="rId62" w:anchor="Types_of_binary_trees" w:tgtFrame="_blank" w:history="1">
        <w:r>
          <w:rPr>
            <w:rStyle w:val="Hyperlink"/>
            <w:rFonts w:ascii="Segoe UI" w:hAnsi="Segoe UI" w:cs="Segoe UI"/>
            <w:b/>
            <w:bCs/>
            <w:color w:val="607D8B"/>
            <w:sz w:val="21"/>
            <w:szCs w:val="21"/>
          </w:rPr>
          <w:t>Wikipedia</w:t>
        </w:r>
      </w:hyperlink>
      <w:r>
        <w:rPr>
          <w:rFonts w:ascii="Segoe UI" w:hAnsi="Segoe UI" w:cs="Segoe UI"/>
          <w:color w:val="263238"/>
          <w:sz w:val="21"/>
          <w:szCs w:val="21"/>
        </w:rPr>
        <w:t>, every level, except possibly the last, is completely filled in a complete binary tree, and all nodes in the last level are as far left as possible. It can have between </w:t>
      </w:r>
      <w:r>
        <w:rPr>
          <w:rStyle w:val="HTMLCode"/>
          <w:color w:val="546E7A"/>
          <w:shd w:val="clear" w:color="auto" w:fill="F7F9FA"/>
        </w:rPr>
        <w:t>1</w:t>
      </w:r>
      <w:r>
        <w:rPr>
          <w:rFonts w:ascii="Segoe UI" w:hAnsi="Segoe UI" w:cs="Segoe UI"/>
          <w:color w:val="263238"/>
          <w:sz w:val="21"/>
          <w:szCs w:val="21"/>
        </w:rPr>
        <w:t> and </w:t>
      </w:r>
      <w:r>
        <w:rPr>
          <w:rStyle w:val="HTMLCode"/>
          <w:color w:val="546E7A"/>
          <w:shd w:val="clear" w:color="auto" w:fill="F7F9FA"/>
        </w:rPr>
        <w:t>2</w:t>
      </w:r>
      <w:r>
        <w:rPr>
          <w:rStyle w:val="HTMLCode"/>
          <w:color w:val="546E7A"/>
          <w:sz w:val="15"/>
          <w:szCs w:val="15"/>
          <w:shd w:val="clear" w:color="auto" w:fill="F7F9FA"/>
          <w:vertAlign w:val="superscript"/>
        </w:rPr>
        <w:t>h</w:t>
      </w:r>
      <w:r>
        <w:rPr>
          <w:rFonts w:ascii="Segoe UI" w:hAnsi="Segoe UI" w:cs="Segoe UI"/>
          <w:color w:val="263238"/>
          <w:sz w:val="21"/>
          <w:szCs w:val="21"/>
        </w:rPr>
        <w:t> nodes inclusive at the last level </w:t>
      </w:r>
      <w:r>
        <w:rPr>
          <w:rStyle w:val="HTMLCode"/>
          <w:color w:val="546E7A"/>
          <w:shd w:val="clear" w:color="auto" w:fill="F7F9FA"/>
        </w:rPr>
        <w:t>h</w:t>
      </w:r>
      <w:r>
        <w:rPr>
          <w:rFonts w:ascii="Segoe UI" w:hAnsi="Segoe UI" w:cs="Segoe UI"/>
          <w:color w:val="263238"/>
          <w:sz w:val="21"/>
          <w:szCs w:val="21"/>
        </w:rPr>
        <w:t>.</w:t>
      </w:r>
    </w:p>
    <w:p w14:paraId="67684E48" w14:textId="77777777" w:rsidR="00FD762C" w:rsidRDefault="00FD762C" w:rsidP="00FD762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Design an algorithm that runs in less than </w:t>
      </w:r>
      <w:r>
        <w:rPr>
          <w:rStyle w:val="HTMLCode"/>
          <w:color w:val="546E7A"/>
          <w:shd w:val="clear" w:color="auto" w:fill="F7F9FA"/>
        </w:rPr>
        <w:t>O(n)</w:t>
      </w:r>
      <w:r>
        <w:rPr>
          <w:rFonts w:ascii="Segoe UI" w:hAnsi="Segoe UI" w:cs="Segoe UI"/>
          <w:color w:val="263238"/>
          <w:sz w:val="21"/>
          <w:szCs w:val="21"/>
        </w:rPr>
        <w:t> time complexity.</w:t>
      </w:r>
    </w:p>
    <w:p w14:paraId="2790212F" w14:textId="77777777" w:rsidR="00FD762C" w:rsidRDefault="00FD762C" w:rsidP="00FD762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F55D9AB" w14:textId="77777777" w:rsidR="00FD762C" w:rsidRDefault="00FD762C" w:rsidP="00FD762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7B8C6DE7" w14:textId="583D800F" w:rsidR="00FD762C" w:rsidRDefault="00FD762C" w:rsidP="00FD762C">
      <w:pPr>
        <w:rPr>
          <w:rFonts w:ascii="Times New Roman" w:hAnsi="Times New Roman" w:cs="Times New Roman"/>
          <w:sz w:val="24"/>
          <w:szCs w:val="24"/>
        </w:rPr>
      </w:pPr>
      <w:r>
        <w:rPr>
          <w:noProof/>
        </w:rPr>
        <w:drawing>
          <wp:inline distT="0" distB="0" distL="0" distR="0" wp14:anchorId="74C2F4A9" wp14:editId="0A6177CC">
            <wp:extent cx="3543300" cy="2880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3300" cy="2880360"/>
                    </a:xfrm>
                    <a:prstGeom prst="rect">
                      <a:avLst/>
                    </a:prstGeom>
                    <a:noFill/>
                    <a:ln>
                      <a:noFill/>
                    </a:ln>
                  </pic:spPr>
                </pic:pic>
              </a:graphicData>
            </a:graphic>
          </wp:inline>
        </w:drawing>
      </w:r>
    </w:p>
    <w:p w14:paraId="55612FA0" w14:textId="77777777" w:rsidR="00FD762C" w:rsidRDefault="00FD762C" w:rsidP="00FD762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[1,2,3,4,5,6]</w:t>
      </w:r>
    </w:p>
    <w:p w14:paraId="0A200768" w14:textId="5B5950EF" w:rsidR="00940AD7" w:rsidRPr="00FD762C" w:rsidRDefault="00FD762C" w:rsidP="00FD762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14:paraId="289AF5A9" w14:textId="42445379" w:rsidR="00FD762C" w:rsidRPr="00FD762C" w:rsidRDefault="00940AD7" w:rsidP="00FD762C">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FD762C" w:rsidRPr="00FD762C">
        <w:t xml:space="preserve"> </w:t>
      </w:r>
      <w:r w:rsidR="00FD762C" w:rsidRPr="00FD762C">
        <w:rPr>
          <w:rFonts w:ascii="Arial" w:hAnsi="Arial" w:cs="Arial"/>
          <w:color w:val="273239"/>
          <w:spacing w:val="2"/>
          <w:sz w:val="26"/>
          <w:szCs w:val="26"/>
        </w:rPr>
        <w:t>int countNodes(TreeNode* root) {</w:t>
      </w:r>
    </w:p>
    <w:p w14:paraId="5BCF23F8"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if(!root)</w:t>
      </w:r>
    </w:p>
    <w:p w14:paraId="34A3B730"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return 0;</w:t>
      </w:r>
    </w:p>
    <w:p w14:paraId="07B77AF7"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l=lheight(root);</w:t>
      </w:r>
    </w:p>
    <w:p w14:paraId="24F516FF"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r=rheight(root);</w:t>
      </w:r>
    </w:p>
    <w:p w14:paraId="697FF021"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if(l==r)</w:t>
      </w:r>
    </w:p>
    <w:p w14:paraId="6C2C045E"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return (1&lt;&lt;l)-1;</w:t>
      </w:r>
    </w:p>
    <w:p w14:paraId="6FB076F1"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return 1+countNodes(root-&gt;left)+countNodes(root-&gt;right);</w:t>
      </w:r>
    </w:p>
    <w:p w14:paraId="5FCFF1DC"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477E7DEE"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5AB1FAB6"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lheight(TreeNode*root)</w:t>
      </w:r>
    </w:p>
    <w:p w14:paraId="78EBFD7E"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1068C1C3"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cnt=0;</w:t>
      </w:r>
    </w:p>
    <w:p w14:paraId="1DDE1A67"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while(root)</w:t>
      </w:r>
    </w:p>
    <w:p w14:paraId="6CA79C9C"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752FF98A"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cnt++;</w:t>
      </w:r>
    </w:p>
    <w:p w14:paraId="4C85207D"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root=root-&gt;left;</w:t>
      </w:r>
    </w:p>
    <w:p w14:paraId="2A3C30E8"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622CF16C"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return cnt;</w:t>
      </w:r>
    </w:p>
    <w:p w14:paraId="71369E76"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lastRenderedPageBreak/>
        <w:t xml:space="preserve">    }</w:t>
      </w:r>
    </w:p>
    <w:p w14:paraId="576A1A17"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rheight(TreeNode*root)</w:t>
      </w:r>
    </w:p>
    <w:p w14:paraId="1C77BCB3"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388ED86C"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int cnt=0;</w:t>
      </w:r>
    </w:p>
    <w:p w14:paraId="5B118651"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while(root)</w:t>
      </w:r>
    </w:p>
    <w:p w14:paraId="4A5ABE85"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164BE024"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cnt++;</w:t>
      </w:r>
    </w:p>
    <w:p w14:paraId="77E28729"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root=root-&gt;right;</w:t>
      </w:r>
    </w:p>
    <w:p w14:paraId="4868380A"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613AB31E" w14:textId="77777777" w:rsidR="00FD762C" w:rsidRPr="00FD762C"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return cnt;</w:t>
      </w:r>
    </w:p>
    <w:p w14:paraId="6990A527" w14:textId="50AD71BC" w:rsidR="009958B3" w:rsidRDefault="00FD762C" w:rsidP="00FD762C">
      <w:pPr>
        <w:shd w:val="clear" w:color="auto" w:fill="FFFFFF"/>
        <w:spacing w:after="0" w:line="240" w:lineRule="auto"/>
        <w:textAlignment w:val="baseline"/>
        <w:rPr>
          <w:rFonts w:ascii="Arial" w:hAnsi="Arial" w:cs="Arial"/>
          <w:color w:val="273239"/>
          <w:spacing w:val="2"/>
          <w:sz w:val="26"/>
          <w:szCs w:val="26"/>
        </w:rPr>
      </w:pPr>
      <w:r w:rsidRPr="00FD762C">
        <w:rPr>
          <w:rFonts w:ascii="Arial" w:hAnsi="Arial" w:cs="Arial"/>
          <w:color w:val="273239"/>
          <w:spacing w:val="2"/>
          <w:sz w:val="26"/>
          <w:szCs w:val="26"/>
        </w:rPr>
        <w:t xml:space="preserve">    }</w:t>
      </w:r>
    </w:p>
    <w:p w14:paraId="28F1184F" w14:textId="377AC20E" w:rsidR="000E0E66" w:rsidRDefault="000E0E66" w:rsidP="00FD762C">
      <w:pPr>
        <w:shd w:val="clear" w:color="auto" w:fill="FFFFFF"/>
        <w:spacing w:after="0" w:line="240" w:lineRule="auto"/>
        <w:textAlignment w:val="baseline"/>
        <w:rPr>
          <w:rFonts w:ascii="Arial" w:hAnsi="Arial" w:cs="Arial"/>
          <w:color w:val="273239"/>
          <w:spacing w:val="2"/>
          <w:sz w:val="26"/>
          <w:szCs w:val="26"/>
        </w:rPr>
      </w:pPr>
      <w:r w:rsidRPr="000E0E66">
        <w:rPr>
          <w:rFonts w:ascii="Arial" w:hAnsi="Arial" w:cs="Arial"/>
          <w:color w:val="273239"/>
          <w:spacing w:val="2"/>
          <w:sz w:val="26"/>
          <w:szCs w:val="26"/>
          <w:highlight w:val="cyan"/>
        </w:rPr>
        <w:t xml:space="preserve">********************************************WITH PREORDER AND POSTORDER,WE CANNOT CREATE </w:t>
      </w:r>
      <w:r w:rsidRPr="000C54A4">
        <w:rPr>
          <w:rFonts w:ascii="Arial" w:hAnsi="Arial" w:cs="Arial"/>
          <w:color w:val="273239"/>
          <w:spacing w:val="2"/>
          <w:sz w:val="26"/>
          <w:szCs w:val="26"/>
          <w:highlight w:val="yellow"/>
        </w:rPr>
        <w:t>UNIQUE</w:t>
      </w:r>
      <w:r w:rsidRPr="000E0E66">
        <w:rPr>
          <w:rFonts w:ascii="Arial" w:hAnsi="Arial" w:cs="Arial"/>
          <w:color w:val="273239"/>
          <w:spacing w:val="2"/>
          <w:sz w:val="26"/>
          <w:szCs w:val="26"/>
          <w:highlight w:val="cyan"/>
        </w:rPr>
        <w:t xml:space="preserve"> BINARY TREE************************</w:t>
      </w:r>
    </w:p>
    <w:p w14:paraId="311F3EF1" w14:textId="49EFF420" w:rsidR="001775A3" w:rsidRPr="001775A3" w:rsidRDefault="000E0E66" w:rsidP="00582F8D">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101)</w:t>
      </w:r>
      <w:r w:rsidR="001775A3" w:rsidRPr="001775A3">
        <w:rPr>
          <w:rFonts w:ascii="Segoe UI" w:hAnsi="Segoe UI" w:cs="Segoe UI"/>
          <w:color w:val="263238"/>
          <w:sz w:val="21"/>
          <w:szCs w:val="21"/>
        </w:rPr>
        <w:t xml:space="preserve"> Given two integer arrays </w:t>
      </w:r>
      <w:r w:rsidR="001775A3" w:rsidRPr="001775A3">
        <w:rPr>
          <w:rFonts w:ascii="Courier New" w:hAnsi="Courier New" w:cs="Courier New"/>
          <w:color w:val="546E7A"/>
          <w:sz w:val="20"/>
          <w:szCs w:val="20"/>
          <w:shd w:val="clear" w:color="auto" w:fill="F7F9FA"/>
        </w:rPr>
        <w:t>preorder</w:t>
      </w:r>
      <w:r w:rsidR="001775A3" w:rsidRPr="001775A3">
        <w:rPr>
          <w:rFonts w:ascii="Segoe UI" w:hAnsi="Segoe UI" w:cs="Segoe UI"/>
          <w:color w:val="263238"/>
          <w:sz w:val="21"/>
          <w:szCs w:val="21"/>
        </w:rPr>
        <w:t> and </w:t>
      </w:r>
      <w:r w:rsidR="001775A3" w:rsidRPr="001775A3">
        <w:rPr>
          <w:rFonts w:ascii="Courier New" w:hAnsi="Courier New" w:cs="Courier New"/>
          <w:color w:val="546E7A"/>
          <w:sz w:val="20"/>
          <w:szCs w:val="20"/>
          <w:shd w:val="clear" w:color="auto" w:fill="F7F9FA"/>
        </w:rPr>
        <w:t>inorder</w:t>
      </w:r>
      <w:r w:rsidR="001775A3" w:rsidRPr="001775A3">
        <w:rPr>
          <w:rFonts w:ascii="Segoe UI" w:hAnsi="Segoe UI" w:cs="Segoe UI"/>
          <w:color w:val="263238"/>
          <w:sz w:val="21"/>
          <w:szCs w:val="21"/>
        </w:rPr>
        <w:t> where </w:t>
      </w:r>
      <w:r w:rsidR="001775A3" w:rsidRPr="001775A3">
        <w:rPr>
          <w:rFonts w:ascii="Courier New" w:hAnsi="Courier New" w:cs="Courier New"/>
          <w:color w:val="546E7A"/>
          <w:sz w:val="20"/>
          <w:szCs w:val="20"/>
          <w:shd w:val="clear" w:color="auto" w:fill="F7F9FA"/>
        </w:rPr>
        <w:t>preorder</w:t>
      </w:r>
      <w:r w:rsidR="001775A3" w:rsidRPr="001775A3">
        <w:rPr>
          <w:rFonts w:ascii="Segoe UI" w:hAnsi="Segoe UI" w:cs="Segoe UI"/>
          <w:color w:val="263238"/>
          <w:sz w:val="21"/>
          <w:szCs w:val="21"/>
        </w:rPr>
        <w:t> is the preorder traversal of a binary tree and </w:t>
      </w:r>
      <w:r w:rsidR="001775A3" w:rsidRPr="001775A3">
        <w:rPr>
          <w:rFonts w:ascii="Courier New" w:hAnsi="Courier New" w:cs="Courier New"/>
          <w:color w:val="546E7A"/>
          <w:sz w:val="20"/>
          <w:szCs w:val="20"/>
          <w:shd w:val="clear" w:color="auto" w:fill="F7F9FA"/>
        </w:rPr>
        <w:t>inorder</w:t>
      </w:r>
      <w:r w:rsidR="001775A3" w:rsidRPr="001775A3">
        <w:rPr>
          <w:rFonts w:ascii="Segoe UI" w:hAnsi="Segoe UI" w:cs="Segoe UI"/>
          <w:color w:val="263238"/>
          <w:sz w:val="21"/>
          <w:szCs w:val="21"/>
        </w:rPr>
        <w:t> is the inorder traversal of the same tree, construct and return </w:t>
      </w:r>
      <w:r w:rsidR="001775A3" w:rsidRPr="001775A3">
        <w:rPr>
          <w:rFonts w:ascii="Segoe UI" w:hAnsi="Segoe UI" w:cs="Segoe UI"/>
          <w:i/>
          <w:iCs/>
          <w:color w:val="263238"/>
          <w:sz w:val="21"/>
          <w:szCs w:val="21"/>
        </w:rPr>
        <w:t>the binary tree</w:t>
      </w:r>
      <w:r w:rsidR="001775A3" w:rsidRPr="001775A3">
        <w:rPr>
          <w:rFonts w:ascii="Segoe UI" w:hAnsi="Segoe UI" w:cs="Segoe UI"/>
          <w:color w:val="263238"/>
          <w:sz w:val="21"/>
          <w:szCs w:val="21"/>
        </w:rPr>
        <w:t>.</w:t>
      </w:r>
    </w:p>
    <w:p w14:paraId="16BE70E1" w14:textId="77777777" w:rsidR="001775A3" w:rsidRPr="001775A3" w:rsidRDefault="001775A3" w:rsidP="001775A3">
      <w:pPr>
        <w:shd w:val="clear" w:color="auto" w:fill="FFFFFF"/>
        <w:spacing w:after="240" w:line="240" w:lineRule="auto"/>
        <w:rPr>
          <w:rFonts w:ascii="Segoe UI" w:eastAsia="Times New Roman" w:hAnsi="Segoe UI" w:cs="Segoe UI"/>
          <w:color w:val="263238"/>
          <w:sz w:val="21"/>
          <w:szCs w:val="21"/>
        </w:rPr>
      </w:pPr>
      <w:r w:rsidRPr="001775A3">
        <w:rPr>
          <w:rFonts w:ascii="Segoe UI" w:eastAsia="Times New Roman" w:hAnsi="Segoe UI" w:cs="Segoe UI"/>
          <w:b/>
          <w:bCs/>
          <w:color w:val="263238"/>
          <w:sz w:val="21"/>
          <w:szCs w:val="21"/>
        </w:rPr>
        <w:t>Example 1:</w:t>
      </w:r>
    </w:p>
    <w:p w14:paraId="22FD2C99" w14:textId="5EAB94D3" w:rsidR="001775A3" w:rsidRPr="001775A3" w:rsidRDefault="001775A3" w:rsidP="001775A3">
      <w:pPr>
        <w:spacing w:after="0" w:line="240" w:lineRule="auto"/>
        <w:rPr>
          <w:rFonts w:ascii="Times New Roman" w:eastAsia="Times New Roman" w:hAnsi="Times New Roman" w:cs="Times New Roman"/>
          <w:sz w:val="24"/>
          <w:szCs w:val="24"/>
        </w:rPr>
      </w:pPr>
      <w:r w:rsidRPr="001775A3">
        <w:rPr>
          <w:rFonts w:ascii="Times New Roman" w:eastAsia="Times New Roman" w:hAnsi="Times New Roman" w:cs="Times New Roman"/>
          <w:noProof/>
          <w:sz w:val="24"/>
          <w:szCs w:val="24"/>
        </w:rPr>
        <w:drawing>
          <wp:inline distT="0" distB="0" distL="0" distR="0" wp14:anchorId="2A85347E" wp14:editId="317E8B1D">
            <wp:extent cx="2636520" cy="2880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6520" cy="2880360"/>
                    </a:xfrm>
                    <a:prstGeom prst="rect">
                      <a:avLst/>
                    </a:prstGeom>
                    <a:noFill/>
                    <a:ln>
                      <a:noFill/>
                    </a:ln>
                  </pic:spPr>
                </pic:pic>
              </a:graphicData>
            </a:graphic>
          </wp:inline>
        </w:drawing>
      </w:r>
    </w:p>
    <w:p w14:paraId="65A4C0A6" w14:textId="77777777" w:rsidR="001775A3" w:rsidRPr="001775A3" w:rsidRDefault="001775A3" w:rsidP="001775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75A3">
        <w:rPr>
          <w:rFonts w:ascii="Consolas" w:eastAsia="Times New Roman" w:hAnsi="Consolas" w:cs="Courier New"/>
          <w:b/>
          <w:bCs/>
          <w:color w:val="263238"/>
          <w:sz w:val="20"/>
          <w:szCs w:val="20"/>
        </w:rPr>
        <w:t>Input:</w:t>
      </w:r>
      <w:r w:rsidRPr="001775A3">
        <w:rPr>
          <w:rFonts w:ascii="Consolas" w:eastAsia="Times New Roman" w:hAnsi="Consolas" w:cs="Courier New"/>
          <w:color w:val="263238"/>
          <w:sz w:val="20"/>
          <w:szCs w:val="20"/>
        </w:rPr>
        <w:t xml:space="preserve"> preorder = [3,9,20,15,7], inorder = [9,3,15,20,7]</w:t>
      </w:r>
    </w:p>
    <w:p w14:paraId="0BBF3914" w14:textId="51B562C5" w:rsidR="000E0E66" w:rsidRPr="001775A3" w:rsidRDefault="001775A3" w:rsidP="001775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75A3">
        <w:rPr>
          <w:rFonts w:ascii="Consolas" w:eastAsia="Times New Roman" w:hAnsi="Consolas" w:cs="Courier New"/>
          <w:b/>
          <w:bCs/>
          <w:color w:val="263238"/>
          <w:sz w:val="20"/>
          <w:szCs w:val="20"/>
        </w:rPr>
        <w:t>Output:</w:t>
      </w:r>
      <w:r w:rsidRPr="001775A3">
        <w:rPr>
          <w:rFonts w:ascii="Consolas" w:eastAsia="Times New Roman" w:hAnsi="Consolas" w:cs="Courier New"/>
          <w:color w:val="263238"/>
          <w:sz w:val="20"/>
          <w:szCs w:val="20"/>
        </w:rPr>
        <w:t xml:space="preserve"> [3,9,20,null,null,15,7]</w:t>
      </w:r>
    </w:p>
    <w:p w14:paraId="6FA5C104" w14:textId="77777777" w:rsidR="001775A3" w:rsidRPr="001775A3" w:rsidRDefault="000E0E66" w:rsidP="001775A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775A3" w:rsidRPr="001775A3">
        <w:rPr>
          <w:rFonts w:ascii="Arial" w:hAnsi="Arial" w:cs="Arial"/>
          <w:color w:val="273239"/>
          <w:spacing w:val="2"/>
          <w:sz w:val="26"/>
          <w:szCs w:val="26"/>
        </w:rPr>
        <w:t xml:space="preserve"> TreeNode* buildTree(vector&lt;int&gt;&amp; preorder, vector&lt;int&gt;&amp; inorder) {</w:t>
      </w:r>
    </w:p>
    <w:p w14:paraId="44EAB109"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map&lt;int,int&gt;m;</w:t>
      </w:r>
    </w:p>
    <w:p w14:paraId="7A968666"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for(int i=0;i&lt;inorder.size();i++)</w:t>
      </w:r>
    </w:p>
    <w:p w14:paraId="7BAEF8FA"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w:t>
      </w:r>
    </w:p>
    <w:p w14:paraId="02928DD4"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m[inorder[i]]=i;</w:t>
      </w:r>
    </w:p>
    <w:p w14:paraId="4B57ACFF"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lastRenderedPageBreak/>
        <w:t xml:space="preserve">        }</w:t>
      </w:r>
    </w:p>
    <w:p w14:paraId="7D948834"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TreeNode*root=rec(preorder,0,preorder.size()-1,inorder,0,inorder.size()-1,m);</w:t>
      </w:r>
    </w:p>
    <w:p w14:paraId="463A345E"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return root;</w:t>
      </w:r>
    </w:p>
    <w:p w14:paraId="41F7CF31"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w:t>
      </w:r>
    </w:p>
    <w:p w14:paraId="5AD46ADC"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TreeNode* rec(vector&lt;int&gt;&amp;pre,int pres,int pree,vector&lt;int&gt;&amp;in,int ins,int ine,map&lt;int,int&gt;&amp;m)</w:t>
      </w:r>
    </w:p>
    <w:p w14:paraId="22144E85"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w:t>
      </w:r>
    </w:p>
    <w:p w14:paraId="0014FA92"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if(ins&gt;ine||pres&gt;pree)</w:t>
      </w:r>
    </w:p>
    <w:p w14:paraId="3FDD53A2"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return NULL;</w:t>
      </w:r>
    </w:p>
    <w:p w14:paraId="28DE4838"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TreeNode*root1=new TreeNode(pre[pres]);</w:t>
      </w:r>
    </w:p>
    <w:p w14:paraId="72854FB4"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int root_pos=m[root1-&gt;val];</w:t>
      </w:r>
    </w:p>
    <w:p w14:paraId="7F4F918A"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int lval=root_pos-ins;</w:t>
      </w:r>
    </w:p>
    <w:p w14:paraId="2A8F63BB"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w:t>
      </w:r>
    </w:p>
    <w:p w14:paraId="59F1B581"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root1-&gt;left=rec(pre,pres+1,pres+lval,in,ins,root_pos-1,m);</w:t>
      </w:r>
    </w:p>
    <w:p w14:paraId="28CCF506"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root1-&gt;right=rec(pre,pres+lval+1,pree,in,root_pos+1,ine,m);</w:t>
      </w:r>
    </w:p>
    <w:p w14:paraId="59E0B4E1" w14:textId="77777777" w:rsidR="001775A3" w:rsidRPr="001775A3"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return root1;</w:t>
      </w:r>
    </w:p>
    <w:p w14:paraId="0E93FECE" w14:textId="28F8C884" w:rsidR="000E0E66" w:rsidRDefault="001775A3" w:rsidP="001775A3">
      <w:pPr>
        <w:shd w:val="clear" w:color="auto" w:fill="FFFFFF"/>
        <w:spacing w:after="0" w:line="240" w:lineRule="auto"/>
        <w:textAlignment w:val="baseline"/>
        <w:rPr>
          <w:rFonts w:ascii="Arial" w:hAnsi="Arial" w:cs="Arial"/>
          <w:color w:val="273239"/>
          <w:spacing w:val="2"/>
          <w:sz w:val="26"/>
          <w:szCs w:val="26"/>
        </w:rPr>
      </w:pPr>
      <w:r w:rsidRPr="001775A3">
        <w:rPr>
          <w:rFonts w:ascii="Arial" w:hAnsi="Arial" w:cs="Arial"/>
          <w:color w:val="273239"/>
          <w:spacing w:val="2"/>
          <w:sz w:val="26"/>
          <w:szCs w:val="26"/>
        </w:rPr>
        <w:t xml:space="preserve">    }</w:t>
      </w:r>
    </w:p>
    <w:p w14:paraId="4B97CDE0" w14:textId="00758A94" w:rsidR="00540D7C" w:rsidRPr="00540D7C" w:rsidRDefault="001775A3" w:rsidP="00540D7C">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102)</w:t>
      </w:r>
      <w:r w:rsidR="00540D7C" w:rsidRPr="00540D7C">
        <w:rPr>
          <w:rFonts w:ascii="Segoe UI" w:hAnsi="Segoe UI" w:cs="Segoe UI"/>
          <w:color w:val="263238"/>
          <w:sz w:val="21"/>
          <w:szCs w:val="21"/>
        </w:rPr>
        <w:t xml:space="preserve"> Given two integer arrays </w:t>
      </w:r>
      <w:r w:rsidR="00540D7C" w:rsidRPr="00540D7C">
        <w:rPr>
          <w:rFonts w:ascii="Courier New" w:hAnsi="Courier New" w:cs="Courier New"/>
          <w:color w:val="546E7A"/>
          <w:sz w:val="20"/>
          <w:szCs w:val="20"/>
          <w:shd w:val="clear" w:color="auto" w:fill="F7F9FA"/>
        </w:rPr>
        <w:t>inorder</w:t>
      </w:r>
      <w:r w:rsidR="00540D7C" w:rsidRPr="00540D7C">
        <w:rPr>
          <w:rFonts w:ascii="Segoe UI" w:hAnsi="Segoe UI" w:cs="Segoe UI"/>
          <w:color w:val="263238"/>
          <w:sz w:val="21"/>
          <w:szCs w:val="21"/>
        </w:rPr>
        <w:t> and </w:t>
      </w:r>
      <w:r w:rsidR="00540D7C" w:rsidRPr="00540D7C">
        <w:rPr>
          <w:rFonts w:ascii="Courier New" w:hAnsi="Courier New" w:cs="Courier New"/>
          <w:color w:val="546E7A"/>
          <w:sz w:val="20"/>
          <w:szCs w:val="20"/>
          <w:shd w:val="clear" w:color="auto" w:fill="F7F9FA"/>
        </w:rPr>
        <w:t>postorder</w:t>
      </w:r>
      <w:r w:rsidR="00540D7C" w:rsidRPr="00540D7C">
        <w:rPr>
          <w:rFonts w:ascii="Segoe UI" w:hAnsi="Segoe UI" w:cs="Segoe UI"/>
          <w:color w:val="263238"/>
          <w:sz w:val="21"/>
          <w:szCs w:val="21"/>
        </w:rPr>
        <w:t> where </w:t>
      </w:r>
      <w:r w:rsidR="00540D7C" w:rsidRPr="00540D7C">
        <w:rPr>
          <w:rFonts w:ascii="Courier New" w:hAnsi="Courier New" w:cs="Courier New"/>
          <w:color w:val="546E7A"/>
          <w:sz w:val="20"/>
          <w:szCs w:val="20"/>
          <w:shd w:val="clear" w:color="auto" w:fill="F7F9FA"/>
        </w:rPr>
        <w:t>inorder</w:t>
      </w:r>
      <w:r w:rsidR="00540D7C" w:rsidRPr="00540D7C">
        <w:rPr>
          <w:rFonts w:ascii="Segoe UI" w:hAnsi="Segoe UI" w:cs="Segoe UI"/>
          <w:color w:val="263238"/>
          <w:sz w:val="21"/>
          <w:szCs w:val="21"/>
        </w:rPr>
        <w:t> is the inorder traversal of a binary tree and </w:t>
      </w:r>
      <w:r w:rsidR="00540D7C" w:rsidRPr="00540D7C">
        <w:rPr>
          <w:rFonts w:ascii="Courier New" w:hAnsi="Courier New" w:cs="Courier New"/>
          <w:color w:val="546E7A"/>
          <w:sz w:val="20"/>
          <w:szCs w:val="20"/>
          <w:shd w:val="clear" w:color="auto" w:fill="F7F9FA"/>
        </w:rPr>
        <w:t>postorder</w:t>
      </w:r>
      <w:r w:rsidR="00540D7C" w:rsidRPr="00540D7C">
        <w:rPr>
          <w:rFonts w:ascii="Segoe UI" w:hAnsi="Segoe UI" w:cs="Segoe UI"/>
          <w:color w:val="263238"/>
          <w:sz w:val="21"/>
          <w:szCs w:val="21"/>
        </w:rPr>
        <w:t> is the postorder traversal of the same tree, construct and return </w:t>
      </w:r>
      <w:r w:rsidR="00540D7C" w:rsidRPr="00540D7C">
        <w:rPr>
          <w:rFonts w:ascii="Segoe UI" w:hAnsi="Segoe UI" w:cs="Segoe UI"/>
          <w:i/>
          <w:iCs/>
          <w:color w:val="263238"/>
          <w:sz w:val="21"/>
          <w:szCs w:val="21"/>
        </w:rPr>
        <w:t>the binary tree</w:t>
      </w:r>
      <w:r w:rsidR="00540D7C" w:rsidRPr="00540D7C">
        <w:rPr>
          <w:rFonts w:ascii="Segoe UI" w:hAnsi="Segoe UI" w:cs="Segoe UI"/>
          <w:color w:val="263238"/>
          <w:sz w:val="21"/>
          <w:szCs w:val="21"/>
        </w:rPr>
        <w:t>.</w:t>
      </w:r>
    </w:p>
    <w:p w14:paraId="19C1E890" w14:textId="77777777" w:rsidR="00540D7C" w:rsidRPr="00540D7C" w:rsidRDefault="00540D7C" w:rsidP="00540D7C">
      <w:pPr>
        <w:shd w:val="clear" w:color="auto" w:fill="FFFFFF"/>
        <w:spacing w:after="240" w:line="240" w:lineRule="auto"/>
        <w:rPr>
          <w:rFonts w:ascii="Segoe UI" w:eastAsia="Times New Roman" w:hAnsi="Segoe UI" w:cs="Segoe UI"/>
          <w:color w:val="263238"/>
          <w:sz w:val="21"/>
          <w:szCs w:val="21"/>
        </w:rPr>
      </w:pPr>
      <w:r w:rsidRPr="00540D7C">
        <w:rPr>
          <w:rFonts w:ascii="Segoe UI" w:eastAsia="Times New Roman" w:hAnsi="Segoe UI" w:cs="Segoe UI"/>
          <w:color w:val="263238"/>
          <w:sz w:val="21"/>
          <w:szCs w:val="21"/>
        </w:rPr>
        <w:t> </w:t>
      </w:r>
    </w:p>
    <w:p w14:paraId="3F039C27" w14:textId="77777777" w:rsidR="00540D7C" w:rsidRPr="00540D7C" w:rsidRDefault="00540D7C" w:rsidP="00540D7C">
      <w:pPr>
        <w:shd w:val="clear" w:color="auto" w:fill="FFFFFF"/>
        <w:spacing w:after="240" w:line="240" w:lineRule="auto"/>
        <w:rPr>
          <w:rFonts w:ascii="Segoe UI" w:eastAsia="Times New Roman" w:hAnsi="Segoe UI" w:cs="Segoe UI"/>
          <w:color w:val="263238"/>
          <w:sz w:val="21"/>
          <w:szCs w:val="21"/>
        </w:rPr>
      </w:pPr>
      <w:r w:rsidRPr="00540D7C">
        <w:rPr>
          <w:rFonts w:ascii="Segoe UI" w:eastAsia="Times New Roman" w:hAnsi="Segoe UI" w:cs="Segoe UI"/>
          <w:b/>
          <w:bCs/>
          <w:color w:val="263238"/>
          <w:sz w:val="21"/>
          <w:szCs w:val="21"/>
        </w:rPr>
        <w:t>Example 1:</w:t>
      </w:r>
    </w:p>
    <w:p w14:paraId="088A54B8" w14:textId="08B3A9FA" w:rsidR="00540D7C" w:rsidRPr="00540D7C" w:rsidRDefault="00540D7C" w:rsidP="00540D7C">
      <w:pPr>
        <w:spacing w:after="0" w:line="240" w:lineRule="auto"/>
        <w:rPr>
          <w:rFonts w:ascii="Times New Roman" w:eastAsia="Times New Roman" w:hAnsi="Times New Roman" w:cs="Times New Roman"/>
          <w:sz w:val="24"/>
          <w:szCs w:val="24"/>
        </w:rPr>
      </w:pPr>
      <w:r w:rsidRPr="00540D7C">
        <w:rPr>
          <w:rFonts w:ascii="Times New Roman" w:eastAsia="Times New Roman" w:hAnsi="Times New Roman" w:cs="Times New Roman"/>
          <w:noProof/>
          <w:sz w:val="24"/>
          <w:szCs w:val="24"/>
        </w:rPr>
        <w:drawing>
          <wp:inline distT="0" distB="0" distL="0" distR="0" wp14:anchorId="40EC7D82" wp14:editId="2DCC10F7">
            <wp:extent cx="2636520" cy="2880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6520" cy="2880360"/>
                    </a:xfrm>
                    <a:prstGeom prst="rect">
                      <a:avLst/>
                    </a:prstGeom>
                    <a:noFill/>
                    <a:ln>
                      <a:noFill/>
                    </a:ln>
                  </pic:spPr>
                </pic:pic>
              </a:graphicData>
            </a:graphic>
          </wp:inline>
        </w:drawing>
      </w:r>
    </w:p>
    <w:p w14:paraId="3DE0D46F" w14:textId="77777777" w:rsidR="00540D7C" w:rsidRPr="00540D7C" w:rsidRDefault="00540D7C" w:rsidP="00540D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40D7C">
        <w:rPr>
          <w:rFonts w:ascii="Consolas" w:eastAsia="Times New Roman" w:hAnsi="Consolas" w:cs="Courier New"/>
          <w:b/>
          <w:bCs/>
          <w:color w:val="263238"/>
          <w:sz w:val="20"/>
          <w:szCs w:val="20"/>
        </w:rPr>
        <w:t>Input:</w:t>
      </w:r>
      <w:r w:rsidRPr="00540D7C">
        <w:rPr>
          <w:rFonts w:ascii="Consolas" w:eastAsia="Times New Roman" w:hAnsi="Consolas" w:cs="Courier New"/>
          <w:color w:val="263238"/>
          <w:sz w:val="20"/>
          <w:szCs w:val="20"/>
        </w:rPr>
        <w:t xml:space="preserve"> inorder = [9,3,15,20,7], postorder = [9,15,7,20,3]</w:t>
      </w:r>
    </w:p>
    <w:p w14:paraId="6B3127D9" w14:textId="0F161A1E" w:rsidR="001775A3" w:rsidRPr="00540D7C" w:rsidRDefault="00540D7C" w:rsidP="00540D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40D7C">
        <w:rPr>
          <w:rFonts w:ascii="Consolas" w:eastAsia="Times New Roman" w:hAnsi="Consolas" w:cs="Courier New"/>
          <w:b/>
          <w:bCs/>
          <w:color w:val="263238"/>
          <w:sz w:val="20"/>
          <w:szCs w:val="20"/>
        </w:rPr>
        <w:t>Output:</w:t>
      </w:r>
      <w:r w:rsidRPr="00540D7C">
        <w:rPr>
          <w:rFonts w:ascii="Consolas" w:eastAsia="Times New Roman" w:hAnsi="Consolas" w:cs="Courier New"/>
          <w:color w:val="263238"/>
          <w:sz w:val="20"/>
          <w:szCs w:val="20"/>
        </w:rPr>
        <w:t xml:space="preserve"> [3,9,20,null,null,15,7]</w:t>
      </w:r>
    </w:p>
    <w:p w14:paraId="01049B2C" w14:textId="688CE650" w:rsidR="00F30F48" w:rsidRPr="00F30F48" w:rsidRDefault="001775A3" w:rsidP="00F30F4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w:t>
      </w:r>
      <w:r w:rsidR="00F30F48" w:rsidRPr="00F30F48">
        <w:t xml:space="preserve"> </w:t>
      </w:r>
      <w:r w:rsidR="00F30F48" w:rsidRPr="00F30F48">
        <w:rPr>
          <w:rFonts w:ascii="Arial" w:hAnsi="Arial" w:cs="Arial"/>
          <w:color w:val="273239"/>
          <w:spacing w:val="2"/>
          <w:sz w:val="26"/>
          <w:szCs w:val="26"/>
        </w:rPr>
        <w:t>TreeNode* buildTree(vector&lt;int&gt;&amp; inorder, vector&lt;int&gt;&amp; postorder) {</w:t>
      </w:r>
    </w:p>
    <w:p w14:paraId="28C197FD"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map&lt;int,int&gt;m;</w:t>
      </w:r>
    </w:p>
    <w:p w14:paraId="25F096CF"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for(int i=0;i&lt;inorder.size();i++)</w:t>
      </w:r>
    </w:p>
    <w:p w14:paraId="19D656A2"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w:t>
      </w:r>
    </w:p>
    <w:p w14:paraId="4EC6555D"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m[inorder[i]]=i;</w:t>
      </w:r>
    </w:p>
    <w:p w14:paraId="29C59E13"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w:t>
      </w:r>
    </w:p>
    <w:p w14:paraId="1D4E136D"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TreeNode* root=rec(inorder,0,inorder.size()-1,postorder,0,postorder.size()-1,m);</w:t>
      </w:r>
    </w:p>
    <w:p w14:paraId="574BEBE0"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return root;</w:t>
      </w:r>
    </w:p>
    <w:p w14:paraId="16A4E1D2"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w:t>
      </w:r>
    </w:p>
    <w:p w14:paraId="4E77E8EA"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TreeNode* rec(vector&lt;int&gt;&amp;in,int ins,int ine,vector&lt;int&gt;&amp;post,int posts,int poste,map&lt;int,int&gt;&amp;m)</w:t>
      </w:r>
    </w:p>
    <w:p w14:paraId="692F389D"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w:t>
      </w:r>
    </w:p>
    <w:p w14:paraId="539BD68B"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if(posts&gt;poste||ins&gt;ine)</w:t>
      </w:r>
    </w:p>
    <w:p w14:paraId="1C8287D6"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return NULL;</w:t>
      </w:r>
    </w:p>
    <w:p w14:paraId="56A1E173"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TreeNode* root1=new TreeNode(post[poste]);</w:t>
      </w:r>
    </w:p>
    <w:p w14:paraId="1B52E846"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int root_pos=m[post[poste]];</w:t>
      </w:r>
    </w:p>
    <w:p w14:paraId="56A583B2"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int lval=root_pos-ins;</w:t>
      </w:r>
    </w:p>
    <w:p w14:paraId="26BA1B55"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root1-&gt;left=rec(in,ins,root_pos-1,post,posts,posts+lval-1,m);</w:t>
      </w:r>
    </w:p>
    <w:p w14:paraId="4CB75349"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root1-&gt;right=rec(in,root_pos+1,ine,post,posts+lval,poste-1,m);</w:t>
      </w:r>
    </w:p>
    <w:p w14:paraId="3002F555" w14:textId="77777777" w:rsidR="00F30F48" w:rsidRPr="00F30F48"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return root1;</w:t>
      </w:r>
    </w:p>
    <w:p w14:paraId="04FADE58" w14:textId="7C8A813C" w:rsidR="001775A3" w:rsidRDefault="00F30F48" w:rsidP="00F30F48">
      <w:pPr>
        <w:shd w:val="clear" w:color="auto" w:fill="FFFFFF"/>
        <w:spacing w:after="0" w:line="240" w:lineRule="auto"/>
        <w:textAlignment w:val="baseline"/>
        <w:rPr>
          <w:rFonts w:ascii="Arial" w:hAnsi="Arial" w:cs="Arial"/>
          <w:color w:val="273239"/>
          <w:spacing w:val="2"/>
          <w:sz w:val="26"/>
          <w:szCs w:val="26"/>
        </w:rPr>
      </w:pPr>
      <w:r w:rsidRPr="00F30F48">
        <w:rPr>
          <w:rFonts w:ascii="Arial" w:hAnsi="Arial" w:cs="Arial"/>
          <w:color w:val="273239"/>
          <w:spacing w:val="2"/>
          <w:sz w:val="26"/>
          <w:szCs w:val="26"/>
        </w:rPr>
        <w:t xml:space="preserve">    }</w:t>
      </w:r>
    </w:p>
    <w:p w14:paraId="5A82B186" w14:textId="60A36C62" w:rsidR="00B179DC" w:rsidRDefault="00F30F48" w:rsidP="00B179DC">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103)</w:t>
      </w:r>
      <w:r w:rsidR="00B179DC" w:rsidRPr="00B179DC">
        <w:rPr>
          <w:rFonts w:ascii="Segoe UI" w:hAnsi="Segoe UI" w:cs="Segoe UI"/>
          <w:color w:val="263238"/>
          <w:sz w:val="21"/>
          <w:szCs w:val="21"/>
        </w:rPr>
        <w:t xml:space="preserve"> </w:t>
      </w:r>
      <w:r w:rsidR="00B179DC">
        <w:rPr>
          <w:rFonts w:ascii="Segoe UI" w:hAnsi="Segoe UI" w:cs="Segoe UI"/>
          <w:color w:val="263238"/>
          <w:sz w:val="21"/>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2E156CA" w14:textId="77777777" w:rsidR="00B179DC" w:rsidRDefault="00B179DC" w:rsidP="00B179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serialize and deserialize a binary tree. There is no restriction on how your serialization/deserialization algorithm should work. You just need to ensure that a binary tree can be serialized to a string and this string can be deserialized to the original tree structure.</w:t>
      </w:r>
    </w:p>
    <w:p w14:paraId="79CB7FE9" w14:textId="77777777" w:rsidR="00B179DC" w:rsidRDefault="00B179DC" w:rsidP="00B179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r>
        <w:rPr>
          <w:rFonts w:ascii="Segoe UI" w:hAnsi="Segoe UI" w:cs="Segoe UI"/>
          <w:color w:val="263238"/>
          <w:sz w:val="21"/>
          <w:szCs w:val="21"/>
        </w:rPr>
        <w:t> The input/output format is the same as </w:t>
      </w:r>
      <w:hyperlink r:id="rId65" w:anchor="binary-tree" w:history="1">
        <w:r>
          <w:rPr>
            <w:rStyle w:val="Hyperlink"/>
            <w:rFonts w:ascii="Segoe UI" w:hAnsi="Segoe UI" w:cs="Segoe UI"/>
            <w:color w:val="607D8B"/>
            <w:sz w:val="21"/>
            <w:szCs w:val="21"/>
          </w:rPr>
          <w:t>how LeetCode serializes a binary tree</w:t>
        </w:r>
      </w:hyperlink>
      <w:r>
        <w:rPr>
          <w:rFonts w:ascii="Segoe UI" w:hAnsi="Segoe UI" w:cs="Segoe UI"/>
          <w:color w:val="263238"/>
          <w:sz w:val="21"/>
          <w:szCs w:val="21"/>
        </w:rPr>
        <w:t>. You do not necessarily need to follow this format, so please be creative and come up with different approaches yourself.</w:t>
      </w:r>
    </w:p>
    <w:p w14:paraId="0EF70981" w14:textId="77777777" w:rsidR="00B179DC" w:rsidRDefault="00B179DC" w:rsidP="00B179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6345715" w14:textId="77777777" w:rsidR="00B179DC" w:rsidRDefault="00B179DC" w:rsidP="00B179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0FD8378" w14:textId="1EC89F41" w:rsidR="00B179DC" w:rsidRDefault="00B179DC" w:rsidP="00B179DC">
      <w:pPr>
        <w:rPr>
          <w:rFonts w:ascii="Times New Roman" w:hAnsi="Times New Roman" w:cs="Times New Roman"/>
          <w:sz w:val="24"/>
          <w:szCs w:val="24"/>
        </w:rPr>
      </w:pPr>
      <w:r>
        <w:rPr>
          <w:noProof/>
        </w:rPr>
        <w:lastRenderedPageBreak/>
        <w:drawing>
          <wp:inline distT="0" distB="0" distL="0" distR="0" wp14:anchorId="76F2C529" wp14:editId="1C3455B4">
            <wp:extent cx="4213860" cy="3086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3860" cy="3086100"/>
                    </a:xfrm>
                    <a:prstGeom prst="rect">
                      <a:avLst/>
                    </a:prstGeom>
                    <a:noFill/>
                    <a:ln>
                      <a:noFill/>
                    </a:ln>
                  </pic:spPr>
                </pic:pic>
              </a:graphicData>
            </a:graphic>
          </wp:inline>
        </w:drawing>
      </w:r>
    </w:p>
    <w:p w14:paraId="68A946F7" w14:textId="77777777" w:rsidR="00B179DC" w:rsidRDefault="00B179DC" w:rsidP="00B179D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[1,2,3,null,null,4,5]</w:t>
      </w:r>
    </w:p>
    <w:p w14:paraId="03A85BB9" w14:textId="65BABAAF" w:rsidR="009958B3" w:rsidRPr="00B179DC" w:rsidRDefault="00B179DC" w:rsidP="00B179D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[1,2,3,null,null,4,5]</w:t>
      </w:r>
    </w:p>
    <w:p w14:paraId="1CE84202" w14:textId="77777777" w:rsidR="009C4F56" w:rsidRPr="009C4F56" w:rsidRDefault="00F30F48" w:rsidP="009C4F56">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C4F56" w:rsidRPr="009C4F56">
        <w:rPr>
          <w:rFonts w:ascii="Arial" w:hAnsi="Arial" w:cs="Arial"/>
          <w:color w:val="273239"/>
          <w:spacing w:val="2"/>
          <w:sz w:val="26"/>
          <w:szCs w:val="26"/>
        </w:rPr>
        <w:t xml:space="preserve"> // Encodes a tree to a single string.</w:t>
      </w:r>
    </w:p>
    <w:p w14:paraId="15390EE3"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string serialize(TreeNode* root) {</w:t>
      </w:r>
    </w:p>
    <w:p w14:paraId="48FCCADE"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if(!root)</w:t>
      </w:r>
    </w:p>
    <w:p w14:paraId="24FF8D87"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w:t>
      </w:r>
    </w:p>
    <w:p w14:paraId="7AE53693"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to_string(root-&gt;val)+","+serialize(root-&gt;left)+","+serialize(root-&gt;right);</w:t>
      </w:r>
    </w:p>
    <w:p w14:paraId="466BB0FE"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2C71E966"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p>
    <w:p w14:paraId="2913C1D4"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 Decodes your encoded data to tree.</w:t>
      </w:r>
    </w:p>
    <w:p w14:paraId="75FF9856"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TreeNode* deserialize(string data) {</w:t>
      </w:r>
    </w:p>
    <w:p w14:paraId="69840F87"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mydes(data);</w:t>
      </w:r>
    </w:p>
    <w:p w14:paraId="0A54AAA7"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6D237EC4"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TreeNode*mydes(string&amp; s)</w:t>
      </w:r>
    </w:p>
    <w:p w14:paraId="05C30497"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2593D12D"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if(s[0]=='#')</w:t>
      </w:r>
    </w:p>
    <w:p w14:paraId="32CC674B"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66A367B5"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if(s.size()&gt;1)</w:t>
      </w:r>
    </w:p>
    <w:p w14:paraId="25CE8530"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s=s.substr(2);</w:t>
      </w:r>
    </w:p>
    <w:p w14:paraId="7ED854A1"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NULL;</w:t>
      </w:r>
    </w:p>
    <w:p w14:paraId="4C33AEA8"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75C03AC5"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else</w:t>
      </w:r>
    </w:p>
    <w:p w14:paraId="6A9B8C4D"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6C62662C"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TreeNode* root1=new TreeNode(helper(s));</w:t>
      </w:r>
    </w:p>
    <w:p w14:paraId="15F69E06"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lastRenderedPageBreak/>
        <w:t xml:space="preserve">            root1-&gt;left=mydes(s);</w:t>
      </w:r>
    </w:p>
    <w:p w14:paraId="3118FF5B"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root1-&gt;right=mydes(s);</w:t>
      </w:r>
    </w:p>
    <w:p w14:paraId="27092239"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root1;</w:t>
      </w:r>
    </w:p>
    <w:p w14:paraId="2472A838"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5DAC3912"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33164161"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int helper(string&amp; s)</w:t>
      </w:r>
    </w:p>
    <w:p w14:paraId="77D6F7E8"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0CF17F0A"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int pos=s.find(',');</w:t>
      </w:r>
    </w:p>
    <w:p w14:paraId="27A34A92"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int val=stoi(s.substr(0,pos));</w:t>
      </w:r>
    </w:p>
    <w:p w14:paraId="3E7095C3"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s=s.substr(pos+1);</w:t>
      </w:r>
    </w:p>
    <w:p w14:paraId="002E21B3" w14:textId="77777777" w:rsidR="009C4F56" w:rsidRPr="009C4F56"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return val;</w:t>
      </w:r>
    </w:p>
    <w:p w14:paraId="2CA391A8" w14:textId="04CF8AED" w:rsidR="00F30F48" w:rsidRDefault="009C4F56" w:rsidP="009C4F56">
      <w:pPr>
        <w:shd w:val="clear" w:color="auto" w:fill="FFFFFF"/>
        <w:spacing w:after="0" w:line="240" w:lineRule="auto"/>
        <w:textAlignment w:val="baseline"/>
        <w:rPr>
          <w:rFonts w:ascii="Arial" w:hAnsi="Arial" w:cs="Arial"/>
          <w:color w:val="273239"/>
          <w:spacing w:val="2"/>
          <w:sz w:val="26"/>
          <w:szCs w:val="26"/>
        </w:rPr>
      </w:pPr>
      <w:r w:rsidRPr="009C4F56">
        <w:rPr>
          <w:rFonts w:ascii="Arial" w:hAnsi="Arial" w:cs="Arial"/>
          <w:color w:val="273239"/>
          <w:spacing w:val="2"/>
          <w:sz w:val="26"/>
          <w:szCs w:val="26"/>
        </w:rPr>
        <w:t xml:space="preserve">    }</w:t>
      </w:r>
    </w:p>
    <w:p w14:paraId="08AFB514" w14:textId="4B2E3155" w:rsidR="009958B3" w:rsidRDefault="00F4049C"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104</w:t>
      </w:r>
      <w:r w:rsidRPr="000B1F92">
        <w:rPr>
          <w:rFonts w:ascii="Arial" w:hAnsi="Arial" w:cs="Arial"/>
          <w:color w:val="273239"/>
          <w:spacing w:val="2"/>
          <w:sz w:val="26"/>
          <w:szCs w:val="26"/>
          <w:highlight w:val="cyan"/>
        </w:rPr>
        <w:t>)</w:t>
      </w:r>
      <w:r w:rsidR="000B1F92" w:rsidRPr="000B1F92">
        <w:rPr>
          <w:rFonts w:ascii="Arial" w:hAnsi="Arial" w:cs="Arial"/>
          <w:color w:val="273239"/>
          <w:spacing w:val="2"/>
          <w:sz w:val="26"/>
          <w:szCs w:val="26"/>
          <w:highlight w:val="cyan"/>
        </w:rPr>
        <w:t>MORRIS INORDER TRAVERSAL</w:t>
      </w:r>
    </w:p>
    <w:p w14:paraId="0F0B7D01" w14:textId="77777777" w:rsidR="000B1F92" w:rsidRDefault="00F4049C"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74"/>
        <w:gridCol w:w="6486"/>
      </w:tblGrid>
      <w:tr w:rsidR="000B1F92" w:rsidRPr="000B1F92" w14:paraId="670B3060" w14:textId="77777777" w:rsidTr="000B1F92">
        <w:trPr>
          <w:gridAfter w:val="1"/>
        </w:trPr>
        <w:tc>
          <w:tcPr>
            <w:tcW w:w="0" w:type="auto"/>
            <w:shd w:val="clear" w:color="auto" w:fill="FFFFFF"/>
            <w:tcMar>
              <w:top w:w="0" w:type="dxa"/>
              <w:left w:w="150" w:type="dxa"/>
              <w:bottom w:w="0" w:type="dxa"/>
              <w:right w:w="150" w:type="dxa"/>
            </w:tcMar>
            <w:hideMark/>
          </w:tcPr>
          <w:p w14:paraId="46C74E14"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vector&lt;int&gt; inorderTraversal(TreeNode* root) {</w:t>
            </w:r>
          </w:p>
        </w:tc>
      </w:tr>
      <w:tr w:rsidR="000B1F92" w:rsidRPr="000B1F92" w14:paraId="65849293" w14:textId="77777777" w:rsidTr="000B1F92">
        <w:tc>
          <w:tcPr>
            <w:tcW w:w="750" w:type="dxa"/>
            <w:shd w:val="clear" w:color="auto" w:fill="auto"/>
            <w:noWrap/>
            <w:tcMar>
              <w:top w:w="0" w:type="dxa"/>
              <w:left w:w="150" w:type="dxa"/>
              <w:bottom w:w="0" w:type="dxa"/>
              <w:right w:w="150" w:type="dxa"/>
            </w:tcMar>
            <w:hideMark/>
          </w:tcPr>
          <w:p w14:paraId="334BCE4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E358036"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vector&lt;int&gt; inorder; </w:t>
            </w:r>
          </w:p>
        </w:tc>
      </w:tr>
      <w:tr w:rsidR="000B1F92" w:rsidRPr="000B1F92" w14:paraId="69DEBE66" w14:textId="77777777" w:rsidTr="000B1F92">
        <w:tc>
          <w:tcPr>
            <w:tcW w:w="750" w:type="dxa"/>
            <w:shd w:val="clear" w:color="auto" w:fill="FFFFFF"/>
            <w:noWrap/>
            <w:tcMar>
              <w:top w:w="0" w:type="dxa"/>
              <w:left w:w="150" w:type="dxa"/>
              <w:bottom w:w="0" w:type="dxa"/>
              <w:right w:w="150" w:type="dxa"/>
            </w:tcMar>
            <w:hideMark/>
          </w:tcPr>
          <w:p w14:paraId="29F7EE17"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775B648"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29F433D9" w14:textId="77777777" w:rsidTr="000B1F92">
        <w:tc>
          <w:tcPr>
            <w:tcW w:w="750" w:type="dxa"/>
            <w:shd w:val="clear" w:color="auto" w:fill="auto"/>
            <w:noWrap/>
            <w:tcMar>
              <w:top w:w="0" w:type="dxa"/>
              <w:left w:w="150" w:type="dxa"/>
              <w:bottom w:w="0" w:type="dxa"/>
              <w:right w:w="150" w:type="dxa"/>
            </w:tcMar>
            <w:hideMark/>
          </w:tcPr>
          <w:p w14:paraId="213B2B85"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6014655"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TreeNode* cur = root; </w:t>
            </w:r>
          </w:p>
        </w:tc>
      </w:tr>
      <w:tr w:rsidR="000B1F92" w:rsidRPr="000B1F92" w14:paraId="69CA22BB" w14:textId="77777777" w:rsidTr="000B1F92">
        <w:tc>
          <w:tcPr>
            <w:tcW w:w="750" w:type="dxa"/>
            <w:shd w:val="clear" w:color="auto" w:fill="FFFFFF"/>
            <w:noWrap/>
            <w:tcMar>
              <w:top w:w="0" w:type="dxa"/>
              <w:left w:w="150" w:type="dxa"/>
              <w:bottom w:w="0" w:type="dxa"/>
              <w:right w:w="150" w:type="dxa"/>
            </w:tcMar>
            <w:hideMark/>
          </w:tcPr>
          <w:p w14:paraId="1875E72C"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324691"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while(cur != NULL) {</w:t>
            </w:r>
          </w:p>
        </w:tc>
      </w:tr>
      <w:tr w:rsidR="000B1F92" w:rsidRPr="000B1F92" w14:paraId="74578941" w14:textId="77777777" w:rsidTr="000B1F92">
        <w:tc>
          <w:tcPr>
            <w:tcW w:w="750" w:type="dxa"/>
            <w:shd w:val="clear" w:color="auto" w:fill="auto"/>
            <w:noWrap/>
            <w:tcMar>
              <w:top w:w="0" w:type="dxa"/>
              <w:left w:w="150" w:type="dxa"/>
              <w:bottom w:w="0" w:type="dxa"/>
              <w:right w:w="150" w:type="dxa"/>
            </w:tcMar>
            <w:hideMark/>
          </w:tcPr>
          <w:p w14:paraId="0AA35C1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810B75F"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if(cur-&gt;left == NULL) {</w:t>
            </w:r>
          </w:p>
        </w:tc>
      </w:tr>
      <w:tr w:rsidR="000B1F92" w:rsidRPr="000B1F92" w14:paraId="26734C34" w14:textId="77777777" w:rsidTr="000B1F92">
        <w:tc>
          <w:tcPr>
            <w:tcW w:w="750" w:type="dxa"/>
            <w:shd w:val="clear" w:color="auto" w:fill="FFFFFF"/>
            <w:noWrap/>
            <w:tcMar>
              <w:top w:w="0" w:type="dxa"/>
              <w:left w:w="150" w:type="dxa"/>
              <w:bottom w:w="0" w:type="dxa"/>
              <w:right w:w="150" w:type="dxa"/>
            </w:tcMar>
            <w:hideMark/>
          </w:tcPr>
          <w:p w14:paraId="5D398955"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567280"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inorder.push_back(cur-&gt;val); </w:t>
            </w:r>
          </w:p>
        </w:tc>
      </w:tr>
      <w:tr w:rsidR="000B1F92" w:rsidRPr="000B1F92" w14:paraId="0ABBF818" w14:textId="77777777" w:rsidTr="000B1F92">
        <w:tc>
          <w:tcPr>
            <w:tcW w:w="750" w:type="dxa"/>
            <w:shd w:val="clear" w:color="auto" w:fill="auto"/>
            <w:noWrap/>
            <w:tcMar>
              <w:top w:w="0" w:type="dxa"/>
              <w:left w:w="150" w:type="dxa"/>
              <w:bottom w:w="0" w:type="dxa"/>
              <w:right w:w="150" w:type="dxa"/>
            </w:tcMar>
            <w:hideMark/>
          </w:tcPr>
          <w:p w14:paraId="303F271B"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1CC03D7"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cur = cur-&gt;right; </w:t>
            </w:r>
          </w:p>
        </w:tc>
      </w:tr>
      <w:tr w:rsidR="000B1F92" w:rsidRPr="000B1F92" w14:paraId="4062F069" w14:textId="77777777" w:rsidTr="000B1F92">
        <w:tc>
          <w:tcPr>
            <w:tcW w:w="750" w:type="dxa"/>
            <w:shd w:val="clear" w:color="auto" w:fill="FFFFFF"/>
            <w:noWrap/>
            <w:tcMar>
              <w:top w:w="0" w:type="dxa"/>
              <w:left w:w="150" w:type="dxa"/>
              <w:bottom w:w="0" w:type="dxa"/>
              <w:right w:w="150" w:type="dxa"/>
            </w:tcMar>
            <w:hideMark/>
          </w:tcPr>
          <w:p w14:paraId="682971E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903C32A"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5F29D075" w14:textId="77777777" w:rsidTr="000B1F92">
        <w:tc>
          <w:tcPr>
            <w:tcW w:w="750" w:type="dxa"/>
            <w:shd w:val="clear" w:color="auto" w:fill="auto"/>
            <w:noWrap/>
            <w:tcMar>
              <w:top w:w="0" w:type="dxa"/>
              <w:left w:w="150" w:type="dxa"/>
              <w:bottom w:w="0" w:type="dxa"/>
              <w:right w:w="150" w:type="dxa"/>
            </w:tcMar>
            <w:hideMark/>
          </w:tcPr>
          <w:p w14:paraId="2EADB0EE"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8696A8F"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else {</w:t>
            </w:r>
          </w:p>
        </w:tc>
      </w:tr>
      <w:tr w:rsidR="000B1F92" w:rsidRPr="000B1F92" w14:paraId="46A9DE97" w14:textId="77777777" w:rsidTr="000B1F92">
        <w:tc>
          <w:tcPr>
            <w:tcW w:w="750" w:type="dxa"/>
            <w:shd w:val="clear" w:color="auto" w:fill="FFFFFF"/>
            <w:noWrap/>
            <w:tcMar>
              <w:top w:w="0" w:type="dxa"/>
              <w:left w:w="150" w:type="dxa"/>
              <w:bottom w:w="0" w:type="dxa"/>
              <w:right w:w="150" w:type="dxa"/>
            </w:tcMar>
            <w:hideMark/>
          </w:tcPr>
          <w:p w14:paraId="622EF08B"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DCEEEBF"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TreeNode* prev = cur-&gt;left; </w:t>
            </w:r>
          </w:p>
        </w:tc>
      </w:tr>
      <w:tr w:rsidR="000B1F92" w:rsidRPr="000B1F92" w14:paraId="0304AACC" w14:textId="77777777" w:rsidTr="000B1F92">
        <w:tc>
          <w:tcPr>
            <w:tcW w:w="750" w:type="dxa"/>
            <w:shd w:val="clear" w:color="auto" w:fill="auto"/>
            <w:noWrap/>
            <w:tcMar>
              <w:top w:w="0" w:type="dxa"/>
              <w:left w:w="150" w:type="dxa"/>
              <w:bottom w:w="0" w:type="dxa"/>
              <w:right w:w="150" w:type="dxa"/>
            </w:tcMar>
            <w:hideMark/>
          </w:tcPr>
          <w:p w14:paraId="7DCD3273"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4155FB0"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while(prev-&gt;right != NULL &amp;&amp; prev-&gt;right != cur) {</w:t>
            </w:r>
          </w:p>
        </w:tc>
      </w:tr>
      <w:tr w:rsidR="000B1F92" w:rsidRPr="000B1F92" w14:paraId="6D3A49D3" w14:textId="77777777" w:rsidTr="000B1F92">
        <w:tc>
          <w:tcPr>
            <w:tcW w:w="750" w:type="dxa"/>
            <w:shd w:val="clear" w:color="auto" w:fill="FFFFFF"/>
            <w:noWrap/>
            <w:tcMar>
              <w:top w:w="0" w:type="dxa"/>
              <w:left w:w="150" w:type="dxa"/>
              <w:bottom w:w="0" w:type="dxa"/>
              <w:right w:w="150" w:type="dxa"/>
            </w:tcMar>
            <w:hideMark/>
          </w:tcPr>
          <w:p w14:paraId="65190F00"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D616A5E"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prev = prev-&gt;right; </w:t>
            </w:r>
          </w:p>
        </w:tc>
      </w:tr>
      <w:tr w:rsidR="000B1F92" w:rsidRPr="000B1F92" w14:paraId="0923F0AE" w14:textId="77777777" w:rsidTr="000B1F92">
        <w:tc>
          <w:tcPr>
            <w:tcW w:w="750" w:type="dxa"/>
            <w:shd w:val="clear" w:color="auto" w:fill="auto"/>
            <w:noWrap/>
            <w:tcMar>
              <w:top w:w="0" w:type="dxa"/>
              <w:left w:w="150" w:type="dxa"/>
              <w:bottom w:w="0" w:type="dxa"/>
              <w:right w:w="150" w:type="dxa"/>
            </w:tcMar>
            <w:hideMark/>
          </w:tcPr>
          <w:p w14:paraId="702F0DE6"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8352046"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04B2661C" w14:textId="77777777" w:rsidTr="000B1F92">
        <w:tc>
          <w:tcPr>
            <w:tcW w:w="750" w:type="dxa"/>
            <w:shd w:val="clear" w:color="auto" w:fill="FFFFFF"/>
            <w:noWrap/>
            <w:tcMar>
              <w:top w:w="0" w:type="dxa"/>
              <w:left w:w="150" w:type="dxa"/>
              <w:bottom w:w="0" w:type="dxa"/>
              <w:right w:w="150" w:type="dxa"/>
            </w:tcMar>
            <w:hideMark/>
          </w:tcPr>
          <w:p w14:paraId="42D4EF1E"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E63CAB"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6CF53064" w14:textId="77777777" w:rsidTr="000B1F92">
        <w:tc>
          <w:tcPr>
            <w:tcW w:w="750" w:type="dxa"/>
            <w:shd w:val="clear" w:color="auto" w:fill="auto"/>
            <w:noWrap/>
            <w:tcMar>
              <w:top w:w="0" w:type="dxa"/>
              <w:left w:w="150" w:type="dxa"/>
              <w:bottom w:w="0" w:type="dxa"/>
              <w:right w:w="150" w:type="dxa"/>
            </w:tcMar>
            <w:hideMark/>
          </w:tcPr>
          <w:p w14:paraId="4B03E88F"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FFD8C1D"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if(prev-&gt;right == NULL) {</w:t>
            </w:r>
          </w:p>
        </w:tc>
      </w:tr>
      <w:tr w:rsidR="000B1F92" w:rsidRPr="000B1F92" w14:paraId="0AF1094C" w14:textId="77777777" w:rsidTr="000B1F92">
        <w:tc>
          <w:tcPr>
            <w:tcW w:w="750" w:type="dxa"/>
            <w:shd w:val="clear" w:color="auto" w:fill="FFFFFF"/>
            <w:noWrap/>
            <w:tcMar>
              <w:top w:w="0" w:type="dxa"/>
              <w:left w:w="150" w:type="dxa"/>
              <w:bottom w:w="0" w:type="dxa"/>
              <w:right w:w="150" w:type="dxa"/>
            </w:tcMar>
            <w:hideMark/>
          </w:tcPr>
          <w:p w14:paraId="154E4FE9"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85C608D"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prev-&gt;right = cur;</w:t>
            </w:r>
          </w:p>
        </w:tc>
      </w:tr>
      <w:tr w:rsidR="000B1F92" w:rsidRPr="000B1F92" w14:paraId="79235004" w14:textId="77777777" w:rsidTr="000B1F92">
        <w:tc>
          <w:tcPr>
            <w:tcW w:w="750" w:type="dxa"/>
            <w:shd w:val="clear" w:color="auto" w:fill="auto"/>
            <w:noWrap/>
            <w:tcMar>
              <w:top w:w="0" w:type="dxa"/>
              <w:left w:w="150" w:type="dxa"/>
              <w:bottom w:w="0" w:type="dxa"/>
              <w:right w:w="150" w:type="dxa"/>
            </w:tcMar>
            <w:hideMark/>
          </w:tcPr>
          <w:p w14:paraId="5BFE56B0"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75092FA"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cur = cur-&gt;left; </w:t>
            </w:r>
          </w:p>
        </w:tc>
      </w:tr>
      <w:tr w:rsidR="000B1F92" w:rsidRPr="000B1F92" w14:paraId="23A88C1C" w14:textId="77777777" w:rsidTr="000B1F92">
        <w:tc>
          <w:tcPr>
            <w:tcW w:w="750" w:type="dxa"/>
            <w:shd w:val="clear" w:color="auto" w:fill="FFFFFF"/>
            <w:noWrap/>
            <w:tcMar>
              <w:top w:w="0" w:type="dxa"/>
              <w:left w:w="150" w:type="dxa"/>
              <w:bottom w:w="0" w:type="dxa"/>
              <w:right w:w="150" w:type="dxa"/>
            </w:tcMar>
            <w:hideMark/>
          </w:tcPr>
          <w:p w14:paraId="5AC1A96E"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28DC417"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3A3A9CD1" w14:textId="77777777" w:rsidTr="000B1F92">
        <w:tc>
          <w:tcPr>
            <w:tcW w:w="750" w:type="dxa"/>
            <w:shd w:val="clear" w:color="auto" w:fill="auto"/>
            <w:noWrap/>
            <w:tcMar>
              <w:top w:w="0" w:type="dxa"/>
              <w:left w:w="150" w:type="dxa"/>
              <w:bottom w:w="0" w:type="dxa"/>
              <w:right w:w="150" w:type="dxa"/>
            </w:tcMar>
            <w:hideMark/>
          </w:tcPr>
          <w:p w14:paraId="1413DB47"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8CFE2BF"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else {</w:t>
            </w:r>
          </w:p>
        </w:tc>
      </w:tr>
      <w:tr w:rsidR="000B1F92" w:rsidRPr="000B1F92" w14:paraId="734D85C2" w14:textId="77777777" w:rsidTr="000B1F92">
        <w:tc>
          <w:tcPr>
            <w:tcW w:w="750" w:type="dxa"/>
            <w:shd w:val="clear" w:color="auto" w:fill="FFFFFF"/>
            <w:noWrap/>
            <w:tcMar>
              <w:top w:w="0" w:type="dxa"/>
              <w:left w:w="150" w:type="dxa"/>
              <w:bottom w:w="0" w:type="dxa"/>
              <w:right w:w="150" w:type="dxa"/>
            </w:tcMar>
            <w:hideMark/>
          </w:tcPr>
          <w:p w14:paraId="759ED92F"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9FEE96A"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prev-&gt;right = NULL; </w:t>
            </w:r>
          </w:p>
        </w:tc>
      </w:tr>
      <w:tr w:rsidR="000B1F92" w:rsidRPr="000B1F92" w14:paraId="35F8ECE3" w14:textId="77777777" w:rsidTr="000B1F92">
        <w:tc>
          <w:tcPr>
            <w:tcW w:w="750" w:type="dxa"/>
            <w:shd w:val="clear" w:color="auto" w:fill="auto"/>
            <w:noWrap/>
            <w:tcMar>
              <w:top w:w="0" w:type="dxa"/>
              <w:left w:w="150" w:type="dxa"/>
              <w:bottom w:w="0" w:type="dxa"/>
              <w:right w:w="150" w:type="dxa"/>
            </w:tcMar>
            <w:hideMark/>
          </w:tcPr>
          <w:p w14:paraId="0011662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688B79E"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inorder.push_back(cur-&gt;val); </w:t>
            </w:r>
          </w:p>
        </w:tc>
      </w:tr>
      <w:tr w:rsidR="000B1F92" w:rsidRPr="000B1F92" w14:paraId="5C2AED1A" w14:textId="77777777" w:rsidTr="000B1F92">
        <w:tc>
          <w:tcPr>
            <w:tcW w:w="750" w:type="dxa"/>
            <w:shd w:val="clear" w:color="auto" w:fill="FFFFFF"/>
            <w:noWrap/>
            <w:tcMar>
              <w:top w:w="0" w:type="dxa"/>
              <w:left w:w="150" w:type="dxa"/>
              <w:bottom w:w="0" w:type="dxa"/>
              <w:right w:w="150" w:type="dxa"/>
            </w:tcMar>
            <w:hideMark/>
          </w:tcPr>
          <w:p w14:paraId="29A48254"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7289D65"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cur = cur-&gt;right; </w:t>
            </w:r>
          </w:p>
        </w:tc>
      </w:tr>
      <w:tr w:rsidR="000B1F92" w:rsidRPr="000B1F92" w14:paraId="7B40753A" w14:textId="77777777" w:rsidTr="000B1F92">
        <w:tc>
          <w:tcPr>
            <w:tcW w:w="750" w:type="dxa"/>
            <w:shd w:val="clear" w:color="auto" w:fill="auto"/>
            <w:noWrap/>
            <w:tcMar>
              <w:top w:w="0" w:type="dxa"/>
              <w:left w:w="150" w:type="dxa"/>
              <w:bottom w:w="0" w:type="dxa"/>
              <w:right w:w="150" w:type="dxa"/>
            </w:tcMar>
            <w:hideMark/>
          </w:tcPr>
          <w:p w14:paraId="75D6EE3C"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17E744C"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27127032" w14:textId="77777777" w:rsidTr="000B1F92">
        <w:tc>
          <w:tcPr>
            <w:tcW w:w="750" w:type="dxa"/>
            <w:shd w:val="clear" w:color="auto" w:fill="FFFFFF"/>
            <w:noWrap/>
            <w:tcMar>
              <w:top w:w="0" w:type="dxa"/>
              <w:left w:w="150" w:type="dxa"/>
              <w:bottom w:w="0" w:type="dxa"/>
              <w:right w:w="150" w:type="dxa"/>
            </w:tcMar>
            <w:hideMark/>
          </w:tcPr>
          <w:p w14:paraId="72DE284E"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FBD2A73"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46FD2432" w14:textId="77777777" w:rsidTr="000B1F92">
        <w:tc>
          <w:tcPr>
            <w:tcW w:w="750" w:type="dxa"/>
            <w:shd w:val="clear" w:color="auto" w:fill="auto"/>
            <w:noWrap/>
            <w:tcMar>
              <w:top w:w="0" w:type="dxa"/>
              <w:left w:w="150" w:type="dxa"/>
              <w:bottom w:w="0" w:type="dxa"/>
              <w:right w:w="150" w:type="dxa"/>
            </w:tcMar>
            <w:hideMark/>
          </w:tcPr>
          <w:p w14:paraId="0966EFA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04AA11"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r w:rsidR="000B1F92" w:rsidRPr="000B1F92" w14:paraId="037A297E" w14:textId="77777777" w:rsidTr="000B1F92">
        <w:tc>
          <w:tcPr>
            <w:tcW w:w="750" w:type="dxa"/>
            <w:shd w:val="clear" w:color="auto" w:fill="FFFFFF"/>
            <w:noWrap/>
            <w:tcMar>
              <w:top w:w="0" w:type="dxa"/>
              <w:left w:w="150" w:type="dxa"/>
              <w:bottom w:w="0" w:type="dxa"/>
              <w:right w:w="150" w:type="dxa"/>
            </w:tcMar>
            <w:hideMark/>
          </w:tcPr>
          <w:p w14:paraId="786259B8"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018D397"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return inorder; </w:t>
            </w:r>
          </w:p>
        </w:tc>
      </w:tr>
      <w:tr w:rsidR="000B1F92" w:rsidRPr="000B1F92" w14:paraId="34DFF30F" w14:textId="77777777" w:rsidTr="000B1F92">
        <w:tc>
          <w:tcPr>
            <w:tcW w:w="750" w:type="dxa"/>
            <w:shd w:val="clear" w:color="auto" w:fill="auto"/>
            <w:noWrap/>
            <w:tcMar>
              <w:top w:w="0" w:type="dxa"/>
              <w:left w:w="150" w:type="dxa"/>
              <w:bottom w:w="0" w:type="dxa"/>
              <w:right w:w="150" w:type="dxa"/>
            </w:tcMar>
            <w:hideMark/>
          </w:tcPr>
          <w:p w14:paraId="00966DF7" w14:textId="77777777" w:rsidR="000B1F92" w:rsidRPr="000B1F92" w:rsidRDefault="000B1F92" w:rsidP="000B1F9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6055022" w14:textId="77777777" w:rsidR="000B1F92" w:rsidRPr="000B1F92" w:rsidRDefault="000B1F92" w:rsidP="000B1F92">
            <w:pPr>
              <w:spacing w:after="0" w:line="300" w:lineRule="atLeast"/>
              <w:rPr>
                <w:rFonts w:ascii="Consolas" w:eastAsia="Times New Roman" w:hAnsi="Consolas" w:cs="Segoe UI"/>
                <w:color w:val="24292F"/>
                <w:sz w:val="18"/>
                <w:szCs w:val="18"/>
              </w:rPr>
            </w:pPr>
            <w:r w:rsidRPr="000B1F92">
              <w:rPr>
                <w:rFonts w:ascii="Consolas" w:eastAsia="Times New Roman" w:hAnsi="Consolas" w:cs="Segoe UI"/>
                <w:color w:val="24292F"/>
                <w:sz w:val="18"/>
                <w:szCs w:val="18"/>
              </w:rPr>
              <w:t xml:space="preserve">    }</w:t>
            </w:r>
          </w:p>
        </w:tc>
      </w:tr>
    </w:tbl>
    <w:p w14:paraId="593101E0" w14:textId="77AC8411" w:rsidR="00F4049C" w:rsidRDefault="00506B10"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105)</w:t>
      </w:r>
      <w:r w:rsidRPr="00506B10">
        <w:rPr>
          <w:rFonts w:ascii="Arial" w:hAnsi="Arial" w:cs="Arial"/>
          <w:color w:val="273239"/>
          <w:spacing w:val="2"/>
          <w:sz w:val="26"/>
          <w:szCs w:val="26"/>
          <w:highlight w:val="cyan"/>
        </w:rPr>
        <w:t>MORRIS PREORDER TRAVERSAL</w:t>
      </w:r>
    </w:p>
    <w:p w14:paraId="240B3E2B" w14:textId="77777777" w:rsidR="00990F09" w:rsidRDefault="00506B10"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3"/>
        <w:gridCol w:w="6387"/>
      </w:tblGrid>
      <w:tr w:rsidR="00990F09" w:rsidRPr="00990F09" w14:paraId="298071AE" w14:textId="77777777" w:rsidTr="00990F09">
        <w:trPr>
          <w:gridAfter w:val="1"/>
        </w:trPr>
        <w:tc>
          <w:tcPr>
            <w:tcW w:w="0" w:type="auto"/>
            <w:shd w:val="clear" w:color="auto" w:fill="FFFFFF"/>
            <w:tcMar>
              <w:top w:w="0" w:type="dxa"/>
              <w:left w:w="150" w:type="dxa"/>
              <w:bottom w:w="0" w:type="dxa"/>
              <w:right w:w="150" w:type="dxa"/>
            </w:tcMar>
            <w:hideMark/>
          </w:tcPr>
          <w:p w14:paraId="5E5CCF10"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vector&lt;int&gt; preorderTraversal(TreeNode* root) {</w:t>
            </w:r>
          </w:p>
        </w:tc>
      </w:tr>
      <w:tr w:rsidR="00990F09" w:rsidRPr="00990F09" w14:paraId="2806DE3A" w14:textId="77777777" w:rsidTr="00990F09">
        <w:tc>
          <w:tcPr>
            <w:tcW w:w="750" w:type="dxa"/>
            <w:shd w:val="clear" w:color="auto" w:fill="auto"/>
            <w:noWrap/>
            <w:tcMar>
              <w:top w:w="0" w:type="dxa"/>
              <w:left w:w="150" w:type="dxa"/>
              <w:bottom w:w="0" w:type="dxa"/>
              <w:right w:w="150" w:type="dxa"/>
            </w:tcMar>
            <w:hideMark/>
          </w:tcPr>
          <w:p w14:paraId="3F95E405"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597C6A"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vector&lt;int&gt; preorder; </w:t>
            </w:r>
          </w:p>
        </w:tc>
      </w:tr>
      <w:tr w:rsidR="00990F09" w:rsidRPr="00990F09" w14:paraId="6981926F" w14:textId="77777777" w:rsidTr="00990F09">
        <w:tc>
          <w:tcPr>
            <w:tcW w:w="750" w:type="dxa"/>
            <w:shd w:val="clear" w:color="auto" w:fill="FFFFFF"/>
            <w:noWrap/>
            <w:tcMar>
              <w:top w:w="0" w:type="dxa"/>
              <w:left w:w="150" w:type="dxa"/>
              <w:bottom w:w="0" w:type="dxa"/>
              <w:right w:w="150" w:type="dxa"/>
            </w:tcMar>
            <w:hideMark/>
          </w:tcPr>
          <w:p w14:paraId="2A882A51"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CC37B2"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459358F2" w14:textId="77777777" w:rsidTr="00990F09">
        <w:tc>
          <w:tcPr>
            <w:tcW w:w="750" w:type="dxa"/>
            <w:shd w:val="clear" w:color="auto" w:fill="auto"/>
            <w:noWrap/>
            <w:tcMar>
              <w:top w:w="0" w:type="dxa"/>
              <w:left w:w="150" w:type="dxa"/>
              <w:bottom w:w="0" w:type="dxa"/>
              <w:right w:w="150" w:type="dxa"/>
            </w:tcMar>
            <w:hideMark/>
          </w:tcPr>
          <w:p w14:paraId="2ADBA64F"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787F373"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TreeNode* cur = root; </w:t>
            </w:r>
          </w:p>
        </w:tc>
      </w:tr>
      <w:tr w:rsidR="00990F09" w:rsidRPr="00990F09" w14:paraId="6F0820BF" w14:textId="77777777" w:rsidTr="00990F09">
        <w:tc>
          <w:tcPr>
            <w:tcW w:w="750" w:type="dxa"/>
            <w:shd w:val="clear" w:color="auto" w:fill="FFFFFF"/>
            <w:noWrap/>
            <w:tcMar>
              <w:top w:w="0" w:type="dxa"/>
              <w:left w:w="150" w:type="dxa"/>
              <w:bottom w:w="0" w:type="dxa"/>
              <w:right w:w="150" w:type="dxa"/>
            </w:tcMar>
            <w:hideMark/>
          </w:tcPr>
          <w:p w14:paraId="40C81168"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650A649"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while(cur != NULL) {</w:t>
            </w:r>
          </w:p>
        </w:tc>
      </w:tr>
      <w:tr w:rsidR="00990F09" w:rsidRPr="00990F09" w14:paraId="299A6BDA" w14:textId="77777777" w:rsidTr="00990F09">
        <w:tc>
          <w:tcPr>
            <w:tcW w:w="750" w:type="dxa"/>
            <w:shd w:val="clear" w:color="auto" w:fill="auto"/>
            <w:noWrap/>
            <w:tcMar>
              <w:top w:w="0" w:type="dxa"/>
              <w:left w:w="150" w:type="dxa"/>
              <w:bottom w:w="0" w:type="dxa"/>
              <w:right w:w="150" w:type="dxa"/>
            </w:tcMar>
            <w:hideMark/>
          </w:tcPr>
          <w:p w14:paraId="25DD449C"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49DED03"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if(cur-&gt;left == NULL) {</w:t>
            </w:r>
          </w:p>
        </w:tc>
      </w:tr>
      <w:tr w:rsidR="00990F09" w:rsidRPr="00990F09" w14:paraId="7589E944" w14:textId="77777777" w:rsidTr="00990F09">
        <w:tc>
          <w:tcPr>
            <w:tcW w:w="750" w:type="dxa"/>
            <w:shd w:val="clear" w:color="auto" w:fill="FFFFFF"/>
            <w:noWrap/>
            <w:tcMar>
              <w:top w:w="0" w:type="dxa"/>
              <w:left w:w="150" w:type="dxa"/>
              <w:bottom w:w="0" w:type="dxa"/>
              <w:right w:w="150" w:type="dxa"/>
            </w:tcMar>
            <w:hideMark/>
          </w:tcPr>
          <w:p w14:paraId="242842EB"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9BF81B"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preorder.push_back(cur-&gt;val); </w:t>
            </w:r>
          </w:p>
        </w:tc>
      </w:tr>
      <w:tr w:rsidR="00990F09" w:rsidRPr="00990F09" w14:paraId="46CB686E" w14:textId="77777777" w:rsidTr="00990F09">
        <w:tc>
          <w:tcPr>
            <w:tcW w:w="750" w:type="dxa"/>
            <w:shd w:val="clear" w:color="auto" w:fill="auto"/>
            <w:noWrap/>
            <w:tcMar>
              <w:top w:w="0" w:type="dxa"/>
              <w:left w:w="150" w:type="dxa"/>
              <w:bottom w:w="0" w:type="dxa"/>
              <w:right w:w="150" w:type="dxa"/>
            </w:tcMar>
            <w:hideMark/>
          </w:tcPr>
          <w:p w14:paraId="46C6BE27"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179C019"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cur = cur-&gt;right; </w:t>
            </w:r>
          </w:p>
        </w:tc>
      </w:tr>
      <w:tr w:rsidR="00990F09" w:rsidRPr="00990F09" w14:paraId="1AD7322F" w14:textId="77777777" w:rsidTr="00990F09">
        <w:tc>
          <w:tcPr>
            <w:tcW w:w="750" w:type="dxa"/>
            <w:shd w:val="clear" w:color="auto" w:fill="FFFFFF"/>
            <w:noWrap/>
            <w:tcMar>
              <w:top w:w="0" w:type="dxa"/>
              <w:left w:w="150" w:type="dxa"/>
              <w:bottom w:w="0" w:type="dxa"/>
              <w:right w:w="150" w:type="dxa"/>
            </w:tcMar>
            <w:hideMark/>
          </w:tcPr>
          <w:p w14:paraId="04722CA4"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27398A"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1651D745" w14:textId="77777777" w:rsidTr="00990F09">
        <w:tc>
          <w:tcPr>
            <w:tcW w:w="750" w:type="dxa"/>
            <w:shd w:val="clear" w:color="auto" w:fill="auto"/>
            <w:noWrap/>
            <w:tcMar>
              <w:top w:w="0" w:type="dxa"/>
              <w:left w:w="150" w:type="dxa"/>
              <w:bottom w:w="0" w:type="dxa"/>
              <w:right w:w="150" w:type="dxa"/>
            </w:tcMar>
            <w:hideMark/>
          </w:tcPr>
          <w:p w14:paraId="4CAD00C0"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402B120"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else {</w:t>
            </w:r>
          </w:p>
        </w:tc>
      </w:tr>
      <w:tr w:rsidR="00990F09" w:rsidRPr="00990F09" w14:paraId="0A133653" w14:textId="77777777" w:rsidTr="00990F09">
        <w:tc>
          <w:tcPr>
            <w:tcW w:w="750" w:type="dxa"/>
            <w:shd w:val="clear" w:color="auto" w:fill="FFFFFF"/>
            <w:noWrap/>
            <w:tcMar>
              <w:top w:w="0" w:type="dxa"/>
              <w:left w:w="150" w:type="dxa"/>
              <w:bottom w:w="0" w:type="dxa"/>
              <w:right w:w="150" w:type="dxa"/>
            </w:tcMar>
            <w:hideMark/>
          </w:tcPr>
          <w:p w14:paraId="5CBC1FD9"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1EA0FF"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TreeNode* prev = cur-&gt;left; </w:t>
            </w:r>
          </w:p>
        </w:tc>
      </w:tr>
      <w:tr w:rsidR="00990F09" w:rsidRPr="00990F09" w14:paraId="343AEDCD" w14:textId="77777777" w:rsidTr="00990F09">
        <w:tc>
          <w:tcPr>
            <w:tcW w:w="750" w:type="dxa"/>
            <w:shd w:val="clear" w:color="auto" w:fill="auto"/>
            <w:noWrap/>
            <w:tcMar>
              <w:top w:w="0" w:type="dxa"/>
              <w:left w:w="150" w:type="dxa"/>
              <w:bottom w:w="0" w:type="dxa"/>
              <w:right w:w="150" w:type="dxa"/>
            </w:tcMar>
            <w:hideMark/>
          </w:tcPr>
          <w:p w14:paraId="1E17BFE8"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29F223"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while(prev-&gt;right != NULL &amp;&amp; prev-&gt;right != cur) {</w:t>
            </w:r>
          </w:p>
        </w:tc>
      </w:tr>
      <w:tr w:rsidR="00990F09" w:rsidRPr="00990F09" w14:paraId="26CA7036" w14:textId="77777777" w:rsidTr="00990F09">
        <w:tc>
          <w:tcPr>
            <w:tcW w:w="750" w:type="dxa"/>
            <w:shd w:val="clear" w:color="auto" w:fill="FFFFFF"/>
            <w:noWrap/>
            <w:tcMar>
              <w:top w:w="0" w:type="dxa"/>
              <w:left w:w="150" w:type="dxa"/>
              <w:bottom w:w="0" w:type="dxa"/>
              <w:right w:w="150" w:type="dxa"/>
            </w:tcMar>
            <w:hideMark/>
          </w:tcPr>
          <w:p w14:paraId="53C19715"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CDD0A7"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prev = prev-&gt;right; </w:t>
            </w:r>
          </w:p>
        </w:tc>
      </w:tr>
      <w:tr w:rsidR="00990F09" w:rsidRPr="00990F09" w14:paraId="05FBBD55" w14:textId="77777777" w:rsidTr="00990F09">
        <w:tc>
          <w:tcPr>
            <w:tcW w:w="750" w:type="dxa"/>
            <w:shd w:val="clear" w:color="auto" w:fill="auto"/>
            <w:noWrap/>
            <w:tcMar>
              <w:top w:w="0" w:type="dxa"/>
              <w:left w:w="150" w:type="dxa"/>
              <w:bottom w:w="0" w:type="dxa"/>
              <w:right w:w="150" w:type="dxa"/>
            </w:tcMar>
            <w:hideMark/>
          </w:tcPr>
          <w:p w14:paraId="3F3F7D6B"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1BB3563"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13AAC0A6" w14:textId="77777777" w:rsidTr="00990F09">
        <w:tc>
          <w:tcPr>
            <w:tcW w:w="750" w:type="dxa"/>
            <w:shd w:val="clear" w:color="auto" w:fill="FFFFFF"/>
            <w:noWrap/>
            <w:tcMar>
              <w:top w:w="0" w:type="dxa"/>
              <w:left w:w="150" w:type="dxa"/>
              <w:bottom w:w="0" w:type="dxa"/>
              <w:right w:w="150" w:type="dxa"/>
            </w:tcMar>
            <w:hideMark/>
          </w:tcPr>
          <w:p w14:paraId="259B195C"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A28A0B9"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05062C96" w14:textId="77777777" w:rsidTr="00990F09">
        <w:tc>
          <w:tcPr>
            <w:tcW w:w="750" w:type="dxa"/>
            <w:shd w:val="clear" w:color="auto" w:fill="auto"/>
            <w:noWrap/>
            <w:tcMar>
              <w:top w:w="0" w:type="dxa"/>
              <w:left w:w="150" w:type="dxa"/>
              <w:bottom w:w="0" w:type="dxa"/>
              <w:right w:w="150" w:type="dxa"/>
            </w:tcMar>
            <w:hideMark/>
          </w:tcPr>
          <w:p w14:paraId="18AD5D99"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EC8063"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if(prev-&gt;right == NULL) {</w:t>
            </w:r>
          </w:p>
        </w:tc>
      </w:tr>
      <w:tr w:rsidR="00990F09" w:rsidRPr="00990F09" w14:paraId="459DA1E8" w14:textId="77777777" w:rsidTr="00990F09">
        <w:tc>
          <w:tcPr>
            <w:tcW w:w="750" w:type="dxa"/>
            <w:shd w:val="clear" w:color="auto" w:fill="FFFFFF"/>
            <w:noWrap/>
            <w:tcMar>
              <w:top w:w="0" w:type="dxa"/>
              <w:left w:w="150" w:type="dxa"/>
              <w:bottom w:w="0" w:type="dxa"/>
              <w:right w:w="150" w:type="dxa"/>
            </w:tcMar>
            <w:hideMark/>
          </w:tcPr>
          <w:p w14:paraId="58E92911"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D96252"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prev-&gt;right = cur;</w:t>
            </w:r>
          </w:p>
        </w:tc>
      </w:tr>
      <w:tr w:rsidR="00990F09" w:rsidRPr="00990F09" w14:paraId="01CECCBA" w14:textId="77777777" w:rsidTr="00990F09">
        <w:tc>
          <w:tcPr>
            <w:tcW w:w="750" w:type="dxa"/>
            <w:shd w:val="clear" w:color="auto" w:fill="auto"/>
            <w:noWrap/>
            <w:tcMar>
              <w:top w:w="0" w:type="dxa"/>
              <w:left w:w="150" w:type="dxa"/>
              <w:bottom w:w="0" w:type="dxa"/>
              <w:right w:w="150" w:type="dxa"/>
            </w:tcMar>
            <w:hideMark/>
          </w:tcPr>
          <w:p w14:paraId="4B590B03"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20841BD"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preorder.push_back(cur-&gt;val); </w:t>
            </w:r>
          </w:p>
        </w:tc>
      </w:tr>
      <w:tr w:rsidR="00990F09" w:rsidRPr="00990F09" w14:paraId="0EF4BAE6" w14:textId="77777777" w:rsidTr="00990F09">
        <w:tc>
          <w:tcPr>
            <w:tcW w:w="750" w:type="dxa"/>
            <w:shd w:val="clear" w:color="auto" w:fill="FFFFFF"/>
            <w:noWrap/>
            <w:tcMar>
              <w:top w:w="0" w:type="dxa"/>
              <w:left w:w="150" w:type="dxa"/>
              <w:bottom w:w="0" w:type="dxa"/>
              <w:right w:w="150" w:type="dxa"/>
            </w:tcMar>
            <w:hideMark/>
          </w:tcPr>
          <w:p w14:paraId="75909F9C"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480BAD"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cur = cur-&gt;left; </w:t>
            </w:r>
          </w:p>
        </w:tc>
      </w:tr>
      <w:tr w:rsidR="00990F09" w:rsidRPr="00990F09" w14:paraId="30897AD7" w14:textId="77777777" w:rsidTr="00990F09">
        <w:tc>
          <w:tcPr>
            <w:tcW w:w="750" w:type="dxa"/>
            <w:shd w:val="clear" w:color="auto" w:fill="auto"/>
            <w:noWrap/>
            <w:tcMar>
              <w:top w:w="0" w:type="dxa"/>
              <w:left w:w="150" w:type="dxa"/>
              <w:bottom w:w="0" w:type="dxa"/>
              <w:right w:w="150" w:type="dxa"/>
            </w:tcMar>
            <w:hideMark/>
          </w:tcPr>
          <w:p w14:paraId="5DB2D53B"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0AB23CF"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3B1D4031" w14:textId="77777777" w:rsidTr="00990F09">
        <w:tc>
          <w:tcPr>
            <w:tcW w:w="750" w:type="dxa"/>
            <w:shd w:val="clear" w:color="auto" w:fill="FFFFFF"/>
            <w:noWrap/>
            <w:tcMar>
              <w:top w:w="0" w:type="dxa"/>
              <w:left w:w="150" w:type="dxa"/>
              <w:bottom w:w="0" w:type="dxa"/>
              <w:right w:w="150" w:type="dxa"/>
            </w:tcMar>
            <w:hideMark/>
          </w:tcPr>
          <w:p w14:paraId="253A5E40"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B3E966A"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else {</w:t>
            </w:r>
          </w:p>
        </w:tc>
      </w:tr>
      <w:tr w:rsidR="00990F09" w:rsidRPr="00990F09" w14:paraId="17F0573B" w14:textId="77777777" w:rsidTr="00990F09">
        <w:tc>
          <w:tcPr>
            <w:tcW w:w="750" w:type="dxa"/>
            <w:shd w:val="clear" w:color="auto" w:fill="auto"/>
            <w:noWrap/>
            <w:tcMar>
              <w:top w:w="0" w:type="dxa"/>
              <w:left w:w="150" w:type="dxa"/>
              <w:bottom w:w="0" w:type="dxa"/>
              <w:right w:w="150" w:type="dxa"/>
            </w:tcMar>
            <w:hideMark/>
          </w:tcPr>
          <w:p w14:paraId="6C346FEA"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2B6553A"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prev-&gt;right = NULL;</w:t>
            </w:r>
          </w:p>
        </w:tc>
      </w:tr>
      <w:tr w:rsidR="00990F09" w:rsidRPr="00990F09" w14:paraId="70F1E742" w14:textId="77777777" w:rsidTr="00990F09">
        <w:tc>
          <w:tcPr>
            <w:tcW w:w="750" w:type="dxa"/>
            <w:shd w:val="clear" w:color="auto" w:fill="FFFFFF"/>
            <w:noWrap/>
            <w:tcMar>
              <w:top w:w="0" w:type="dxa"/>
              <w:left w:w="150" w:type="dxa"/>
              <w:bottom w:w="0" w:type="dxa"/>
              <w:right w:w="150" w:type="dxa"/>
            </w:tcMar>
            <w:hideMark/>
          </w:tcPr>
          <w:p w14:paraId="7A4F3F02"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D3121FE"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cur = cur-&gt;right; </w:t>
            </w:r>
          </w:p>
        </w:tc>
      </w:tr>
      <w:tr w:rsidR="00990F09" w:rsidRPr="00990F09" w14:paraId="66F50792" w14:textId="77777777" w:rsidTr="00990F09">
        <w:tc>
          <w:tcPr>
            <w:tcW w:w="750" w:type="dxa"/>
            <w:shd w:val="clear" w:color="auto" w:fill="auto"/>
            <w:noWrap/>
            <w:tcMar>
              <w:top w:w="0" w:type="dxa"/>
              <w:left w:w="150" w:type="dxa"/>
              <w:bottom w:w="0" w:type="dxa"/>
              <w:right w:w="150" w:type="dxa"/>
            </w:tcMar>
            <w:hideMark/>
          </w:tcPr>
          <w:p w14:paraId="0B41D4F4"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7933F6C"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40017E2B" w14:textId="77777777" w:rsidTr="00990F09">
        <w:tc>
          <w:tcPr>
            <w:tcW w:w="750" w:type="dxa"/>
            <w:shd w:val="clear" w:color="auto" w:fill="FFFFFF"/>
            <w:noWrap/>
            <w:tcMar>
              <w:top w:w="0" w:type="dxa"/>
              <w:left w:w="150" w:type="dxa"/>
              <w:bottom w:w="0" w:type="dxa"/>
              <w:right w:w="150" w:type="dxa"/>
            </w:tcMar>
            <w:hideMark/>
          </w:tcPr>
          <w:p w14:paraId="61305742"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6907C69"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06F8849A" w14:textId="77777777" w:rsidTr="00990F09">
        <w:tc>
          <w:tcPr>
            <w:tcW w:w="750" w:type="dxa"/>
            <w:shd w:val="clear" w:color="auto" w:fill="auto"/>
            <w:noWrap/>
            <w:tcMar>
              <w:top w:w="0" w:type="dxa"/>
              <w:left w:w="150" w:type="dxa"/>
              <w:bottom w:w="0" w:type="dxa"/>
              <w:right w:w="150" w:type="dxa"/>
            </w:tcMar>
            <w:hideMark/>
          </w:tcPr>
          <w:p w14:paraId="1452100A"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B3E0FFF"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r w:rsidR="00990F09" w:rsidRPr="00990F09" w14:paraId="66C5D006" w14:textId="77777777" w:rsidTr="00990F09">
        <w:tc>
          <w:tcPr>
            <w:tcW w:w="750" w:type="dxa"/>
            <w:shd w:val="clear" w:color="auto" w:fill="FFFFFF"/>
            <w:noWrap/>
            <w:tcMar>
              <w:top w:w="0" w:type="dxa"/>
              <w:left w:w="150" w:type="dxa"/>
              <w:bottom w:w="0" w:type="dxa"/>
              <w:right w:w="150" w:type="dxa"/>
            </w:tcMar>
            <w:hideMark/>
          </w:tcPr>
          <w:p w14:paraId="0703CF0E"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2B0E06"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return preorder; </w:t>
            </w:r>
          </w:p>
        </w:tc>
      </w:tr>
      <w:tr w:rsidR="00990F09" w:rsidRPr="00990F09" w14:paraId="0184417B" w14:textId="77777777" w:rsidTr="00990F09">
        <w:tc>
          <w:tcPr>
            <w:tcW w:w="750" w:type="dxa"/>
            <w:shd w:val="clear" w:color="auto" w:fill="auto"/>
            <w:noWrap/>
            <w:tcMar>
              <w:top w:w="0" w:type="dxa"/>
              <w:left w:w="150" w:type="dxa"/>
              <w:bottom w:w="0" w:type="dxa"/>
              <w:right w:w="150" w:type="dxa"/>
            </w:tcMar>
            <w:hideMark/>
          </w:tcPr>
          <w:p w14:paraId="4DCA59D5" w14:textId="77777777" w:rsidR="00990F09" w:rsidRPr="00990F09" w:rsidRDefault="00990F09" w:rsidP="00990F09">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6E5308B" w14:textId="77777777" w:rsidR="00990F09" w:rsidRPr="00990F09" w:rsidRDefault="00990F09" w:rsidP="00990F09">
            <w:pPr>
              <w:spacing w:after="0" w:line="300" w:lineRule="atLeast"/>
              <w:rPr>
                <w:rFonts w:ascii="Consolas" w:eastAsia="Times New Roman" w:hAnsi="Consolas" w:cs="Segoe UI"/>
                <w:color w:val="24292F"/>
                <w:sz w:val="18"/>
                <w:szCs w:val="18"/>
              </w:rPr>
            </w:pPr>
            <w:r w:rsidRPr="00990F09">
              <w:rPr>
                <w:rFonts w:ascii="Consolas" w:eastAsia="Times New Roman" w:hAnsi="Consolas" w:cs="Segoe UI"/>
                <w:color w:val="24292F"/>
                <w:sz w:val="18"/>
                <w:szCs w:val="18"/>
              </w:rPr>
              <w:t xml:space="preserve">    }</w:t>
            </w:r>
          </w:p>
        </w:tc>
      </w:tr>
    </w:tbl>
    <w:p w14:paraId="62154EE5" w14:textId="044E35EF" w:rsidR="001F512A" w:rsidRPr="001F512A" w:rsidRDefault="00990F09" w:rsidP="001F512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106)</w:t>
      </w:r>
      <w:r w:rsidR="001F512A" w:rsidRPr="001F512A">
        <w:rPr>
          <w:rFonts w:ascii="Segoe UI" w:hAnsi="Segoe UI" w:cs="Segoe UI"/>
          <w:color w:val="263238"/>
          <w:sz w:val="21"/>
          <w:szCs w:val="21"/>
        </w:rPr>
        <w:t xml:space="preserve"> Given the </w:t>
      </w:r>
      <w:r w:rsidR="001F512A" w:rsidRPr="001F512A">
        <w:rPr>
          <w:rFonts w:ascii="Courier New" w:hAnsi="Courier New" w:cs="Courier New"/>
          <w:color w:val="546E7A"/>
          <w:sz w:val="20"/>
          <w:szCs w:val="20"/>
          <w:shd w:val="clear" w:color="auto" w:fill="F7F9FA"/>
        </w:rPr>
        <w:t>root</w:t>
      </w:r>
      <w:r w:rsidR="001F512A" w:rsidRPr="001F512A">
        <w:rPr>
          <w:rFonts w:ascii="Segoe UI" w:hAnsi="Segoe UI" w:cs="Segoe UI"/>
          <w:color w:val="263238"/>
          <w:sz w:val="21"/>
          <w:szCs w:val="21"/>
        </w:rPr>
        <w:t> of a binary tree, flatten the tree into a "linked list":</w:t>
      </w:r>
    </w:p>
    <w:p w14:paraId="66808C58" w14:textId="77777777" w:rsidR="001F512A" w:rsidRPr="001F512A" w:rsidRDefault="001F512A" w:rsidP="00A0090B">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F512A">
        <w:rPr>
          <w:rFonts w:ascii="Segoe UI" w:eastAsia="Times New Roman" w:hAnsi="Segoe UI" w:cs="Segoe UI"/>
          <w:color w:val="263238"/>
          <w:sz w:val="21"/>
          <w:szCs w:val="21"/>
        </w:rPr>
        <w:t>The "linked list" should use the same </w:t>
      </w:r>
      <w:r w:rsidRPr="001F512A">
        <w:rPr>
          <w:rFonts w:ascii="Courier New" w:eastAsia="Times New Roman" w:hAnsi="Courier New" w:cs="Courier New"/>
          <w:color w:val="546E7A"/>
          <w:sz w:val="20"/>
          <w:szCs w:val="20"/>
          <w:shd w:val="clear" w:color="auto" w:fill="F7F9FA"/>
        </w:rPr>
        <w:t>TreeNode</w:t>
      </w:r>
      <w:r w:rsidRPr="001F512A">
        <w:rPr>
          <w:rFonts w:ascii="Segoe UI" w:eastAsia="Times New Roman" w:hAnsi="Segoe UI" w:cs="Segoe UI"/>
          <w:color w:val="263238"/>
          <w:sz w:val="21"/>
          <w:szCs w:val="21"/>
        </w:rPr>
        <w:t> class where the </w:t>
      </w:r>
      <w:r w:rsidRPr="001F512A">
        <w:rPr>
          <w:rFonts w:ascii="Courier New" w:eastAsia="Times New Roman" w:hAnsi="Courier New" w:cs="Courier New"/>
          <w:color w:val="546E7A"/>
          <w:sz w:val="20"/>
          <w:szCs w:val="20"/>
          <w:shd w:val="clear" w:color="auto" w:fill="F7F9FA"/>
        </w:rPr>
        <w:t>right</w:t>
      </w:r>
      <w:r w:rsidRPr="001F512A">
        <w:rPr>
          <w:rFonts w:ascii="Segoe UI" w:eastAsia="Times New Roman" w:hAnsi="Segoe UI" w:cs="Segoe UI"/>
          <w:color w:val="263238"/>
          <w:sz w:val="21"/>
          <w:szCs w:val="21"/>
        </w:rPr>
        <w:t> child pointer points to the next node in the list and the </w:t>
      </w:r>
      <w:r w:rsidRPr="001F512A">
        <w:rPr>
          <w:rFonts w:ascii="Courier New" w:eastAsia="Times New Roman" w:hAnsi="Courier New" w:cs="Courier New"/>
          <w:color w:val="546E7A"/>
          <w:sz w:val="20"/>
          <w:szCs w:val="20"/>
          <w:shd w:val="clear" w:color="auto" w:fill="F7F9FA"/>
        </w:rPr>
        <w:t>left</w:t>
      </w:r>
      <w:r w:rsidRPr="001F512A">
        <w:rPr>
          <w:rFonts w:ascii="Segoe UI" w:eastAsia="Times New Roman" w:hAnsi="Segoe UI" w:cs="Segoe UI"/>
          <w:color w:val="263238"/>
          <w:sz w:val="21"/>
          <w:szCs w:val="21"/>
        </w:rPr>
        <w:t> child pointer is always </w:t>
      </w:r>
      <w:r w:rsidRPr="001F512A">
        <w:rPr>
          <w:rFonts w:ascii="Courier New" w:eastAsia="Times New Roman" w:hAnsi="Courier New" w:cs="Courier New"/>
          <w:color w:val="546E7A"/>
          <w:sz w:val="20"/>
          <w:szCs w:val="20"/>
          <w:shd w:val="clear" w:color="auto" w:fill="F7F9FA"/>
        </w:rPr>
        <w:t>null</w:t>
      </w:r>
      <w:r w:rsidRPr="001F512A">
        <w:rPr>
          <w:rFonts w:ascii="Segoe UI" w:eastAsia="Times New Roman" w:hAnsi="Segoe UI" w:cs="Segoe UI"/>
          <w:color w:val="263238"/>
          <w:sz w:val="21"/>
          <w:szCs w:val="21"/>
        </w:rPr>
        <w:t>.</w:t>
      </w:r>
    </w:p>
    <w:p w14:paraId="6C94EE0C" w14:textId="77777777" w:rsidR="001F512A" w:rsidRPr="001F512A" w:rsidRDefault="001F512A" w:rsidP="00A0090B">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F512A">
        <w:rPr>
          <w:rFonts w:ascii="Segoe UI" w:eastAsia="Times New Roman" w:hAnsi="Segoe UI" w:cs="Segoe UI"/>
          <w:color w:val="263238"/>
          <w:sz w:val="21"/>
          <w:szCs w:val="21"/>
        </w:rPr>
        <w:t>The "linked list" should be in the same order as a </w:t>
      </w:r>
      <w:hyperlink r:id="rId67" w:anchor="Pre-order,_NLR" w:tgtFrame="_blank" w:history="1">
        <w:r w:rsidRPr="001F512A">
          <w:rPr>
            <w:rFonts w:ascii="Segoe UI" w:eastAsia="Times New Roman" w:hAnsi="Segoe UI" w:cs="Segoe UI"/>
            <w:b/>
            <w:bCs/>
            <w:color w:val="607D8B"/>
            <w:sz w:val="21"/>
            <w:szCs w:val="21"/>
          </w:rPr>
          <w:t>pre-order traversal</w:t>
        </w:r>
      </w:hyperlink>
      <w:r w:rsidRPr="001F512A">
        <w:rPr>
          <w:rFonts w:ascii="Segoe UI" w:eastAsia="Times New Roman" w:hAnsi="Segoe UI" w:cs="Segoe UI"/>
          <w:color w:val="263238"/>
          <w:sz w:val="21"/>
          <w:szCs w:val="21"/>
        </w:rPr>
        <w:t> of the binary tree.</w:t>
      </w:r>
    </w:p>
    <w:p w14:paraId="287D39A6" w14:textId="77777777" w:rsidR="001F512A" w:rsidRPr="001F512A" w:rsidRDefault="001F512A" w:rsidP="001F512A">
      <w:pPr>
        <w:shd w:val="clear" w:color="auto" w:fill="FFFFFF"/>
        <w:spacing w:after="240" w:line="240" w:lineRule="auto"/>
        <w:rPr>
          <w:rFonts w:ascii="Segoe UI" w:eastAsia="Times New Roman" w:hAnsi="Segoe UI" w:cs="Segoe UI"/>
          <w:color w:val="263238"/>
          <w:sz w:val="21"/>
          <w:szCs w:val="21"/>
        </w:rPr>
      </w:pPr>
      <w:r w:rsidRPr="001F512A">
        <w:rPr>
          <w:rFonts w:ascii="Segoe UI" w:eastAsia="Times New Roman" w:hAnsi="Segoe UI" w:cs="Segoe UI"/>
          <w:color w:val="263238"/>
          <w:sz w:val="21"/>
          <w:szCs w:val="21"/>
        </w:rPr>
        <w:t> </w:t>
      </w:r>
    </w:p>
    <w:p w14:paraId="67194F5F" w14:textId="77777777" w:rsidR="001F512A" w:rsidRPr="001F512A" w:rsidRDefault="001F512A" w:rsidP="001F512A">
      <w:pPr>
        <w:shd w:val="clear" w:color="auto" w:fill="FFFFFF"/>
        <w:spacing w:after="240" w:line="240" w:lineRule="auto"/>
        <w:rPr>
          <w:rFonts w:ascii="Segoe UI" w:eastAsia="Times New Roman" w:hAnsi="Segoe UI" w:cs="Segoe UI"/>
          <w:color w:val="263238"/>
          <w:sz w:val="21"/>
          <w:szCs w:val="21"/>
        </w:rPr>
      </w:pPr>
      <w:r w:rsidRPr="001F512A">
        <w:rPr>
          <w:rFonts w:ascii="Segoe UI" w:eastAsia="Times New Roman" w:hAnsi="Segoe UI" w:cs="Segoe UI"/>
          <w:b/>
          <w:bCs/>
          <w:color w:val="263238"/>
          <w:sz w:val="21"/>
          <w:szCs w:val="21"/>
        </w:rPr>
        <w:lastRenderedPageBreak/>
        <w:t>Example 1:</w:t>
      </w:r>
    </w:p>
    <w:p w14:paraId="5106E6F2" w14:textId="5BC04425" w:rsidR="001F512A" w:rsidRPr="001F512A" w:rsidRDefault="001F512A" w:rsidP="001F512A">
      <w:pPr>
        <w:spacing w:after="0" w:line="240" w:lineRule="auto"/>
        <w:rPr>
          <w:rFonts w:ascii="Times New Roman" w:eastAsia="Times New Roman" w:hAnsi="Times New Roman" w:cs="Times New Roman"/>
          <w:sz w:val="24"/>
          <w:szCs w:val="24"/>
        </w:rPr>
      </w:pPr>
      <w:r w:rsidRPr="001F512A">
        <w:rPr>
          <w:rFonts w:ascii="Times New Roman" w:eastAsia="Times New Roman" w:hAnsi="Times New Roman" w:cs="Times New Roman"/>
          <w:noProof/>
          <w:sz w:val="24"/>
          <w:szCs w:val="24"/>
        </w:rPr>
        <w:drawing>
          <wp:inline distT="0" distB="0" distL="0" distR="0" wp14:anchorId="6A0BCF1C" wp14:editId="57A95661">
            <wp:extent cx="6659880" cy="43891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59880" cy="4389120"/>
                    </a:xfrm>
                    <a:prstGeom prst="rect">
                      <a:avLst/>
                    </a:prstGeom>
                    <a:noFill/>
                    <a:ln>
                      <a:noFill/>
                    </a:ln>
                  </pic:spPr>
                </pic:pic>
              </a:graphicData>
            </a:graphic>
          </wp:inline>
        </w:drawing>
      </w:r>
    </w:p>
    <w:p w14:paraId="10D6C049" w14:textId="77777777" w:rsidR="001F512A" w:rsidRPr="001F512A" w:rsidRDefault="001F512A" w:rsidP="001F5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F512A">
        <w:rPr>
          <w:rFonts w:ascii="Consolas" w:eastAsia="Times New Roman" w:hAnsi="Consolas" w:cs="Courier New"/>
          <w:b/>
          <w:bCs/>
          <w:color w:val="263238"/>
          <w:sz w:val="20"/>
          <w:szCs w:val="20"/>
        </w:rPr>
        <w:t>Input:</w:t>
      </w:r>
      <w:r w:rsidRPr="001F512A">
        <w:rPr>
          <w:rFonts w:ascii="Consolas" w:eastAsia="Times New Roman" w:hAnsi="Consolas" w:cs="Courier New"/>
          <w:color w:val="263238"/>
          <w:sz w:val="20"/>
          <w:szCs w:val="20"/>
        </w:rPr>
        <w:t xml:space="preserve"> root = [1,2,5,3,4,null,6]</w:t>
      </w:r>
    </w:p>
    <w:p w14:paraId="0BFC5851" w14:textId="6E7316C9" w:rsidR="00506B10" w:rsidRDefault="001F512A" w:rsidP="001F5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F512A">
        <w:rPr>
          <w:rFonts w:ascii="Consolas" w:eastAsia="Times New Roman" w:hAnsi="Consolas" w:cs="Courier New"/>
          <w:b/>
          <w:bCs/>
          <w:color w:val="263238"/>
          <w:sz w:val="20"/>
          <w:szCs w:val="20"/>
        </w:rPr>
        <w:t>Output:</w:t>
      </w:r>
      <w:r w:rsidRPr="001F512A">
        <w:rPr>
          <w:rFonts w:ascii="Consolas" w:eastAsia="Times New Roman" w:hAnsi="Consolas" w:cs="Courier New"/>
          <w:color w:val="263238"/>
          <w:sz w:val="20"/>
          <w:szCs w:val="20"/>
        </w:rPr>
        <w:t xml:space="preserve"> [1,null,2,null,3,null,4,null,5,null,6]</w:t>
      </w:r>
    </w:p>
    <w:p w14:paraId="503E0B77" w14:textId="0DA7C56B" w:rsidR="004E4750" w:rsidRPr="001F512A" w:rsidRDefault="004E4750" w:rsidP="001F5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4750">
        <w:rPr>
          <w:rFonts w:ascii="Consolas" w:eastAsia="Times New Roman" w:hAnsi="Consolas" w:cs="Courier New"/>
          <w:color w:val="263238"/>
          <w:sz w:val="20"/>
          <w:szCs w:val="20"/>
          <w:highlight w:val="cyan"/>
        </w:rPr>
        <w:t>******************************************************RECURSIVE VERSION***************************************************************</w:t>
      </w:r>
    </w:p>
    <w:p w14:paraId="0EF2A65E" w14:textId="5910A411" w:rsidR="004E4750" w:rsidRPr="004E4750" w:rsidRDefault="00990F09" w:rsidP="004E4750">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4E4750" w:rsidRPr="004E4750">
        <w:t xml:space="preserve"> </w:t>
      </w:r>
      <w:r w:rsidR="004E4750" w:rsidRPr="004E4750">
        <w:rPr>
          <w:rFonts w:ascii="Arial" w:hAnsi="Arial" w:cs="Arial"/>
          <w:color w:val="273239"/>
          <w:spacing w:val="2"/>
          <w:sz w:val="26"/>
          <w:szCs w:val="26"/>
        </w:rPr>
        <w:t>class Solution {</w:t>
      </w:r>
    </w:p>
    <w:p w14:paraId="0DE514B5"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TreeNode*prev=NULL;</w:t>
      </w:r>
    </w:p>
    <w:p w14:paraId="28580BD8"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public:</w:t>
      </w:r>
    </w:p>
    <w:p w14:paraId="54CB17C3"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void flatten(TreeNode* root) {</w:t>
      </w:r>
    </w:p>
    <w:p w14:paraId="0E5B79D2"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p>
    <w:p w14:paraId="665D28EE"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if(!root)</w:t>
      </w:r>
    </w:p>
    <w:p w14:paraId="1EF822C8"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return;</w:t>
      </w:r>
    </w:p>
    <w:p w14:paraId="305B10D9"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flatten(root-&gt;right);</w:t>
      </w:r>
    </w:p>
    <w:p w14:paraId="30A22588"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flatten(root-&gt;left);</w:t>
      </w:r>
    </w:p>
    <w:p w14:paraId="57869DEF"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root-&gt;right=prev;</w:t>
      </w:r>
    </w:p>
    <w:p w14:paraId="6265B742"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root-&gt;left=NULL;</w:t>
      </w:r>
    </w:p>
    <w:p w14:paraId="73344C38"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 xml:space="preserve">        prev=root;</w:t>
      </w:r>
    </w:p>
    <w:p w14:paraId="385CFA1A" w14:textId="77777777" w:rsidR="004E4750" w:rsidRPr="004E4750"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lastRenderedPageBreak/>
        <w:t xml:space="preserve">    }</w:t>
      </w:r>
    </w:p>
    <w:p w14:paraId="6AADD61B" w14:textId="61F397BA" w:rsidR="00990F09" w:rsidRDefault="004E4750" w:rsidP="004E4750">
      <w:pPr>
        <w:shd w:val="clear" w:color="auto" w:fill="FFFFFF"/>
        <w:spacing w:after="0" w:line="240" w:lineRule="auto"/>
        <w:textAlignment w:val="baseline"/>
        <w:rPr>
          <w:rFonts w:ascii="Arial" w:hAnsi="Arial" w:cs="Arial"/>
          <w:color w:val="273239"/>
          <w:spacing w:val="2"/>
          <w:sz w:val="26"/>
          <w:szCs w:val="26"/>
        </w:rPr>
      </w:pPr>
      <w:r w:rsidRPr="004E4750">
        <w:rPr>
          <w:rFonts w:ascii="Arial" w:hAnsi="Arial" w:cs="Arial"/>
          <w:color w:val="273239"/>
          <w:spacing w:val="2"/>
          <w:sz w:val="26"/>
          <w:szCs w:val="26"/>
        </w:rPr>
        <w:t>};</w:t>
      </w:r>
    </w:p>
    <w:p w14:paraId="581EA5DE" w14:textId="12C83838" w:rsidR="009958B3" w:rsidRDefault="00982288" w:rsidP="0098299A">
      <w:pPr>
        <w:shd w:val="clear" w:color="auto" w:fill="FFFFFF"/>
        <w:spacing w:after="0" w:line="240" w:lineRule="auto"/>
        <w:textAlignment w:val="baseline"/>
        <w:rPr>
          <w:rFonts w:ascii="Arial" w:hAnsi="Arial" w:cs="Arial"/>
          <w:color w:val="273239"/>
          <w:spacing w:val="2"/>
          <w:sz w:val="26"/>
          <w:szCs w:val="26"/>
        </w:rPr>
      </w:pPr>
      <w:r w:rsidRPr="00982288">
        <w:rPr>
          <w:rFonts w:ascii="Arial" w:hAnsi="Arial" w:cs="Arial"/>
          <w:color w:val="273239"/>
          <w:spacing w:val="2"/>
          <w:sz w:val="26"/>
          <w:szCs w:val="26"/>
          <w:highlight w:val="cyan"/>
        </w:rPr>
        <w:t>****************************************************ITERATIVE VERSION WITH EXTRA SPACE*******************************************</w:t>
      </w:r>
    </w:p>
    <w:p w14:paraId="427F0EAE" w14:textId="1F630141" w:rsidR="009958B3" w:rsidRDefault="009958B3" w:rsidP="0098299A">
      <w:pPr>
        <w:shd w:val="clear" w:color="auto" w:fill="FFFFFF"/>
        <w:spacing w:after="0" w:line="240" w:lineRule="auto"/>
        <w:textAlignment w:val="baseline"/>
        <w:rPr>
          <w:rFonts w:ascii="Arial" w:hAnsi="Arial" w:cs="Arial"/>
          <w:color w:val="273239"/>
          <w:spacing w:val="2"/>
          <w:sz w:val="26"/>
          <w:szCs w:val="26"/>
        </w:rPr>
      </w:pPr>
    </w:p>
    <w:p w14:paraId="5A99EC80"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void flatten(TreeNode* root) {</w:t>
      </w:r>
    </w:p>
    <w:p w14:paraId="5E12E143"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if(!root)</w:t>
      </w:r>
    </w:p>
    <w:p w14:paraId="15589D5C"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return;</w:t>
      </w:r>
    </w:p>
    <w:p w14:paraId="039999FB"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stack&lt;TreeNode*&gt;st;</w:t>
      </w:r>
    </w:p>
    <w:p w14:paraId="36B4F791"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st.push(root);</w:t>
      </w:r>
    </w:p>
    <w:p w14:paraId="578A5728"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while(!st.empty())</w:t>
      </w:r>
    </w:p>
    <w:p w14:paraId="713E7F6E"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t>
      </w:r>
    </w:p>
    <w:p w14:paraId="05ABA05E"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TreeNode*curr=st.top();</w:t>
      </w:r>
    </w:p>
    <w:p w14:paraId="2433DDF0"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st.pop();</w:t>
      </w:r>
    </w:p>
    <w:p w14:paraId="74D604F8"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if(curr-&gt;right!=NULL)</w:t>
      </w:r>
    </w:p>
    <w:p w14:paraId="5189948E"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st.push(curr-&gt;right);</w:t>
      </w:r>
    </w:p>
    <w:p w14:paraId="2614EC2C"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if(curr-&gt;left!=NULL)</w:t>
      </w:r>
    </w:p>
    <w:p w14:paraId="0BB50CA2"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st.push(curr-&gt;left);</w:t>
      </w:r>
    </w:p>
    <w:p w14:paraId="3BB2629E"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if(!st.empty())</w:t>
      </w:r>
    </w:p>
    <w:p w14:paraId="457E10FA"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t>
      </w:r>
    </w:p>
    <w:p w14:paraId="105E2EE6"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curr-&gt;right=st.top();</w:t>
      </w:r>
    </w:p>
    <w:p w14:paraId="0839EC80"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t>
      </w:r>
    </w:p>
    <w:p w14:paraId="31328DCB" w14:textId="77777777" w:rsidR="00F43D53" w:rsidRPr="008664E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curr-&gt;left=NULL;</w:t>
      </w:r>
    </w:p>
    <w:p w14:paraId="7B766D6C"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t>
      </w:r>
    </w:p>
    <w:p w14:paraId="0950CFC9" w14:textId="77777777" w:rsidR="00F43D53" w:rsidRPr="00F43D53" w:rsidRDefault="00F43D53" w:rsidP="00F43D53">
      <w:pPr>
        <w:shd w:val="clear" w:color="auto" w:fill="FFFFFF"/>
        <w:spacing w:after="0" w:line="240" w:lineRule="auto"/>
        <w:textAlignment w:val="baseline"/>
        <w:rPr>
          <w:rFonts w:ascii="Arial" w:hAnsi="Arial" w:cs="Arial"/>
          <w:color w:val="273239"/>
          <w:spacing w:val="2"/>
          <w:sz w:val="26"/>
          <w:szCs w:val="26"/>
        </w:rPr>
      </w:pPr>
      <w:r w:rsidRPr="00F43D53">
        <w:rPr>
          <w:rFonts w:ascii="Arial" w:hAnsi="Arial" w:cs="Arial"/>
          <w:color w:val="273239"/>
          <w:spacing w:val="2"/>
          <w:sz w:val="26"/>
          <w:szCs w:val="26"/>
        </w:rPr>
        <w:t xml:space="preserve">        }</w:t>
      </w:r>
    </w:p>
    <w:p w14:paraId="3433DE80" w14:textId="3CC405F8" w:rsidR="009958B3" w:rsidRPr="008664E3" w:rsidRDefault="00F43D53" w:rsidP="00F43D53">
      <w:pPr>
        <w:shd w:val="clear" w:color="auto" w:fill="FFFFFF"/>
        <w:spacing w:after="0" w:line="240" w:lineRule="auto"/>
        <w:textAlignment w:val="baseline"/>
        <w:rPr>
          <w:rFonts w:ascii="Arial" w:hAnsi="Arial" w:cs="Arial"/>
          <w:color w:val="273239"/>
          <w:spacing w:val="2"/>
          <w:sz w:val="26"/>
          <w:szCs w:val="26"/>
          <w:highlight w:val="cyan"/>
        </w:rPr>
      </w:pPr>
      <w:r w:rsidRPr="00F43D53">
        <w:rPr>
          <w:rFonts w:ascii="Arial" w:hAnsi="Arial" w:cs="Arial"/>
          <w:color w:val="273239"/>
          <w:spacing w:val="2"/>
          <w:sz w:val="26"/>
          <w:szCs w:val="26"/>
        </w:rPr>
        <w:t xml:space="preserve">    </w:t>
      </w:r>
      <w:r w:rsidRPr="008664E3">
        <w:rPr>
          <w:rFonts w:ascii="Arial" w:hAnsi="Arial" w:cs="Arial"/>
          <w:color w:val="273239"/>
          <w:spacing w:val="2"/>
          <w:sz w:val="26"/>
          <w:szCs w:val="26"/>
          <w:highlight w:val="cyan"/>
        </w:rPr>
        <w:t>}</w:t>
      </w:r>
    </w:p>
    <w:p w14:paraId="4725C38D" w14:textId="459D1719" w:rsidR="00F43D53" w:rsidRDefault="008664E3" w:rsidP="00F43D5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highlight w:val="cyan"/>
        </w:rPr>
        <w:t>**********************************************USING LINKED LIST******************************************************************************</w:t>
      </w:r>
    </w:p>
    <w:p w14:paraId="24C8E4E5"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Pr="008664E3">
        <w:rPr>
          <w:rFonts w:ascii="Arial" w:hAnsi="Arial" w:cs="Arial"/>
          <w:color w:val="273239"/>
          <w:spacing w:val="2"/>
          <w:sz w:val="26"/>
          <w:szCs w:val="26"/>
        </w:rPr>
        <w:t xml:space="preserve"> void flatten(TreeNode* root) {</w:t>
      </w:r>
    </w:p>
    <w:p w14:paraId="4A01D90B"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TreeNode*curr=root;</w:t>
      </w:r>
    </w:p>
    <w:p w14:paraId="43F04925"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7432FB96"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while(curr)</w:t>
      </w:r>
    </w:p>
    <w:p w14:paraId="62EA9FF4"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5E073439"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if(curr-&gt;left)</w:t>
      </w:r>
    </w:p>
    <w:p w14:paraId="556B4DB7"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10914B9C"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TreeNode*prev=curr-&gt;left;</w:t>
      </w:r>
    </w:p>
    <w:p w14:paraId="310E6941"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while(prev-&gt;right)</w:t>
      </w:r>
    </w:p>
    <w:p w14:paraId="10E8A454"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prev=prev-&gt;right;</w:t>
      </w:r>
    </w:p>
    <w:p w14:paraId="47F4E975"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prev-&gt;right=curr-&gt;right;</w:t>
      </w:r>
    </w:p>
    <w:p w14:paraId="19ACF729"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curr-&gt;right=curr-&gt;left;</w:t>
      </w:r>
    </w:p>
    <w:p w14:paraId="1B92A894"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6459F095"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curr-&gt;left=NULL;</w:t>
      </w:r>
    </w:p>
    <w:p w14:paraId="696F7485"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73D5FDD6"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lastRenderedPageBreak/>
        <w:t xml:space="preserve">        curr=curr-&gt;right;</w:t>
      </w:r>
    </w:p>
    <w:p w14:paraId="7377EDAE" w14:textId="77777777" w:rsidR="008664E3" w:rsidRP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4CCDC31B" w14:textId="5AE61EA0" w:rsidR="008664E3" w:rsidRDefault="008664E3" w:rsidP="008664E3">
      <w:pPr>
        <w:shd w:val="clear" w:color="auto" w:fill="FFFFFF"/>
        <w:spacing w:after="0" w:line="240" w:lineRule="auto"/>
        <w:textAlignment w:val="baseline"/>
        <w:rPr>
          <w:rFonts w:ascii="Arial" w:hAnsi="Arial" w:cs="Arial"/>
          <w:color w:val="273239"/>
          <w:spacing w:val="2"/>
          <w:sz w:val="26"/>
          <w:szCs w:val="26"/>
        </w:rPr>
      </w:pPr>
      <w:r w:rsidRPr="008664E3">
        <w:rPr>
          <w:rFonts w:ascii="Arial" w:hAnsi="Arial" w:cs="Arial"/>
          <w:color w:val="273239"/>
          <w:spacing w:val="2"/>
          <w:sz w:val="26"/>
          <w:szCs w:val="26"/>
        </w:rPr>
        <w:t xml:space="preserve">    }</w:t>
      </w:r>
    </w:p>
    <w:p w14:paraId="3AFE6B2C" w14:textId="61D373C9" w:rsidR="00147716" w:rsidRPr="00147716" w:rsidRDefault="006122CC" w:rsidP="005C088D">
      <w:pPr>
        <w:pStyle w:val="NormalWeb"/>
        <w:shd w:val="clear" w:color="auto" w:fill="FFFFFF"/>
        <w:spacing w:before="0" w:beforeAutospacing="0" w:after="240" w:afterAutospacing="0"/>
        <w:rPr>
          <w:rFonts w:ascii="Arial" w:hAnsi="Arial" w:cs="Arial"/>
          <w:color w:val="273239"/>
          <w:spacing w:val="2"/>
          <w:sz w:val="26"/>
          <w:szCs w:val="26"/>
        </w:rPr>
      </w:pPr>
      <w:r>
        <w:rPr>
          <w:rFonts w:ascii="Arial" w:hAnsi="Arial" w:cs="Arial"/>
          <w:color w:val="273239"/>
          <w:spacing w:val="2"/>
          <w:sz w:val="26"/>
          <w:szCs w:val="26"/>
        </w:rPr>
        <w:t>107)</w:t>
      </w:r>
      <w:r w:rsidR="00FE08E8" w:rsidRPr="00FE08E8">
        <w:rPr>
          <w:rFonts w:ascii="Segoe UI" w:hAnsi="Segoe UI" w:cs="Segoe UI"/>
          <w:color w:val="263238"/>
          <w:sz w:val="21"/>
          <w:szCs w:val="21"/>
        </w:rPr>
        <w:t xml:space="preserve"> </w:t>
      </w:r>
      <w:r w:rsidR="00C938B3">
        <w:rPr>
          <w:rFonts w:ascii="Segoe UI" w:hAnsi="Segoe UI" w:cs="Segoe UI"/>
          <w:color w:val="263238"/>
          <w:sz w:val="21"/>
          <w:szCs w:val="21"/>
        </w:rPr>
        <w:t>find ceil value in BST</w:t>
      </w:r>
    </w:p>
    <w:p w14:paraId="19A19F96" w14:textId="77777777" w:rsidR="00C938B3" w:rsidRPr="00147716" w:rsidRDefault="005C088D" w:rsidP="00147716">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72"/>
        <w:gridCol w:w="3467"/>
      </w:tblGrid>
      <w:tr w:rsidR="00C938B3" w:rsidRPr="00C938B3" w14:paraId="422CB48F" w14:textId="77777777" w:rsidTr="00C938B3">
        <w:trPr>
          <w:gridAfter w:val="1"/>
        </w:trPr>
        <w:tc>
          <w:tcPr>
            <w:tcW w:w="0" w:type="auto"/>
            <w:shd w:val="clear" w:color="auto" w:fill="FFFFFF"/>
            <w:tcMar>
              <w:top w:w="0" w:type="dxa"/>
              <w:left w:w="150" w:type="dxa"/>
              <w:bottom w:w="0" w:type="dxa"/>
              <w:right w:w="150" w:type="dxa"/>
            </w:tcMar>
            <w:hideMark/>
          </w:tcPr>
          <w:p w14:paraId="6873EBDF"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int findCeil(BinaryTreeNode&lt;int&gt; *root, int key){</w:t>
            </w:r>
          </w:p>
        </w:tc>
      </w:tr>
      <w:tr w:rsidR="00C938B3" w:rsidRPr="00C938B3" w14:paraId="3B0E64F6" w14:textId="77777777" w:rsidTr="00C938B3">
        <w:tc>
          <w:tcPr>
            <w:tcW w:w="750" w:type="dxa"/>
            <w:shd w:val="clear" w:color="auto" w:fill="auto"/>
            <w:noWrap/>
            <w:tcMar>
              <w:top w:w="0" w:type="dxa"/>
              <w:left w:w="150" w:type="dxa"/>
              <w:bottom w:w="0" w:type="dxa"/>
              <w:right w:w="150" w:type="dxa"/>
            </w:tcMar>
            <w:hideMark/>
          </w:tcPr>
          <w:p w14:paraId="4817B707"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0D562A8" w14:textId="77777777" w:rsidR="00C938B3" w:rsidRPr="00C938B3" w:rsidRDefault="00C938B3" w:rsidP="00C938B3">
            <w:pPr>
              <w:spacing w:after="0" w:line="300" w:lineRule="atLeast"/>
              <w:rPr>
                <w:rFonts w:ascii="Consolas" w:eastAsia="Times New Roman" w:hAnsi="Consolas" w:cs="Segoe UI"/>
                <w:color w:val="24292F"/>
                <w:sz w:val="18"/>
                <w:szCs w:val="18"/>
              </w:rPr>
            </w:pPr>
          </w:p>
          <w:p w14:paraId="25369C14" w14:textId="77777777" w:rsidR="00C938B3" w:rsidRPr="00C938B3" w:rsidRDefault="00C938B3" w:rsidP="00C938B3">
            <w:pPr>
              <w:spacing w:after="0" w:line="300" w:lineRule="atLeast"/>
              <w:jc w:val="right"/>
              <w:rPr>
                <w:rFonts w:ascii="Times New Roman" w:eastAsia="Times New Roman" w:hAnsi="Times New Roman" w:cs="Times New Roman"/>
                <w:sz w:val="20"/>
                <w:szCs w:val="20"/>
              </w:rPr>
            </w:pPr>
          </w:p>
        </w:tc>
      </w:tr>
      <w:tr w:rsidR="00C938B3" w:rsidRPr="00C938B3" w14:paraId="47D18624" w14:textId="77777777" w:rsidTr="00C938B3">
        <w:tc>
          <w:tcPr>
            <w:tcW w:w="750" w:type="dxa"/>
            <w:shd w:val="clear" w:color="auto" w:fill="FFFFFF"/>
            <w:noWrap/>
            <w:tcMar>
              <w:top w:w="0" w:type="dxa"/>
              <w:left w:w="150" w:type="dxa"/>
              <w:bottom w:w="0" w:type="dxa"/>
              <w:right w:w="150" w:type="dxa"/>
            </w:tcMar>
            <w:hideMark/>
          </w:tcPr>
          <w:p w14:paraId="324405F6" w14:textId="77777777" w:rsidR="00C938B3" w:rsidRPr="00C938B3" w:rsidRDefault="00C938B3" w:rsidP="00C938B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A58AFA"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ab/>
              <w:t xml:space="preserve">int ceil = -1; </w:t>
            </w:r>
          </w:p>
        </w:tc>
      </w:tr>
      <w:tr w:rsidR="00C938B3" w:rsidRPr="00C938B3" w14:paraId="13EB5F84" w14:textId="77777777" w:rsidTr="00C938B3">
        <w:tc>
          <w:tcPr>
            <w:tcW w:w="750" w:type="dxa"/>
            <w:shd w:val="clear" w:color="auto" w:fill="auto"/>
            <w:noWrap/>
            <w:tcMar>
              <w:top w:w="0" w:type="dxa"/>
              <w:left w:w="150" w:type="dxa"/>
              <w:bottom w:w="0" w:type="dxa"/>
              <w:right w:w="150" w:type="dxa"/>
            </w:tcMar>
            <w:hideMark/>
          </w:tcPr>
          <w:p w14:paraId="4C13ED84"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38BC402"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while (root) {</w:t>
            </w:r>
          </w:p>
        </w:tc>
      </w:tr>
      <w:tr w:rsidR="00C938B3" w:rsidRPr="00C938B3" w14:paraId="7D011C6D" w14:textId="77777777" w:rsidTr="00C938B3">
        <w:tc>
          <w:tcPr>
            <w:tcW w:w="750" w:type="dxa"/>
            <w:shd w:val="clear" w:color="auto" w:fill="FFFFFF"/>
            <w:noWrap/>
            <w:tcMar>
              <w:top w:w="0" w:type="dxa"/>
              <w:left w:w="150" w:type="dxa"/>
              <w:bottom w:w="0" w:type="dxa"/>
              <w:right w:w="150" w:type="dxa"/>
            </w:tcMar>
            <w:hideMark/>
          </w:tcPr>
          <w:p w14:paraId="47BBF5D0"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0D20282" w14:textId="77777777" w:rsidR="00C938B3" w:rsidRPr="00C938B3" w:rsidRDefault="00C938B3" w:rsidP="00C938B3">
            <w:pPr>
              <w:spacing w:after="0" w:line="300" w:lineRule="atLeast"/>
              <w:rPr>
                <w:rFonts w:ascii="Consolas" w:eastAsia="Times New Roman" w:hAnsi="Consolas" w:cs="Segoe UI"/>
                <w:color w:val="24292F"/>
                <w:sz w:val="18"/>
                <w:szCs w:val="18"/>
              </w:rPr>
            </w:pPr>
          </w:p>
          <w:p w14:paraId="63B6F5D0" w14:textId="77777777" w:rsidR="00C938B3" w:rsidRPr="00C938B3" w:rsidRDefault="00C938B3" w:rsidP="00C938B3">
            <w:pPr>
              <w:spacing w:after="0" w:line="300" w:lineRule="atLeast"/>
              <w:jc w:val="right"/>
              <w:rPr>
                <w:rFonts w:ascii="Times New Roman" w:eastAsia="Times New Roman" w:hAnsi="Times New Roman" w:cs="Times New Roman"/>
                <w:sz w:val="20"/>
                <w:szCs w:val="20"/>
              </w:rPr>
            </w:pPr>
          </w:p>
        </w:tc>
      </w:tr>
      <w:tr w:rsidR="00C938B3" w:rsidRPr="00C938B3" w14:paraId="78BBEF39" w14:textId="77777777" w:rsidTr="00C938B3">
        <w:tc>
          <w:tcPr>
            <w:tcW w:w="750" w:type="dxa"/>
            <w:shd w:val="clear" w:color="auto" w:fill="auto"/>
            <w:noWrap/>
            <w:tcMar>
              <w:top w:w="0" w:type="dxa"/>
              <w:left w:w="150" w:type="dxa"/>
              <w:bottom w:w="0" w:type="dxa"/>
              <w:right w:w="150" w:type="dxa"/>
            </w:tcMar>
            <w:hideMark/>
          </w:tcPr>
          <w:p w14:paraId="2EAC8912" w14:textId="77777777" w:rsidR="00C938B3" w:rsidRPr="00C938B3" w:rsidRDefault="00C938B3" w:rsidP="00C938B3">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2C133A9A"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if (root-&gt;data == key) {</w:t>
            </w:r>
          </w:p>
        </w:tc>
      </w:tr>
      <w:tr w:rsidR="00C938B3" w:rsidRPr="00C938B3" w14:paraId="777AE595" w14:textId="77777777" w:rsidTr="00C938B3">
        <w:tc>
          <w:tcPr>
            <w:tcW w:w="750" w:type="dxa"/>
            <w:shd w:val="clear" w:color="auto" w:fill="FFFFFF"/>
            <w:noWrap/>
            <w:tcMar>
              <w:top w:w="0" w:type="dxa"/>
              <w:left w:w="150" w:type="dxa"/>
              <w:bottom w:w="0" w:type="dxa"/>
              <w:right w:w="150" w:type="dxa"/>
            </w:tcMar>
            <w:hideMark/>
          </w:tcPr>
          <w:p w14:paraId="5CD55045"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755CED"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ceil = root-&gt;data;</w:t>
            </w:r>
          </w:p>
        </w:tc>
      </w:tr>
      <w:tr w:rsidR="00C938B3" w:rsidRPr="00C938B3" w14:paraId="0B2927FC" w14:textId="77777777" w:rsidTr="00C938B3">
        <w:tc>
          <w:tcPr>
            <w:tcW w:w="750" w:type="dxa"/>
            <w:shd w:val="clear" w:color="auto" w:fill="auto"/>
            <w:noWrap/>
            <w:tcMar>
              <w:top w:w="0" w:type="dxa"/>
              <w:left w:w="150" w:type="dxa"/>
              <w:bottom w:w="0" w:type="dxa"/>
              <w:right w:w="150" w:type="dxa"/>
            </w:tcMar>
            <w:hideMark/>
          </w:tcPr>
          <w:p w14:paraId="40C67E23"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9E1EC0B"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return ceil;</w:t>
            </w:r>
          </w:p>
        </w:tc>
      </w:tr>
      <w:tr w:rsidR="00C938B3" w:rsidRPr="00C938B3" w14:paraId="341D910C" w14:textId="77777777" w:rsidTr="00C938B3">
        <w:tc>
          <w:tcPr>
            <w:tcW w:w="750" w:type="dxa"/>
            <w:shd w:val="clear" w:color="auto" w:fill="FFFFFF"/>
            <w:noWrap/>
            <w:tcMar>
              <w:top w:w="0" w:type="dxa"/>
              <w:left w:w="150" w:type="dxa"/>
              <w:bottom w:w="0" w:type="dxa"/>
              <w:right w:w="150" w:type="dxa"/>
            </w:tcMar>
            <w:hideMark/>
          </w:tcPr>
          <w:p w14:paraId="44EF94AF"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27E8DF"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t>
            </w:r>
          </w:p>
        </w:tc>
      </w:tr>
      <w:tr w:rsidR="00C938B3" w:rsidRPr="00C938B3" w14:paraId="792AD749" w14:textId="77777777" w:rsidTr="00C938B3">
        <w:tc>
          <w:tcPr>
            <w:tcW w:w="750" w:type="dxa"/>
            <w:shd w:val="clear" w:color="auto" w:fill="auto"/>
            <w:noWrap/>
            <w:tcMar>
              <w:top w:w="0" w:type="dxa"/>
              <w:left w:w="150" w:type="dxa"/>
              <w:bottom w:w="0" w:type="dxa"/>
              <w:right w:w="150" w:type="dxa"/>
            </w:tcMar>
            <w:hideMark/>
          </w:tcPr>
          <w:p w14:paraId="6D52519F"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A123FEB"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t>
            </w:r>
          </w:p>
        </w:tc>
      </w:tr>
      <w:tr w:rsidR="00C938B3" w:rsidRPr="00C938B3" w14:paraId="1A3F4277" w14:textId="77777777" w:rsidTr="00C938B3">
        <w:tc>
          <w:tcPr>
            <w:tcW w:w="750" w:type="dxa"/>
            <w:shd w:val="clear" w:color="auto" w:fill="FFFFFF"/>
            <w:noWrap/>
            <w:tcMar>
              <w:top w:w="0" w:type="dxa"/>
              <w:left w:w="150" w:type="dxa"/>
              <w:bottom w:w="0" w:type="dxa"/>
              <w:right w:w="150" w:type="dxa"/>
            </w:tcMar>
            <w:hideMark/>
          </w:tcPr>
          <w:p w14:paraId="7B91FF35"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AF87F7A"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if (key &gt; root-&gt;data) {</w:t>
            </w:r>
          </w:p>
        </w:tc>
      </w:tr>
      <w:tr w:rsidR="00C938B3" w:rsidRPr="00C938B3" w14:paraId="3D81561A" w14:textId="77777777" w:rsidTr="00C938B3">
        <w:tc>
          <w:tcPr>
            <w:tcW w:w="750" w:type="dxa"/>
            <w:shd w:val="clear" w:color="auto" w:fill="auto"/>
            <w:noWrap/>
            <w:tcMar>
              <w:top w:w="0" w:type="dxa"/>
              <w:left w:w="150" w:type="dxa"/>
              <w:bottom w:w="0" w:type="dxa"/>
              <w:right w:w="150" w:type="dxa"/>
            </w:tcMar>
            <w:hideMark/>
          </w:tcPr>
          <w:p w14:paraId="07E58C3A"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C413B01"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root = root-&gt;right;</w:t>
            </w:r>
          </w:p>
        </w:tc>
      </w:tr>
      <w:tr w:rsidR="00C938B3" w:rsidRPr="00C938B3" w14:paraId="6F9413B0" w14:textId="77777777" w:rsidTr="00C938B3">
        <w:tc>
          <w:tcPr>
            <w:tcW w:w="750" w:type="dxa"/>
            <w:shd w:val="clear" w:color="auto" w:fill="FFFFFF"/>
            <w:noWrap/>
            <w:tcMar>
              <w:top w:w="0" w:type="dxa"/>
              <w:left w:w="150" w:type="dxa"/>
              <w:bottom w:w="0" w:type="dxa"/>
              <w:right w:w="150" w:type="dxa"/>
            </w:tcMar>
            <w:hideMark/>
          </w:tcPr>
          <w:p w14:paraId="25D0FAE3"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D35AF54"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t>
            </w:r>
          </w:p>
        </w:tc>
      </w:tr>
      <w:tr w:rsidR="00C938B3" w:rsidRPr="00C938B3" w14:paraId="7DADB094" w14:textId="77777777" w:rsidTr="00C938B3">
        <w:tc>
          <w:tcPr>
            <w:tcW w:w="750" w:type="dxa"/>
            <w:shd w:val="clear" w:color="auto" w:fill="auto"/>
            <w:noWrap/>
            <w:tcMar>
              <w:top w:w="0" w:type="dxa"/>
              <w:left w:w="150" w:type="dxa"/>
              <w:bottom w:w="0" w:type="dxa"/>
              <w:right w:w="150" w:type="dxa"/>
            </w:tcMar>
            <w:hideMark/>
          </w:tcPr>
          <w:p w14:paraId="1EC42F8A"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7608A7C"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else {</w:t>
            </w:r>
          </w:p>
        </w:tc>
      </w:tr>
      <w:tr w:rsidR="00C938B3" w:rsidRPr="00C938B3" w14:paraId="65F6CDAC" w14:textId="77777777" w:rsidTr="00C938B3">
        <w:tc>
          <w:tcPr>
            <w:tcW w:w="750" w:type="dxa"/>
            <w:shd w:val="clear" w:color="auto" w:fill="FFFFFF"/>
            <w:noWrap/>
            <w:tcMar>
              <w:top w:w="0" w:type="dxa"/>
              <w:left w:w="150" w:type="dxa"/>
              <w:bottom w:w="0" w:type="dxa"/>
              <w:right w:w="150" w:type="dxa"/>
            </w:tcMar>
            <w:hideMark/>
          </w:tcPr>
          <w:p w14:paraId="0B5C0F6F"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C8DDEE"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ceil = root-&gt;data; </w:t>
            </w:r>
          </w:p>
        </w:tc>
      </w:tr>
      <w:tr w:rsidR="00C938B3" w:rsidRPr="00C938B3" w14:paraId="0757F71F" w14:textId="77777777" w:rsidTr="00C938B3">
        <w:tc>
          <w:tcPr>
            <w:tcW w:w="750" w:type="dxa"/>
            <w:shd w:val="clear" w:color="auto" w:fill="auto"/>
            <w:noWrap/>
            <w:tcMar>
              <w:top w:w="0" w:type="dxa"/>
              <w:left w:w="150" w:type="dxa"/>
              <w:bottom w:w="0" w:type="dxa"/>
              <w:right w:w="150" w:type="dxa"/>
            </w:tcMar>
            <w:hideMark/>
          </w:tcPr>
          <w:p w14:paraId="483D33FF"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F00A8C8"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root = root-&gt;left;</w:t>
            </w:r>
          </w:p>
        </w:tc>
      </w:tr>
      <w:tr w:rsidR="00C938B3" w:rsidRPr="00C938B3" w14:paraId="026ACF6F" w14:textId="77777777" w:rsidTr="00C938B3">
        <w:tc>
          <w:tcPr>
            <w:tcW w:w="750" w:type="dxa"/>
            <w:shd w:val="clear" w:color="auto" w:fill="FFFFFF"/>
            <w:noWrap/>
            <w:tcMar>
              <w:top w:w="0" w:type="dxa"/>
              <w:left w:w="150" w:type="dxa"/>
              <w:bottom w:w="0" w:type="dxa"/>
              <w:right w:w="150" w:type="dxa"/>
            </w:tcMar>
            <w:hideMark/>
          </w:tcPr>
          <w:p w14:paraId="54B01A7B"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2F4BFB2"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t>
            </w:r>
          </w:p>
        </w:tc>
      </w:tr>
      <w:tr w:rsidR="00C938B3" w:rsidRPr="00C938B3" w14:paraId="71B8D6D8" w14:textId="77777777" w:rsidTr="00C938B3">
        <w:tc>
          <w:tcPr>
            <w:tcW w:w="750" w:type="dxa"/>
            <w:shd w:val="clear" w:color="auto" w:fill="auto"/>
            <w:noWrap/>
            <w:tcMar>
              <w:top w:w="0" w:type="dxa"/>
              <w:left w:w="150" w:type="dxa"/>
              <w:bottom w:w="0" w:type="dxa"/>
              <w:right w:w="150" w:type="dxa"/>
            </w:tcMar>
            <w:hideMark/>
          </w:tcPr>
          <w:p w14:paraId="56A4788B"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EB14534"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w:t>
            </w:r>
          </w:p>
        </w:tc>
      </w:tr>
      <w:tr w:rsidR="00C938B3" w:rsidRPr="00C938B3" w14:paraId="09EFA3A4" w14:textId="77777777" w:rsidTr="00C938B3">
        <w:tc>
          <w:tcPr>
            <w:tcW w:w="750" w:type="dxa"/>
            <w:shd w:val="clear" w:color="auto" w:fill="FFFFFF"/>
            <w:noWrap/>
            <w:tcMar>
              <w:top w:w="0" w:type="dxa"/>
              <w:left w:w="150" w:type="dxa"/>
              <w:bottom w:w="0" w:type="dxa"/>
              <w:right w:w="150" w:type="dxa"/>
            </w:tcMar>
            <w:hideMark/>
          </w:tcPr>
          <w:p w14:paraId="5B171F84"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120FF52"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 xml:space="preserve">    return ceil; </w:t>
            </w:r>
          </w:p>
        </w:tc>
      </w:tr>
      <w:tr w:rsidR="00C938B3" w:rsidRPr="00C938B3" w14:paraId="1986960E" w14:textId="77777777" w:rsidTr="00C938B3">
        <w:tc>
          <w:tcPr>
            <w:tcW w:w="750" w:type="dxa"/>
            <w:shd w:val="clear" w:color="auto" w:fill="auto"/>
            <w:noWrap/>
            <w:tcMar>
              <w:top w:w="0" w:type="dxa"/>
              <w:left w:w="150" w:type="dxa"/>
              <w:bottom w:w="0" w:type="dxa"/>
              <w:right w:w="150" w:type="dxa"/>
            </w:tcMar>
            <w:hideMark/>
          </w:tcPr>
          <w:p w14:paraId="49657C8E" w14:textId="77777777" w:rsidR="00C938B3" w:rsidRPr="00C938B3" w:rsidRDefault="00C938B3" w:rsidP="00C938B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683358" w14:textId="77777777" w:rsidR="00C938B3" w:rsidRPr="00C938B3" w:rsidRDefault="00C938B3" w:rsidP="00C938B3">
            <w:pPr>
              <w:spacing w:after="0" w:line="300" w:lineRule="atLeast"/>
              <w:rPr>
                <w:rFonts w:ascii="Consolas" w:eastAsia="Times New Roman" w:hAnsi="Consolas" w:cs="Segoe UI"/>
                <w:color w:val="24292F"/>
                <w:sz w:val="18"/>
                <w:szCs w:val="18"/>
              </w:rPr>
            </w:pPr>
            <w:r w:rsidRPr="00C938B3">
              <w:rPr>
                <w:rFonts w:ascii="Consolas" w:eastAsia="Times New Roman" w:hAnsi="Consolas" w:cs="Segoe UI"/>
                <w:color w:val="24292F"/>
                <w:sz w:val="18"/>
                <w:szCs w:val="18"/>
              </w:rPr>
              <w:t>}</w:t>
            </w:r>
          </w:p>
        </w:tc>
      </w:tr>
    </w:tbl>
    <w:p w14:paraId="63486E73" w14:textId="77A1EA2C" w:rsidR="006122CC" w:rsidRPr="005E58CA" w:rsidRDefault="00147716" w:rsidP="00147716">
      <w:pPr>
        <w:shd w:val="clear" w:color="auto" w:fill="FFFFFF"/>
        <w:spacing w:after="0" w:line="240" w:lineRule="auto"/>
        <w:textAlignment w:val="baseline"/>
        <w:rPr>
          <w:rFonts w:ascii="Arial" w:hAnsi="Arial" w:cs="Arial"/>
          <w:color w:val="273239"/>
          <w:spacing w:val="2"/>
          <w:sz w:val="26"/>
          <w:szCs w:val="26"/>
        </w:rPr>
      </w:pPr>
      <w:r w:rsidRPr="00147716">
        <w:rPr>
          <w:rFonts w:ascii="Arial" w:hAnsi="Arial" w:cs="Arial"/>
          <w:color w:val="273239"/>
          <w:spacing w:val="2"/>
          <w:sz w:val="26"/>
          <w:szCs w:val="26"/>
        </w:rPr>
        <w:t xml:space="preserve">    </w:t>
      </w:r>
    </w:p>
    <w:p w14:paraId="38830E49" w14:textId="1F921C1D" w:rsidR="009958B3" w:rsidRDefault="00DB5E8D"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108)</w:t>
      </w:r>
      <w:r w:rsidR="00C938B3">
        <w:rPr>
          <w:rFonts w:ascii="Arial" w:hAnsi="Arial" w:cs="Arial"/>
          <w:color w:val="273239"/>
          <w:spacing w:val="2"/>
          <w:sz w:val="26"/>
          <w:szCs w:val="26"/>
        </w:rPr>
        <w:t>find floor value in BST</w:t>
      </w:r>
    </w:p>
    <w:p w14:paraId="7F0F3BC8" w14:textId="77777777" w:rsidR="003D03C2" w:rsidRDefault="00DB5E8D"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tbl>
      <w:tblPr>
        <w:tblW w:w="6669" w:type="dxa"/>
        <w:shd w:val="clear" w:color="auto" w:fill="FFFFFF"/>
        <w:tblCellMar>
          <w:top w:w="15" w:type="dxa"/>
          <w:left w:w="15" w:type="dxa"/>
          <w:bottom w:w="15" w:type="dxa"/>
          <w:right w:w="15" w:type="dxa"/>
        </w:tblCellMar>
        <w:tblLook w:val="04A0" w:firstRow="1" w:lastRow="0" w:firstColumn="1" w:lastColumn="0" w:noHBand="0" w:noVBand="1"/>
      </w:tblPr>
      <w:tblGrid>
        <w:gridCol w:w="2952"/>
        <w:gridCol w:w="3717"/>
      </w:tblGrid>
      <w:tr w:rsidR="003D03C2" w:rsidRPr="003D03C2" w14:paraId="5DD9BA3A" w14:textId="77777777" w:rsidTr="00A8611C">
        <w:trPr>
          <w:gridAfter w:val="1"/>
          <w:trHeight w:val="996"/>
        </w:trPr>
        <w:tc>
          <w:tcPr>
            <w:tcW w:w="0" w:type="auto"/>
            <w:shd w:val="clear" w:color="auto" w:fill="FFFFFF"/>
            <w:tcMar>
              <w:top w:w="0" w:type="dxa"/>
              <w:left w:w="150" w:type="dxa"/>
              <w:bottom w:w="0" w:type="dxa"/>
              <w:right w:w="150" w:type="dxa"/>
            </w:tcMar>
            <w:hideMark/>
          </w:tcPr>
          <w:p w14:paraId="0675520F"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int floorInBST(TreeNode&lt;int&gt; * root, int key)</w:t>
            </w:r>
          </w:p>
        </w:tc>
      </w:tr>
      <w:tr w:rsidR="003D03C2" w:rsidRPr="003D03C2" w14:paraId="23A2CCEE" w14:textId="77777777" w:rsidTr="00A8611C">
        <w:trPr>
          <w:trHeight w:val="323"/>
        </w:trPr>
        <w:tc>
          <w:tcPr>
            <w:tcW w:w="2952" w:type="dxa"/>
            <w:shd w:val="clear" w:color="auto" w:fill="auto"/>
            <w:noWrap/>
            <w:tcMar>
              <w:top w:w="0" w:type="dxa"/>
              <w:left w:w="150" w:type="dxa"/>
              <w:bottom w:w="0" w:type="dxa"/>
              <w:right w:w="150" w:type="dxa"/>
            </w:tcMar>
            <w:hideMark/>
          </w:tcPr>
          <w:p w14:paraId="04CA266E"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30F7E4"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w:t>
            </w:r>
          </w:p>
        </w:tc>
      </w:tr>
      <w:tr w:rsidR="003D03C2" w:rsidRPr="003D03C2" w14:paraId="73CD05D4" w14:textId="77777777" w:rsidTr="00A8611C">
        <w:trPr>
          <w:trHeight w:val="336"/>
        </w:trPr>
        <w:tc>
          <w:tcPr>
            <w:tcW w:w="2952" w:type="dxa"/>
            <w:shd w:val="clear" w:color="auto" w:fill="FFFFFF"/>
            <w:noWrap/>
            <w:tcMar>
              <w:top w:w="0" w:type="dxa"/>
              <w:left w:w="150" w:type="dxa"/>
              <w:bottom w:w="0" w:type="dxa"/>
              <w:right w:w="150" w:type="dxa"/>
            </w:tcMar>
            <w:hideMark/>
          </w:tcPr>
          <w:p w14:paraId="379C9DE7"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627FC9"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int floor = -1; </w:t>
            </w:r>
          </w:p>
        </w:tc>
      </w:tr>
      <w:tr w:rsidR="003D03C2" w:rsidRPr="003D03C2" w14:paraId="53A28B48" w14:textId="77777777" w:rsidTr="00A8611C">
        <w:trPr>
          <w:trHeight w:val="336"/>
        </w:trPr>
        <w:tc>
          <w:tcPr>
            <w:tcW w:w="2952" w:type="dxa"/>
            <w:shd w:val="clear" w:color="auto" w:fill="auto"/>
            <w:noWrap/>
            <w:tcMar>
              <w:top w:w="0" w:type="dxa"/>
              <w:left w:w="150" w:type="dxa"/>
              <w:bottom w:w="0" w:type="dxa"/>
              <w:right w:w="150" w:type="dxa"/>
            </w:tcMar>
            <w:hideMark/>
          </w:tcPr>
          <w:p w14:paraId="1B657E9E"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B73CC1"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while (root) {</w:t>
            </w:r>
          </w:p>
        </w:tc>
      </w:tr>
      <w:tr w:rsidR="003D03C2" w:rsidRPr="003D03C2" w14:paraId="10F4D353" w14:textId="77777777" w:rsidTr="00A8611C">
        <w:trPr>
          <w:trHeight w:val="323"/>
        </w:trPr>
        <w:tc>
          <w:tcPr>
            <w:tcW w:w="2952" w:type="dxa"/>
            <w:shd w:val="clear" w:color="auto" w:fill="FFFFFF"/>
            <w:noWrap/>
            <w:tcMar>
              <w:top w:w="0" w:type="dxa"/>
              <w:left w:w="150" w:type="dxa"/>
              <w:bottom w:w="0" w:type="dxa"/>
              <w:right w:w="150" w:type="dxa"/>
            </w:tcMar>
            <w:hideMark/>
          </w:tcPr>
          <w:p w14:paraId="1DC63AD3"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CB792F"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66D6BB53" w14:textId="77777777" w:rsidTr="00A8611C">
        <w:trPr>
          <w:trHeight w:val="336"/>
        </w:trPr>
        <w:tc>
          <w:tcPr>
            <w:tcW w:w="2952" w:type="dxa"/>
            <w:shd w:val="clear" w:color="auto" w:fill="auto"/>
            <w:noWrap/>
            <w:tcMar>
              <w:top w:w="0" w:type="dxa"/>
              <w:left w:w="150" w:type="dxa"/>
              <w:bottom w:w="0" w:type="dxa"/>
              <w:right w:w="150" w:type="dxa"/>
            </w:tcMar>
            <w:hideMark/>
          </w:tcPr>
          <w:p w14:paraId="1B5BC310"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A570139"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if (root-&gt;val == key) {</w:t>
            </w:r>
          </w:p>
        </w:tc>
      </w:tr>
      <w:tr w:rsidR="003D03C2" w:rsidRPr="003D03C2" w14:paraId="243A6282" w14:textId="77777777" w:rsidTr="00A8611C">
        <w:trPr>
          <w:trHeight w:val="323"/>
        </w:trPr>
        <w:tc>
          <w:tcPr>
            <w:tcW w:w="2952" w:type="dxa"/>
            <w:shd w:val="clear" w:color="auto" w:fill="FFFFFF"/>
            <w:noWrap/>
            <w:tcMar>
              <w:top w:w="0" w:type="dxa"/>
              <w:left w:w="150" w:type="dxa"/>
              <w:bottom w:w="0" w:type="dxa"/>
              <w:right w:w="150" w:type="dxa"/>
            </w:tcMar>
            <w:hideMark/>
          </w:tcPr>
          <w:p w14:paraId="56DD5444"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F68AE0"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floor = root-&gt;val;</w:t>
            </w:r>
          </w:p>
        </w:tc>
      </w:tr>
      <w:tr w:rsidR="003D03C2" w:rsidRPr="003D03C2" w14:paraId="6A0F622C" w14:textId="77777777" w:rsidTr="00A8611C">
        <w:trPr>
          <w:trHeight w:val="336"/>
        </w:trPr>
        <w:tc>
          <w:tcPr>
            <w:tcW w:w="2952" w:type="dxa"/>
            <w:shd w:val="clear" w:color="auto" w:fill="auto"/>
            <w:noWrap/>
            <w:tcMar>
              <w:top w:w="0" w:type="dxa"/>
              <w:left w:w="150" w:type="dxa"/>
              <w:bottom w:w="0" w:type="dxa"/>
              <w:right w:w="150" w:type="dxa"/>
            </w:tcMar>
            <w:hideMark/>
          </w:tcPr>
          <w:p w14:paraId="6EE1D25E"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8504261"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return floor;</w:t>
            </w:r>
          </w:p>
        </w:tc>
      </w:tr>
      <w:tr w:rsidR="003D03C2" w:rsidRPr="003D03C2" w14:paraId="70F2FADA" w14:textId="77777777" w:rsidTr="00A8611C">
        <w:trPr>
          <w:trHeight w:val="323"/>
        </w:trPr>
        <w:tc>
          <w:tcPr>
            <w:tcW w:w="2952" w:type="dxa"/>
            <w:shd w:val="clear" w:color="auto" w:fill="FFFFFF"/>
            <w:noWrap/>
            <w:tcMar>
              <w:top w:w="0" w:type="dxa"/>
              <w:left w:w="150" w:type="dxa"/>
              <w:bottom w:w="0" w:type="dxa"/>
              <w:right w:w="150" w:type="dxa"/>
            </w:tcMar>
            <w:hideMark/>
          </w:tcPr>
          <w:p w14:paraId="6B361124"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3C8625"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0326B9E9" w14:textId="77777777" w:rsidTr="00A8611C">
        <w:trPr>
          <w:trHeight w:val="336"/>
        </w:trPr>
        <w:tc>
          <w:tcPr>
            <w:tcW w:w="2952" w:type="dxa"/>
            <w:shd w:val="clear" w:color="auto" w:fill="auto"/>
            <w:noWrap/>
            <w:tcMar>
              <w:top w:w="0" w:type="dxa"/>
              <w:left w:w="150" w:type="dxa"/>
              <w:bottom w:w="0" w:type="dxa"/>
              <w:right w:w="150" w:type="dxa"/>
            </w:tcMar>
            <w:hideMark/>
          </w:tcPr>
          <w:p w14:paraId="348E6CFD"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6F8000C"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5B35CF00" w14:textId="77777777" w:rsidTr="00A8611C">
        <w:trPr>
          <w:trHeight w:val="336"/>
        </w:trPr>
        <w:tc>
          <w:tcPr>
            <w:tcW w:w="2952" w:type="dxa"/>
            <w:shd w:val="clear" w:color="auto" w:fill="FFFFFF"/>
            <w:noWrap/>
            <w:tcMar>
              <w:top w:w="0" w:type="dxa"/>
              <w:left w:w="150" w:type="dxa"/>
              <w:bottom w:w="0" w:type="dxa"/>
              <w:right w:w="150" w:type="dxa"/>
            </w:tcMar>
            <w:hideMark/>
          </w:tcPr>
          <w:p w14:paraId="7FB6C22F"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1447B2A"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if (key &gt; root-&gt;val) {</w:t>
            </w:r>
          </w:p>
        </w:tc>
      </w:tr>
      <w:tr w:rsidR="003D03C2" w:rsidRPr="003D03C2" w14:paraId="48439A4D" w14:textId="77777777" w:rsidTr="00A8611C">
        <w:trPr>
          <w:trHeight w:val="323"/>
        </w:trPr>
        <w:tc>
          <w:tcPr>
            <w:tcW w:w="2952" w:type="dxa"/>
            <w:shd w:val="clear" w:color="auto" w:fill="auto"/>
            <w:noWrap/>
            <w:tcMar>
              <w:top w:w="0" w:type="dxa"/>
              <w:left w:w="150" w:type="dxa"/>
              <w:bottom w:w="0" w:type="dxa"/>
              <w:right w:w="150" w:type="dxa"/>
            </w:tcMar>
            <w:hideMark/>
          </w:tcPr>
          <w:p w14:paraId="3A531D8C"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1A168F1"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floor = root-&gt;val;</w:t>
            </w:r>
          </w:p>
        </w:tc>
      </w:tr>
      <w:tr w:rsidR="003D03C2" w:rsidRPr="003D03C2" w14:paraId="3BE3042F" w14:textId="77777777" w:rsidTr="00A8611C">
        <w:trPr>
          <w:trHeight w:val="336"/>
        </w:trPr>
        <w:tc>
          <w:tcPr>
            <w:tcW w:w="2952" w:type="dxa"/>
            <w:shd w:val="clear" w:color="auto" w:fill="FFFFFF"/>
            <w:noWrap/>
            <w:tcMar>
              <w:top w:w="0" w:type="dxa"/>
              <w:left w:w="150" w:type="dxa"/>
              <w:bottom w:w="0" w:type="dxa"/>
              <w:right w:w="150" w:type="dxa"/>
            </w:tcMar>
            <w:hideMark/>
          </w:tcPr>
          <w:p w14:paraId="64835104"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CC7E683"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root = root-&gt;right;</w:t>
            </w:r>
          </w:p>
        </w:tc>
      </w:tr>
      <w:tr w:rsidR="003D03C2" w:rsidRPr="003D03C2" w14:paraId="67C66C8E" w14:textId="77777777" w:rsidTr="00A8611C">
        <w:trPr>
          <w:trHeight w:val="323"/>
        </w:trPr>
        <w:tc>
          <w:tcPr>
            <w:tcW w:w="2952" w:type="dxa"/>
            <w:shd w:val="clear" w:color="auto" w:fill="auto"/>
            <w:noWrap/>
            <w:tcMar>
              <w:top w:w="0" w:type="dxa"/>
              <w:left w:w="150" w:type="dxa"/>
              <w:bottom w:w="0" w:type="dxa"/>
              <w:right w:w="150" w:type="dxa"/>
            </w:tcMar>
            <w:hideMark/>
          </w:tcPr>
          <w:p w14:paraId="0F245BB0"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0DE35E6"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64D99563" w14:textId="77777777" w:rsidTr="00A8611C">
        <w:trPr>
          <w:trHeight w:val="336"/>
        </w:trPr>
        <w:tc>
          <w:tcPr>
            <w:tcW w:w="2952" w:type="dxa"/>
            <w:shd w:val="clear" w:color="auto" w:fill="FFFFFF"/>
            <w:noWrap/>
            <w:tcMar>
              <w:top w:w="0" w:type="dxa"/>
              <w:left w:w="150" w:type="dxa"/>
              <w:bottom w:w="0" w:type="dxa"/>
              <w:right w:w="150" w:type="dxa"/>
            </w:tcMar>
            <w:hideMark/>
          </w:tcPr>
          <w:p w14:paraId="423F5FAD"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4637DB"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else {</w:t>
            </w:r>
          </w:p>
        </w:tc>
      </w:tr>
      <w:tr w:rsidR="003D03C2" w:rsidRPr="003D03C2" w14:paraId="59D40D90" w14:textId="77777777" w:rsidTr="00A8611C">
        <w:trPr>
          <w:trHeight w:val="336"/>
        </w:trPr>
        <w:tc>
          <w:tcPr>
            <w:tcW w:w="2952" w:type="dxa"/>
            <w:shd w:val="clear" w:color="auto" w:fill="auto"/>
            <w:noWrap/>
            <w:tcMar>
              <w:top w:w="0" w:type="dxa"/>
              <w:left w:w="150" w:type="dxa"/>
              <w:bottom w:w="0" w:type="dxa"/>
              <w:right w:w="150" w:type="dxa"/>
            </w:tcMar>
            <w:hideMark/>
          </w:tcPr>
          <w:p w14:paraId="0A44E616"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3B9BC8"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root = root-&gt;left;</w:t>
            </w:r>
          </w:p>
        </w:tc>
      </w:tr>
      <w:tr w:rsidR="003D03C2" w:rsidRPr="003D03C2" w14:paraId="73DEC524" w14:textId="77777777" w:rsidTr="00A8611C">
        <w:trPr>
          <w:trHeight w:val="323"/>
        </w:trPr>
        <w:tc>
          <w:tcPr>
            <w:tcW w:w="2952" w:type="dxa"/>
            <w:shd w:val="clear" w:color="auto" w:fill="FFFFFF"/>
            <w:noWrap/>
            <w:tcMar>
              <w:top w:w="0" w:type="dxa"/>
              <w:left w:w="150" w:type="dxa"/>
              <w:bottom w:w="0" w:type="dxa"/>
              <w:right w:w="150" w:type="dxa"/>
            </w:tcMar>
            <w:hideMark/>
          </w:tcPr>
          <w:p w14:paraId="37193936"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DB495AC"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042FB470" w14:textId="77777777" w:rsidTr="00A8611C">
        <w:trPr>
          <w:trHeight w:val="336"/>
        </w:trPr>
        <w:tc>
          <w:tcPr>
            <w:tcW w:w="2952" w:type="dxa"/>
            <w:shd w:val="clear" w:color="auto" w:fill="auto"/>
            <w:noWrap/>
            <w:tcMar>
              <w:top w:w="0" w:type="dxa"/>
              <w:left w:w="150" w:type="dxa"/>
              <w:bottom w:w="0" w:type="dxa"/>
              <w:right w:w="150" w:type="dxa"/>
            </w:tcMar>
            <w:hideMark/>
          </w:tcPr>
          <w:p w14:paraId="443DF83B"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68B68B"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w:t>
            </w:r>
          </w:p>
        </w:tc>
      </w:tr>
      <w:tr w:rsidR="003D03C2" w:rsidRPr="003D03C2" w14:paraId="1989789A" w14:textId="77777777" w:rsidTr="00A8611C">
        <w:trPr>
          <w:trHeight w:val="323"/>
        </w:trPr>
        <w:tc>
          <w:tcPr>
            <w:tcW w:w="2952" w:type="dxa"/>
            <w:shd w:val="clear" w:color="auto" w:fill="FFFFFF"/>
            <w:noWrap/>
            <w:tcMar>
              <w:top w:w="0" w:type="dxa"/>
              <w:left w:w="150" w:type="dxa"/>
              <w:bottom w:w="0" w:type="dxa"/>
              <w:right w:w="150" w:type="dxa"/>
            </w:tcMar>
            <w:hideMark/>
          </w:tcPr>
          <w:p w14:paraId="3529DA2C"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1A38747"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 xml:space="preserve">    return floor;</w:t>
            </w:r>
          </w:p>
        </w:tc>
      </w:tr>
      <w:tr w:rsidR="003D03C2" w:rsidRPr="003D03C2" w14:paraId="3C566B5F" w14:textId="77777777" w:rsidTr="00A8611C">
        <w:trPr>
          <w:trHeight w:val="336"/>
        </w:trPr>
        <w:tc>
          <w:tcPr>
            <w:tcW w:w="2952" w:type="dxa"/>
            <w:shd w:val="clear" w:color="auto" w:fill="auto"/>
            <w:noWrap/>
            <w:tcMar>
              <w:top w:w="0" w:type="dxa"/>
              <w:left w:w="150" w:type="dxa"/>
              <w:bottom w:w="0" w:type="dxa"/>
              <w:right w:w="150" w:type="dxa"/>
            </w:tcMar>
            <w:hideMark/>
          </w:tcPr>
          <w:p w14:paraId="49E45C33" w14:textId="77777777" w:rsidR="003D03C2" w:rsidRPr="003D03C2" w:rsidRDefault="003D03C2" w:rsidP="003D03C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8B1E977" w14:textId="77777777" w:rsidR="003D03C2" w:rsidRPr="003D03C2" w:rsidRDefault="003D03C2" w:rsidP="003D03C2">
            <w:pPr>
              <w:spacing w:after="0" w:line="300" w:lineRule="atLeast"/>
              <w:rPr>
                <w:rFonts w:ascii="Consolas" w:eastAsia="Times New Roman" w:hAnsi="Consolas" w:cs="Segoe UI"/>
                <w:color w:val="24292F"/>
                <w:sz w:val="18"/>
                <w:szCs w:val="18"/>
              </w:rPr>
            </w:pPr>
            <w:r w:rsidRPr="003D03C2">
              <w:rPr>
                <w:rFonts w:ascii="Consolas" w:eastAsia="Times New Roman" w:hAnsi="Consolas" w:cs="Segoe UI"/>
                <w:color w:val="24292F"/>
                <w:sz w:val="18"/>
                <w:szCs w:val="18"/>
              </w:rPr>
              <w:t>}</w:t>
            </w:r>
          </w:p>
        </w:tc>
      </w:tr>
    </w:tbl>
    <w:p w14:paraId="14FEE790" w14:textId="2A557492" w:rsidR="0016733D" w:rsidRPr="0016733D" w:rsidRDefault="003D03C2" w:rsidP="0016733D">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109)</w:t>
      </w:r>
      <w:r w:rsidR="0016733D" w:rsidRPr="0016733D">
        <w:rPr>
          <w:rFonts w:ascii="Segoe UI" w:hAnsi="Segoe UI" w:cs="Segoe UI"/>
          <w:color w:val="263238"/>
          <w:sz w:val="21"/>
          <w:szCs w:val="21"/>
        </w:rPr>
        <w:t xml:space="preserve"> You are given a </w:t>
      </w:r>
      <w:r w:rsidR="0016733D" w:rsidRPr="0016733D">
        <w:rPr>
          <w:rFonts w:ascii="Segoe UI" w:hAnsi="Segoe UI" w:cs="Segoe UI"/>
          <w:b/>
          <w:bCs/>
          <w:color w:val="263238"/>
          <w:sz w:val="21"/>
          <w:szCs w:val="21"/>
        </w:rPr>
        <w:t>perfect binary tree</w:t>
      </w:r>
      <w:r w:rsidR="0016733D" w:rsidRPr="0016733D">
        <w:rPr>
          <w:rFonts w:ascii="Segoe UI" w:hAnsi="Segoe UI" w:cs="Segoe UI"/>
          <w:color w:val="263238"/>
          <w:sz w:val="21"/>
          <w:szCs w:val="21"/>
        </w:rPr>
        <w:t> where all leaves are on the same level, and every parent has two children. The binary tree has the following definition:</w:t>
      </w:r>
    </w:p>
    <w:p w14:paraId="120638EF"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struct Node {</w:t>
      </w:r>
    </w:p>
    <w:p w14:paraId="13C2F674"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 xml:space="preserve">  int val;</w:t>
      </w:r>
    </w:p>
    <w:p w14:paraId="39757A83"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 xml:space="preserve">  Node *left;</w:t>
      </w:r>
    </w:p>
    <w:p w14:paraId="6AE9BA2C"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 xml:space="preserve">  Node *right;</w:t>
      </w:r>
    </w:p>
    <w:p w14:paraId="239807DF"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 xml:space="preserve">  Node *next;</w:t>
      </w:r>
    </w:p>
    <w:p w14:paraId="1A72C06B"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color w:val="263238"/>
          <w:sz w:val="20"/>
          <w:szCs w:val="20"/>
        </w:rPr>
        <w:t>}</w:t>
      </w:r>
    </w:p>
    <w:p w14:paraId="3F4C8A82" w14:textId="77777777" w:rsidR="0016733D" w:rsidRPr="0016733D" w:rsidRDefault="0016733D" w:rsidP="0016733D">
      <w:pPr>
        <w:shd w:val="clear" w:color="auto" w:fill="FFFFFF"/>
        <w:spacing w:after="240" w:line="240" w:lineRule="auto"/>
        <w:rPr>
          <w:rFonts w:ascii="Segoe UI" w:eastAsia="Times New Roman" w:hAnsi="Segoe UI" w:cs="Segoe UI"/>
          <w:color w:val="263238"/>
          <w:sz w:val="21"/>
          <w:szCs w:val="21"/>
        </w:rPr>
      </w:pPr>
      <w:r w:rsidRPr="0016733D">
        <w:rPr>
          <w:rFonts w:ascii="Segoe UI" w:eastAsia="Times New Roman" w:hAnsi="Segoe UI" w:cs="Segoe UI"/>
          <w:color w:val="263238"/>
          <w:sz w:val="21"/>
          <w:szCs w:val="21"/>
        </w:rPr>
        <w:t>Populate each next pointer to point to its next right node. If there is no next right node, the next pointer should be set to </w:t>
      </w:r>
      <w:r w:rsidRPr="0016733D">
        <w:rPr>
          <w:rFonts w:ascii="Courier New" w:eastAsia="Times New Roman" w:hAnsi="Courier New" w:cs="Courier New"/>
          <w:color w:val="546E7A"/>
          <w:sz w:val="20"/>
          <w:szCs w:val="20"/>
          <w:shd w:val="clear" w:color="auto" w:fill="F7F9FA"/>
        </w:rPr>
        <w:t>NULL</w:t>
      </w:r>
      <w:r w:rsidRPr="0016733D">
        <w:rPr>
          <w:rFonts w:ascii="Segoe UI" w:eastAsia="Times New Roman" w:hAnsi="Segoe UI" w:cs="Segoe UI"/>
          <w:color w:val="263238"/>
          <w:sz w:val="21"/>
          <w:szCs w:val="21"/>
        </w:rPr>
        <w:t>.</w:t>
      </w:r>
    </w:p>
    <w:p w14:paraId="766A7B8F" w14:textId="77777777" w:rsidR="0016733D" w:rsidRPr="0016733D" w:rsidRDefault="0016733D" w:rsidP="0016733D">
      <w:pPr>
        <w:shd w:val="clear" w:color="auto" w:fill="FFFFFF"/>
        <w:spacing w:after="240" w:line="240" w:lineRule="auto"/>
        <w:rPr>
          <w:rFonts w:ascii="Segoe UI" w:eastAsia="Times New Roman" w:hAnsi="Segoe UI" w:cs="Segoe UI"/>
          <w:color w:val="263238"/>
          <w:sz w:val="21"/>
          <w:szCs w:val="21"/>
        </w:rPr>
      </w:pPr>
      <w:r w:rsidRPr="0016733D">
        <w:rPr>
          <w:rFonts w:ascii="Segoe UI" w:eastAsia="Times New Roman" w:hAnsi="Segoe UI" w:cs="Segoe UI"/>
          <w:color w:val="263238"/>
          <w:sz w:val="21"/>
          <w:szCs w:val="21"/>
        </w:rPr>
        <w:t>Initially, all next pointers are set to </w:t>
      </w:r>
      <w:r w:rsidRPr="0016733D">
        <w:rPr>
          <w:rFonts w:ascii="Courier New" w:eastAsia="Times New Roman" w:hAnsi="Courier New" w:cs="Courier New"/>
          <w:color w:val="546E7A"/>
          <w:sz w:val="20"/>
          <w:szCs w:val="20"/>
          <w:shd w:val="clear" w:color="auto" w:fill="F7F9FA"/>
        </w:rPr>
        <w:t>NULL</w:t>
      </w:r>
      <w:r w:rsidRPr="0016733D">
        <w:rPr>
          <w:rFonts w:ascii="Segoe UI" w:eastAsia="Times New Roman" w:hAnsi="Segoe UI" w:cs="Segoe UI"/>
          <w:color w:val="263238"/>
          <w:sz w:val="21"/>
          <w:szCs w:val="21"/>
        </w:rPr>
        <w:t>.</w:t>
      </w:r>
    </w:p>
    <w:p w14:paraId="6E131116" w14:textId="77777777" w:rsidR="0016733D" w:rsidRPr="0016733D" w:rsidRDefault="0016733D" w:rsidP="0016733D">
      <w:pPr>
        <w:shd w:val="clear" w:color="auto" w:fill="FFFFFF"/>
        <w:spacing w:after="240" w:line="240" w:lineRule="auto"/>
        <w:rPr>
          <w:rFonts w:ascii="Segoe UI" w:eastAsia="Times New Roman" w:hAnsi="Segoe UI" w:cs="Segoe UI"/>
          <w:color w:val="263238"/>
          <w:sz w:val="21"/>
          <w:szCs w:val="21"/>
        </w:rPr>
      </w:pPr>
      <w:r w:rsidRPr="0016733D">
        <w:rPr>
          <w:rFonts w:ascii="Segoe UI" w:eastAsia="Times New Roman" w:hAnsi="Segoe UI" w:cs="Segoe UI"/>
          <w:color w:val="263238"/>
          <w:sz w:val="21"/>
          <w:szCs w:val="21"/>
        </w:rPr>
        <w:t> </w:t>
      </w:r>
    </w:p>
    <w:p w14:paraId="6C8367CF" w14:textId="77777777" w:rsidR="0016733D" w:rsidRPr="0016733D" w:rsidRDefault="0016733D" w:rsidP="0016733D">
      <w:pPr>
        <w:shd w:val="clear" w:color="auto" w:fill="FFFFFF"/>
        <w:spacing w:after="240" w:line="240" w:lineRule="auto"/>
        <w:rPr>
          <w:rFonts w:ascii="Segoe UI" w:eastAsia="Times New Roman" w:hAnsi="Segoe UI" w:cs="Segoe UI"/>
          <w:color w:val="263238"/>
          <w:sz w:val="21"/>
          <w:szCs w:val="21"/>
        </w:rPr>
      </w:pPr>
      <w:r w:rsidRPr="0016733D">
        <w:rPr>
          <w:rFonts w:ascii="Segoe UI" w:eastAsia="Times New Roman" w:hAnsi="Segoe UI" w:cs="Segoe UI"/>
          <w:b/>
          <w:bCs/>
          <w:color w:val="263238"/>
          <w:sz w:val="21"/>
          <w:szCs w:val="21"/>
        </w:rPr>
        <w:t>Example 1:</w:t>
      </w:r>
    </w:p>
    <w:p w14:paraId="083262EB" w14:textId="0BEE6175" w:rsidR="0016733D" w:rsidRPr="0016733D" w:rsidRDefault="0016733D" w:rsidP="0016733D">
      <w:pPr>
        <w:spacing w:after="0" w:line="240" w:lineRule="auto"/>
        <w:rPr>
          <w:rFonts w:ascii="Times New Roman" w:eastAsia="Times New Roman" w:hAnsi="Times New Roman" w:cs="Times New Roman"/>
          <w:sz w:val="24"/>
          <w:szCs w:val="24"/>
        </w:rPr>
      </w:pPr>
      <w:r w:rsidRPr="0016733D">
        <w:rPr>
          <w:rFonts w:ascii="Times New Roman" w:eastAsia="Times New Roman" w:hAnsi="Times New Roman" w:cs="Times New Roman"/>
          <w:noProof/>
          <w:sz w:val="24"/>
          <w:szCs w:val="24"/>
        </w:rPr>
        <w:lastRenderedPageBreak/>
        <w:drawing>
          <wp:inline distT="0" distB="0" distL="0" distR="0" wp14:anchorId="7A57CA75" wp14:editId="52E05D35">
            <wp:extent cx="6675755" cy="34404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75755" cy="3440430"/>
                    </a:xfrm>
                    <a:prstGeom prst="rect">
                      <a:avLst/>
                    </a:prstGeom>
                    <a:noFill/>
                    <a:ln>
                      <a:noFill/>
                    </a:ln>
                  </pic:spPr>
                </pic:pic>
              </a:graphicData>
            </a:graphic>
          </wp:inline>
        </w:drawing>
      </w:r>
    </w:p>
    <w:p w14:paraId="10098872"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b/>
          <w:bCs/>
          <w:color w:val="263238"/>
          <w:sz w:val="20"/>
          <w:szCs w:val="20"/>
        </w:rPr>
        <w:t>Input:</w:t>
      </w:r>
      <w:r w:rsidRPr="0016733D">
        <w:rPr>
          <w:rFonts w:ascii="Consolas" w:eastAsia="Times New Roman" w:hAnsi="Consolas" w:cs="Courier New"/>
          <w:color w:val="263238"/>
          <w:sz w:val="20"/>
          <w:szCs w:val="20"/>
        </w:rPr>
        <w:t xml:space="preserve"> root = [1,2,3,4,5,6,7]</w:t>
      </w:r>
    </w:p>
    <w:p w14:paraId="58C4444C"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b/>
          <w:bCs/>
          <w:color w:val="263238"/>
          <w:sz w:val="20"/>
          <w:szCs w:val="20"/>
        </w:rPr>
        <w:t>Output:</w:t>
      </w:r>
      <w:r w:rsidRPr="0016733D">
        <w:rPr>
          <w:rFonts w:ascii="Consolas" w:eastAsia="Times New Roman" w:hAnsi="Consolas" w:cs="Courier New"/>
          <w:color w:val="263238"/>
          <w:sz w:val="20"/>
          <w:szCs w:val="20"/>
        </w:rPr>
        <w:t xml:space="preserve"> [1,#,2,3,#,4,5,6,7,#]</w:t>
      </w:r>
    </w:p>
    <w:p w14:paraId="7C7CEB00" w14:textId="77777777" w:rsidR="0016733D" w:rsidRPr="0016733D" w:rsidRDefault="0016733D" w:rsidP="001673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6733D">
        <w:rPr>
          <w:rFonts w:ascii="Consolas" w:eastAsia="Times New Roman" w:hAnsi="Consolas" w:cs="Courier New"/>
          <w:b/>
          <w:bCs/>
          <w:color w:val="263238"/>
          <w:sz w:val="20"/>
          <w:szCs w:val="20"/>
        </w:rPr>
        <w:t xml:space="preserve">Explanation: </w:t>
      </w:r>
      <w:r w:rsidRPr="0016733D">
        <w:rPr>
          <w:rFonts w:ascii="Consolas" w:eastAsia="Times New Roman" w:hAnsi="Consolas" w:cs="Courier New"/>
          <w:color w:val="263238"/>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47EEC3E8" w14:textId="5F506592" w:rsidR="00DB5E8D" w:rsidRDefault="00DB5E8D" w:rsidP="0098299A">
      <w:pPr>
        <w:shd w:val="clear" w:color="auto" w:fill="FFFFFF"/>
        <w:spacing w:after="0" w:line="240" w:lineRule="auto"/>
        <w:textAlignment w:val="baseline"/>
        <w:rPr>
          <w:rFonts w:ascii="Arial" w:hAnsi="Arial" w:cs="Arial"/>
          <w:color w:val="273239"/>
          <w:spacing w:val="2"/>
          <w:sz w:val="26"/>
          <w:szCs w:val="26"/>
        </w:rPr>
      </w:pPr>
    </w:p>
    <w:p w14:paraId="7000F3A8" w14:textId="77777777" w:rsidR="008D5708" w:rsidRPr="008D5708" w:rsidRDefault="003D03C2" w:rsidP="008D570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8D5708" w:rsidRPr="008D5708">
        <w:rPr>
          <w:rFonts w:ascii="Arial" w:hAnsi="Arial" w:cs="Arial"/>
          <w:color w:val="273239"/>
          <w:spacing w:val="2"/>
          <w:sz w:val="26"/>
          <w:szCs w:val="26"/>
        </w:rPr>
        <w:t xml:space="preserve"> Node* connect(Node* root) {</w:t>
      </w:r>
    </w:p>
    <w:p w14:paraId="6F906864"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if(!root)</w:t>
      </w:r>
    </w:p>
    <w:p w14:paraId="1201C7FB"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return root;</w:t>
      </w:r>
    </w:p>
    <w:p w14:paraId="6961A134"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Node*newroot=root;</w:t>
      </w:r>
    </w:p>
    <w:p w14:paraId="61722A7F"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while(root-&gt;left)</w:t>
      </w:r>
    </w:p>
    <w:p w14:paraId="73D52579"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w:t>
      </w:r>
    </w:p>
    <w:p w14:paraId="530B7CE8"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Node*temp=root;</w:t>
      </w:r>
    </w:p>
    <w:p w14:paraId="7AC3A41F"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while(temp)</w:t>
      </w:r>
    </w:p>
    <w:p w14:paraId="3E7C4348"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 </w:t>
      </w:r>
    </w:p>
    <w:p w14:paraId="402DEB1C"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temp-&gt;left-&gt;next=temp-&gt;right;</w:t>
      </w:r>
    </w:p>
    <w:p w14:paraId="3CA175BA"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if(temp-&gt;next)</w:t>
      </w:r>
    </w:p>
    <w:p w14:paraId="192E3145"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temp-&gt;right-&gt;next=temp-&gt;next-&gt;left;</w:t>
      </w:r>
    </w:p>
    <w:p w14:paraId="1C24EF99"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temp=temp-&gt;next;</w:t>
      </w:r>
    </w:p>
    <w:p w14:paraId="500877A7"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w:t>
      </w:r>
    </w:p>
    <w:p w14:paraId="6FE32EE9"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root=root-&gt;left;</w:t>
      </w:r>
    </w:p>
    <w:p w14:paraId="798B9A66"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w:t>
      </w:r>
    </w:p>
    <w:p w14:paraId="7BAF41B3" w14:textId="77777777" w:rsidR="008D5708" w:rsidRPr="008D5708"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t xml:space="preserve">        return newroot;</w:t>
      </w:r>
    </w:p>
    <w:p w14:paraId="2E65B7EE" w14:textId="0D78599B" w:rsidR="003D03C2" w:rsidRDefault="008D5708" w:rsidP="008D5708">
      <w:pPr>
        <w:shd w:val="clear" w:color="auto" w:fill="FFFFFF"/>
        <w:spacing w:after="0" w:line="240" w:lineRule="auto"/>
        <w:textAlignment w:val="baseline"/>
        <w:rPr>
          <w:rFonts w:ascii="Arial" w:hAnsi="Arial" w:cs="Arial"/>
          <w:color w:val="273239"/>
          <w:spacing w:val="2"/>
          <w:sz w:val="26"/>
          <w:szCs w:val="26"/>
        </w:rPr>
      </w:pPr>
      <w:r w:rsidRPr="008D5708">
        <w:rPr>
          <w:rFonts w:ascii="Arial" w:hAnsi="Arial" w:cs="Arial"/>
          <w:color w:val="273239"/>
          <w:spacing w:val="2"/>
          <w:sz w:val="26"/>
          <w:szCs w:val="26"/>
        </w:rPr>
        <w:lastRenderedPageBreak/>
        <w:t xml:space="preserve">    }</w:t>
      </w:r>
    </w:p>
    <w:p w14:paraId="0A8B5EAF" w14:textId="4275A8CE" w:rsidR="00A749FB" w:rsidRPr="00A749FB" w:rsidRDefault="0016733D" w:rsidP="00A749FB">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110)</w:t>
      </w:r>
      <w:r w:rsidR="00A749FB" w:rsidRPr="00A749FB">
        <w:rPr>
          <w:rFonts w:ascii="Arial" w:hAnsi="Arial" w:cs="Arial"/>
          <w:color w:val="333333"/>
          <w:sz w:val="27"/>
          <w:szCs w:val="27"/>
        </w:rPr>
        <w:t xml:space="preserve"> Given a sorted array. Convert it into a Height balanced Binary Search Tree (BST). Find the preorder traversal of height balanced BST. If there exist many such balanced BST consider the tree whose preorder is lexicographically smallest.</w:t>
      </w:r>
      <w:r w:rsidR="00A749FB" w:rsidRPr="00A749FB">
        <w:rPr>
          <w:rFonts w:ascii="Arial" w:hAnsi="Arial" w:cs="Arial"/>
          <w:color w:val="333333"/>
          <w:sz w:val="27"/>
          <w:szCs w:val="27"/>
        </w:rPr>
        <w:br/>
        <w:t>Height balanced BST means a binary tree in which the depth of the left subtree and the right subtree of every node never differ by more than 1.</w:t>
      </w:r>
    </w:p>
    <w:p w14:paraId="1FBC1BE5" w14:textId="77777777" w:rsidR="00A749FB" w:rsidRPr="00A749FB" w:rsidRDefault="00A749FB" w:rsidP="00A749FB">
      <w:pPr>
        <w:shd w:val="clear" w:color="auto" w:fill="FFFFFF"/>
        <w:spacing w:after="150" w:line="240" w:lineRule="auto"/>
        <w:rPr>
          <w:rFonts w:ascii="Arial" w:eastAsia="Times New Roman" w:hAnsi="Arial" w:cs="Arial"/>
          <w:color w:val="333333"/>
          <w:sz w:val="21"/>
          <w:szCs w:val="21"/>
        </w:rPr>
      </w:pPr>
      <w:r w:rsidRPr="00A749FB">
        <w:rPr>
          <w:rFonts w:ascii="Arial" w:eastAsia="Times New Roman" w:hAnsi="Arial" w:cs="Arial"/>
          <w:b/>
          <w:bCs/>
          <w:color w:val="333333"/>
          <w:sz w:val="27"/>
          <w:szCs w:val="27"/>
        </w:rPr>
        <w:t>Example 1:</w:t>
      </w:r>
    </w:p>
    <w:p w14:paraId="0E86DC23"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b/>
          <w:bCs/>
          <w:color w:val="333333"/>
          <w:sz w:val="27"/>
          <w:szCs w:val="27"/>
        </w:rPr>
        <w:t>Input:</w:t>
      </w:r>
      <w:r w:rsidRPr="00A749FB">
        <w:rPr>
          <w:rFonts w:ascii="Consolas" w:eastAsia="Times New Roman" w:hAnsi="Consolas" w:cs="Courier New"/>
          <w:color w:val="333333"/>
          <w:sz w:val="27"/>
          <w:szCs w:val="27"/>
        </w:rPr>
        <w:t xml:space="preserve"> nums = {1, 2, 3, 4}</w:t>
      </w:r>
    </w:p>
    <w:p w14:paraId="66B7EA2D"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b/>
          <w:bCs/>
          <w:color w:val="333333"/>
          <w:sz w:val="27"/>
          <w:szCs w:val="27"/>
        </w:rPr>
        <w:t>Output:</w:t>
      </w:r>
      <w:r w:rsidRPr="00A749FB">
        <w:rPr>
          <w:rFonts w:ascii="Consolas" w:eastAsia="Times New Roman" w:hAnsi="Consolas" w:cs="Courier New"/>
          <w:color w:val="333333"/>
          <w:sz w:val="27"/>
          <w:szCs w:val="27"/>
        </w:rPr>
        <w:t xml:space="preserve"> {2, 1, 3, 4}</w:t>
      </w:r>
    </w:p>
    <w:p w14:paraId="389FBAC8"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b/>
          <w:bCs/>
          <w:color w:val="333333"/>
          <w:sz w:val="27"/>
          <w:szCs w:val="27"/>
        </w:rPr>
        <w:t>Explanation:</w:t>
      </w:r>
      <w:r w:rsidRPr="00A749FB">
        <w:rPr>
          <w:rFonts w:ascii="Consolas" w:eastAsia="Times New Roman" w:hAnsi="Consolas" w:cs="Courier New"/>
          <w:color w:val="333333"/>
          <w:sz w:val="27"/>
          <w:szCs w:val="27"/>
        </w:rPr>
        <w:t xml:space="preserve"> </w:t>
      </w:r>
    </w:p>
    <w:p w14:paraId="62CD5CDA"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xml:space="preserve">The preorder traversal of the following </w:t>
      </w:r>
    </w:p>
    <w:p w14:paraId="7B6FFAFF"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BST formed is {2, 1, 3, 4}:</w:t>
      </w:r>
    </w:p>
    <w:p w14:paraId="11FD06BF"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2</w:t>
      </w:r>
    </w:p>
    <w:p w14:paraId="32F87579"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   \</w:t>
      </w:r>
    </w:p>
    <w:p w14:paraId="00BF839E"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0"/>
          <w:szCs w:val="20"/>
        </w:rPr>
        <w:t xml:space="preserve">           </w:t>
      </w:r>
      <w:r w:rsidRPr="00A749FB">
        <w:rPr>
          <w:rFonts w:ascii="Consolas" w:eastAsia="Times New Roman" w:hAnsi="Consolas" w:cs="Courier New"/>
          <w:color w:val="333333"/>
          <w:sz w:val="27"/>
          <w:szCs w:val="27"/>
        </w:rPr>
        <w:t>1     3</w:t>
      </w:r>
    </w:p>
    <w:p w14:paraId="4E290403"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w:t>
      </w:r>
    </w:p>
    <w:p w14:paraId="168BC91A"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749FB">
        <w:rPr>
          <w:rFonts w:ascii="Consolas" w:eastAsia="Times New Roman" w:hAnsi="Consolas" w:cs="Courier New"/>
          <w:color w:val="333333"/>
          <w:sz w:val="27"/>
          <w:szCs w:val="27"/>
        </w:rPr>
        <w:t>                4</w:t>
      </w:r>
    </w:p>
    <w:p w14:paraId="0BAE9981" w14:textId="77777777" w:rsidR="00A749FB" w:rsidRPr="00A749FB" w:rsidRDefault="00A749FB" w:rsidP="00A749FB">
      <w:pPr>
        <w:shd w:val="clear" w:color="auto" w:fill="FFFFFF"/>
        <w:spacing w:after="150" w:line="240" w:lineRule="auto"/>
        <w:rPr>
          <w:rFonts w:ascii="Arial" w:eastAsia="Times New Roman" w:hAnsi="Arial" w:cs="Arial"/>
          <w:color w:val="333333"/>
          <w:sz w:val="21"/>
          <w:szCs w:val="21"/>
        </w:rPr>
      </w:pPr>
      <w:r w:rsidRPr="00A749FB">
        <w:rPr>
          <w:rFonts w:ascii="Arial" w:eastAsia="Times New Roman" w:hAnsi="Arial" w:cs="Arial"/>
          <w:color w:val="333333"/>
          <w:sz w:val="21"/>
          <w:szCs w:val="21"/>
        </w:rPr>
        <w:t> </w:t>
      </w:r>
    </w:p>
    <w:p w14:paraId="4443A009" w14:textId="77777777" w:rsidR="00A749FB" w:rsidRPr="00A749FB" w:rsidRDefault="00A749FB" w:rsidP="00A749FB">
      <w:pPr>
        <w:shd w:val="clear" w:color="auto" w:fill="FFFFFF"/>
        <w:spacing w:after="150" w:line="240" w:lineRule="auto"/>
        <w:rPr>
          <w:rFonts w:ascii="Arial" w:eastAsia="Times New Roman" w:hAnsi="Arial" w:cs="Arial"/>
          <w:color w:val="333333"/>
          <w:sz w:val="21"/>
          <w:szCs w:val="21"/>
        </w:rPr>
      </w:pPr>
      <w:r w:rsidRPr="00A749FB">
        <w:rPr>
          <w:rFonts w:ascii="Arial" w:eastAsia="Times New Roman" w:hAnsi="Arial" w:cs="Arial"/>
          <w:b/>
          <w:bCs/>
          <w:color w:val="333333"/>
          <w:sz w:val="27"/>
          <w:szCs w:val="27"/>
        </w:rPr>
        <w:t>Example 2:</w:t>
      </w:r>
    </w:p>
    <w:p w14:paraId="715F5F9E"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b/>
          <w:bCs/>
          <w:color w:val="333333"/>
          <w:sz w:val="27"/>
          <w:szCs w:val="27"/>
        </w:rPr>
        <w:t xml:space="preserve">Input: </w:t>
      </w:r>
      <w:r w:rsidRPr="00A749FB">
        <w:rPr>
          <w:rFonts w:ascii="Consolas" w:eastAsia="Times New Roman" w:hAnsi="Consolas" w:cs="Courier New"/>
          <w:color w:val="333333"/>
          <w:sz w:val="27"/>
          <w:szCs w:val="27"/>
        </w:rPr>
        <w:t>nums = {1,2,3,4,5,6,7}</w:t>
      </w:r>
    </w:p>
    <w:p w14:paraId="72E4353E"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b/>
          <w:bCs/>
          <w:color w:val="333333"/>
          <w:sz w:val="27"/>
          <w:szCs w:val="27"/>
        </w:rPr>
        <w:t xml:space="preserve">Ouput: </w:t>
      </w:r>
      <w:r w:rsidRPr="00A749FB">
        <w:rPr>
          <w:rFonts w:ascii="Consolas" w:eastAsia="Times New Roman" w:hAnsi="Consolas" w:cs="Courier New"/>
          <w:color w:val="333333"/>
          <w:sz w:val="27"/>
          <w:szCs w:val="27"/>
        </w:rPr>
        <w:t>{4,2,1,3,6,5,7}</w:t>
      </w:r>
    </w:p>
    <w:p w14:paraId="37DB8DAD"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749FB">
        <w:rPr>
          <w:rFonts w:ascii="Consolas" w:eastAsia="Times New Roman" w:hAnsi="Consolas" w:cs="Courier New"/>
          <w:b/>
          <w:bCs/>
          <w:color w:val="333333"/>
          <w:sz w:val="27"/>
          <w:szCs w:val="27"/>
        </w:rPr>
        <w:t xml:space="preserve">Explanation: </w:t>
      </w:r>
    </w:p>
    <w:p w14:paraId="7CD6ECF4"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The preorder traversal of the following</w:t>
      </w:r>
    </w:p>
    <w:p w14:paraId="5C4D34F0"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BST formed is {4,2,1,3,6,5,7} :</w:t>
      </w:r>
    </w:p>
    <w:p w14:paraId="18F4D566"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xml:space="preserve">        4</w:t>
      </w:r>
    </w:p>
    <w:p w14:paraId="03AB675A"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xml:space="preserve">       / \</w:t>
      </w:r>
    </w:p>
    <w:p w14:paraId="61A88B22"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xml:space="preserve">      2   6</w:t>
      </w:r>
    </w:p>
    <w:p w14:paraId="19EE9456" w14:textId="77777777" w:rsidR="00A749FB"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749FB">
        <w:rPr>
          <w:rFonts w:ascii="Consolas" w:eastAsia="Times New Roman" w:hAnsi="Consolas" w:cs="Courier New"/>
          <w:color w:val="333333"/>
          <w:sz w:val="27"/>
          <w:szCs w:val="27"/>
        </w:rPr>
        <w:t xml:space="preserve">     / \  / \</w:t>
      </w:r>
    </w:p>
    <w:p w14:paraId="0D083A52" w14:textId="4FC5BB6E" w:rsidR="009958B3" w:rsidRPr="00A749FB" w:rsidRDefault="00A749FB" w:rsidP="00A749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749FB">
        <w:rPr>
          <w:rFonts w:ascii="Consolas" w:eastAsia="Times New Roman" w:hAnsi="Consolas" w:cs="Courier New"/>
          <w:color w:val="333333"/>
          <w:sz w:val="27"/>
          <w:szCs w:val="27"/>
        </w:rPr>
        <w:lastRenderedPageBreak/>
        <w:t xml:space="preserve">    1   3 5  7</w:t>
      </w:r>
    </w:p>
    <w:p w14:paraId="0E423D73" w14:textId="54D1B6D7" w:rsidR="00C70381" w:rsidRPr="00C70381" w:rsidRDefault="0016733D" w:rsidP="00C70381">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C70381" w:rsidRPr="00C70381">
        <w:t xml:space="preserve"> </w:t>
      </w:r>
      <w:r w:rsidR="00C70381" w:rsidRPr="00C70381">
        <w:rPr>
          <w:rFonts w:ascii="Arial" w:hAnsi="Arial" w:cs="Arial"/>
          <w:color w:val="273239"/>
          <w:spacing w:val="2"/>
          <w:sz w:val="26"/>
          <w:szCs w:val="26"/>
        </w:rPr>
        <w:t>void bst(vector&lt;int&gt;&amp;nums,vector&lt;int&gt;&amp;v,int s,int e)</w:t>
      </w:r>
    </w:p>
    <w:p w14:paraId="1E3C13D6"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w:t>
      </w:r>
    </w:p>
    <w:p w14:paraId="01D1AEEB"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if(s&lt;=e)</w:t>
      </w:r>
    </w:p>
    <w:p w14:paraId="64302D5C"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w:t>
      </w:r>
    </w:p>
    <w:p w14:paraId="274900E9"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int mid=(s+e)/2;</w:t>
      </w:r>
    </w:p>
    <w:p w14:paraId="36B4B6FF"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v.push_back(nums[mid]);</w:t>
      </w:r>
    </w:p>
    <w:p w14:paraId="4DDD31FF"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bst(nums,v,s,mid-1);</w:t>
      </w:r>
    </w:p>
    <w:p w14:paraId="39D3E9EA"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bst(nums,v,mid+1,e);</w:t>
      </w:r>
    </w:p>
    <w:p w14:paraId="11C18D87"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w:t>
      </w:r>
    </w:p>
    <w:p w14:paraId="495F2D83"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w:t>
      </w:r>
    </w:p>
    <w:p w14:paraId="6361E0A4"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vector&lt;int&gt; sortedArrayToBST(vector&lt;int&gt;&amp; nums) {</w:t>
      </w:r>
    </w:p>
    <w:p w14:paraId="3CF3DC8E"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 Code here</w:t>
      </w:r>
    </w:p>
    <w:p w14:paraId="7260F96B"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vector&lt;int&gt;v;</w:t>
      </w:r>
    </w:p>
    <w:p w14:paraId="0D4D62CE"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int start=0,end=nums.size()-1;</w:t>
      </w:r>
    </w:p>
    <w:p w14:paraId="6CD41FB9"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bst(nums,v,start,end);</w:t>
      </w:r>
    </w:p>
    <w:p w14:paraId="20D1E077" w14:textId="77777777" w:rsidR="00C70381" w:rsidRPr="00C70381"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return v;</w:t>
      </w:r>
    </w:p>
    <w:p w14:paraId="1C0E3872" w14:textId="2E9CEA35" w:rsidR="0016733D" w:rsidRDefault="00C70381" w:rsidP="00C70381">
      <w:pPr>
        <w:shd w:val="clear" w:color="auto" w:fill="FFFFFF"/>
        <w:spacing w:after="0" w:line="240" w:lineRule="auto"/>
        <w:textAlignment w:val="baseline"/>
        <w:rPr>
          <w:rFonts w:ascii="Arial" w:hAnsi="Arial" w:cs="Arial"/>
          <w:color w:val="273239"/>
          <w:spacing w:val="2"/>
          <w:sz w:val="26"/>
          <w:szCs w:val="26"/>
        </w:rPr>
      </w:pPr>
      <w:r w:rsidRPr="00C70381">
        <w:rPr>
          <w:rFonts w:ascii="Arial" w:hAnsi="Arial" w:cs="Arial"/>
          <w:color w:val="273239"/>
          <w:spacing w:val="2"/>
          <w:sz w:val="26"/>
          <w:szCs w:val="26"/>
        </w:rPr>
        <w:t xml:space="preserve">    }</w:t>
      </w:r>
    </w:p>
    <w:p w14:paraId="175156BB" w14:textId="0AE7ACE7" w:rsidR="003C59E7" w:rsidRDefault="00BF0787" w:rsidP="003C59E7">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111)</w:t>
      </w:r>
      <w:r w:rsidR="003C59E7" w:rsidRPr="003C59E7">
        <w:rPr>
          <w:rFonts w:ascii="Arial" w:hAnsi="Arial" w:cs="Arial"/>
          <w:color w:val="333333"/>
          <w:sz w:val="27"/>
          <w:szCs w:val="27"/>
        </w:rPr>
        <w:t xml:space="preserve"> </w:t>
      </w:r>
      <w:r w:rsidR="003C59E7">
        <w:rPr>
          <w:rFonts w:ascii="Arial" w:hAnsi="Arial" w:cs="Arial"/>
          <w:color w:val="333333"/>
          <w:sz w:val="27"/>
          <w:szCs w:val="27"/>
        </w:rPr>
        <w:t>There is BST given with root node with key part as integer only. You need to find the inorder successor and predecessor of a given key. In case, if the either of predecessor or successor is not found print -1.</w:t>
      </w:r>
    </w:p>
    <w:p w14:paraId="26790C64" w14:textId="77777777" w:rsidR="003C59E7" w:rsidRDefault="003C59E7" w:rsidP="003C59E7">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Input:</w:t>
      </w:r>
      <w:r>
        <w:rPr>
          <w:rFonts w:ascii="Arial" w:hAnsi="Arial" w:cs="Arial"/>
          <w:color w:val="333333"/>
          <w:sz w:val="27"/>
          <w:szCs w:val="27"/>
        </w:rPr>
        <w:br/>
        <w:t>The first line of input contains an integer T denoting the number of test cases. Then T test cases follow. Each test case contains n denoting the number of edges of the BST. The next line contains the edges of the BST. The last line contains the key.</w:t>
      </w:r>
    </w:p>
    <w:p w14:paraId="0CDD249C" w14:textId="77777777" w:rsidR="003C59E7" w:rsidRDefault="003C59E7" w:rsidP="003C59E7">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Output:</w:t>
      </w:r>
      <w:r>
        <w:rPr>
          <w:rFonts w:ascii="Arial" w:hAnsi="Arial" w:cs="Arial"/>
          <w:color w:val="333333"/>
          <w:sz w:val="27"/>
          <w:szCs w:val="27"/>
        </w:rPr>
        <w:br/>
        <w:t>Print the predecessor followed by successor for the given key. If the predecessor or successor is not found print -1.</w:t>
      </w:r>
    </w:p>
    <w:p w14:paraId="1AD224B4" w14:textId="77777777" w:rsidR="003C59E7" w:rsidRDefault="003C59E7" w:rsidP="003C59E7">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Constraints:</w:t>
      </w:r>
      <w:r>
        <w:rPr>
          <w:rFonts w:ascii="Arial" w:hAnsi="Arial" w:cs="Arial"/>
          <w:color w:val="333333"/>
          <w:sz w:val="27"/>
          <w:szCs w:val="27"/>
        </w:rPr>
        <w:br/>
        <w:t>1&lt;=T&lt;=100</w:t>
      </w:r>
      <w:r>
        <w:rPr>
          <w:rFonts w:ascii="Arial" w:hAnsi="Arial" w:cs="Arial"/>
          <w:color w:val="333333"/>
          <w:sz w:val="27"/>
          <w:szCs w:val="27"/>
        </w:rPr>
        <w:br/>
        <w:t>1&lt;=n&lt;=100</w:t>
      </w:r>
      <w:r>
        <w:rPr>
          <w:rFonts w:ascii="Arial" w:hAnsi="Arial" w:cs="Arial"/>
          <w:color w:val="333333"/>
          <w:sz w:val="27"/>
          <w:szCs w:val="27"/>
        </w:rPr>
        <w:br/>
        <w:t>1&lt;=data of node&lt;=100</w:t>
      </w:r>
      <w:r>
        <w:rPr>
          <w:rFonts w:ascii="Arial" w:hAnsi="Arial" w:cs="Arial"/>
          <w:color w:val="333333"/>
          <w:sz w:val="27"/>
          <w:szCs w:val="27"/>
        </w:rPr>
        <w:br/>
        <w:t>1&lt;=key&lt;=100</w:t>
      </w:r>
    </w:p>
    <w:p w14:paraId="0AD6D16E" w14:textId="77777777" w:rsidR="003C59E7" w:rsidRDefault="003C59E7" w:rsidP="003C59E7">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Example:</w:t>
      </w:r>
      <w:r>
        <w:rPr>
          <w:rFonts w:ascii="Arial" w:hAnsi="Arial" w:cs="Arial"/>
          <w:b/>
          <w:bCs/>
          <w:color w:val="333333"/>
          <w:sz w:val="27"/>
          <w:szCs w:val="27"/>
        </w:rPr>
        <w:br/>
      </w:r>
      <w:r>
        <w:rPr>
          <w:rStyle w:val="Strong"/>
          <w:rFonts w:ascii="Arial" w:hAnsi="Arial" w:cs="Arial"/>
          <w:color w:val="333333"/>
          <w:sz w:val="27"/>
          <w:szCs w:val="27"/>
        </w:rPr>
        <w:t>Input:</w:t>
      </w:r>
      <w:r>
        <w:rPr>
          <w:rFonts w:ascii="Arial" w:hAnsi="Arial" w:cs="Arial"/>
          <w:color w:val="333333"/>
          <w:sz w:val="27"/>
          <w:szCs w:val="27"/>
        </w:rPr>
        <w:br/>
        <w:t>2</w:t>
      </w:r>
      <w:r>
        <w:rPr>
          <w:rFonts w:ascii="Arial" w:hAnsi="Arial" w:cs="Arial"/>
          <w:color w:val="333333"/>
          <w:sz w:val="27"/>
          <w:szCs w:val="27"/>
        </w:rPr>
        <w:br/>
        <w:t>6</w:t>
      </w:r>
      <w:r>
        <w:rPr>
          <w:rFonts w:ascii="Arial" w:hAnsi="Arial" w:cs="Arial"/>
          <w:color w:val="333333"/>
          <w:sz w:val="27"/>
          <w:szCs w:val="27"/>
        </w:rPr>
        <w:br/>
        <w:t>50 30 L 30 20 L 30 40 R 50 70 R 70 60 L 70 80 R</w:t>
      </w:r>
      <w:r>
        <w:rPr>
          <w:rFonts w:ascii="Arial" w:hAnsi="Arial" w:cs="Arial"/>
          <w:color w:val="333333"/>
          <w:sz w:val="27"/>
          <w:szCs w:val="27"/>
        </w:rPr>
        <w:br/>
      </w:r>
      <w:r>
        <w:rPr>
          <w:rFonts w:ascii="Arial" w:hAnsi="Arial" w:cs="Arial"/>
          <w:color w:val="333333"/>
          <w:sz w:val="27"/>
          <w:szCs w:val="27"/>
        </w:rPr>
        <w:lastRenderedPageBreak/>
        <w:t>65</w:t>
      </w:r>
      <w:r>
        <w:rPr>
          <w:rFonts w:ascii="Arial" w:hAnsi="Arial" w:cs="Arial"/>
          <w:color w:val="333333"/>
          <w:sz w:val="27"/>
          <w:szCs w:val="27"/>
        </w:rPr>
        <w:br/>
        <w:t>6</w:t>
      </w:r>
      <w:r>
        <w:rPr>
          <w:rFonts w:ascii="Arial" w:hAnsi="Arial" w:cs="Arial"/>
          <w:color w:val="333333"/>
          <w:sz w:val="27"/>
          <w:szCs w:val="27"/>
        </w:rPr>
        <w:br/>
        <w:t>50 30 L 30 20 L 30 40 R 50 70 R 70 60 L 70 80 R</w:t>
      </w:r>
      <w:r>
        <w:rPr>
          <w:rFonts w:ascii="Arial" w:hAnsi="Arial" w:cs="Arial"/>
          <w:color w:val="333333"/>
          <w:sz w:val="27"/>
          <w:szCs w:val="27"/>
        </w:rPr>
        <w:br/>
        <w:t>100</w:t>
      </w:r>
    </w:p>
    <w:p w14:paraId="3EFA5E9D" w14:textId="770084E8" w:rsidR="009958B3" w:rsidRPr="003C59E7" w:rsidRDefault="003C59E7" w:rsidP="003C59E7">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Output:</w:t>
      </w:r>
      <w:r>
        <w:rPr>
          <w:rFonts w:ascii="Arial" w:hAnsi="Arial" w:cs="Arial"/>
          <w:color w:val="333333"/>
          <w:sz w:val="27"/>
          <w:szCs w:val="27"/>
        </w:rPr>
        <w:br/>
        <w:t>60 70</w:t>
      </w:r>
      <w:r>
        <w:rPr>
          <w:rFonts w:ascii="Arial" w:hAnsi="Arial" w:cs="Arial"/>
          <w:color w:val="333333"/>
          <w:sz w:val="27"/>
          <w:szCs w:val="27"/>
        </w:rPr>
        <w:br/>
        <w:t>80 -1</w:t>
      </w:r>
    </w:p>
    <w:p w14:paraId="35040AD9" w14:textId="5A883E79" w:rsidR="003F474E" w:rsidRPr="003F474E" w:rsidRDefault="00BF0787" w:rsidP="003F474E">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3F474E" w:rsidRPr="003F474E">
        <w:t xml:space="preserve"> </w:t>
      </w:r>
      <w:r w:rsidR="003F474E" w:rsidRPr="003F474E">
        <w:rPr>
          <w:rFonts w:ascii="Arial" w:hAnsi="Arial" w:cs="Arial"/>
          <w:color w:val="273239"/>
          <w:spacing w:val="2"/>
          <w:sz w:val="26"/>
          <w:szCs w:val="26"/>
        </w:rPr>
        <w:t>void findPreSuc(Node* root, Node*&amp; pre, Node*&amp; suc, int key)</w:t>
      </w:r>
    </w:p>
    <w:p w14:paraId="7720E4A5"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43F08886"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p>
    <w:p w14:paraId="7DB25CC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Your code goes here</w:t>
      </w:r>
    </w:p>
    <w:p w14:paraId="3E9F7320"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if(!root)</w:t>
      </w:r>
    </w:p>
    <w:p w14:paraId="06106B45"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return;</w:t>
      </w:r>
    </w:p>
    <w:p w14:paraId="3EEFE4F9"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if(root-&gt;key==key)</w:t>
      </w:r>
    </w:p>
    <w:p w14:paraId="142FF30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0E8C4EA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if(root-&gt;left)</w:t>
      </w:r>
    </w:p>
    <w:p w14:paraId="37B346F2"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t>
      </w:r>
    </w:p>
    <w:p w14:paraId="73B594AB"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Node*temp=root-&gt;left;</w:t>
      </w:r>
    </w:p>
    <w:p w14:paraId="18154D66"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while(temp-&gt;right)</w:t>
      </w:r>
    </w:p>
    <w:p w14:paraId="0446FD7A"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temp=temp-&gt;right;</w:t>
      </w:r>
    </w:p>
    <w:p w14:paraId="3276E65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pre=temp;</w:t>
      </w:r>
    </w:p>
    <w:p w14:paraId="16709511"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t>
      </w:r>
    </w:p>
    <w:p w14:paraId="78137CB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if(root-&gt;right)</w:t>
      </w:r>
    </w:p>
    <w:p w14:paraId="1EA5A7D8"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t>
      </w:r>
    </w:p>
    <w:p w14:paraId="5424D811"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Node*temp=root-&gt;right;</w:t>
      </w:r>
    </w:p>
    <w:p w14:paraId="2481F2C6"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while(temp-&gt;left)</w:t>
      </w:r>
    </w:p>
    <w:p w14:paraId="284B4D4E"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temp=temp-&gt;left;</w:t>
      </w:r>
    </w:p>
    <w:p w14:paraId="6BE165BA"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suc=temp;</w:t>
      </w:r>
    </w:p>
    <w:p w14:paraId="410879D8"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w:t>
      </w:r>
    </w:p>
    <w:p w14:paraId="7D37353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4A02B3AA"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else if(root-&gt;key&gt;key)</w:t>
      </w:r>
    </w:p>
    <w:p w14:paraId="64B34B4F"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4D5D0BA3"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suc=root;</w:t>
      </w:r>
    </w:p>
    <w:p w14:paraId="05944250"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findPreSuc(root-&gt;left,pre,suc,key);</w:t>
      </w:r>
    </w:p>
    <w:p w14:paraId="23C09F3A"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2FA93556"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else</w:t>
      </w:r>
    </w:p>
    <w:p w14:paraId="096FDFBD"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23E711AE"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pre=root;</w:t>
      </w:r>
    </w:p>
    <w:p w14:paraId="729E06A4"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 xml:space="preserve">    findPreSuc(root-&gt;right,pre,suc,key);</w:t>
      </w:r>
    </w:p>
    <w:p w14:paraId="3371B7E4"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t>}</w:t>
      </w:r>
    </w:p>
    <w:p w14:paraId="2CA8787A"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p>
    <w:p w14:paraId="5622A135" w14:textId="77777777" w:rsidR="003F474E" w:rsidRPr="003F474E" w:rsidRDefault="003F474E" w:rsidP="003F474E">
      <w:pPr>
        <w:shd w:val="clear" w:color="auto" w:fill="FFFFFF"/>
        <w:spacing w:after="0" w:line="240" w:lineRule="auto"/>
        <w:textAlignment w:val="baseline"/>
        <w:rPr>
          <w:rFonts w:ascii="Arial" w:hAnsi="Arial" w:cs="Arial"/>
          <w:color w:val="273239"/>
          <w:spacing w:val="2"/>
          <w:sz w:val="26"/>
          <w:szCs w:val="26"/>
        </w:rPr>
      </w:pPr>
    </w:p>
    <w:p w14:paraId="4A17CB9D" w14:textId="37D192E1" w:rsidR="009958B3" w:rsidRDefault="003F474E" w:rsidP="003F474E">
      <w:pPr>
        <w:shd w:val="clear" w:color="auto" w:fill="FFFFFF"/>
        <w:spacing w:after="0" w:line="240" w:lineRule="auto"/>
        <w:textAlignment w:val="baseline"/>
        <w:rPr>
          <w:rFonts w:ascii="Arial" w:hAnsi="Arial" w:cs="Arial"/>
          <w:color w:val="273239"/>
          <w:spacing w:val="2"/>
          <w:sz w:val="26"/>
          <w:szCs w:val="26"/>
        </w:rPr>
      </w:pPr>
      <w:r w:rsidRPr="003F474E">
        <w:rPr>
          <w:rFonts w:ascii="Arial" w:hAnsi="Arial" w:cs="Arial"/>
          <w:color w:val="273239"/>
          <w:spacing w:val="2"/>
          <w:sz w:val="26"/>
          <w:szCs w:val="26"/>
        </w:rPr>
        <w:lastRenderedPageBreak/>
        <w:t>}</w:t>
      </w:r>
    </w:p>
    <w:p w14:paraId="00FF0EB9" w14:textId="7B8F2DE8" w:rsidR="001D5759" w:rsidRDefault="003F474E" w:rsidP="001D5759">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112)</w:t>
      </w:r>
      <w:r w:rsidR="001D5759" w:rsidRPr="001D5759">
        <w:rPr>
          <w:rFonts w:ascii="Segoe UI" w:hAnsi="Segoe UI" w:cs="Segoe UI"/>
          <w:color w:val="263238"/>
          <w:sz w:val="21"/>
          <w:szCs w:val="21"/>
        </w:rPr>
        <w:t xml:space="preserve"> </w:t>
      </w:r>
      <w:r w:rsidR="001D5759">
        <w:rPr>
          <w:rFonts w:ascii="Segoe UI" w:hAnsi="Segoe UI" w:cs="Segoe UI"/>
          <w:color w:val="263238"/>
          <w:sz w:val="21"/>
          <w:szCs w:val="21"/>
        </w:rPr>
        <w:t>Given the </w:t>
      </w:r>
      <w:r w:rsidR="001D5759">
        <w:rPr>
          <w:rStyle w:val="HTMLCode"/>
          <w:color w:val="546E7A"/>
          <w:shd w:val="clear" w:color="auto" w:fill="F7F9FA"/>
        </w:rPr>
        <w:t>root</w:t>
      </w:r>
      <w:r w:rsidR="001D5759">
        <w:rPr>
          <w:rFonts w:ascii="Segoe UI" w:hAnsi="Segoe UI" w:cs="Segoe UI"/>
          <w:color w:val="263238"/>
          <w:sz w:val="21"/>
          <w:szCs w:val="21"/>
        </w:rPr>
        <w:t> of a binary search tree, and an integer </w:t>
      </w:r>
      <w:r w:rsidR="001D5759">
        <w:rPr>
          <w:rStyle w:val="HTMLCode"/>
          <w:color w:val="546E7A"/>
          <w:shd w:val="clear" w:color="auto" w:fill="F7F9FA"/>
        </w:rPr>
        <w:t>k</w:t>
      </w:r>
      <w:r w:rsidR="001D5759">
        <w:rPr>
          <w:rFonts w:ascii="Segoe UI" w:hAnsi="Segoe UI" w:cs="Segoe UI"/>
          <w:color w:val="263238"/>
          <w:sz w:val="21"/>
          <w:szCs w:val="21"/>
        </w:rPr>
        <w:t>, return </w:t>
      </w:r>
      <w:r w:rsidR="001D5759">
        <w:rPr>
          <w:rStyle w:val="Emphasis"/>
          <w:rFonts w:ascii="Segoe UI" w:hAnsi="Segoe UI" w:cs="Segoe UI"/>
          <w:color w:val="263238"/>
          <w:sz w:val="21"/>
          <w:szCs w:val="21"/>
        </w:rPr>
        <w:t>the</w:t>
      </w:r>
      <w:r w:rsidR="001D5759">
        <w:rPr>
          <w:rFonts w:ascii="Segoe UI" w:hAnsi="Segoe UI" w:cs="Segoe UI"/>
          <w:color w:val="263238"/>
          <w:sz w:val="21"/>
          <w:szCs w:val="21"/>
        </w:rPr>
        <w:t> </w:t>
      </w:r>
      <w:r w:rsidR="001D5759">
        <w:rPr>
          <w:rStyle w:val="HTMLCode"/>
          <w:color w:val="546E7A"/>
          <w:shd w:val="clear" w:color="auto" w:fill="F7F9FA"/>
        </w:rPr>
        <w:t>k</w:t>
      </w:r>
      <w:r w:rsidR="001D5759">
        <w:rPr>
          <w:rStyle w:val="HTMLCode"/>
          <w:color w:val="546E7A"/>
          <w:sz w:val="15"/>
          <w:szCs w:val="15"/>
          <w:shd w:val="clear" w:color="auto" w:fill="F7F9FA"/>
          <w:vertAlign w:val="superscript"/>
        </w:rPr>
        <w:t>th</w:t>
      </w:r>
      <w:r w:rsidR="001D5759">
        <w:rPr>
          <w:rFonts w:ascii="Segoe UI" w:hAnsi="Segoe UI" w:cs="Segoe UI"/>
          <w:color w:val="263238"/>
          <w:sz w:val="21"/>
          <w:szCs w:val="21"/>
        </w:rPr>
        <w:t> </w:t>
      </w:r>
      <w:r w:rsidR="001D5759">
        <w:rPr>
          <w:rStyle w:val="Emphasis"/>
          <w:rFonts w:ascii="Segoe UI" w:hAnsi="Segoe UI" w:cs="Segoe UI"/>
          <w:color w:val="263238"/>
          <w:sz w:val="21"/>
          <w:szCs w:val="21"/>
        </w:rPr>
        <w:t>smallest value (</w:t>
      </w:r>
      <w:r w:rsidR="001D5759">
        <w:rPr>
          <w:rStyle w:val="Strong"/>
          <w:rFonts w:ascii="Segoe UI" w:hAnsi="Segoe UI" w:cs="Segoe UI"/>
          <w:i/>
          <w:iCs/>
          <w:color w:val="263238"/>
          <w:sz w:val="21"/>
          <w:szCs w:val="21"/>
        </w:rPr>
        <w:t>1-indexed</w:t>
      </w:r>
      <w:r w:rsidR="001D5759">
        <w:rPr>
          <w:rStyle w:val="Emphasis"/>
          <w:rFonts w:ascii="Segoe UI" w:hAnsi="Segoe UI" w:cs="Segoe UI"/>
          <w:color w:val="263238"/>
          <w:sz w:val="21"/>
          <w:szCs w:val="21"/>
        </w:rPr>
        <w:t>) of all the values of the nodes in the tree</w:t>
      </w:r>
      <w:r w:rsidR="001D5759">
        <w:rPr>
          <w:rFonts w:ascii="Segoe UI" w:hAnsi="Segoe UI" w:cs="Segoe UI"/>
          <w:color w:val="263238"/>
          <w:sz w:val="21"/>
          <w:szCs w:val="21"/>
        </w:rPr>
        <w:t>.</w:t>
      </w:r>
    </w:p>
    <w:p w14:paraId="53E4786B" w14:textId="77777777" w:rsidR="001D5759" w:rsidRDefault="001D5759" w:rsidP="001D575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EC76F6" w14:textId="77777777" w:rsidR="001D5759" w:rsidRDefault="001D5759" w:rsidP="001D575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09CBBB8" w14:textId="07DDFD07" w:rsidR="001D5759" w:rsidRDefault="001D5759" w:rsidP="001D5759">
      <w:pPr>
        <w:rPr>
          <w:rFonts w:ascii="Times New Roman" w:hAnsi="Times New Roman" w:cs="Times New Roman"/>
          <w:sz w:val="24"/>
          <w:szCs w:val="24"/>
        </w:rPr>
      </w:pPr>
      <w:r>
        <w:rPr>
          <w:noProof/>
        </w:rPr>
        <w:drawing>
          <wp:inline distT="0" distB="0" distL="0" distR="0" wp14:anchorId="3C9D7E32" wp14:editId="21990EEA">
            <wp:extent cx="2022475" cy="2867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2475" cy="2867025"/>
                    </a:xfrm>
                    <a:prstGeom prst="rect">
                      <a:avLst/>
                    </a:prstGeom>
                    <a:noFill/>
                    <a:ln>
                      <a:noFill/>
                    </a:ln>
                  </pic:spPr>
                </pic:pic>
              </a:graphicData>
            </a:graphic>
          </wp:inline>
        </w:drawing>
      </w:r>
    </w:p>
    <w:p w14:paraId="27DA6187" w14:textId="77777777" w:rsidR="001D5759" w:rsidRDefault="001D5759" w:rsidP="001D575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[3,1,4,null,2], k = 1</w:t>
      </w:r>
    </w:p>
    <w:p w14:paraId="7DFCA34B" w14:textId="67F0365D" w:rsidR="003F474E" w:rsidRPr="001D5759" w:rsidRDefault="001D5759" w:rsidP="001D575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w:t>
      </w:r>
    </w:p>
    <w:p w14:paraId="787E713F" w14:textId="77777777" w:rsidR="001D5759" w:rsidRPr="001D5759" w:rsidRDefault="003F474E" w:rsidP="001D575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D5759" w:rsidRPr="001D5759">
        <w:rPr>
          <w:rFonts w:ascii="Arial" w:hAnsi="Arial" w:cs="Arial"/>
          <w:color w:val="273239"/>
          <w:spacing w:val="2"/>
          <w:sz w:val="26"/>
          <w:szCs w:val="26"/>
        </w:rPr>
        <w:t xml:space="preserve"> int kthSmallest(TreeNode* root, int k) {</w:t>
      </w:r>
    </w:p>
    <w:p w14:paraId="25CB6E5B"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return find(root,k);</w:t>
      </w:r>
    </w:p>
    <w:p w14:paraId="08556544"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w:t>
      </w:r>
    </w:p>
    <w:p w14:paraId="4F1A8AC3"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int find(TreeNode*root,int&amp;k)</w:t>
      </w:r>
    </w:p>
    <w:p w14:paraId="484A495C"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w:t>
      </w:r>
    </w:p>
    <w:p w14:paraId="64ED2530"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if(root)</w:t>
      </w:r>
    </w:p>
    <w:p w14:paraId="78B88950"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w:t>
      </w:r>
    </w:p>
    <w:p w14:paraId="5A78AAF6"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int x=find(root-&gt;left,k);</w:t>
      </w:r>
    </w:p>
    <w:p w14:paraId="62438498"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return !k?x:!--k?root-&gt;val:find(root-&gt;right,k);</w:t>
      </w:r>
    </w:p>
    <w:p w14:paraId="5342A444"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w:t>
      </w:r>
    </w:p>
    <w:p w14:paraId="3EA4B7DE" w14:textId="77777777" w:rsidR="001D5759" w:rsidRPr="001D5759"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return 0;</w:t>
      </w:r>
    </w:p>
    <w:p w14:paraId="07C4A0FB" w14:textId="502EA075" w:rsidR="003F474E" w:rsidRDefault="001D5759" w:rsidP="001D5759">
      <w:pPr>
        <w:shd w:val="clear" w:color="auto" w:fill="FFFFFF"/>
        <w:spacing w:after="0" w:line="240" w:lineRule="auto"/>
        <w:textAlignment w:val="baseline"/>
        <w:rPr>
          <w:rFonts w:ascii="Arial" w:hAnsi="Arial" w:cs="Arial"/>
          <w:color w:val="273239"/>
          <w:spacing w:val="2"/>
          <w:sz w:val="26"/>
          <w:szCs w:val="26"/>
        </w:rPr>
      </w:pPr>
      <w:r w:rsidRPr="001D5759">
        <w:rPr>
          <w:rFonts w:ascii="Arial" w:hAnsi="Arial" w:cs="Arial"/>
          <w:color w:val="273239"/>
          <w:spacing w:val="2"/>
          <w:sz w:val="26"/>
          <w:szCs w:val="26"/>
        </w:rPr>
        <w:t xml:space="preserve">    }</w:t>
      </w:r>
    </w:p>
    <w:p w14:paraId="55E63F00" w14:textId="4D3E3440" w:rsidR="000F72DA" w:rsidRDefault="000E3776" w:rsidP="000F72D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113)</w:t>
      </w:r>
      <w:r w:rsidR="000F72DA" w:rsidRPr="000F72DA">
        <w:rPr>
          <w:rFonts w:ascii="Segoe UI" w:hAnsi="Segoe UI" w:cs="Segoe UI"/>
          <w:color w:val="263238"/>
          <w:sz w:val="21"/>
          <w:szCs w:val="21"/>
        </w:rPr>
        <w:t xml:space="preserve"> </w:t>
      </w:r>
      <w:r w:rsidR="000F72DA">
        <w:rPr>
          <w:rFonts w:ascii="Segoe UI" w:hAnsi="Segoe UI" w:cs="Segoe UI"/>
          <w:color w:val="263238"/>
          <w:sz w:val="21"/>
          <w:szCs w:val="21"/>
        </w:rPr>
        <w:t>Given a non-empty special binary tree consisting of nodes with the non-negative value, where each node in this tree has exactly </w:t>
      </w:r>
      <w:r w:rsidR="000F72DA">
        <w:rPr>
          <w:rStyle w:val="HTMLCode"/>
          <w:color w:val="546E7A"/>
          <w:shd w:val="clear" w:color="auto" w:fill="F7F9FA"/>
        </w:rPr>
        <w:t>two</w:t>
      </w:r>
      <w:r w:rsidR="000F72DA">
        <w:rPr>
          <w:rFonts w:ascii="Segoe UI" w:hAnsi="Segoe UI" w:cs="Segoe UI"/>
          <w:color w:val="263238"/>
          <w:sz w:val="21"/>
          <w:szCs w:val="21"/>
        </w:rPr>
        <w:t> or </w:t>
      </w:r>
      <w:r w:rsidR="000F72DA">
        <w:rPr>
          <w:rStyle w:val="HTMLCode"/>
          <w:color w:val="546E7A"/>
          <w:shd w:val="clear" w:color="auto" w:fill="F7F9FA"/>
        </w:rPr>
        <w:t>zero</w:t>
      </w:r>
      <w:r w:rsidR="000F72DA">
        <w:rPr>
          <w:rFonts w:ascii="Segoe UI" w:hAnsi="Segoe UI" w:cs="Segoe UI"/>
          <w:color w:val="263238"/>
          <w:sz w:val="21"/>
          <w:szCs w:val="21"/>
        </w:rPr>
        <w:t> sub-node. If the node has two sub-nodes, then this node's value is the smaller value among its two sub-nodes. More formally, the property </w:t>
      </w:r>
      <w:r w:rsidR="000F72DA">
        <w:rPr>
          <w:rStyle w:val="HTMLCode"/>
          <w:color w:val="546E7A"/>
          <w:shd w:val="clear" w:color="auto" w:fill="F7F9FA"/>
        </w:rPr>
        <w:t>root.val = min(root.left.val, root.right.val)</w:t>
      </w:r>
      <w:r w:rsidR="000F72DA">
        <w:rPr>
          <w:rFonts w:ascii="Segoe UI" w:hAnsi="Segoe UI" w:cs="Segoe UI"/>
          <w:color w:val="263238"/>
          <w:sz w:val="21"/>
          <w:szCs w:val="21"/>
        </w:rPr>
        <w:t> always holds.</w:t>
      </w:r>
    </w:p>
    <w:p w14:paraId="7D0BB74B" w14:textId="77777777" w:rsidR="000F72DA" w:rsidRDefault="000F72DA" w:rsidP="000F72D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such a binary tree, you need to output the </w:t>
      </w:r>
      <w:r>
        <w:rPr>
          <w:rFonts w:ascii="Segoe UI" w:hAnsi="Segoe UI" w:cs="Segoe UI"/>
          <w:b/>
          <w:bCs/>
          <w:color w:val="263238"/>
          <w:sz w:val="21"/>
          <w:szCs w:val="21"/>
        </w:rPr>
        <w:t>second minimum</w:t>
      </w:r>
      <w:r>
        <w:rPr>
          <w:rFonts w:ascii="Segoe UI" w:hAnsi="Segoe UI" w:cs="Segoe UI"/>
          <w:color w:val="263238"/>
          <w:sz w:val="21"/>
          <w:szCs w:val="21"/>
        </w:rPr>
        <w:t> value in the set made of all the nodes' value in the whole tree.</w:t>
      </w:r>
    </w:p>
    <w:p w14:paraId="4583AAD0" w14:textId="77777777" w:rsidR="000F72DA" w:rsidRDefault="000F72DA" w:rsidP="000F72D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no such second minimum value exists, output -1 instead.</w:t>
      </w:r>
    </w:p>
    <w:p w14:paraId="673CBD0F" w14:textId="77777777" w:rsidR="000F72DA" w:rsidRDefault="000F72DA" w:rsidP="000F72D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02DDDF0" w14:textId="77777777" w:rsidR="000F72DA" w:rsidRDefault="000F72DA" w:rsidP="000F72D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AA812D6" w14:textId="77777777" w:rsidR="000F72DA" w:rsidRDefault="000F72DA" w:rsidP="000F72D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CE75CA1" w14:textId="72A8B2B7" w:rsidR="000F72DA" w:rsidRDefault="000F72DA" w:rsidP="000F72DA">
      <w:pPr>
        <w:rPr>
          <w:rFonts w:ascii="Times New Roman" w:hAnsi="Times New Roman" w:cs="Times New Roman"/>
          <w:sz w:val="24"/>
          <w:szCs w:val="24"/>
        </w:rPr>
      </w:pPr>
      <w:r>
        <w:rPr>
          <w:noProof/>
        </w:rPr>
        <w:drawing>
          <wp:inline distT="0" distB="0" distL="0" distR="0" wp14:anchorId="012725EA" wp14:editId="2B72EADC">
            <wp:extent cx="4107180" cy="2874645"/>
            <wp:effectExtent l="0" t="0" r="762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7180" cy="2874645"/>
                    </a:xfrm>
                    <a:prstGeom prst="rect">
                      <a:avLst/>
                    </a:prstGeom>
                    <a:noFill/>
                    <a:ln>
                      <a:noFill/>
                    </a:ln>
                  </pic:spPr>
                </pic:pic>
              </a:graphicData>
            </a:graphic>
          </wp:inline>
        </w:drawing>
      </w:r>
    </w:p>
    <w:p w14:paraId="12D971DF" w14:textId="77777777" w:rsidR="000F72DA" w:rsidRDefault="000F72DA" w:rsidP="000F72D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[2,2,5,null,null,5,7]</w:t>
      </w:r>
    </w:p>
    <w:p w14:paraId="3AF22246" w14:textId="77777777" w:rsidR="000F72DA" w:rsidRDefault="000F72DA" w:rsidP="000F72D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14:paraId="12F0067F" w14:textId="47D42F7F" w:rsidR="009958B3" w:rsidRPr="000F72DA" w:rsidRDefault="000F72DA" w:rsidP="000F72D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smallest value is 2, the second smallest value is 5.</w:t>
      </w:r>
    </w:p>
    <w:p w14:paraId="223B7F58" w14:textId="77777777" w:rsidR="00D00FB4" w:rsidRPr="00D00FB4" w:rsidRDefault="000E3776" w:rsidP="00D00FB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D00FB4" w:rsidRPr="00D00FB4">
        <w:rPr>
          <w:rFonts w:ascii="Arial" w:hAnsi="Arial" w:cs="Arial"/>
          <w:color w:val="273239"/>
          <w:spacing w:val="2"/>
          <w:sz w:val="26"/>
          <w:szCs w:val="26"/>
        </w:rPr>
        <w:t xml:space="preserve"> set&lt;int&gt;s;</w:t>
      </w:r>
    </w:p>
    <w:p w14:paraId="5F9120E4"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int findSecondMinimumValue(TreeNode* root) {</w:t>
      </w:r>
    </w:p>
    <w:p w14:paraId="5DA7C76F"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preorder(root);</w:t>
      </w:r>
    </w:p>
    <w:p w14:paraId="089AC9CA"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return s.size()&lt;=1?-1:*(++s.begin());</w:t>
      </w:r>
    </w:p>
    <w:p w14:paraId="353C0367"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w:t>
      </w:r>
    </w:p>
    <w:p w14:paraId="5A5B6906"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void preorder(TreeNode*root)</w:t>
      </w:r>
    </w:p>
    <w:p w14:paraId="7FD8E684"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w:t>
      </w:r>
    </w:p>
    <w:p w14:paraId="3F103FE7"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if(!root)</w:t>
      </w:r>
    </w:p>
    <w:p w14:paraId="6D7054C3"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return;</w:t>
      </w:r>
    </w:p>
    <w:p w14:paraId="0970A080"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s.insert(root-&gt;val);</w:t>
      </w:r>
    </w:p>
    <w:p w14:paraId="40C9F217"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preorder(root-&gt;left);</w:t>
      </w:r>
    </w:p>
    <w:p w14:paraId="1E5940E9" w14:textId="77777777" w:rsidR="00D00FB4" w:rsidRPr="00D00FB4"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preorder(root-&gt;right);</w:t>
      </w:r>
    </w:p>
    <w:p w14:paraId="1147158F" w14:textId="611BFB57" w:rsidR="000E3776" w:rsidRDefault="00D00FB4" w:rsidP="00D00FB4">
      <w:pPr>
        <w:shd w:val="clear" w:color="auto" w:fill="FFFFFF"/>
        <w:spacing w:after="0" w:line="240" w:lineRule="auto"/>
        <w:textAlignment w:val="baseline"/>
        <w:rPr>
          <w:rFonts w:ascii="Arial" w:hAnsi="Arial" w:cs="Arial"/>
          <w:color w:val="273239"/>
          <w:spacing w:val="2"/>
          <w:sz w:val="26"/>
          <w:szCs w:val="26"/>
        </w:rPr>
      </w:pPr>
      <w:r w:rsidRPr="00D00FB4">
        <w:rPr>
          <w:rFonts w:ascii="Arial" w:hAnsi="Arial" w:cs="Arial"/>
          <w:color w:val="273239"/>
          <w:spacing w:val="2"/>
          <w:sz w:val="26"/>
          <w:szCs w:val="26"/>
        </w:rPr>
        <w:t xml:space="preserve">    }</w:t>
      </w:r>
    </w:p>
    <w:p w14:paraId="40CF8BD1" w14:textId="1D3A570F" w:rsidR="00BA3EFB" w:rsidRDefault="0095686B" w:rsidP="00BA3EFB">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lastRenderedPageBreak/>
        <w:t>114)</w:t>
      </w:r>
      <w:r w:rsidR="00BA3EFB" w:rsidRPr="00BA3EFB">
        <w:rPr>
          <w:rFonts w:ascii="Arial" w:hAnsi="Arial" w:cs="Arial"/>
          <w:color w:val="333333"/>
          <w:sz w:val="27"/>
          <w:szCs w:val="27"/>
        </w:rPr>
        <w:t xml:space="preserve"> </w:t>
      </w:r>
      <w:r w:rsidR="00BA3EFB">
        <w:rPr>
          <w:rFonts w:ascii="Arial" w:hAnsi="Arial" w:cs="Arial"/>
          <w:color w:val="333333"/>
          <w:sz w:val="27"/>
          <w:szCs w:val="27"/>
        </w:rPr>
        <w:t>Given a Binary search tree. Your task is to complete the function which will return the Kth largest element without doing any modification in Binary Search Tree.</w:t>
      </w:r>
    </w:p>
    <w:p w14:paraId="7533AAFD" w14:textId="77777777" w:rsidR="00BA3EFB" w:rsidRDefault="00BA3EFB" w:rsidP="00BA3EFB">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hAnsi="Arial" w:cs="Arial"/>
          <w:color w:val="333333"/>
          <w:sz w:val="27"/>
          <w:szCs w:val="27"/>
        </w:rPr>
        <w:t>Example 1:</w:t>
      </w:r>
    </w:p>
    <w:p w14:paraId="5A33927C" w14:textId="77777777" w:rsid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Input:</w:t>
      </w:r>
    </w:p>
    <w:p w14:paraId="07879284" w14:textId="77777777" w:rsid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      4</w:t>
      </w:r>
    </w:p>
    <w:p w14:paraId="770C81E7" w14:textId="77777777" w:rsid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   \</w:t>
      </w:r>
    </w:p>
    <w:p w14:paraId="35E084B6" w14:textId="77777777" w:rsid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 xml:space="preserve">   </w:t>
      </w:r>
      <w:r>
        <w:rPr>
          <w:rFonts w:ascii="Consolas" w:hAnsi="Consolas"/>
          <w:color w:val="333333"/>
          <w:sz w:val="27"/>
          <w:szCs w:val="27"/>
        </w:rPr>
        <w:t>2     9</w:t>
      </w:r>
    </w:p>
    <w:p w14:paraId="01501575" w14:textId="77777777" w:rsid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Fonts w:ascii="Consolas" w:hAnsi="Consolas"/>
          <w:color w:val="333333"/>
          <w:sz w:val="27"/>
          <w:szCs w:val="27"/>
        </w:rPr>
        <w:t>k = 2</w:t>
      </w:r>
      <w:r>
        <w:rPr>
          <w:rStyle w:val="Strong"/>
          <w:rFonts w:ascii="Consolas" w:hAnsi="Consolas"/>
          <w:color w:val="333333"/>
          <w:sz w:val="27"/>
          <w:szCs w:val="27"/>
        </w:rPr>
        <w:t xml:space="preserve"> </w:t>
      </w:r>
    </w:p>
    <w:p w14:paraId="37084C73" w14:textId="3F916624" w:rsidR="009958B3" w:rsidRPr="00BA3EFB" w:rsidRDefault="00BA3EFB" w:rsidP="00BA3E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Strong"/>
          <w:rFonts w:ascii="Consolas" w:hAnsi="Consolas"/>
          <w:color w:val="333333"/>
          <w:sz w:val="27"/>
          <w:szCs w:val="27"/>
        </w:rPr>
        <w:t>Output: 4</w:t>
      </w:r>
    </w:p>
    <w:p w14:paraId="1AA09358" w14:textId="0194DE0B" w:rsidR="0013309C" w:rsidRPr="0013309C" w:rsidRDefault="0095686B" w:rsidP="0013309C">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3309C" w:rsidRPr="0013309C">
        <w:t xml:space="preserve"> </w:t>
      </w:r>
      <w:r w:rsidR="0013309C" w:rsidRPr="0013309C">
        <w:rPr>
          <w:rFonts w:ascii="Arial" w:hAnsi="Arial" w:cs="Arial"/>
          <w:color w:val="273239"/>
          <w:spacing w:val="2"/>
          <w:sz w:val="26"/>
          <w:szCs w:val="26"/>
        </w:rPr>
        <w:t>int kthLargest(Node *root, int K)</w:t>
      </w:r>
    </w:p>
    <w:p w14:paraId="1D416725"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711EB78D"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//Your code here</w:t>
      </w:r>
    </w:p>
    <w:p w14:paraId="42749681"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return find(root,K);</w:t>
      </w:r>
    </w:p>
    <w:p w14:paraId="0DBEBD7D"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69782A17"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int find(Node*root,int&amp;k)</w:t>
      </w:r>
    </w:p>
    <w:p w14:paraId="41F3B1B6"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3CF56889"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if(root)</w:t>
      </w:r>
    </w:p>
    <w:p w14:paraId="2DB82C4F"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0D8892B1"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int x=find(root-&gt;right,k);</w:t>
      </w:r>
    </w:p>
    <w:p w14:paraId="4B70486C"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return !k?x:!--k?root-&gt;data:find(root-&gt;left,k);</w:t>
      </w:r>
    </w:p>
    <w:p w14:paraId="2D9732F3"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1C8A5458" w14:textId="77777777" w:rsidR="0013309C" w:rsidRPr="0013309C"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return 0;</w:t>
      </w:r>
    </w:p>
    <w:p w14:paraId="64424F45" w14:textId="47170C70" w:rsidR="0095686B" w:rsidRDefault="0013309C" w:rsidP="0013309C">
      <w:pPr>
        <w:shd w:val="clear" w:color="auto" w:fill="FFFFFF"/>
        <w:spacing w:after="0" w:line="240" w:lineRule="auto"/>
        <w:textAlignment w:val="baseline"/>
        <w:rPr>
          <w:rFonts w:ascii="Arial" w:hAnsi="Arial" w:cs="Arial"/>
          <w:color w:val="273239"/>
          <w:spacing w:val="2"/>
          <w:sz w:val="26"/>
          <w:szCs w:val="26"/>
        </w:rPr>
      </w:pPr>
      <w:r w:rsidRPr="0013309C">
        <w:rPr>
          <w:rFonts w:ascii="Arial" w:hAnsi="Arial" w:cs="Arial"/>
          <w:color w:val="273239"/>
          <w:spacing w:val="2"/>
          <w:sz w:val="26"/>
          <w:szCs w:val="26"/>
        </w:rPr>
        <w:t xml:space="preserve">    }</w:t>
      </w:r>
    </w:p>
    <w:p w14:paraId="3BA0DF30" w14:textId="1D33AD05" w:rsidR="009A6253" w:rsidRDefault="0013309C" w:rsidP="009A625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115)</w:t>
      </w:r>
      <w:r w:rsidR="009A6253" w:rsidRPr="009A6253">
        <w:rPr>
          <w:rFonts w:ascii="Arial" w:hAnsi="Arial" w:cs="Arial"/>
          <w:color w:val="333333"/>
          <w:sz w:val="27"/>
          <w:szCs w:val="27"/>
        </w:rPr>
        <w:t xml:space="preserve"> </w:t>
      </w:r>
      <w:r w:rsidR="009A6253">
        <w:rPr>
          <w:rFonts w:ascii="Arial" w:hAnsi="Arial" w:cs="Arial"/>
          <w:color w:val="333333"/>
          <w:sz w:val="27"/>
          <w:szCs w:val="27"/>
        </w:rPr>
        <w:t>Given a Binary Search Tree and a target sum. Check whether there's a pair of Nodes in the BST with value summing up to the target sum. </w:t>
      </w:r>
    </w:p>
    <w:p w14:paraId="259EF69A" w14:textId="77777777" w:rsidR="009A6253" w:rsidRDefault="009A6253" w:rsidP="009A6253">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Example 1:</w:t>
      </w:r>
    </w:p>
    <w:p w14:paraId="5E673455"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Input:</w:t>
      </w:r>
    </w:p>
    <w:p w14:paraId="384F782C"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 xml:space="preserve">        </w:t>
      </w:r>
      <w:r>
        <w:rPr>
          <w:rFonts w:ascii="Consolas" w:hAnsi="Consolas"/>
          <w:color w:val="333333"/>
          <w:sz w:val="27"/>
          <w:szCs w:val="27"/>
        </w:rPr>
        <w:t>2</w:t>
      </w:r>
    </w:p>
    <w:p w14:paraId="5BC1FAE9"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      /   \</w:t>
      </w:r>
    </w:p>
    <w:p w14:paraId="3BC3AF10"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1     3</w:t>
      </w:r>
    </w:p>
    <w:p w14:paraId="5D1FBA4C"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sum = 5</w:t>
      </w:r>
    </w:p>
    <w:p w14:paraId="253AEC5F"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lastRenderedPageBreak/>
        <w:t xml:space="preserve">Output: </w:t>
      </w:r>
      <w:r>
        <w:rPr>
          <w:rFonts w:ascii="Consolas" w:hAnsi="Consolas"/>
          <w:color w:val="333333"/>
          <w:sz w:val="27"/>
          <w:szCs w:val="27"/>
        </w:rPr>
        <w:t xml:space="preserve">1 </w:t>
      </w:r>
    </w:p>
    <w:p w14:paraId="608ACE87" w14:textId="77777777" w:rsid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 xml:space="preserve">Explanation: </w:t>
      </w:r>
    </w:p>
    <w:p w14:paraId="5A44F740" w14:textId="4BCD82BB" w:rsidR="0013309C" w:rsidRPr="009A6253" w:rsidRDefault="009A6253" w:rsidP="009A625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Nodes with value 2 and 3 sum up to 5.</w:t>
      </w:r>
    </w:p>
    <w:p w14:paraId="4E17927F" w14:textId="49E6C7F6" w:rsidR="009424FA" w:rsidRPr="009424FA" w:rsidRDefault="0013309C" w:rsidP="009424F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424FA" w:rsidRPr="009424FA">
        <w:t xml:space="preserve"> </w:t>
      </w:r>
      <w:r w:rsidR="009424FA" w:rsidRPr="009424FA">
        <w:rPr>
          <w:rFonts w:ascii="Arial" w:hAnsi="Arial" w:cs="Arial"/>
          <w:color w:val="273239"/>
          <w:spacing w:val="2"/>
          <w:sz w:val="26"/>
          <w:szCs w:val="26"/>
        </w:rPr>
        <w:t>int isPairPresent(struct Node *root, int target)</w:t>
      </w:r>
    </w:p>
    <w:p w14:paraId="795BE47B"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w:t>
      </w:r>
    </w:p>
    <w:p w14:paraId="5559346C"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//add code here.</w:t>
      </w:r>
    </w:p>
    <w:p w14:paraId="5A3D093F"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unordered_set&lt;int&gt;s;</w:t>
      </w:r>
    </w:p>
    <w:p w14:paraId="729892F2"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return inorder(root,s,target);</w:t>
      </w:r>
    </w:p>
    <w:p w14:paraId="624A3EAE"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w:t>
      </w:r>
    </w:p>
    <w:p w14:paraId="55538149"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int inorder(Node* root,unordered_set&lt;int&gt; &amp;s,int target)</w:t>
      </w:r>
    </w:p>
    <w:p w14:paraId="7F93B2D2"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w:t>
      </w:r>
    </w:p>
    <w:p w14:paraId="6040124E"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if(root==NULL)</w:t>
      </w:r>
    </w:p>
    <w:p w14:paraId="150B2975"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return 0;</w:t>
      </w:r>
    </w:p>
    <w:p w14:paraId="68422F4A"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if(inorder(root-&gt;left,s,target)==1)</w:t>
      </w:r>
    </w:p>
    <w:p w14:paraId="4E1D1627"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return 1;</w:t>
      </w:r>
    </w:p>
    <w:p w14:paraId="4CE7C210"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if(s.find(target-root-&gt;data)!=s.end())</w:t>
      </w:r>
    </w:p>
    <w:p w14:paraId="720CCF3A"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return 1;</w:t>
      </w:r>
    </w:p>
    <w:p w14:paraId="7076E817"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else</w:t>
      </w:r>
    </w:p>
    <w:p w14:paraId="1CB2BCA9"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s.insert(root-&gt;data);</w:t>
      </w:r>
    </w:p>
    <w:p w14:paraId="0FFC4E14" w14:textId="77777777" w:rsidR="009424FA" w:rsidRPr="009424FA"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return inorder(root-&gt;right,s,target);</w:t>
      </w:r>
    </w:p>
    <w:p w14:paraId="4E442F27" w14:textId="5D4C0EF5" w:rsidR="0013309C" w:rsidRDefault="009424FA" w:rsidP="009424FA">
      <w:pPr>
        <w:shd w:val="clear" w:color="auto" w:fill="FFFFFF"/>
        <w:spacing w:after="0" w:line="240" w:lineRule="auto"/>
        <w:textAlignment w:val="baseline"/>
        <w:rPr>
          <w:rFonts w:ascii="Arial" w:hAnsi="Arial" w:cs="Arial"/>
          <w:color w:val="273239"/>
          <w:spacing w:val="2"/>
          <w:sz w:val="26"/>
          <w:szCs w:val="26"/>
        </w:rPr>
      </w:pPr>
      <w:r w:rsidRPr="009424FA">
        <w:rPr>
          <w:rFonts w:ascii="Arial" w:hAnsi="Arial" w:cs="Arial"/>
          <w:color w:val="273239"/>
          <w:spacing w:val="2"/>
          <w:sz w:val="26"/>
          <w:szCs w:val="26"/>
        </w:rPr>
        <w:t xml:space="preserve">    }</w:t>
      </w:r>
    </w:p>
    <w:p w14:paraId="7728BC8C" w14:textId="0800853A" w:rsidR="009958B3" w:rsidRDefault="009424FA"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116)</w:t>
      </w:r>
      <w:r w:rsidR="00B43D6E" w:rsidRPr="00B43D6E">
        <w:t xml:space="preserve"> </w:t>
      </w:r>
      <w:r w:rsidR="00B43D6E">
        <w:t>Given an array of n numbers, give an algorithm for checking whether there are any duplicate elements in the array or no?</w:t>
      </w:r>
    </w:p>
    <w:p w14:paraId="1AF4979D" w14:textId="3CB4D78F" w:rsidR="009424FA" w:rsidRDefault="00B43D6E" w:rsidP="0098299A">
      <w:pPr>
        <w:shd w:val="clear" w:color="auto" w:fill="FFFFFF"/>
        <w:spacing w:after="0" w:line="240" w:lineRule="auto"/>
        <w:textAlignment w:val="baseline"/>
      </w:pPr>
      <w:r>
        <w:t>Let us assume that the array elements are positive numbers and all the elements are in the range 0 to n – 1. For each element A[i], go to the array element whose index is A[i]. That means select A[A[i]] and mark - A[A[i]] (negate the value at A[A[i]]). Continue this process until we encounter the element whose value is already negated. If one such element exists then we say duplicate elements exist in the given array. As an example, consider the array, A = {3,2,1,2,2,3}</w:t>
      </w:r>
    </w:p>
    <w:p w14:paraId="3F9DBEA7" w14:textId="77777777" w:rsidR="003C67DF" w:rsidRPr="003C67DF" w:rsidRDefault="00B43D6E" w:rsidP="0098299A">
      <w:pPr>
        <w:shd w:val="clear" w:color="auto" w:fill="FFFFFF"/>
        <w:spacing w:after="0" w:line="240" w:lineRule="auto"/>
        <w:textAlignment w:val="baseline"/>
        <w:rPr>
          <w:color w:val="FF0000"/>
        </w:rPr>
      </w:pPr>
      <w:r w:rsidRPr="003C67DF">
        <w:rPr>
          <w:color w:val="FF0000"/>
        </w:rPr>
        <w:t>Time Complexity: O(n). Since only one scan is required.</w:t>
      </w:r>
    </w:p>
    <w:p w14:paraId="3AB16B5A" w14:textId="4370208E" w:rsidR="003C67DF" w:rsidRPr="003C67DF" w:rsidRDefault="00B43D6E" w:rsidP="0098299A">
      <w:pPr>
        <w:shd w:val="clear" w:color="auto" w:fill="FFFFFF"/>
        <w:spacing w:after="0" w:line="240" w:lineRule="auto"/>
        <w:textAlignment w:val="baseline"/>
        <w:rPr>
          <w:color w:val="FF0000"/>
        </w:rPr>
      </w:pPr>
      <w:r w:rsidRPr="003C67DF">
        <w:rPr>
          <w:color w:val="FF0000"/>
        </w:rPr>
        <w:t xml:space="preserve"> Space Complexity: O(1). </w:t>
      </w:r>
    </w:p>
    <w:p w14:paraId="00BE6172" w14:textId="3A3C69BE"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t>Notes: • This solution does not work if the given array is read only. • This solution will work only if all the array elements are positive. • If the elements range is not in 0 to n – 1 then it may give exception</w:t>
      </w:r>
    </w:p>
    <w:p w14:paraId="6800BC17" w14:textId="14AF6319" w:rsidR="009958B3"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Void checkduplicate(int arr[],int n)</w:t>
      </w:r>
    </w:p>
    <w:p w14:paraId="5A773F23" w14:textId="27796B6F"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781B4163" w14:textId="6E1B4DF9"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For(int i=0;i&lt;n;i++)</w:t>
      </w:r>
    </w:p>
    <w:p w14:paraId="288B2EFD" w14:textId="5F3DE311"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643CF5E4" w14:textId="1DA41A2F"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If(arr[abs(arr[i])]&gt;0)</w:t>
      </w:r>
    </w:p>
    <w:p w14:paraId="3B8D4FA5" w14:textId="37354D3A"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58C4AD42" w14:textId="5165C2BB"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Cout&lt;&lt;duplicates present;</w:t>
      </w:r>
    </w:p>
    <w:p w14:paraId="47EC4F82" w14:textId="489BD76C"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return</w:t>
      </w:r>
    </w:p>
    <w:p w14:paraId="6CE395C1" w14:textId="12E06D36"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46CA5A81" w14:textId="3DAFF144"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Else</w:t>
      </w:r>
    </w:p>
    <w:p w14:paraId="4C79EFC6" w14:textId="2CEA1DE6" w:rsidR="00D22F59" w:rsidRPr="00D22F59"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Arr[arr[i]]=-arr[arr[i]];</w:t>
      </w:r>
    </w:p>
    <w:p w14:paraId="6101517D" w14:textId="0AA01309" w:rsidR="00B43D6E" w:rsidRDefault="00B43D6E" w:rsidP="0098299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76700934" w14:textId="14AE8512" w:rsidR="00D22F59" w:rsidRPr="00D22F59" w:rsidRDefault="003A7F1B" w:rsidP="00D22F5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117)</w:t>
      </w:r>
      <w:r w:rsidR="00D22F59" w:rsidRPr="00D22F59">
        <w:rPr>
          <w:rFonts w:ascii="Arial" w:hAnsi="Arial" w:cs="Arial"/>
          <w:color w:val="333333"/>
          <w:sz w:val="27"/>
          <w:szCs w:val="27"/>
        </w:rPr>
        <w:t xml:space="preserve"> Given a binary tree. Find the size of its largest subtree that is a Binary Search Tree.</w:t>
      </w:r>
      <w:r w:rsidR="00D22F59" w:rsidRPr="00D22F59">
        <w:rPr>
          <w:rFonts w:ascii="Arial" w:hAnsi="Arial" w:cs="Arial"/>
          <w:color w:val="333333"/>
          <w:sz w:val="27"/>
          <w:szCs w:val="27"/>
        </w:rPr>
        <w:br/>
      </w:r>
      <w:r w:rsidR="00D22F59" w:rsidRPr="00D22F59">
        <w:rPr>
          <w:rFonts w:ascii="Arial" w:hAnsi="Arial" w:cs="Arial"/>
          <w:b/>
          <w:bCs/>
          <w:color w:val="333333"/>
          <w:sz w:val="27"/>
          <w:szCs w:val="27"/>
        </w:rPr>
        <w:t>Note: </w:t>
      </w:r>
      <w:r w:rsidR="00D22F59" w:rsidRPr="00D22F59">
        <w:rPr>
          <w:rFonts w:ascii="Arial" w:hAnsi="Arial" w:cs="Arial"/>
          <w:color w:val="333333"/>
          <w:sz w:val="27"/>
          <w:szCs w:val="27"/>
        </w:rPr>
        <w:t>Here Size is equal to the number of nodes in the subtree.</w:t>
      </w:r>
    </w:p>
    <w:p w14:paraId="431E00CF" w14:textId="77777777" w:rsidR="00D22F59" w:rsidRPr="00D22F59" w:rsidRDefault="00D22F59" w:rsidP="00D22F59">
      <w:pPr>
        <w:shd w:val="clear" w:color="auto" w:fill="FFFFFF"/>
        <w:spacing w:after="150" w:line="240" w:lineRule="auto"/>
        <w:rPr>
          <w:rFonts w:ascii="Arial" w:eastAsia="Times New Roman" w:hAnsi="Arial" w:cs="Arial"/>
          <w:color w:val="333333"/>
          <w:sz w:val="21"/>
          <w:szCs w:val="21"/>
        </w:rPr>
      </w:pPr>
      <w:r w:rsidRPr="00D22F59">
        <w:rPr>
          <w:rFonts w:ascii="Arial" w:eastAsia="Times New Roman" w:hAnsi="Arial" w:cs="Arial"/>
          <w:b/>
          <w:bCs/>
          <w:color w:val="333333"/>
          <w:sz w:val="27"/>
          <w:szCs w:val="27"/>
        </w:rPr>
        <w:t>Example 1:</w:t>
      </w:r>
    </w:p>
    <w:p w14:paraId="7111D4D8"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b/>
          <w:bCs/>
          <w:color w:val="333333"/>
          <w:sz w:val="27"/>
          <w:szCs w:val="27"/>
        </w:rPr>
        <w:t>Input:</w:t>
      </w:r>
    </w:p>
    <w:p w14:paraId="541F65E4"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        1</w:t>
      </w:r>
    </w:p>
    <w:p w14:paraId="5394CCBF"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      /   \</w:t>
      </w:r>
    </w:p>
    <w:p w14:paraId="0E7F8AF7"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     4     4</w:t>
      </w:r>
    </w:p>
    <w:p w14:paraId="4E02D576"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   /   \</w:t>
      </w:r>
    </w:p>
    <w:p w14:paraId="5DC3DE64"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22F59">
        <w:rPr>
          <w:rFonts w:ascii="Consolas" w:eastAsia="Times New Roman" w:hAnsi="Consolas" w:cs="Courier New"/>
          <w:color w:val="333333"/>
          <w:sz w:val="27"/>
          <w:szCs w:val="27"/>
        </w:rPr>
        <w:t>  6     8</w:t>
      </w:r>
    </w:p>
    <w:p w14:paraId="3E3789F4"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22F59">
        <w:rPr>
          <w:rFonts w:ascii="Consolas" w:eastAsia="Times New Roman" w:hAnsi="Consolas" w:cs="Courier New"/>
          <w:b/>
          <w:bCs/>
          <w:color w:val="333333"/>
          <w:sz w:val="27"/>
          <w:szCs w:val="27"/>
        </w:rPr>
        <w:t xml:space="preserve">Output: </w:t>
      </w:r>
      <w:r w:rsidRPr="00D22F59">
        <w:rPr>
          <w:rFonts w:ascii="Consolas" w:eastAsia="Times New Roman" w:hAnsi="Consolas" w:cs="Courier New"/>
          <w:color w:val="333333"/>
          <w:sz w:val="27"/>
          <w:szCs w:val="27"/>
        </w:rPr>
        <w:t>1</w:t>
      </w:r>
    </w:p>
    <w:p w14:paraId="73B4377F"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b/>
          <w:bCs/>
          <w:color w:val="333333"/>
          <w:sz w:val="27"/>
          <w:szCs w:val="27"/>
        </w:rPr>
        <w:t xml:space="preserve">Explanation: </w:t>
      </w:r>
      <w:r w:rsidRPr="00D22F59">
        <w:rPr>
          <w:rFonts w:ascii="Consolas" w:eastAsia="Times New Roman" w:hAnsi="Consolas" w:cs="Courier New"/>
          <w:color w:val="333333"/>
          <w:sz w:val="27"/>
          <w:szCs w:val="27"/>
        </w:rPr>
        <w:t>There's no sub-tree with size</w:t>
      </w:r>
    </w:p>
    <w:p w14:paraId="63C1E584"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greater than 1 which forms a BST. All the</w:t>
      </w:r>
    </w:p>
    <w:p w14:paraId="208EE5D4" w14:textId="77777777" w:rsidR="00D22F59"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2F59">
        <w:rPr>
          <w:rFonts w:ascii="Consolas" w:eastAsia="Times New Roman" w:hAnsi="Consolas" w:cs="Courier New"/>
          <w:color w:val="333333"/>
          <w:sz w:val="27"/>
          <w:szCs w:val="27"/>
        </w:rPr>
        <w:t>leaf Nodes are the BSTs with size equal</w:t>
      </w:r>
    </w:p>
    <w:p w14:paraId="574212D0" w14:textId="0F6678E9" w:rsidR="009958B3" w:rsidRPr="00D22F59" w:rsidRDefault="00D22F59" w:rsidP="00D22F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22F59">
        <w:rPr>
          <w:rFonts w:ascii="Consolas" w:eastAsia="Times New Roman" w:hAnsi="Consolas" w:cs="Courier New"/>
          <w:color w:val="333333"/>
          <w:sz w:val="27"/>
          <w:szCs w:val="27"/>
        </w:rPr>
        <w:t>to 1.</w:t>
      </w:r>
    </w:p>
    <w:p w14:paraId="6BA127E9" w14:textId="69167930" w:rsidR="00D22F59" w:rsidRPr="00D22F59" w:rsidRDefault="003A7F1B" w:rsidP="00D22F5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D22F59" w:rsidRPr="00D22F59">
        <w:t xml:space="preserve"> </w:t>
      </w:r>
      <w:r w:rsidR="00D22F59" w:rsidRPr="00D22F59">
        <w:rPr>
          <w:rFonts w:ascii="Arial" w:hAnsi="Arial" w:cs="Arial"/>
          <w:color w:val="273239"/>
          <w:spacing w:val="2"/>
          <w:sz w:val="26"/>
          <w:szCs w:val="26"/>
        </w:rPr>
        <w:t>vector&lt;int&gt; solve(Node *root){</w:t>
      </w:r>
    </w:p>
    <w:p w14:paraId="208508BD"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if(!root) return {1,0,INT_MAX,INT_MIN};</w:t>
      </w:r>
    </w:p>
    <w:p w14:paraId="2AACEE23"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47388663"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   vector=&gt;{bstornot,size,minval,maxval</w:t>
      </w:r>
    </w:p>
    <w:p w14:paraId="5E885D5A"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30723A49"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if(!root-&gt;left and !root-&gt;right) return {1,1,root-&gt;data,root-&gt;data};</w:t>
      </w:r>
    </w:p>
    <w:p w14:paraId="2932CE46"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vector&lt;int&gt; l=solve(root-&gt;left);</w:t>
      </w:r>
    </w:p>
    <w:p w14:paraId="1D201F69"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vector&lt;int&gt; r=solve(root-&gt;right);</w:t>
      </w:r>
    </w:p>
    <w:p w14:paraId="7461B9A9"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if(l[0] and r[0]){</w:t>
      </w:r>
    </w:p>
    <w:p w14:paraId="641C8346"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if(root-&gt;data&gt;l[3] and root-&gt;data&lt;r[2]){</w:t>
      </w:r>
    </w:p>
    <w:p w14:paraId="34E51070"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int x=l[2]; int y=r[3];</w:t>
      </w:r>
    </w:p>
    <w:p w14:paraId="52B463C4"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if(x==INT_MAX) x=root-&gt;data;</w:t>
      </w:r>
    </w:p>
    <w:p w14:paraId="6D643031"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if(y==INT_MIN) y=root-&gt;data;</w:t>
      </w:r>
    </w:p>
    <w:p w14:paraId="3799A769"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return {1,l[1]+r[1]+1,x,y};</w:t>
      </w:r>
    </w:p>
    <w:p w14:paraId="1CB8384B"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62546438"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5A95A36A"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return {0,max(l[1],r[1]),0,0};</w:t>
      </w:r>
    </w:p>
    <w:p w14:paraId="39AB0900"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718529A0"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lastRenderedPageBreak/>
        <w:t xml:space="preserve">   </w:t>
      </w:r>
    </w:p>
    <w:p w14:paraId="1C9ADD28"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int largestBst(Node *root)</w:t>
      </w:r>
    </w:p>
    <w:p w14:paraId="7C230F16"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6806AABD"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//Your code here</w:t>
      </w:r>
    </w:p>
    <w:p w14:paraId="62D0F64A"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vector&lt;int&gt; ans=solve(root);</w:t>
      </w:r>
    </w:p>
    <w:p w14:paraId="058568BA" w14:textId="77777777" w:rsidR="00D22F59" w:rsidRPr="00D22F59"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return ans[1];</w:t>
      </w:r>
    </w:p>
    <w:p w14:paraId="4D005FA6" w14:textId="6A0F5400" w:rsidR="003A7F1B" w:rsidRDefault="00D22F59" w:rsidP="00D22F59">
      <w:pPr>
        <w:shd w:val="clear" w:color="auto" w:fill="FFFFFF"/>
        <w:spacing w:after="0" w:line="240" w:lineRule="auto"/>
        <w:textAlignment w:val="baseline"/>
        <w:rPr>
          <w:rFonts w:ascii="Arial" w:hAnsi="Arial" w:cs="Arial"/>
          <w:color w:val="273239"/>
          <w:spacing w:val="2"/>
          <w:sz w:val="26"/>
          <w:szCs w:val="26"/>
        </w:rPr>
      </w:pPr>
      <w:r w:rsidRPr="00D22F59">
        <w:rPr>
          <w:rFonts w:ascii="Arial" w:hAnsi="Arial" w:cs="Arial"/>
          <w:color w:val="273239"/>
          <w:spacing w:val="2"/>
          <w:sz w:val="26"/>
          <w:szCs w:val="26"/>
        </w:rPr>
        <w:t xml:space="preserve">   }</w:t>
      </w:r>
    </w:p>
    <w:p w14:paraId="1E269C16" w14:textId="31ABAB33" w:rsidR="009813BF" w:rsidRDefault="007B2EA0" w:rsidP="009813BF">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118)</w:t>
      </w:r>
      <w:r w:rsidR="009813BF" w:rsidRPr="009813BF">
        <w:rPr>
          <w:rFonts w:ascii="Segoe UI" w:hAnsi="Segoe UI" w:cs="Segoe UI"/>
          <w:color w:val="263238"/>
          <w:sz w:val="21"/>
          <w:szCs w:val="21"/>
        </w:rPr>
        <w:t xml:space="preserve"> </w:t>
      </w:r>
      <w:r w:rsidR="009813BF">
        <w:rPr>
          <w:rFonts w:ascii="Segoe UI" w:hAnsi="Segoe UI" w:cs="Segoe UI"/>
          <w:color w:val="263238"/>
          <w:sz w:val="21"/>
          <w:szCs w:val="21"/>
        </w:rPr>
        <w:t>Implement the </w:t>
      </w:r>
      <w:r w:rsidR="009813BF">
        <w:rPr>
          <w:rStyle w:val="HTMLCode"/>
          <w:color w:val="546E7A"/>
          <w:shd w:val="clear" w:color="auto" w:fill="F7F9FA"/>
        </w:rPr>
        <w:t>BSTIterator</w:t>
      </w:r>
      <w:r w:rsidR="009813BF">
        <w:rPr>
          <w:rFonts w:ascii="Segoe UI" w:hAnsi="Segoe UI" w:cs="Segoe UI"/>
          <w:color w:val="263238"/>
          <w:sz w:val="21"/>
          <w:szCs w:val="21"/>
        </w:rPr>
        <w:t> class that represents an iterator over the </w:t>
      </w:r>
      <w:hyperlink r:id="rId72" w:anchor="In-order_(LNR)" w:tgtFrame="_blank" w:history="1">
        <w:r w:rsidR="009813BF">
          <w:rPr>
            <w:rStyle w:val="Hyperlink"/>
            <w:rFonts w:ascii="Segoe UI" w:hAnsi="Segoe UI" w:cs="Segoe UI"/>
            <w:b/>
            <w:bCs/>
            <w:color w:val="607D8B"/>
            <w:sz w:val="21"/>
            <w:szCs w:val="21"/>
          </w:rPr>
          <w:t>in-order traversal</w:t>
        </w:r>
      </w:hyperlink>
      <w:r w:rsidR="009813BF">
        <w:rPr>
          <w:rFonts w:ascii="Segoe UI" w:hAnsi="Segoe UI" w:cs="Segoe UI"/>
          <w:color w:val="263238"/>
          <w:sz w:val="21"/>
          <w:szCs w:val="21"/>
        </w:rPr>
        <w:t> of a binary search tree (BST):</w:t>
      </w:r>
    </w:p>
    <w:p w14:paraId="4A3EC432" w14:textId="77777777" w:rsidR="009813BF" w:rsidRDefault="009813BF" w:rsidP="00A0090B">
      <w:pPr>
        <w:numPr>
          <w:ilvl w:val="0"/>
          <w:numId w:val="13"/>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BSTIterator(TreeNode root)</w:t>
      </w:r>
      <w:r>
        <w:rPr>
          <w:rFonts w:ascii="Segoe UI" w:hAnsi="Segoe UI" w:cs="Segoe UI"/>
          <w:color w:val="263238"/>
          <w:sz w:val="21"/>
          <w:szCs w:val="21"/>
        </w:rPr>
        <w:t> Initializes an object of the </w:t>
      </w:r>
      <w:r>
        <w:rPr>
          <w:rStyle w:val="HTMLCode"/>
          <w:rFonts w:eastAsiaTheme="minorHAnsi"/>
          <w:color w:val="546E7A"/>
          <w:shd w:val="clear" w:color="auto" w:fill="F7F9FA"/>
        </w:rPr>
        <w:t>BSTIterator</w:t>
      </w:r>
      <w:r>
        <w:rPr>
          <w:rFonts w:ascii="Segoe UI" w:hAnsi="Segoe UI" w:cs="Segoe UI"/>
          <w:color w:val="263238"/>
          <w:sz w:val="21"/>
          <w:szCs w:val="21"/>
        </w:rPr>
        <w:t> class. The </w:t>
      </w:r>
      <w:r>
        <w:rPr>
          <w:rStyle w:val="HTMLCode"/>
          <w:rFonts w:eastAsiaTheme="minorHAnsi"/>
          <w:color w:val="546E7A"/>
          <w:shd w:val="clear" w:color="auto" w:fill="F7F9FA"/>
        </w:rPr>
        <w:t>root</w:t>
      </w:r>
      <w:r>
        <w:rPr>
          <w:rFonts w:ascii="Segoe UI" w:hAnsi="Segoe UI" w:cs="Segoe UI"/>
          <w:color w:val="263238"/>
          <w:sz w:val="21"/>
          <w:szCs w:val="21"/>
        </w:rPr>
        <w:t> of the BST is given as part of the constructor. The pointer should be initialized to a non-existent number smaller than any element in the BST.</w:t>
      </w:r>
    </w:p>
    <w:p w14:paraId="64F98196" w14:textId="77777777" w:rsidR="009813BF" w:rsidRDefault="009813BF" w:rsidP="00A0090B">
      <w:pPr>
        <w:numPr>
          <w:ilvl w:val="0"/>
          <w:numId w:val="13"/>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boolean hasNext()</w:t>
      </w:r>
      <w:r>
        <w:rPr>
          <w:rFonts w:ascii="Segoe UI" w:hAnsi="Segoe UI" w:cs="Segoe UI"/>
          <w:color w:val="263238"/>
          <w:sz w:val="21"/>
          <w:szCs w:val="21"/>
        </w:rPr>
        <w:t> Returns </w:t>
      </w:r>
      <w:r>
        <w:rPr>
          <w:rStyle w:val="HTMLCode"/>
          <w:rFonts w:eastAsiaTheme="minorHAnsi"/>
          <w:color w:val="546E7A"/>
          <w:shd w:val="clear" w:color="auto" w:fill="F7F9FA"/>
        </w:rPr>
        <w:t>true</w:t>
      </w:r>
      <w:r>
        <w:rPr>
          <w:rFonts w:ascii="Segoe UI" w:hAnsi="Segoe UI" w:cs="Segoe UI"/>
          <w:color w:val="263238"/>
          <w:sz w:val="21"/>
          <w:szCs w:val="21"/>
        </w:rPr>
        <w:t> if there exists a number in the traversal to the right of the pointer, otherwise returns </w:t>
      </w:r>
      <w:r>
        <w:rPr>
          <w:rStyle w:val="HTMLCode"/>
          <w:rFonts w:eastAsiaTheme="minorHAnsi"/>
          <w:color w:val="546E7A"/>
          <w:shd w:val="clear" w:color="auto" w:fill="F7F9FA"/>
        </w:rPr>
        <w:t>false</w:t>
      </w:r>
      <w:r>
        <w:rPr>
          <w:rFonts w:ascii="Segoe UI" w:hAnsi="Segoe UI" w:cs="Segoe UI"/>
          <w:color w:val="263238"/>
          <w:sz w:val="21"/>
          <w:szCs w:val="21"/>
        </w:rPr>
        <w:t>.</w:t>
      </w:r>
    </w:p>
    <w:p w14:paraId="52ED4603" w14:textId="77777777" w:rsidR="009813BF" w:rsidRDefault="009813BF" w:rsidP="00A0090B">
      <w:pPr>
        <w:numPr>
          <w:ilvl w:val="0"/>
          <w:numId w:val="13"/>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int next()</w:t>
      </w:r>
      <w:r>
        <w:rPr>
          <w:rFonts w:ascii="Segoe UI" w:hAnsi="Segoe UI" w:cs="Segoe UI"/>
          <w:color w:val="263238"/>
          <w:sz w:val="21"/>
          <w:szCs w:val="21"/>
        </w:rPr>
        <w:t> Moves the pointer to the right, then returns the number at the pointer.</w:t>
      </w:r>
    </w:p>
    <w:p w14:paraId="73A3B7DB" w14:textId="77777777" w:rsidR="009813BF" w:rsidRDefault="009813BF" w:rsidP="009813B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by initializing the pointer to a non-existent smallest number, the first call to </w:t>
      </w:r>
      <w:r>
        <w:rPr>
          <w:rStyle w:val="HTMLCode"/>
          <w:color w:val="546E7A"/>
          <w:shd w:val="clear" w:color="auto" w:fill="F7F9FA"/>
        </w:rPr>
        <w:t>next()</w:t>
      </w:r>
      <w:r>
        <w:rPr>
          <w:rFonts w:ascii="Segoe UI" w:hAnsi="Segoe UI" w:cs="Segoe UI"/>
          <w:color w:val="263238"/>
          <w:sz w:val="21"/>
          <w:szCs w:val="21"/>
        </w:rPr>
        <w:t> will return the smallest element in the BST.</w:t>
      </w:r>
    </w:p>
    <w:p w14:paraId="6AD1336F" w14:textId="77777777" w:rsidR="009813BF" w:rsidRDefault="009813BF" w:rsidP="009813B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w:t>
      </w:r>
      <w:r>
        <w:rPr>
          <w:rStyle w:val="HTMLCode"/>
          <w:color w:val="546E7A"/>
          <w:shd w:val="clear" w:color="auto" w:fill="F7F9FA"/>
        </w:rPr>
        <w:t>next()</w:t>
      </w:r>
      <w:r>
        <w:rPr>
          <w:rFonts w:ascii="Segoe UI" w:hAnsi="Segoe UI" w:cs="Segoe UI"/>
          <w:color w:val="263238"/>
          <w:sz w:val="21"/>
          <w:szCs w:val="21"/>
        </w:rPr>
        <w:t> calls will always be valid. That is, there will be at least a next number in the in-order traversal when </w:t>
      </w:r>
      <w:r>
        <w:rPr>
          <w:rStyle w:val="HTMLCode"/>
          <w:color w:val="546E7A"/>
          <w:shd w:val="clear" w:color="auto" w:fill="F7F9FA"/>
        </w:rPr>
        <w:t>next()</w:t>
      </w:r>
      <w:r>
        <w:rPr>
          <w:rFonts w:ascii="Segoe UI" w:hAnsi="Segoe UI" w:cs="Segoe UI"/>
          <w:color w:val="263238"/>
          <w:sz w:val="21"/>
          <w:szCs w:val="21"/>
        </w:rPr>
        <w:t> is called.</w:t>
      </w:r>
    </w:p>
    <w:p w14:paraId="76AF124C" w14:textId="77777777" w:rsidR="009813BF" w:rsidRDefault="009813BF" w:rsidP="009813B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55DD9E2" w14:textId="77777777" w:rsidR="009813BF" w:rsidRDefault="009813BF" w:rsidP="009813B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6C7C78B5" w14:textId="4CCC3FB8" w:rsidR="009813BF" w:rsidRDefault="009813BF" w:rsidP="009813BF">
      <w:pPr>
        <w:rPr>
          <w:rFonts w:ascii="Times New Roman" w:hAnsi="Times New Roman" w:cs="Times New Roman"/>
          <w:sz w:val="24"/>
          <w:szCs w:val="24"/>
        </w:rPr>
      </w:pPr>
      <w:r>
        <w:rPr>
          <w:noProof/>
        </w:rPr>
        <w:drawing>
          <wp:inline distT="0" distB="0" distL="0" distR="0" wp14:anchorId="53C09525" wp14:editId="13F8D9E7">
            <wp:extent cx="1797685" cy="1697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7685" cy="1697355"/>
                    </a:xfrm>
                    <a:prstGeom prst="rect">
                      <a:avLst/>
                    </a:prstGeom>
                    <a:noFill/>
                    <a:ln>
                      <a:noFill/>
                    </a:ln>
                  </pic:spPr>
                </pic:pic>
              </a:graphicData>
            </a:graphic>
          </wp:inline>
        </w:drawing>
      </w:r>
    </w:p>
    <w:p w14:paraId="7E2FAE23" w14:textId="77777777" w:rsidR="009813BF" w:rsidRDefault="009813BF" w:rsidP="009813BF">
      <w:pPr>
        <w:pStyle w:val="HTMLPreformatted"/>
        <w:shd w:val="clear" w:color="auto" w:fill="F7F9FA"/>
        <w:spacing w:after="240"/>
        <w:rPr>
          <w:rFonts w:ascii="Consolas" w:hAnsi="Consolas"/>
          <w:color w:val="263238"/>
        </w:rPr>
      </w:pPr>
      <w:r>
        <w:rPr>
          <w:rStyle w:val="Strong"/>
          <w:rFonts w:ascii="Consolas" w:hAnsi="Consolas"/>
          <w:color w:val="263238"/>
        </w:rPr>
        <w:t>Input</w:t>
      </w:r>
    </w:p>
    <w:p w14:paraId="0638749F"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 "next", "next", "hasNext", "next", "hasNext", "next", "hasNext", "next", "hasNext"]</w:t>
      </w:r>
    </w:p>
    <w:p w14:paraId="3EDEADA3"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[[[7, 3, 15, null, null, 9, 20]], [], [], [], [], [], [], [], [], []]</w:t>
      </w:r>
    </w:p>
    <w:p w14:paraId="7FB810B1" w14:textId="77777777" w:rsidR="009813BF" w:rsidRDefault="009813BF" w:rsidP="009813BF">
      <w:pPr>
        <w:pStyle w:val="HTMLPreformatted"/>
        <w:shd w:val="clear" w:color="auto" w:fill="F7F9FA"/>
        <w:spacing w:after="240"/>
        <w:rPr>
          <w:rFonts w:ascii="Consolas" w:hAnsi="Consolas"/>
          <w:color w:val="263238"/>
        </w:rPr>
      </w:pPr>
      <w:r>
        <w:rPr>
          <w:rStyle w:val="Strong"/>
          <w:rFonts w:ascii="Consolas" w:hAnsi="Consolas"/>
          <w:color w:val="263238"/>
        </w:rPr>
        <w:t>Output</w:t>
      </w:r>
    </w:p>
    <w:p w14:paraId="53654545"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[null, 3, 7, true, 9, true, 15, true, 20, false]</w:t>
      </w:r>
    </w:p>
    <w:p w14:paraId="6F1F425A" w14:textId="77777777" w:rsidR="009813BF" w:rsidRDefault="009813BF" w:rsidP="009813BF">
      <w:pPr>
        <w:pStyle w:val="HTMLPreformatted"/>
        <w:shd w:val="clear" w:color="auto" w:fill="F7F9FA"/>
        <w:spacing w:after="240"/>
        <w:rPr>
          <w:rFonts w:ascii="Consolas" w:hAnsi="Consolas"/>
          <w:color w:val="263238"/>
        </w:rPr>
      </w:pPr>
    </w:p>
    <w:p w14:paraId="1D41722E" w14:textId="77777777" w:rsidR="009813BF" w:rsidRDefault="009813BF" w:rsidP="009813BF">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72C60F5F"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 bSTIterator = new BSTIterator([7, 3, 15, null, null, 9, 20]);</w:t>
      </w:r>
    </w:p>
    <w:p w14:paraId="3348A659"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bSTIterator.next();    // return 3</w:t>
      </w:r>
    </w:p>
    <w:p w14:paraId="05228179"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bSTIterator.next();    // return 7</w:t>
      </w:r>
    </w:p>
    <w:p w14:paraId="17CDA9F8"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bSTIterator.hasNext(); // return True</w:t>
      </w:r>
    </w:p>
    <w:p w14:paraId="47FE4C9C"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bSTIterator.next();    // return 9</w:t>
      </w:r>
    </w:p>
    <w:p w14:paraId="01CDDB63"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bSTIterator.hasNext(); // return True</w:t>
      </w:r>
    </w:p>
    <w:p w14:paraId="516608DB"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bSTIterator.next();    // return 15</w:t>
      </w:r>
    </w:p>
    <w:p w14:paraId="526E93A0"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bSTIterator.hasNext(); // return True</w:t>
      </w:r>
    </w:p>
    <w:p w14:paraId="77223857" w14:textId="77777777" w:rsid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bSTIterator.next();    // return 20</w:t>
      </w:r>
    </w:p>
    <w:p w14:paraId="3AB1B7B6" w14:textId="78EA2737" w:rsidR="009958B3" w:rsidRPr="009813BF" w:rsidRDefault="009813BF" w:rsidP="009813BF">
      <w:pPr>
        <w:pStyle w:val="HTMLPreformatted"/>
        <w:shd w:val="clear" w:color="auto" w:fill="F7F9FA"/>
        <w:spacing w:after="240"/>
        <w:rPr>
          <w:rFonts w:ascii="Consolas" w:hAnsi="Consolas"/>
          <w:color w:val="263238"/>
        </w:rPr>
      </w:pPr>
      <w:r>
        <w:rPr>
          <w:rFonts w:ascii="Consolas" w:hAnsi="Consolas"/>
          <w:color w:val="263238"/>
        </w:rPr>
        <w:t>bSTIterator.hasNext(); // return False</w:t>
      </w:r>
    </w:p>
    <w:p w14:paraId="4A2CD4EE" w14:textId="77777777" w:rsidR="009813BF" w:rsidRPr="009813BF" w:rsidRDefault="007B2EA0" w:rsidP="009813BF">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813BF" w:rsidRPr="009813BF">
        <w:rPr>
          <w:rFonts w:ascii="Arial" w:hAnsi="Arial" w:cs="Arial"/>
          <w:color w:val="273239"/>
          <w:spacing w:val="2"/>
          <w:sz w:val="26"/>
          <w:szCs w:val="26"/>
        </w:rPr>
        <w:t xml:space="preserve"> stack&lt;TreeNode*&gt;s;</w:t>
      </w:r>
    </w:p>
    <w:p w14:paraId="34F19A22"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BSTIterator(TreeNode* root) {</w:t>
      </w:r>
    </w:p>
    <w:p w14:paraId="33B2E4DE"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inorder(root);</w:t>
      </w:r>
    </w:p>
    <w:p w14:paraId="7102DC4E"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15CA9D5E"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void inorder(TreeNode*root)</w:t>
      </w:r>
    </w:p>
    <w:p w14:paraId="1903CA89"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417DA3C4"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while(root)</w:t>
      </w:r>
    </w:p>
    <w:p w14:paraId="0C006050"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057B82D5"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s.push(root);</w:t>
      </w:r>
    </w:p>
    <w:p w14:paraId="6E56C778"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root=root-&gt;left;</w:t>
      </w:r>
    </w:p>
    <w:p w14:paraId="122F393D"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38B38957"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5AA8A093"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int next() {</w:t>
      </w:r>
    </w:p>
    <w:p w14:paraId="12251CAB"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TreeNode*top=s.top();</w:t>
      </w:r>
    </w:p>
    <w:p w14:paraId="34C989DD"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s.pop();</w:t>
      </w:r>
    </w:p>
    <w:p w14:paraId="32BAB08A"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if(top-&gt;right)</w:t>
      </w:r>
    </w:p>
    <w:p w14:paraId="3F135C06"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inorder(top-&gt;right);</w:t>
      </w:r>
    </w:p>
    <w:p w14:paraId="64BE2D5E"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return top-&gt;val;</w:t>
      </w:r>
    </w:p>
    <w:p w14:paraId="6EDF4B28"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07533FD6"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1FC4A36D"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bool hasNext() {</w:t>
      </w:r>
    </w:p>
    <w:p w14:paraId="55BE464B" w14:textId="77777777" w:rsidR="009813BF" w:rsidRPr="009813BF"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return !s.empty();</w:t>
      </w:r>
    </w:p>
    <w:p w14:paraId="6110A59F" w14:textId="7F9B7FD6" w:rsidR="007B2EA0" w:rsidRDefault="009813BF" w:rsidP="009813BF">
      <w:pPr>
        <w:shd w:val="clear" w:color="auto" w:fill="FFFFFF"/>
        <w:spacing w:after="0" w:line="240" w:lineRule="auto"/>
        <w:textAlignment w:val="baseline"/>
        <w:rPr>
          <w:rFonts w:ascii="Arial" w:hAnsi="Arial" w:cs="Arial"/>
          <w:color w:val="273239"/>
          <w:spacing w:val="2"/>
          <w:sz w:val="26"/>
          <w:szCs w:val="26"/>
        </w:rPr>
      </w:pPr>
      <w:r w:rsidRPr="009813BF">
        <w:rPr>
          <w:rFonts w:ascii="Arial" w:hAnsi="Arial" w:cs="Arial"/>
          <w:color w:val="273239"/>
          <w:spacing w:val="2"/>
          <w:sz w:val="26"/>
          <w:szCs w:val="26"/>
        </w:rPr>
        <w:t xml:space="preserve">    }</w:t>
      </w:r>
    </w:p>
    <w:p w14:paraId="4539DC01" w14:textId="2FCF5778" w:rsidR="00E51A71" w:rsidRPr="00E51A71" w:rsidRDefault="009813BF" w:rsidP="00E51A71">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119)</w:t>
      </w:r>
      <w:r w:rsidR="00E51A71" w:rsidRPr="00E51A71">
        <w:rPr>
          <w:rFonts w:ascii="Segoe UI" w:hAnsi="Segoe UI" w:cs="Segoe UI"/>
          <w:color w:val="263238"/>
          <w:sz w:val="21"/>
          <w:szCs w:val="21"/>
        </w:rPr>
        <w:t xml:space="preserve"> Given an integer array </w:t>
      </w:r>
      <w:r w:rsidR="00E51A71" w:rsidRPr="00E51A71">
        <w:rPr>
          <w:rFonts w:ascii="Courier New" w:hAnsi="Courier New" w:cs="Courier New"/>
          <w:color w:val="546E7A"/>
          <w:sz w:val="20"/>
          <w:szCs w:val="20"/>
          <w:shd w:val="clear" w:color="auto" w:fill="F7F9FA"/>
        </w:rPr>
        <w:t>nums</w:t>
      </w:r>
      <w:r w:rsidR="00E51A71" w:rsidRPr="00E51A71">
        <w:rPr>
          <w:rFonts w:ascii="Segoe UI" w:hAnsi="Segoe UI" w:cs="Segoe UI"/>
          <w:color w:val="263238"/>
          <w:sz w:val="21"/>
          <w:szCs w:val="21"/>
        </w:rPr>
        <w:t> and an integer </w:t>
      </w:r>
      <w:r w:rsidR="00E51A71" w:rsidRPr="00E51A71">
        <w:rPr>
          <w:rFonts w:ascii="Courier New" w:hAnsi="Courier New" w:cs="Courier New"/>
          <w:color w:val="546E7A"/>
          <w:sz w:val="20"/>
          <w:szCs w:val="20"/>
          <w:shd w:val="clear" w:color="auto" w:fill="F7F9FA"/>
        </w:rPr>
        <w:t>k</w:t>
      </w:r>
      <w:r w:rsidR="00E51A71" w:rsidRPr="00E51A71">
        <w:rPr>
          <w:rFonts w:ascii="Segoe UI" w:hAnsi="Segoe UI" w:cs="Segoe UI"/>
          <w:color w:val="263238"/>
          <w:sz w:val="21"/>
          <w:szCs w:val="21"/>
        </w:rPr>
        <w:t>, return </w:t>
      </w:r>
      <w:r w:rsidR="00E51A71" w:rsidRPr="00E51A71">
        <w:rPr>
          <w:rFonts w:ascii="Segoe UI" w:hAnsi="Segoe UI" w:cs="Segoe UI"/>
          <w:i/>
          <w:iCs/>
          <w:color w:val="263238"/>
          <w:sz w:val="21"/>
          <w:szCs w:val="21"/>
        </w:rPr>
        <w:t>the</w:t>
      </w:r>
      <w:r w:rsidR="00E51A71" w:rsidRPr="00E51A71">
        <w:rPr>
          <w:rFonts w:ascii="Segoe UI" w:hAnsi="Segoe UI" w:cs="Segoe UI"/>
          <w:color w:val="263238"/>
          <w:sz w:val="21"/>
          <w:szCs w:val="21"/>
        </w:rPr>
        <w:t> </w:t>
      </w:r>
      <w:r w:rsidR="00E51A71" w:rsidRPr="00E51A71">
        <w:rPr>
          <w:rFonts w:ascii="Courier New" w:hAnsi="Courier New" w:cs="Courier New"/>
          <w:color w:val="546E7A"/>
          <w:sz w:val="20"/>
          <w:szCs w:val="20"/>
          <w:shd w:val="clear" w:color="auto" w:fill="F7F9FA"/>
        </w:rPr>
        <w:t>k</w:t>
      </w:r>
      <w:r w:rsidR="00E51A71" w:rsidRPr="00E51A71">
        <w:rPr>
          <w:rFonts w:ascii="Courier New" w:hAnsi="Courier New" w:cs="Courier New"/>
          <w:color w:val="546E7A"/>
          <w:sz w:val="15"/>
          <w:szCs w:val="15"/>
          <w:shd w:val="clear" w:color="auto" w:fill="F7F9FA"/>
          <w:vertAlign w:val="superscript"/>
        </w:rPr>
        <w:t>th</w:t>
      </w:r>
      <w:r w:rsidR="00E51A71" w:rsidRPr="00E51A71">
        <w:rPr>
          <w:rFonts w:ascii="Segoe UI" w:hAnsi="Segoe UI" w:cs="Segoe UI"/>
          <w:color w:val="263238"/>
          <w:sz w:val="21"/>
          <w:szCs w:val="21"/>
        </w:rPr>
        <w:t> </w:t>
      </w:r>
      <w:r w:rsidR="00E51A71" w:rsidRPr="00E51A71">
        <w:rPr>
          <w:rFonts w:ascii="Segoe UI" w:hAnsi="Segoe UI" w:cs="Segoe UI"/>
          <w:i/>
          <w:iCs/>
          <w:color w:val="263238"/>
          <w:sz w:val="21"/>
          <w:szCs w:val="21"/>
        </w:rPr>
        <w:t>largest element in the array</w:t>
      </w:r>
      <w:r w:rsidR="00E51A71" w:rsidRPr="00E51A71">
        <w:rPr>
          <w:rFonts w:ascii="Segoe UI" w:hAnsi="Segoe UI" w:cs="Segoe UI"/>
          <w:color w:val="263238"/>
          <w:sz w:val="21"/>
          <w:szCs w:val="21"/>
        </w:rPr>
        <w:t>.</w:t>
      </w:r>
    </w:p>
    <w:p w14:paraId="57B9FAE3" w14:textId="77777777" w:rsidR="00E51A71" w:rsidRPr="00E51A71" w:rsidRDefault="00E51A71" w:rsidP="00E51A71">
      <w:pPr>
        <w:shd w:val="clear" w:color="auto" w:fill="FFFFFF"/>
        <w:spacing w:after="240" w:line="240" w:lineRule="auto"/>
        <w:rPr>
          <w:rFonts w:ascii="Segoe UI" w:eastAsia="Times New Roman" w:hAnsi="Segoe UI" w:cs="Segoe UI"/>
          <w:color w:val="263238"/>
          <w:sz w:val="21"/>
          <w:szCs w:val="21"/>
        </w:rPr>
      </w:pPr>
      <w:r w:rsidRPr="00E51A71">
        <w:rPr>
          <w:rFonts w:ascii="Segoe UI" w:eastAsia="Times New Roman" w:hAnsi="Segoe UI" w:cs="Segoe UI"/>
          <w:color w:val="263238"/>
          <w:sz w:val="21"/>
          <w:szCs w:val="21"/>
        </w:rPr>
        <w:lastRenderedPageBreak/>
        <w:t>Note that it is the </w:t>
      </w:r>
      <w:r w:rsidRPr="00E51A71">
        <w:rPr>
          <w:rFonts w:ascii="Courier New" w:eastAsia="Times New Roman" w:hAnsi="Courier New" w:cs="Courier New"/>
          <w:color w:val="546E7A"/>
          <w:sz w:val="20"/>
          <w:szCs w:val="20"/>
          <w:shd w:val="clear" w:color="auto" w:fill="F7F9FA"/>
        </w:rPr>
        <w:t>k</w:t>
      </w:r>
      <w:r w:rsidRPr="00E51A71">
        <w:rPr>
          <w:rFonts w:ascii="Courier New" w:eastAsia="Times New Roman" w:hAnsi="Courier New" w:cs="Courier New"/>
          <w:color w:val="546E7A"/>
          <w:sz w:val="15"/>
          <w:szCs w:val="15"/>
          <w:shd w:val="clear" w:color="auto" w:fill="F7F9FA"/>
          <w:vertAlign w:val="superscript"/>
        </w:rPr>
        <w:t>th</w:t>
      </w:r>
      <w:r w:rsidRPr="00E51A71">
        <w:rPr>
          <w:rFonts w:ascii="Segoe UI" w:eastAsia="Times New Roman" w:hAnsi="Segoe UI" w:cs="Segoe UI"/>
          <w:color w:val="263238"/>
          <w:sz w:val="21"/>
          <w:szCs w:val="21"/>
        </w:rPr>
        <w:t> largest element in the sorted order, not the </w:t>
      </w:r>
      <w:r w:rsidRPr="00E51A71">
        <w:rPr>
          <w:rFonts w:ascii="Courier New" w:eastAsia="Times New Roman" w:hAnsi="Courier New" w:cs="Courier New"/>
          <w:color w:val="546E7A"/>
          <w:sz w:val="20"/>
          <w:szCs w:val="20"/>
          <w:shd w:val="clear" w:color="auto" w:fill="F7F9FA"/>
        </w:rPr>
        <w:t>k</w:t>
      </w:r>
      <w:r w:rsidRPr="00E51A71">
        <w:rPr>
          <w:rFonts w:ascii="Courier New" w:eastAsia="Times New Roman" w:hAnsi="Courier New" w:cs="Courier New"/>
          <w:color w:val="546E7A"/>
          <w:sz w:val="15"/>
          <w:szCs w:val="15"/>
          <w:shd w:val="clear" w:color="auto" w:fill="F7F9FA"/>
          <w:vertAlign w:val="superscript"/>
        </w:rPr>
        <w:t>th</w:t>
      </w:r>
      <w:r w:rsidRPr="00E51A71">
        <w:rPr>
          <w:rFonts w:ascii="Segoe UI" w:eastAsia="Times New Roman" w:hAnsi="Segoe UI" w:cs="Segoe UI"/>
          <w:color w:val="263238"/>
          <w:sz w:val="21"/>
          <w:szCs w:val="21"/>
        </w:rPr>
        <w:t> distinct element.</w:t>
      </w:r>
    </w:p>
    <w:p w14:paraId="14DABF38" w14:textId="77777777" w:rsidR="00E51A71" w:rsidRPr="00E51A71" w:rsidRDefault="00E51A71" w:rsidP="00E51A71">
      <w:pPr>
        <w:shd w:val="clear" w:color="auto" w:fill="FFFFFF"/>
        <w:spacing w:after="240" w:line="240" w:lineRule="auto"/>
        <w:rPr>
          <w:rFonts w:ascii="Segoe UI" w:eastAsia="Times New Roman" w:hAnsi="Segoe UI" w:cs="Segoe UI"/>
          <w:color w:val="263238"/>
          <w:sz w:val="21"/>
          <w:szCs w:val="21"/>
        </w:rPr>
      </w:pPr>
      <w:r w:rsidRPr="00E51A71">
        <w:rPr>
          <w:rFonts w:ascii="Segoe UI" w:eastAsia="Times New Roman" w:hAnsi="Segoe UI" w:cs="Segoe UI"/>
          <w:color w:val="263238"/>
          <w:sz w:val="21"/>
          <w:szCs w:val="21"/>
        </w:rPr>
        <w:t> </w:t>
      </w:r>
    </w:p>
    <w:p w14:paraId="26E67846" w14:textId="77777777" w:rsidR="00E51A71" w:rsidRPr="00E51A71" w:rsidRDefault="00E51A71" w:rsidP="00E51A71">
      <w:pPr>
        <w:shd w:val="clear" w:color="auto" w:fill="FFFFFF"/>
        <w:spacing w:after="240" w:line="240" w:lineRule="auto"/>
        <w:rPr>
          <w:rFonts w:ascii="Segoe UI" w:eastAsia="Times New Roman" w:hAnsi="Segoe UI" w:cs="Segoe UI"/>
          <w:color w:val="263238"/>
          <w:sz w:val="21"/>
          <w:szCs w:val="21"/>
        </w:rPr>
      </w:pPr>
      <w:r w:rsidRPr="00E51A71">
        <w:rPr>
          <w:rFonts w:ascii="Segoe UI" w:eastAsia="Times New Roman" w:hAnsi="Segoe UI" w:cs="Segoe UI"/>
          <w:b/>
          <w:bCs/>
          <w:color w:val="263238"/>
          <w:sz w:val="21"/>
          <w:szCs w:val="21"/>
        </w:rPr>
        <w:t>Example 1:</w:t>
      </w:r>
    </w:p>
    <w:p w14:paraId="72A0E05B" w14:textId="77777777" w:rsidR="00E51A71" w:rsidRPr="00E51A71" w:rsidRDefault="00E51A71" w:rsidP="00E51A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51A71">
        <w:rPr>
          <w:rFonts w:ascii="Consolas" w:eastAsia="Times New Roman" w:hAnsi="Consolas" w:cs="Courier New"/>
          <w:b/>
          <w:bCs/>
          <w:color w:val="263238"/>
          <w:sz w:val="20"/>
          <w:szCs w:val="20"/>
        </w:rPr>
        <w:t>Input:</w:t>
      </w:r>
      <w:r w:rsidRPr="00E51A71">
        <w:rPr>
          <w:rFonts w:ascii="Consolas" w:eastAsia="Times New Roman" w:hAnsi="Consolas" w:cs="Courier New"/>
          <w:color w:val="263238"/>
          <w:sz w:val="20"/>
          <w:szCs w:val="20"/>
        </w:rPr>
        <w:t xml:space="preserve"> nums = [3,2,1,5,6,4], k = 2</w:t>
      </w:r>
    </w:p>
    <w:p w14:paraId="3FFCBAEF" w14:textId="28BEE52A" w:rsidR="009958B3" w:rsidRPr="00E51A71" w:rsidRDefault="00E51A71" w:rsidP="00E51A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51A71">
        <w:rPr>
          <w:rFonts w:ascii="Consolas" w:eastAsia="Times New Roman" w:hAnsi="Consolas" w:cs="Courier New"/>
          <w:b/>
          <w:bCs/>
          <w:color w:val="263238"/>
          <w:sz w:val="20"/>
          <w:szCs w:val="20"/>
        </w:rPr>
        <w:t>Output:</w:t>
      </w:r>
      <w:r w:rsidRPr="00E51A71">
        <w:rPr>
          <w:rFonts w:ascii="Consolas" w:eastAsia="Times New Roman" w:hAnsi="Consolas" w:cs="Courier New"/>
          <w:color w:val="263238"/>
          <w:sz w:val="20"/>
          <w:szCs w:val="20"/>
        </w:rPr>
        <w:t xml:space="preserve"> 5</w:t>
      </w:r>
    </w:p>
    <w:p w14:paraId="15C4D314" w14:textId="77777777" w:rsidR="00E51A71" w:rsidRPr="00E51A71" w:rsidRDefault="009813BF" w:rsidP="00E51A71">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E51A71" w:rsidRPr="00E51A71">
        <w:rPr>
          <w:rFonts w:ascii="Arial" w:hAnsi="Arial" w:cs="Arial"/>
          <w:color w:val="273239"/>
          <w:spacing w:val="2"/>
          <w:sz w:val="26"/>
          <w:szCs w:val="26"/>
        </w:rPr>
        <w:t xml:space="preserve"> int findKthLargest(vector&lt;int&gt;&amp; nums, int k) {</w:t>
      </w:r>
    </w:p>
    <w:p w14:paraId="3AE26A27" w14:textId="77777777" w:rsidR="00E51A71" w:rsidRPr="00E51A71" w:rsidRDefault="00E51A71" w:rsidP="00E51A71">
      <w:pPr>
        <w:shd w:val="clear" w:color="auto" w:fill="FFFFFF"/>
        <w:spacing w:after="0" w:line="240" w:lineRule="auto"/>
        <w:textAlignment w:val="baseline"/>
        <w:rPr>
          <w:rFonts w:ascii="Arial" w:hAnsi="Arial" w:cs="Arial"/>
          <w:color w:val="273239"/>
          <w:spacing w:val="2"/>
          <w:sz w:val="26"/>
          <w:szCs w:val="26"/>
        </w:rPr>
      </w:pPr>
      <w:r w:rsidRPr="00E51A71">
        <w:rPr>
          <w:rFonts w:ascii="Arial" w:hAnsi="Arial" w:cs="Arial"/>
          <w:color w:val="273239"/>
          <w:spacing w:val="2"/>
          <w:sz w:val="26"/>
          <w:szCs w:val="26"/>
        </w:rPr>
        <w:t xml:space="preserve">        sort(nums.begin(),nums.end());</w:t>
      </w:r>
    </w:p>
    <w:p w14:paraId="1B0F2360" w14:textId="77777777" w:rsidR="00E51A71" w:rsidRPr="00E51A71" w:rsidRDefault="00E51A71" w:rsidP="00E51A71">
      <w:pPr>
        <w:shd w:val="clear" w:color="auto" w:fill="FFFFFF"/>
        <w:spacing w:after="0" w:line="240" w:lineRule="auto"/>
        <w:textAlignment w:val="baseline"/>
        <w:rPr>
          <w:rFonts w:ascii="Arial" w:hAnsi="Arial" w:cs="Arial"/>
          <w:color w:val="273239"/>
          <w:spacing w:val="2"/>
          <w:sz w:val="26"/>
          <w:szCs w:val="26"/>
        </w:rPr>
      </w:pPr>
      <w:r w:rsidRPr="00E51A71">
        <w:rPr>
          <w:rFonts w:ascii="Arial" w:hAnsi="Arial" w:cs="Arial"/>
          <w:color w:val="273239"/>
          <w:spacing w:val="2"/>
          <w:sz w:val="26"/>
          <w:szCs w:val="26"/>
        </w:rPr>
        <w:t xml:space="preserve">        return nums[nums.size()-k];</w:t>
      </w:r>
    </w:p>
    <w:p w14:paraId="02E65C96" w14:textId="049808B9" w:rsidR="009813BF" w:rsidRDefault="00E51A71" w:rsidP="00E51A71">
      <w:pPr>
        <w:shd w:val="clear" w:color="auto" w:fill="FFFFFF"/>
        <w:spacing w:after="0" w:line="240" w:lineRule="auto"/>
        <w:textAlignment w:val="baseline"/>
        <w:rPr>
          <w:rFonts w:ascii="Arial" w:hAnsi="Arial" w:cs="Arial"/>
          <w:color w:val="273239"/>
          <w:spacing w:val="2"/>
          <w:sz w:val="26"/>
          <w:szCs w:val="26"/>
        </w:rPr>
      </w:pPr>
      <w:r w:rsidRPr="00E51A71">
        <w:rPr>
          <w:rFonts w:ascii="Arial" w:hAnsi="Arial" w:cs="Arial"/>
          <w:color w:val="273239"/>
          <w:spacing w:val="2"/>
          <w:sz w:val="26"/>
          <w:szCs w:val="26"/>
        </w:rPr>
        <w:t xml:space="preserve">    }</w:t>
      </w:r>
    </w:p>
    <w:p w14:paraId="593FB5F6" w14:textId="66981322" w:rsidR="00631E59" w:rsidRPr="00631E59" w:rsidRDefault="00E51A71" w:rsidP="00631E59">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120)</w:t>
      </w:r>
      <w:r w:rsidR="00631E59" w:rsidRPr="00631E59">
        <w:rPr>
          <w:rFonts w:ascii="Segoe UI" w:hAnsi="Segoe UI" w:cs="Segoe UI"/>
          <w:color w:val="263238"/>
          <w:sz w:val="21"/>
          <w:szCs w:val="21"/>
        </w:rPr>
        <w:t xml:space="preserve"> Given an integer array </w:t>
      </w:r>
      <w:r w:rsidR="00631E59" w:rsidRPr="00631E59">
        <w:rPr>
          <w:rFonts w:ascii="Courier New" w:hAnsi="Courier New" w:cs="Courier New"/>
          <w:color w:val="546E7A"/>
          <w:sz w:val="20"/>
          <w:szCs w:val="20"/>
          <w:shd w:val="clear" w:color="auto" w:fill="F7F9FA"/>
        </w:rPr>
        <w:t>nums</w:t>
      </w:r>
      <w:r w:rsidR="00631E59" w:rsidRPr="00631E59">
        <w:rPr>
          <w:rFonts w:ascii="Segoe UI" w:hAnsi="Segoe UI" w:cs="Segoe UI"/>
          <w:color w:val="263238"/>
          <w:sz w:val="21"/>
          <w:szCs w:val="21"/>
        </w:rPr>
        <w:t>, return </w:t>
      </w:r>
      <w:r w:rsidR="00631E59" w:rsidRPr="00631E59">
        <w:rPr>
          <w:rFonts w:ascii="Segoe UI" w:hAnsi="Segoe UI" w:cs="Segoe UI"/>
          <w:i/>
          <w:iCs/>
          <w:color w:val="263238"/>
          <w:sz w:val="21"/>
          <w:szCs w:val="21"/>
        </w:rPr>
        <w:t>the </w:t>
      </w:r>
      <w:r w:rsidR="00631E59" w:rsidRPr="00631E59">
        <w:rPr>
          <w:rFonts w:ascii="Segoe UI" w:hAnsi="Segoe UI" w:cs="Segoe UI"/>
          <w:b/>
          <w:bCs/>
          <w:i/>
          <w:iCs/>
          <w:color w:val="263238"/>
          <w:sz w:val="21"/>
          <w:szCs w:val="21"/>
        </w:rPr>
        <w:t>third distinct maximum</w:t>
      </w:r>
      <w:r w:rsidR="00631E59" w:rsidRPr="00631E59">
        <w:rPr>
          <w:rFonts w:ascii="Segoe UI" w:hAnsi="Segoe UI" w:cs="Segoe UI"/>
          <w:i/>
          <w:iCs/>
          <w:color w:val="263238"/>
          <w:sz w:val="21"/>
          <w:szCs w:val="21"/>
        </w:rPr>
        <w:t> number in this array. If the third maximum does not exist, return the </w:t>
      </w:r>
      <w:r w:rsidR="00631E59" w:rsidRPr="00631E59">
        <w:rPr>
          <w:rFonts w:ascii="Segoe UI" w:hAnsi="Segoe UI" w:cs="Segoe UI"/>
          <w:b/>
          <w:bCs/>
          <w:i/>
          <w:iCs/>
          <w:color w:val="263238"/>
          <w:sz w:val="21"/>
          <w:szCs w:val="21"/>
        </w:rPr>
        <w:t>maximum</w:t>
      </w:r>
      <w:r w:rsidR="00631E59" w:rsidRPr="00631E59">
        <w:rPr>
          <w:rFonts w:ascii="Segoe UI" w:hAnsi="Segoe UI" w:cs="Segoe UI"/>
          <w:i/>
          <w:iCs/>
          <w:color w:val="263238"/>
          <w:sz w:val="21"/>
          <w:szCs w:val="21"/>
        </w:rPr>
        <w:t> number</w:t>
      </w:r>
      <w:r w:rsidR="00631E59" w:rsidRPr="00631E59">
        <w:rPr>
          <w:rFonts w:ascii="Segoe UI" w:hAnsi="Segoe UI" w:cs="Segoe UI"/>
          <w:color w:val="263238"/>
          <w:sz w:val="21"/>
          <w:szCs w:val="21"/>
        </w:rPr>
        <w:t>.</w:t>
      </w:r>
    </w:p>
    <w:p w14:paraId="7C347DD3" w14:textId="77777777" w:rsidR="00631E59" w:rsidRPr="00631E59" w:rsidRDefault="00631E59" w:rsidP="00631E59">
      <w:pPr>
        <w:shd w:val="clear" w:color="auto" w:fill="FFFFFF"/>
        <w:spacing w:after="240" w:line="240" w:lineRule="auto"/>
        <w:rPr>
          <w:rFonts w:ascii="Segoe UI" w:eastAsia="Times New Roman" w:hAnsi="Segoe UI" w:cs="Segoe UI"/>
          <w:color w:val="263238"/>
          <w:sz w:val="21"/>
          <w:szCs w:val="21"/>
        </w:rPr>
      </w:pPr>
      <w:r w:rsidRPr="00631E59">
        <w:rPr>
          <w:rFonts w:ascii="Segoe UI" w:eastAsia="Times New Roman" w:hAnsi="Segoe UI" w:cs="Segoe UI"/>
          <w:color w:val="263238"/>
          <w:sz w:val="21"/>
          <w:szCs w:val="21"/>
        </w:rPr>
        <w:t> </w:t>
      </w:r>
    </w:p>
    <w:p w14:paraId="04CBF13B" w14:textId="77777777" w:rsidR="00631E59" w:rsidRPr="00631E59" w:rsidRDefault="00631E59" w:rsidP="00631E59">
      <w:pPr>
        <w:shd w:val="clear" w:color="auto" w:fill="FFFFFF"/>
        <w:spacing w:after="240" w:line="240" w:lineRule="auto"/>
        <w:rPr>
          <w:rFonts w:ascii="Segoe UI" w:eastAsia="Times New Roman" w:hAnsi="Segoe UI" w:cs="Segoe UI"/>
          <w:color w:val="263238"/>
          <w:sz w:val="21"/>
          <w:szCs w:val="21"/>
        </w:rPr>
      </w:pPr>
      <w:r w:rsidRPr="00631E59">
        <w:rPr>
          <w:rFonts w:ascii="Segoe UI" w:eastAsia="Times New Roman" w:hAnsi="Segoe UI" w:cs="Segoe UI"/>
          <w:b/>
          <w:bCs/>
          <w:color w:val="263238"/>
          <w:sz w:val="21"/>
          <w:szCs w:val="21"/>
        </w:rPr>
        <w:t>Example 1:</w:t>
      </w:r>
    </w:p>
    <w:p w14:paraId="1EF2155D" w14:textId="77777777" w:rsidR="00631E59"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b/>
          <w:bCs/>
          <w:color w:val="263238"/>
          <w:sz w:val="20"/>
          <w:szCs w:val="20"/>
        </w:rPr>
        <w:t>Input:</w:t>
      </w:r>
      <w:r w:rsidRPr="00631E59">
        <w:rPr>
          <w:rFonts w:ascii="Consolas" w:eastAsia="Times New Roman" w:hAnsi="Consolas" w:cs="Courier New"/>
          <w:color w:val="263238"/>
          <w:sz w:val="20"/>
          <w:szCs w:val="20"/>
        </w:rPr>
        <w:t xml:space="preserve"> nums = [3,2,1]</w:t>
      </w:r>
    </w:p>
    <w:p w14:paraId="482A5BB7" w14:textId="77777777" w:rsidR="00631E59"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b/>
          <w:bCs/>
          <w:color w:val="263238"/>
          <w:sz w:val="20"/>
          <w:szCs w:val="20"/>
        </w:rPr>
        <w:t>Output:</w:t>
      </w:r>
      <w:r w:rsidRPr="00631E59">
        <w:rPr>
          <w:rFonts w:ascii="Consolas" w:eastAsia="Times New Roman" w:hAnsi="Consolas" w:cs="Courier New"/>
          <w:color w:val="263238"/>
          <w:sz w:val="20"/>
          <w:szCs w:val="20"/>
        </w:rPr>
        <w:t xml:space="preserve"> 1</w:t>
      </w:r>
    </w:p>
    <w:p w14:paraId="1C0D4789" w14:textId="77777777" w:rsidR="00631E59"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b/>
          <w:bCs/>
          <w:color w:val="263238"/>
          <w:sz w:val="20"/>
          <w:szCs w:val="20"/>
        </w:rPr>
        <w:t>Explanation:</w:t>
      </w:r>
    </w:p>
    <w:p w14:paraId="447E1442" w14:textId="77777777" w:rsidR="00631E59"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color w:val="263238"/>
          <w:sz w:val="20"/>
          <w:szCs w:val="20"/>
        </w:rPr>
        <w:t>The first distinct maximum is 3.</w:t>
      </w:r>
    </w:p>
    <w:p w14:paraId="33DBF860" w14:textId="77777777" w:rsidR="00631E59"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color w:val="263238"/>
          <w:sz w:val="20"/>
          <w:szCs w:val="20"/>
        </w:rPr>
        <w:t>The second distinct maximum is 2.</w:t>
      </w:r>
    </w:p>
    <w:p w14:paraId="579342A0" w14:textId="3ABFED73" w:rsidR="00E51A71" w:rsidRPr="00631E59" w:rsidRDefault="00631E59" w:rsidP="00631E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1E59">
        <w:rPr>
          <w:rFonts w:ascii="Consolas" w:eastAsia="Times New Roman" w:hAnsi="Consolas" w:cs="Courier New"/>
          <w:color w:val="263238"/>
          <w:sz w:val="20"/>
          <w:szCs w:val="20"/>
        </w:rPr>
        <w:t>The third distinct maximum is 1.</w:t>
      </w:r>
    </w:p>
    <w:p w14:paraId="6D0CF398" w14:textId="72DD9436" w:rsidR="00631E59" w:rsidRPr="00631E59" w:rsidRDefault="00E51A71" w:rsidP="00631E5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631E59" w:rsidRPr="00631E59">
        <w:t xml:space="preserve"> </w:t>
      </w:r>
      <w:r w:rsidR="00631E59" w:rsidRPr="00631E59">
        <w:rPr>
          <w:rFonts w:ascii="Arial" w:hAnsi="Arial" w:cs="Arial"/>
          <w:color w:val="273239"/>
          <w:spacing w:val="2"/>
          <w:sz w:val="26"/>
          <w:szCs w:val="26"/>
        </w:rPr>
        <w:t>int thirdMax(vector&lt;int&gt;&amp; nums) {</w:t>
      </w:r>
    </w:p>
    <w:p w14:paraId="24E9F074"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sort(nums.begin(),nums.end());</w:t>
      </w:r>
    </w:p>
    <w:p w14:paraId="3DBA4AB6"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auto temp=unique(nums.begin(),nums.end());</w:t>
      </w:r>
    </w:p>
    <w:p w14:paraId="2ED10747"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nums.erase(temp,nums.end());</w:t>
      </w:r>
    </w:p>
    <w:p w14:paraId="2410FC7F"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if(nums.size()&lt;3)</w:t>
      </w:r>
    </w:p>
    <w:p w14:paraId="3AB3557A"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return nums[nums.size()-1];</w:t>
      </w:r>
    </w:p>
    <w:p w14:paraId="0CE2EBC9"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else</w:t>
      </w:r>
    </w:p>
    <w:p w14:paraId="787C35EA" w14:textId="77777777" w:rsidR="00631E59" w:rsidRPr="00631E59"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return nums[nums.size()-3];</w:t>
      </w:r>
    </w:p>
    <w:p w14:paraId="02669831" w14:textId="398BC6EA" w:rsidR="00E51A71" w:rsidRDefault="00631E59" w:rsidP="00631E59">
      <w:pPr>
        <w:shd w:val="clear" w:color="auto" w:fill="FFFFFF"/>
        <w:spacing w:after="0" w:line="240" w:lineRule="auto"/>
        <w:textAlignment w:val="baseline"/>
        <w:rPr>
          <w:rFonts w:ascii="Arial" w:hAnsi="Arial" w:cs="Arial"/>
          <w:color w:val="273239"/>
          <w:spacing w:val="2"/>
          <w:sz w:val="26"/>
          <w:szCs w:val="26"/>
        </w:rPr>
      </w:pPr>
      <w:r w:rsidRPr="00631E59">
        <w:rPr>
          <w:rFonts w:ascii="Arial" w:hAnsi="Arial" w:cs="Arial"/>
          <w:color w:val="273239"/>
          <w:spacing w:val="2"/>
          <w:sz w:val="26"/>
          <w:szCs w:val="26"/>
        </w:rPr>
        <w:t xml:space="preserve">    }</w:t>
      </w:r>
    </w:p>
    <w:p w14:paraId="2B142610" w14:textId="6D8D8BDD" w:rsidR="001E2F78" w:rsidRPr="001E2F78" w:rsidRDefault="00631E59" w:rsidP="001E2F78">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121)</w:t>
      </w:r>
      <w:r w:rsidR="001E2F78" w:rsidRPr="001E2F78">
        <w:rPr>
          <w:rFonts w:ascii="Segoe UI" w:hAnsi="Segoe UI" w:cs="Segoe UI"/>
          <w:color w:val="263238"/>
          <w:sz w:val="21"/>
          <w:szCs w:val="21"/>
        </w:rPr>
        <w:t xml:space="preserve"> Given an integer </w:t>
      </w:r>
      <w:r w:rsidR="001E2F78" w:rsidRPr="001E2F78">
        <w:rPr>
          <w:rFonts w:ascii="Courier New" w:hAnsi="Courier New" w:cs="Courier New"/>
          <w:color w:val="546E7A"/>
          <w:sz w:val="20"/>
          <w:szCs w:val="20"/>
          <w:shd w:val="clear" w:color="auto" w:fill="F7F9FA"/>
        </w:rPr>
        <w:t>n</w:t>
      </w:r>
      <w:r w:rsidR="001E2F78" w:rsidRPr="001E2F78">
        <w:rPr>
          <w:rFonts w:ascii="Segoe UI" w:hAnsi="Segoe UI" w:cs="Segoe UI"/>
          <w:color w:val="263238"/>
          <w:sz w:val="21"/>
          <w:szCs w:val="21"/>
        </w:rPr>
        <w:t>, return </w:t>
      </w:r>
      <w:r w:rsidR="001E2F78" w:rsidRPr="001E2F78">
        <w:rPr>
          <w:rFonts w:ascii="Courier New" w:hAnsi="Courier New" w:cs="Courier New"/>
          <w:i/>
          <w:iCs/>
          <w:color w:val="546E7A"/>
          <w:sz w:val="20"/>
          <w:szCs w:val="20"/>
          <w:shd w:val="clear" w:color="auto" w:fill="F7F9FA"/>
        </w:rPr>
        <w:t>true</w:t>
      </w:r>
      <w:r w:rsidR="001E2F78" w:rsidRPr="001E2F78">
        <w:rPr>
          <w:rFonts w:ascii="Segoe UI" w:hAnsi="Segoe UI" w:cs="Segoe UI"/>
          <w:i/>
          <w:iCs/>
          <w:color w:val="263238"/>
          <w:sz w:val="21"/>
          <w:szCs w:val="21"/>
        </w:rPr>
        <w:t> if it is a power of two. Otherwise, return </w:t>
      </w:r>
      <w:r w:rsidR="001E2F78" w:rsidRPr="001E2F78">
        <w:rPr>
          <w:rFonts w:ascii="Courier New" w:hAnsi="Courier New" w:cs="Courier New"/>
          <w:i/>
          <w:iCs/>
          <w:color w:val="546E7A"/>
          <w:sz w:val="20"/>
          <w:szCs w:val="20"/>
          <w:shd w:val="clear" w:color="auto" w:fill="F7F9FA"/>
        </w:rPr>
        <w:t>false</w:t>
      </w:r>
      <w:r w:rsidR="001E2F78" w:rsidRPr="001E2F78">
        <w:rPr>
          <w:rFonts w:ascii="Segoe UI" w:hAnsi="Segoe UI" w:cs="Segoe UI"/>
          <w:color w:val="263238"/>
          <w:sz w:val="21"/>
          <w:szCs w:val="21"/>
        </w:rPr>
        <w:t>.</w:t>
      </w:r>
    </w:p>
    <w:p w14:paraId="3F04F48D" w14:textId="77777777" w:rsidR="001E2F78" w:rsidRPr="001E2F78" w:rsidRDefault="001E2F78" w:rsidP="001E2F78">
      <w:pPr>
        <w:shd w:val="clear" w:color="auto" w:fill="FFFFFF"/>
        <w:spacing w:after="240" w:line="240" w:lineRule="auto"/>
        <w:rPr>
          <w:rFonts w:ascii="Segoe UI" w:eastAsia="Times New Roman" w:hAnsi="Segoe UI" w:cs="Segoe UI"/>
          <w:color w:val="263238"/>
          <w:sz w:val="21"/>
          <w:szCs w:val="21"/>
        </w:rPr>
      </w:pPr>
      <w:r w:rsidRPr="001E2F78">
        <w:rPr>
          <w:rFonts w:ascii="Segoe UI" w:eastAsia="Times New Roman" w:hAnsi="Segoe UI" w:cs="Segoe UI"/>
          <w:color w:val="263238"/>
          <w:sz w:val="21"/>
          <w:szCs w:val="21"/>
        </w:rPr>
        <w:t>An integer </w:t>
      </w:r>
      <w:r w:rsidRPr="001E2F78">
        <w:rPr>
          <w:rFonts w:ascii="Courier New" w:eastAsia="Times New Roman" w:hAnsi="Courier New" w:cs="Courier New"/>
          <w:color w:val="546E7A"/>
          <w:sz w:val="20"/>
          <w:szCs w:val="20"/>
          <w:shd w:val="clear" w:color="auto" w:fill="F7F9FA"/>
        </w:rPr>
        <w:t>n</w:t>
      </w:r>
      <w:r w:rsidRPr="001E2F78">
        <w:rPr>
          <w:rFonts w:ascii="Segoe UI" w:eastAsia="Times New Roman" w:hAnsi="Segoe UI" w:cs="Segoe UI"/>
          <w:color w:val="263238"/>
          <w:sz w:val="21"/>
          <w:szCs w:val="21"/>
        </w:rPr>
        <w:t> is a power of two, if there exists an integer </w:t>
      </w:r>
      <w:r w:rsidRPr="001E2F78">
        <w:rPr>
          <w:rFonts w:ascii="Courier New" w:eastAsia="Times New Roman" w:hAnsi="Courier New" w:cs="Courier New"/>
          <w:color w:val="546E7A"/>
          <w:sz w:val="20"/>
          <w:szCs w:val="20"/>
          <w:shd w:val="clear" w:color="auto" w:fill="F7F9FA"/>
        </w:rPr>
        <w:t>x</w:t>
      </w:r>
      <w:r w:rsidRPr="001E2F78">
        <w:rPr>
          <w:rFonts w:ascii="Segoe UI" w:eastAsia="Times New Roman" w:hAnsi="Segoe UI" w:cs="Segoe UI"/>
          <w:color w:val="263238"/>
          <w:sz w:val="21"/>
          <w:szCs w:val="21"/>
        </w:rPr>
        <w:t> such that </w:t>
      </w:r>
      <w:r w:rsidRPr="001E2F78">
        <w:rPr>
          <w:rFonts w:ascii="Courier New" w:eastAsia="Times New Roman" w:hAnsi="Courier New" w:cs="Courier New"/>
          <w:color w:val="546E7A"/>
          <w:sz w:val="20"/>
          <w:szCs w:val="20"/>
          <w:shd w:val="clear" w:color="auto" w:fill="F7F9FA"/>
        </w:rPr>
        <w:t>n == 2</w:t>
      </w:r>
      <w:r w:rsidRPr="001E2F78">
        <w:rPr>
          <w:rFonts w:ascii="Courier New" w:eastAsia="Times New Roman" w:hAnsi="Courier New" w:cs="Courier New"/>
          <w:color w:val="546E7A"/>
          <w:sz w:val="15"/>
          <w:szCs w:val="15"/>
          <w:shd w:val="clear" w:color="auto" w:fill="F7F9FA"/>
          <w:vertAlign w:val="superscript"/>
        </w:rPr>
        <w:t>x</w:t>
      </w:r>
      <w:r w:rsidRPr="001E2F78">
        <w:rPr>
          <w:rFonts w:ascii="Segoe UI" w:eastAsia="Times New Roman" w:hAnsi="Segoe UI" w:cs="Segoe UI"/>
          <w:color w:val="263238"/>
          <w:sz w:val="21"/>
          <w:szCs w:val="21"/>
        </w:rPr>
        <w:t>.</w:t>
      </w:r>
    </w:p>
    <w:p w14:paraId="3C269CAA" w14:textId="77777777" w:rsidR="001E2F78" w:rsidRPr="001E2F78" w:rsidRDefault="001E2F78" w:rsidP="001E2F78">
      <w:pPr>
        <w:shd w:val="clear" w:color="auto" w:fill="FFFFFF"/>
        <w:spacing w:after="240" w:line="240" w:lineRule="auto"/>
        <w:rPr>
          <w:rFonts w:ascii="Segoe UI" w:eastAsia="Times New Roman" w:hAnsi="Segoe UI" w:cs="Segoe UI"/>
          <w:color w:val="263238"/>
          <w:sz w:val="21"/>
          <w:szCs w:val="21"/>
        </w:rPr>
      </w:pPr>
      <w:r w:rsidRPr="001E2F78">
        <w:rPr>
          <w:rFonts w:ascii="Segoe UI" w:eastAsia="Times New Roman" w:hAnsi="Segoe UI" w:cs="Segoe UI"/>
          <w:color w:val="263238"/>
          <w:sz w:val="21"/>
          <w:szCs w:val="21"/>
        </w:rPr>
        <w:t> </w:t>
      </w:r>
    </w:p>
    <w:p w14:paraId="3054FEA0" w14:textId="77777777" w:rsidR="001E2F78" w:rsidRPr="001E2F78" w:rsidRDefault="001E2F78" w:rsidP="001E2F78">
      <w:pPr>
        <w:shd w:val="clear" w:color="auto" w:fill="FFFFFF"/>
        <w:spacing w:after="240" w:line="240" w:lineRule="auto"/>
        <w:rPr>
          <w:rFonts w:ascii="Segoe UI" w:eastAsia="Times New Roman" w:hAnsi="Segoe UI" w:cs="Segoe UI"/>
          <w:color w:val="263238"/>
          <w:sz w:val="21"/>
          <w:szCs w:val="21"/>
        </w:rPr>
      </w:pPr>
      <w:r w:rsidRPr="001E2F78">
        <w:rPr>
          <w:rFonts w:ascii="Segoe UI" w:eastAsia="Times New Roman" w:hAnsi="Segoe UI" w:cs="Segoe UI"/>
          <w:b/>
          <w:bCs/>
          <w:color w:val="263238"/>
          <w:sz w:val="21"/>
          <w:szCs w:val="21"/>
        </w:rPr>
        <w:lastRenderedPageBreak/>
        <w:t>Example 1:</w:t>
      </w:r>
    </w:p>
    <w:p w14:paraId="47B903EF" w14:textId="77777777" w:rsidR="001E2F78" w:rsidRPr="001E2F78" w:rsidRDefault="001E2F78" w:rsidP="001E2F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F78">
        <w:rPr>
          <w:rFonts w:ascii="Consolas" w:eastAsia="Times New Roman" w:hAnsi="Consolas" w:cs="Courier New"/>
          <w:b/>
          <w:bCs/>
          <w:color w:val="263238"/>
          <w:sz w:val="20"/>
          <w:szCs w:val="20"/>
        </w:rPr>
        <w:t>Input:</w:t>
      </w:r>
      <w:r w:rsidRPr="001E2F78">
        <w:rPr>
          <w:rFonts w:ascii="Consolas" w:eastAsia="Times New Roman" w:hAnsi="Consolas" w:cs="Courier New"/>
          <w:color w:val="263238"/>
          <w:sz w:val="20"/>
          <w:szCs w:val="20"/>
        </w:rPr>
        <w:t xml:space="preserve"> n = 1</w:t>
      </w:r>
    </w:p>
    <w:p w14:paraId="1FD8D06D" w14:textId="77777777" w:rsidR="001E2F78" w:rsidRPr="001E2F78" w:rsidRDefault="001E2F78" w:rsidP="001E2F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F78">
        <w:rPr>
          <w:rFonts w:ascii="Consolas" w:eastAsia="Times New Roman" w:hAnsi="Consolas" w:cs="Courier New"/>
          <w:b/>
          <w:bCs/>
          <w:color w:val="263238"/>
          <w:sz w:val="20"/>
          <w:szCs w:val="20"/>
        </w:rPr>
        <w:t>Output:</w:t>
      </w:r>
      <w:r w:rsidRPr="001E2F78">
        <w:rPr>
          <w:rFonts w:ascii="Consolas" w:eastAsia="Times New Roman" w:hAnsi="Consolas" w:cs="Courier New"/>
          <w:color w:val="263238"/>
          <w:sz w:val="20"/>
          <w:szCs w:val="20"/>
        </w:rPr>
        <w:t xml:space="preserve"> true</w:t>
      </w:r>
    </w:p>
    <w:p w14:paraId="5BC0AEF3" w14:textId="77777777" w:rsidR="001E2F78" w:rsidRPr="001E2F78" w:rsidRDefault="001E2F78" w:rsidP="001E2F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F78">
        <w:rPr>
          <w:rFonts w:ascii="Consolas" w:eastAsia="Times New Roman" w:hAnsi="Consolas" w:cs="Courier New"/>
          <w:b/>
          <w:bCs/>
          <w:color w:val="263238"/>
          <w:sz w:val="20"/>
          <w:szCs w:val="20"/>
        </w:rPr>
        <w:t xml:space="preserve">Explanation: </w:t>
      </w:r>
      <w:r w:rsidRPr="001E2F78">
        <w:rPr>
          <w:rFonts w:ascii="Consolas" w:eastAsia="Times New Roman" w:hAnsi="Consolas" w:cs="Courier New"/>
          <w:color w:val="263238"/>
          <w:sz w:val="20"/>
          <w:szCs w:val="20"/>
        </w:rPr>
        <w:t>2</w:t>
      </w:r>
      <w:r w:rsidRPr="001E2F78">
        <w:rPr>
          <w:rFonts w:ascii="Consolas" w:eastAsia="Times New Roman" w:hAnsi="Consolas" w:cs="Courier New"/>
          <w:color w:val="263238"/>
          <w:sz w:val="15"/>
          <w:szCs w:val="15"/>
          <w:vertAlign w:val="superscript"/>
        </w:rPr>
        <w:t>0</w:t>
      </w:r>
      <w:r w:rsidRPr="001E2F78">
        <w:rPr>
          <w:rFonts w:ascii="Consolas" w:eastAsia="Times New Roman" w:hAnsi="Consolas" w:cs="Courier New"/>
          <w:color w:val="263238"/>
          <w:sz w:val="20"/>
          <w:szCs w:val="20"/>
        </w:rPr>
        <w:t xml:space="preserve"> = 1</w:t>
      </w:r>
    </w:p>
    <w:p w14:paraId="425ADD0B" w14:textId="0A0499D1" w:rsidR="00631E59" w:rsidRDefault="00631E59" w:rsidP="00631E59">
      <w:pPr>
        <w:shd w:val="clear" w:color="auto" w:fill="FFFFFF"/>
        <w:spacing w:after="0" w:line="240" w:lineRule="auto"/>
        <w:textAlignment w:val="baseline"/>
        <w:rPr>
          <w:rFonts w:ascii="Arial" w:hAnsi="Arial" w:cs="Arial"/>
          <w:color w:val="273239"/>
          <w:spacing w:val="2"/>
          <w:sz w:val="26"/>
          <w:szCs w:val="26"/>
        </w:rPr>
      </w:pPr>
    </w:p>
    <w:p w14:paraId="7A116A2A" w14:textId="218205CA" w:rsidR="001E2F78" w:rsidRPr="001E2F78" w:rsidRDefault="00631E59"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E2F78" w:rsidRPr="001E2F78">
        <w:t xml:space="preserve"> </w:t>
      </w:r>
      <w:r w:rsidR="001E2F78" w:rsidRPr="001E2F78">
        <w:rPr>
          <w:rFonts w:ascii="Arial" w:hAnsi="Arial" w:cs="Arial"/>
          <w:color w:val="273239"/>
          <w:spacing w:val="2"/>
          <w:sz w:val="26"/>
          <w:szCs w:val="26"/>
        </w:rPr>
        <w:t>bool isPowerOfTwo(int n) {</w:t>
      </w:r>
    </w:p>
    <w:p w14:paraId="0922CAB1" w14:textId="0F24D7CE" w:rsidR="001E2F78" w:rsidRPr="00582F8D" w:rsidRDefault="001E2F78" w:rsidP="001E2F78">
      <w:pPr>
        <w:shd w:val="clear" w:color="auto" w:fill="FFFFFF"/>
        <w:spacing w:after="0" w:line="240" w:lineRule="auto"/>
        <w:textAlignment w:val="baseline"/>
        <w:rPr>
          <w:rFonts w:ascii="Arial" w:hAnsi="Arial" w:cs="Arial"/>
          <w:color w:val="273239"/>
          <w:spacing w:val="2"/>
          <w:sz w:val="26"/>
          <w:szCs w:val="26"/>
          <w:highlight w:val="yellow"/>
        </w:rPr>
      </w:pPr>
      <w:r w:rsidRPr="001E2F78">
        <w:rPr>
          <w:rFonts w:ascii="Arial" w:hAnsi="Arial" w:cs="Arial"/>
          <w:color w:val="273239"/>
          <w:spacing w:val="2"/>
          <w:sz w:val="26"/>
          <w:szCs w:val="26"/>
        </w:rPr>
        <w:t xml:space="preserve">        </w:t>
      </w:r>
      <w:r w:rsidRPr="00582F8D">
        <w:rPr>
          <w:rFonts w:ascii="Arial" w:hAnsi="Arial" w:cs="Arial"/>
          <w:color w:val="273239"/>
          <w:spacing w:val="2"/>
          <w:sz w:val="26"/>
          <w:szCs w:val="26"/>
          <w:highlight w:val="yellow"/>
        </w:rPr>
        <w:t>if(n&lt;=0)</w:t>
      </w:r>
      <w:r w:rsidR="00582F8D">
        <w:rPr>
          <w:rFonts w:ascii="Arial" w:hAnsi="Arial" w:cs="Arial"/>
          <w:color w:val="273239"/>
          <w:spacing w:val="2"/>
          <w:sz w:val="26"/>
          <w:szCs w:val="26"/>
          <w:highlight w:val="yellow"/>
        </w:rPr>
        <w:t xml:space="preserve">                                 </w:t>
      </w:r>
    </w:p>
    <w:p w14:paraId="16C69E7A" w14:textId="77777777" w:rsidR="001E2F78" w:rsidRPr="00582F8D" w:rsidRDefault="001E2F78" w:rsidP="001E2F78">
      <w:pPr>
        <w:shd w:val="clear" w:color="auto" w:fill="FFFFFF"/>
        <w:spacing w:after="0" w:line="240" w:lineRule="auto"/>
        <w:textAlignment w:val="baseline"/>
        <w:rPr>
          <w:rFonts w:ascii="Arial" w:hAnsi="Arial" w:cs="Arial"/>
          <w:color w:val="273239"/>
          <w:spacing w:val="2"/>
          <w:sz w:val="26"/>
          <w:szCs w:val="26"/>
          <w:highlight w:val="yellow"/>
        </w:rPr>
      </w:pPr>
      <w:r w:rsidRPr="00582F8D">
        <w:rPr>
          <w:rFonts w:ascii="Arial" w:hAnsi="Arial" w:cs="Arial"/>
          <w:color w:val="273239"/>
          <w:spacing w:val="2"/>
          <w:sz w:val="26"/>
          <w:szCs w:val="26"/>
          <w:highlight w:val="yellow"/>
        </w:rPr>
        <w:t xml:space="preserve">            return 0;</w:t>
      </w:r>
    </w:p>
    <w:p w14:paraId="5CBA6E4F" w14:textId="77777777" w:rsidR="001E2F78" w:rsidRPr="001E2F78" w:rsidRDefault="001E2F78" w:rsidP="001E2F78">
      <w:pPr>
        <w:shd w:val="clear" w:color="auto" w:fill="FFFFFF"/>
        <w:spacing w:after="0" w:line="240" w:lineRule="auto"/>
        <w:textAlignment w:val="baseline"/>
        <w:rPr>
          <w:rFonts w:ascii="Arial" w:hAnsi="Arial" w:cs="Arial"/>
          <w:color w:val="273239"/>
          <w:spacing w:val="2"/>
          <w:sz w:val="26"/>
          <w:szCs w:val="26"/>
        </w:rPr>
      </w:pPr>
      <w:r w:rsidRPr="00582F8D">
        <w:rPr>
          <w:rFonts w:ascii="Arial" w:hAnsi="Arial" w:cs="Arial"/>
          <w:color w:val="273239"/>
          <w:spacing w:val="2"/>
          <w:sz w:val="26"/>
          <w:szCs w:val="26"/>
          <w:highlight w:val="yellow"/>
        </w:rPr>
        <w:t xml:space="preserve">        return !(n&amp;(n-1));</w:t>
      </w:r>
    </w:p>
    <w:p w14:paraId="42D28F0E" w14:textId="5F4376E8" w:rsidR="00631E59" w:rsidRDefault="001E2F78" w:rsidP="001E2F78">
      <w:pPr>
        <w:shd w:val="clear" w:color="auto" w:fill="FFFFFF"/>
        <w:spacing w:after="0" w:line="240" w:lineRule="auto"/>
        <w:textAlignment w:val="baseline"/>
        <w:rPr>
          <w:rFonts w:ascii="Arial" w:hAnsi="Arial" w:cs="Arial"/>
          <w:color w:val="273239"/>
          <w:spacing w:val="2"/>
          <w:sz w:val="26"/>
          <w:szCs w:val="26"/>
        </w:rPr>
      </w:pPr>
      <w:r w:rsidRPr="001E2F78">
        <w:rPr>
          <w:rFonts w:ascii="Arial" w:hAnsi="Arial" w:cs="Arial"/>
          <w:color w:val="273239"/>
          <w:spacing w:val="2"/>
          <w:sz w:val="26"/>
          <w:szCs w:val="26"/>
        </w:rPr>
        <w:t xml:space="preserve">    }</w:t>
      </w:r>
    </w:p>
    <w:p w14:paraId="3A357C6C" w14:textId="3B430AC1" w:rsidR="00D00250" w:rsidRPr="00D00250" w:rsidRDefault="00D00250" w:rsidP="001E2F78">
      <w:pPr>
        <w:shd w:val="clear" w:color="auto" w:fill="FFFFFF"/>
        <w:spacing w:after="0" w:line="240" w:lineRule="auto"/>
        <w:textAlignment w:val="baseline"/>
        <w:rPr>
          <w:rFonts w:ascii="Arial" w:hAnsi="Arial" w:cs="Arial"/>
          <w:color w:val="FF0000"/>
          <w:spacing w:val="2"/>
          <w:sz w:val="26"/>
          <w:szCs w:val="26"/>
        </w:rPr>
      </w:pPr>
      <w:r w:rsidRPr="00D00250">
        <w:rPr>
          <w:rFonts w:ascii="Arial" w:hAnsi="Arial" w:cs="Arial"/>
          <w:color w:val="FF0000"/>
          <w:spacing w:val="2"/>
          <w:sz w:val="26"/>
          <w:szCs w:val="26"/>
          <w:highlight w:val="cyan"/>
        </w:rPr>
        <w:t>Another code</w:t>
      </w:r>
    </w:p>
    <w:p w14:paraId="71B6826E" w14:textId="4C186819" w:rsidR="00582F8D" w:rsidRDefault="00582F8D"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Bool is PoweOf Two(int n)</w:t>
      </w:r>
    </w:p>
    <w:p w14:paraId="5F5E6D0F" w14:textId="3F68DF0D" w:rsidR="00582F8D" w:rsidRDefault="00582F8D"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3541C081" w14:textId="4E36B903" w:rsidR="00582F8D" w:rsidRDefault="00582F8D"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First n for checking for n=0;</w:t>
      </w:r>
    </w:p>
    <w:p w14:paraId="788AB82F" w14:textId="2FF404CC" w:rsidR="00582F8D" w:rsidRDefault="00582F8D"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Return n&amp;&amp;!(n&amp;(n-1));</w:t>
      </w:r>
    </w:p>
    <w:p w14:paraId="778C410E" w14:textId="5AA8AD25" w:rsidR="00582F8D" w:rsidRDefault="00582F8D" w:rsidP="001E2F7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3A3B555A" w14:textId="77777777" w:rsidR="00582F8D" w:rsidRDefault="00582F8D" w:rsidP="00BC1573">
      <w:pPr>
        <w:pStyle w:val="NormalWeb"/>
        <w:shd w:val="clear" w:color="auto" w:fill="FFFFFF"/>
        <w:spacing w:before="0" w:beforeAutospacing="0" w:after="240" w:afterAutospacing="0"/>
        <w:rPr>
          <w:rFonts w:ascii="Arial" w:hAnsi="Arial" w:cs="Arial"/>
          <w:color w:val="273239"/>
          <w:spacing w:val="2"/>
          <w:sz w:val="26"/>
          <w:szCs w:val="26"/>
        </w:rPr>
      </w:pPr>
    </w:p>
    <w:p w14:paraId="59741F52" w14:textId="1733D33C" w:rsidR="00BC1573" w:rsidRPr="00BC1573" w:rsidRDefault="001E2F78" w:rsidP="00BC1573">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122)</w:t>
      </w:r>
      <w:r w:rsidR="00BC1573" w:rsidRPr="00BC1573">
        <w:rPr>
          <w:rFonts w:ascii="Segoe UI" w:hAnsi="Segoe UI" w:cs="Segoe UI"/>
          <w:color w:val="263238"/>
          <w:sz w:val="21"/>
          <w:szCs w:val="21"/>
        </w:rPr>
        <w:t xml:space="preserve"> Given an integer </w:t>
      </w:r>
      <w:r w:rsidR="00BC1573" w:rsidRPr="00BC1573">
        <w:rPr>
          <w:rFonts w:ascii="Courier New" w:hAnsi="Courier New" w:cs="Courier New"/>
          <w:color w:val="546E7A"/>
          <w:sz w:val="20"/>
          <w:szCs w:val="20"/>
          <w:shd w:val="clear" w:color="auto" w:fill="F7F9FA"/>
        </w:rPr>
        <w:t>n</w:t>
      </w:r>
      <w:r w:rsidR="00BC1573" w:rsidRPr="00BC1573">
        <w:rPr>
          <w:rFonts w:ascii="Segoe UI" w:hAnsi="Segoe UI" w:cs="Segoe UI"/>
          <w:color w:val="263238"/>
          <w:sz w:val="21"/>
          <w:szCs w:val="21"/>
        </w:rPr>
        <w:t>, return </w:t>
      </w:r>
      <w:r w:rsidR="00BC1573" w:rsidRPr="00BC1573">
        <w:rPr>
          <w:rFonts w:ascii="Courier New" w:hAnsi="Courier New" w:cs="Courier New"/>
          <w:i/>
          <w:iCs/>
          <w:color w:val="546E7A"/>
          <w:sz w:val="20"/>
          <w:szCs w:val="20"/>
          <w:shd w:val="clear" w:color="auto" w:fill="F7F9FA"/>
        </w:rPr>
        <w:t>true</w:t>
      </w:r>
      <w:r w:rsidR="00BC1573" w:rsidRPr="00BC1573">
        <w:rPr>
          <w:rFonts w:ascii="Segoe UI" w:hAnsi="Segoe UI" w:cs="Segoe UI"/>
          <w:i/>
          <w:iCs/>
          <w:color w:val="263238"/>
          <w:sz w:val="21"/>
          <w:szCs w:val="21"/>
        </w:rPr>
        <w:t> if it is a power of three. Otherwise, return </w:t>
      </w:r>
      <w:r w:rsidR="00BC1573" w:rsidRPr="00BC1573">
        <w:rPr>
          <w:rFonts w:ascii="Courier New" w:hAnsi="Courier New" w:cs="Courier New"/>
          <w:i/>
          <w:iCs/>
          <w:color w:val="546E7A"/>
          <w:sz w:val="20"/>
          <w:szCs w:val="20"/>
          <w:shd w:val="clear" w:color="auto" w:fill="F7F9FA"/>
        </w:rPr>
        <w:t>false</w:t>
      </w:r>
      <w:r w:rsidR="00BC1573" w:rsidRPr="00BC1573">
        <w:rPr>
          <w:rFonts w:ascii="Segoe UI" w:hAnsi="Segoe UI" w:cs="Segoe UI"/>
          <w:color w:val="263238"/>
          <w:sz w:val="21"/>
          <w:szCs w:val="21"/>
        </w:rPr>
        <w:t>.</w:t>
      </w:r>
    </w:p>
    <w:p w14:paraId="487669EA" w14:textId="0D50DA83" w:rsidR="00BC1573" w:rsidRPr="00BC1573" w:rsidRDefault="00BC1573" w:rsidP="00BC1573">
      <w:pPr>
        <w:shd w:val="clear" w:color="auto" w:fill="FFFFFF"/>
        <w:spacing w:after="240" w:line="240" w:lineRule="auto"/>
        <w:rPr>
          <w:rFonts w:ascii="Segoe UI" w:eastAsia="Times New Roman" w:hAnsi="Segoe UI" w:cs="Segoe UI"/>
          <w:color w:val="263238"/>
          <w:sz w:val="21"/>
          <w:szCs w:val="21"/>
        </w:rPr>
      </w:pPr>
      <w:r w:rsidRPr="00BC1573">
        <w:rPr>
          <w:rFonts w:ascii="Segoe UI" w:eastAsia="Times New Roman" w:hAnsi="Segoe UI" w:cs="Segoe UI"/>
          <w:color w:val="263238"/>
          <w:sz w:val="21"/>
          <w:szCs w:val="21"/>
        </w:rPr>
        <w:t>An integer </w:t>
      </w:r>
      <w:r w:rsidRPr="00BC1573">
        <w:rPr>
          <w:rFonts w:ascii="Courier New" w:eastAsia="Times New Roman" w:hAnsi="Courier New" w:cs="Courier New"/>
          <w:color w:val="546E7A"/>
          <w:sz w:val="20"/>
          <w:szCs w:val="20"/>
          <w:shd w:val="clear" w:color="auto" w:fill="F7F9FA"/>
        </w:rPr>
        <w:t>n</w:t>
      </w:r>
      <w:r w:rsidRPr="00BC1573">
        <w:rPr>
          <w:rFonts w:ascii="Segoe UI" w:eastAsia="Times New Roman" w:hAnsi="Segoe UI" w:cs="Segoe UI"/>
          <w:color w:val="263238"/>
          <w:sz w:val="21"/>
          <w:szCs w:val="21"/>
        </w:rPr>
        <w:t> is a power of three, if there exists an integer </w:t>
      </w:r>
      <w:r w:rsidRPr="00BC1573">
        <w:rPr>
          <w:rFonts w:ascii="Courier New" w:eastAsia="Times New Roman" w:hAnsi="Courier New" w:cs="Courier New"/>
          <w:color w:val="546E7A"/>
          <w:sz w:val="20"/>
          <w:szCs w:val="20"/>
          <w:shd w:val="clear" w:color="auto" w:fill="F7F9FA"/>
        </w:rPr>
        <w:t>x</w:t>
      </w:r>
      <w:r w:rsidRPr="00BC1573">
        <w:rPr>
          <w:rFonts w:ascii="Segoe UI" w:eastAsia="Times New Roman" w:hAnsi="Segoe UI" w:cs="Segoe UI"/>
          <w:color w:val="263238"/>
          <w:sz w:val="21"/>
          <w:szCs w:val="21"/>
        </w:rPr>
        <w:t> such that </w:t>
      </w:r>
      <w:r w:rsidRPr="00BC1573">
        <w:rPr>
          <w:rFonts w:ascii="Courier New" w:eastAsia="Times New Roman" w:hAnsi="Courier New" w:cs="Courier New"/>
          <w:color w:val="546E7A"/>
          <w:sz w:val="20"/>
          <w:szCs w:val="20"/>
          <w:shd w:val="clear" w:color="auto" w:fill="F7F9FA"/>
        </w:rPr>
        <w:t>n == 3</w:t>
      </w:r>
      <w:r w:rsidRPr="00BC1573">
        <w:rPr>
          <w:rFonts w:ascii="Courier New" w:eastAsia="Times New Roman" w:hAnsi="Courier New" w:cs="Courier New"/>
          <w:color w:val="546E7A"/>
          <w:sz w:val="15"/>
          <w:szCs w:val="15"/>
          <w:shd w:val="clear" w:color="auto" w:fill="F7F9FA"/>
          <w:vertAlign w:val="superscript"/>
        </w:rPr>
        <w:t>x</w:t>
      </w:r>
      <w:r w:rsidRPr="00BC1573">
        <w:rPr>
          <w:rFonts w:ascii="Segoe UI" w:eastAsia="Times New Roman" w:hAnsi="Segoe UI" w:cs="Segoe UI"/>
          <w:color w:val="263238"/>
          <w:sz w:val="21"/>
          <w:szCs w:val="21"/>
        </w:rPr>
        <w:t>.</w:t>
      </w:r>
    </w:p>
    <w:p w14:paraId="01CA237B" w14:textId="77777777" w:rsidR="00BC1573" w:rsidRPr="00BC1573" w:rsidRDefault="00BC1573" w:rsidP="00BC1573">
      <w:pPr>
        <w:shd w:val="clear" w:color="auto" w:fill="FFFFFF"/>
        <w:spacing w:after="240" w:line="240" w:lineRule="auto"/>
        <w:rPr>
          <w:rFonts w:ascii="Segoe UI" w:eastAsia="Times New Roman" w:hAnsi="Segoe UI" w:cs="Segoe UI"/>
          <w:color w:val="263238"/>
          <w:sz w:val="21"/>
          <w:szCs w:val="21"/>
        </w:rPr>
      </w:pPr>
      <w:r w:rsidRPr="00BC1573">
        <w:rPr>
          <w:rFonts w:ascii="Segoe UI" w:eastAsia="Times New Roman" w:hAnsi="Segoe UI" w:cs="Segoe UI"/>
          <w:b/>
          <w:bCs/>
          <w:color w:val="263238"/>
          <w:sz w:val="21"/>
          <w:szCs w:val="21"/>
        </w:rPr>
        <w:t>Example 1:</w:t>
      </w:r>
    </w:p>
    <w:p w14:paraId="42BFE79F" w14:textId="77777777" w:rsidR="00BC1573" w:rsidRPr="00BC1573" w:rsidRDefault="00BC1573" w:rsidP="00BC15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1573">
        <w:rPr>
          <w:rFonts w:ascii="Consolas" w:eastAsia="Times New Roman" w:hAnsi="Consolas" w:cs="Courier New"/>
          <w:b/>
          <w:bCs/>
          <w:color w:val="263238"/>
          <w:sz w:val="20"/>
          <w:szCs w:val="20"/>
        </w:rPr>
        <w:t>Input:</w:t>
      </w:r>
      <w:r w:rsidRPr="00BC1573">
        <w:rPr>
          <w:rFonts w:ascii="Consolas" w:eastAsia="Times New Roman" w:hAnsi="Consolas" w:cs="Courier New"/>
          <w:color w:val="263238"/>
          <w:sz w:val="20"/>
          <w:szCs w:val="20"/>
        </w:rPr>
        <w:t xml:space="preserve"> n = 27</w:t>
      </w:r>
    </w:p>
    <w:p w14:paraId="6443B8DD" w14:textId="7A75974F" w:rsidR="001E2F78" w:rsidRPr="00BC1573" w:rsidRDefault="00BC1573" w:rsidP="00BC15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1573">
        <w:rPr>
          <w:rFonts w:ascii="Consolas" w:eastAsia="Times New Roman" w:hAnsi="Consolas" w:cs="Courier New"/>
          <w:b/>
          <w:bCs/>
          <w:color w:val="263238"/>
          <w:sz w:val="20"/>
          <w:szCs w:val="20"/>
        </w:rPr>
        <w:t>Output:</w:t>
      </w:r>
      <w:r w:rsidRPr="00BC1573">
        <w:rPr>
          <w:rFonts w:ascii="Consolas" w:eastAsia="Times New Roman" w:hAnsi="Consolas" w:cs="Courier New"/>
          <w:color w:val="263238"/>
          <w:sz w:val="20"/>
          <w:szCs w:val="20"/>
        </w:rPr>
        <w:t xml:space="preserve"> true</w:t>
      </w:r>
    </w:p>
    <w:p w14:paraId="28C8C21B" w14:textId="77777777" w:rsidR="00BC1573" w:rsidRPr="00BC1573" w:rsidRDefault="00BC1573" w:rsidP="00BC1573">
      <w:pPr>
        <w:shd w:val="clear" w:color="auto" w:fill="FFFFFF"/>
        <w:spacing w:after="0" w:line="240" w:lineRule="auto"/>
        <w:textAlignment w:val="baseline"/>
        <w:rPr>
          <w:rFonts w:ascii="Arial" w:hAnsi="Arial" w:cs="Arial"/>
          <w:color w:val="273239"/>
          <w:spacing w:val="2"/>
          <w:sz w:val="26"/>
          <w:szCs w:val="26"/>
        </w:rPr>
      </w:pPr>
      <w:r w:rsidRPr="00BC1573">
        <w:rPr>
          <w:rFonts w:ascii="Arial" w:hAnsi="Arial" w:cs="Arial"/>
          <w:color w:val="273239"/>
          <w:spacing w:val="2"/>
          <w:sz w:val="26"/>
          <w:szCs w:val="26"/>
        </w:rPr>
        <w:t>bool isPowerOfThree(int n) {</w:t>
      </w:r>
    </w:p>
    <w:p w14:paraId="38CB50F6" w14:textId="77777777" w:rsidR="00BC1573" w:rsidRPr="00BC1573" w:rsidRDefault="00BC1573" w:rsidP="00BC1573">
      <w:pPr>
        <w:shd w:val="clear" w:color="auto" w:fill="FFFFFF"/>
        <w:spacing w:after="0" w:line="240" w:lineRule="auto"/>
        <w:textAlignment w:val="baseline"/>
        <w:rPr>
          <w:rFonts w:ascii="Arial" w:hAnsi="Arial" w:cs="Arial"/>
          <w:color w:val="273239"/>
          <w:spacing w:val="2"/>
          <w:sz w:val="26"/>
          <w:szCs w:val="26"/>
        </w:rPr>
      </w:pPr>
      <w:r w:rsidRPr="00BC1573">
        <w:rPr>
          <w:rFonts w:ascii="Arial" w:hAnsi="Arial" w:cs="Arial"/>
          <w:color w:val="273239"/>
          <w:spacing w:val="2"/>
          <w:sz w:val="26"/>
          <w:szCs w:val="26"/>
        </w:rPr>
        <w:t xml:space="preserve">       return (n&gt;0&amp;&amp;(int)pow(3,19)%n==0);</w:t>
      </w:r>
    </w:p>
    <w:p w14:paraId="4EFB09FB" w14:textId="401121A4" w:rsidR="009958B3" w:rsidRDefault="00BC1573" w:rsidP="00BC1573">
      <w:pPr>
        <w:shd w:val="clear" w:color="auto" w:fill="FFFFFF"/>
        <w:spacing w:after="0" w:line="240" w:lineRule="auto"/>
        <w:textAlignment w:val="baseline"/>
        <w:rPr>
          <w:rFonts w:ascii="Arial" w:hAnsi="Arial" w:cs="Arial"/>
          <w:color w:val="273239"/>
          <w:spacing w:val="2"/>
          <w:sz w:val="26"/>
          <w:szCs w:val="26"/>
        </w:rPr>
      </w:pPr>
      <w:r w:rsidRPr="00BC1573">
        <w:rPr>
          <w:rFonts w:ascii="Arial" w:hAnsi="Arial" w:cs="Arial"/>
          <w:color w:val="273239"/>
          <w:spacing w:val="2"/>
          <w:sz w:val="26"/>
          <w:szCs w:val="26"/>
        </w:rPr>
        <w:t xml:space="preserve">    }</w:t>
      </w:r>
    </w:p>
    <w:p w14:paraId="13ECCCB0" w14:textId="0D9731B9" w:rsidR="005A3034" w:rsidRPr="005A3034" w:rsidRDefault="00BC1573" w:rsidP="005A3034">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123)</w:t>
      </w:r>
      <w:r w:rsidR="005A3034" w:rsidRPr="005A3034">
        <w:rPr>
          <w:rFonts w:ascii="Segoe UI" w:hAnsi="Segoe UI" w:cs="Segoe UI"/>
          <w:color w:val="263238"/>
          <w:sz w:val="21"/>
          <w:szCs w:val="21"/>
        </w:rPr>
        <w:t xml:space="preserve"> Given an integer </w:t>
      </w:r>
      <w:r w:rsidR="005A3034" w:rsidRPr="005A3034">
        <w:rPr>
          <w:rFonts w:ascii="Courier New" w:hAnsi="Courier New" w:cs="Courier New"/>
          <w:color w:val="546E7A"/>
          <w:sz w:val="20"/>
          <w:szCs w:val="20"/>
          <w:shd w:val="clear" w:color="auto" w:fill="F7F9FA"/>
        </w:rPr>
        <w:t>n</w:t>
      </w:r>
      <w:r w:rsidR="005A3034" w:rsidRPr="005A3034">
        <w:rPr>
          <w:rFonts w:ascii="Segoe UI" w:hAnsi="Segoe UI" w:cs="Segoe UI"/>
          <w:color w:val="263238"/>
          <w:sz w:val="21"/>
          <w:szCs w:val="21"/>
        </w:rPr>
        <w:t>, return </w:t>
      </w:r>
      <w:r w:rsidR="005A3034" w:rsidRPr="005A3034">
        <w:rPr>
          <w:rFonts w:ascii="Courier New" w:hAnsi="Courier New" w:cs="Courier New"/>
          <w:i/>
          <w:iCs/>
          <w:color w:val="546E7A"/>
          <w:sz w:val="20"/>
          <w:szCs w:val="20"/>
          <w:shd w:val="clear" w:color="auto" w:fill="F7F9FA"/>
        </w:rPr>
        <w:t>true</w:t>
      </w:r>
      <w:r w:rsidR="005A3034" w:rsidRPr="005A3034">
        <w:rPr>
          <w:rFonts w:ascii="Segoe UI" w:hAnsi="Segoe UI" w:cs="Segoe UI"/>
          <w:i/>
          <w:iCs/>
          <w:color w:val="263238"/>
          <w:sz w:val="21"/>
          <w:szCs w:val="21"/>
        </w:rPr>
        <w:t> if it is a power of four. Otherwise, return </w:t>
      </w:r>
      <w:r w:rsidR="005A3034" w:rsidRPr="005A3034">
        <w:rPr>
          <w:rFonts w:ascii="Courier New" w:hAnsi="Courier New" w:cs="Courier New"/>
          <w:i/>
          <w:iCs/>
          <w:color w:val="546E7A"/>
          <w:sz w:val="20"/>
          <w:szCs w:val="20"/>
          <w:shd w:val="clear" w:color="auto" w:fill="F7F9FA"/>
        </w:rPr>
        <w:t>false</w:t>
      </w:r>
      <w:r w:rsidR="005A3034" w:rsidRPr="005A3034">
        <w:rPr>
          <w:rFonts w:ascii="Segoe UI" w:hAnsi="Segoe UI" w:cs="Segoe UI"/>
          <w:color w:val="263238"/>
          <w:sz w:val="21"/>
          <w:szCs w:val="21"/>
        </w:rPr>
        <w:t>.</w:t>
      </w:r>
    </w:p>
    <w:p w14:paraId="7E7545BD" w14:textId="77777777" w:rsidR="005A3034" w:rsidRPr="005A3034" w:rsidRDefault="005A3034" w:rsidP="005A3034">
      <w:pPr>
        <w:shd w:val="clear" w:color="auto" w:fill="FFFFFF"/>
        <w:spacing w:after="240" w:line="240" w:lineRule="auto"/>
        <w:rPr>
          <w:rFonts w:ascii="Segoe UI" w:eastAsia="Times New Roman" w:hAnsi="Segoe UI" w:cs="Segoe UI"/>
          <w:color w:val="263238"/>
          <w:sz w:val="21"/>
          <w:szCs w:val="21"/>
        </w:rPr>
      </w:pPr>
      <w:r w:rsidRPr="005A3034">
        <w:rPr>
          <w:rFonts w:ascii="Segoe UI" w:eastAsia="Times New Roman" w:hAnsi="Segoe UI" w:cs="Segoe UI"/>
          <w:color w:val="263238"/>
          <w:sz w:val="21"/>
          <w:szCs w:val="21"/>
        </w:rPr>
        <w:t>An integer </w:t>
      </w:r>
      <w:r w:rsidRPr="005A3034">
        <w:rPr>
          <w:rFonts w:ascii="Courier New" w:eastAsia="Times New Roman" w:hAnsi="Courier New" w:cs="Courier New"/>
          <w:color w:val="546E7A"/>
          <w:sz w:val="20"/>
          <w:szCs w:val="20"/>
          <w:shd w:val="clear" w:color="auto" w:fill="F7F9FA"/>
        </w:rPr>
        <w:t>n</w:t>
      </w:r>
      <w:r w:rsidRPr="005A3034">
        <w:rPr>
          <w:rFonts w:ascii="Segoe UI" w:eastAsia="Times New Roman" w:hAnsi="Segoe UI" w:cs="Segoe UI"/>
          <w:color w:val="263238"/>
          <w:sz w:val="21"/>
          <w:szCs w:val="21"/>
        </w:rPr>
        <w:t> is a power of four, if there exists an integer </w:t>
      </w:r>
      <w:r w:rsidRPr="005A3034">
        <w:rPr>
          <w:rFonts w:ascii="Courier New" w:eastAsia="Times New Roman" w:hAnsi="Courier New" w:cs="Courier New"/>
          <w:color w:val="546E7A"/>
          <w:sz w:val="20"/>
          <w:szCs w:val="20"/>
          <w:shd w:val="clear" w:color="auto" w:fill="F7F9FA"/>
        </w:rPr>
        <w:t>x</w:t>
      </w:r>
      <w:r w:rsidRPr="005A3034">
        <w:rPr>
          <w:rFonts w:ascii="Segoe UI" w:eastAsia="Times New Roman" w:hAnsi="Segoe UI" w:cs="Segoe UI"/>
          <w:color w:val="263238"/>
          <w:sz w:val="21"/>
          <w:szCs w:val="21"/>
        </w:rPr>
        <w:t> such that </w:t>
      </w:r>
      <w:r w:rsidRPr="005A3034">
        <w:rPr>
          <w:rFonts w:ascii="Courier New" w:eastAsia="Times New Roman" w:hAnsi="Courier New" w:cs="Courier New"/>
          <w:color w:val="546E7A"/>
          <w:sz w:val="20"/>
          <w:szCs w:val="20"/>
          <w:shd w:val="clear" w:color="auto" w:fill="F7F9FA"/>
        </w:rPr>
        <w:t>n == 4</w:t>
      </w:r>
      <w:r w:rsidRPr="005A3034">
        <w:rPr>
          <w:rFonts w:ascii="Courier New" w:eastAsia="Times New Roman" w:hAnsi="Courier New" w:cs="Courier New"/>
          <w:color w:val="546E7A"/>
          <w:sz w:val="15"/>
          <w:szCs w:val="15"/>
          <w:shd w:val="clear" w:color="auto" w:fill="F7F9FA"/>
          <w:vertAlign w:val="superscript"/>
        </w:rPr>
        <w:t>x</w:t>
      </w:r>
      <w:r w:rsidRPr="005A3034">
        <w:rPr>
          <w:rFonts w:ascii="Segoe UI" w:eastAsia="Times New Roman" w:hAnsi="Segoe UI" w:cs="Segoe UI"/>
          <w:color w:val="263238"/>
          <w:sz w:val="21"/>
          <w:szCs w:val="21"/>
        </w:rPr>
        <w:t>.</w:t>
      </w:r>
    </w:p>
    <w:p w14:paraId="740160A3" w14:textId="77777777" w:rsidR="005A3034" w:rsidRPr="005A3034" w:rsidRDefault="005A3034" w:rsidP="005A3034">
      <w:pPr>
        <w:shd w:val="clear" w:color="auto" w:fill="FFFFFF"/>
        <w:spacing w:after="240" w:line="240" w:lineRule="auto"/>
        <w:rPr>
          <w:rFonts w:ascii="Segoe UI" w:eastAsia="Times New Roman" w:hAnsi="Segoe UI" w:cs="Segoe UI"/>
          <w:color w:val="263238"/>
          <w:sz w:val="21"/>
          <w:szCs w:val="21"/>
        </w:rPr>
      </w:pPr>
      <w:r w:rsidRPr="005A3034">
        <w:rPr>
          <w:rFonts w:ascii="Segoe UI" w:eastAsia="Times New Roman" w:hAnsi="Segoe UI" w:cs="Segoe UI"/>
          <w:color w:val="263238"/>
          <w:sz w:val="21"/>
          <w:szCs w:val="21"/>
        </w:rPr>
        <w:t> </w:t>
      </w:r>
    </w:p>
    <w:p w14:paraId="73E54C84" w14:textId="77777777" w:rsidR="005A3034" w:rsidRPr="005A3034" w:rsidRDefault="005A3034" w:rsidP="005A3034">
      <w:pPr>
        <w:shd w:val="clear" w:color="auto" w:fill="FFFFFF"/>
        <w:spacing w:after="240" w:line="240" w:lineRule="auto"/>
        <w:rPr>
          <w:rFonts w:ascii="Segoe UI" w:eastAsia="Times New Roman" w:hAnsi="Segoe UI" w:cs="Segoe UI"/>
          <w:color w:val="263238"/>
          <w:sz w:val="21"/>
          <w:szCs w:val="21"/>
        </w:rPr>
      </w:pPr>
      <w:r w:rsidRPr="005A3034">
        <w:rPr>
          <w:rFonts w:ascii="Segoe UI" w:eastAsia="Times New Roman" w:hAnsi="Segoe UI" w:cs="Segoe UI"/>
          <w:b/>
          <w:bCs/>
          <w:color w:val="263238"/>
          <w:sz w:val="21"/>
          <w:szCs w:val="21"/>
        </w:rPr>
        <w:t>Example 1:</w:t>
      </w:r>
    </w:p>
    <w:p w14:paraId="3EB5552C" w14:textId="77777777" w:rsidR="005A3034" w:rsidRPr="005A3034" w:rsidRDefault="005A3034" w:rsidP="005A30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3034">
        <w:rPr>
          <w:rFonts w:ascii="Consolas" w:eastAsia="Times New Roman" w:hAnsi="Consolas" w:cs="Courier New"/>
          <w:b/>
          <w:bCs/>
          <w:color w:val="263238"/>
          <w:sz w:val="20"/>
          <w:szCs w:val="20"/>
        </w:rPr>
        <w:t>Input:</w:t>
      </w:r>
      <w:r w:rsidRPr="005A3034">
        <w:rPr>
          <w:rFonts w:ascii="Consolas" w:eastAsia="Times New Roman" w:hAnsi="Consolas" w:cs="Courier New"/>
          <w:color w:val="263238"/>
          <w:sz w:val="20"/>
          <w:szCs w:val="20"/>
        </w:rPr>
        <w:t xml:space="preserve"> n = 16</w:t>
      </w:r>
    </w:p>
    <w:p w14:paraId="6C44622C" w14:textId="40FE07C9" w:rsidR="00BC1573" w:rsidRPr="005A3034" w:rsidRDefault="005A3034" w:rsidP="005A30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3034">
        <w:rPr>
          <w:rFonts w:ascii="Consolas" w:eastAsia="Times New Roman" w:hAnsi="Consolas" w:cs="Courier New"/>
          <w:b/>
          <w:bCs/>
          <w:color w:val="263238"/>
          <w:sz w:val="20"/>
          <w:szCs w:val="20"/>
        </w:rPr>
        <w:t>Output:</w:t>
      </w:r>
      <w:r w:rsidRPr="005A3034">
        <w:rPr>
          <w:rFonts w:ascii="Consolas" w:eastAsia="Times New Roman" w:hAnsi="Consolas" w:cs="Courier New"/>
          <w:color w:val="263238"/>
          <w:sz w:val="20"/>
          <w:szCs w:val="20"/>
        </w:rPr>
        <w:t xml:space="preserve"> true</w:t>
      </w:r>
    </w:p>
    <w:p w14:paraId="2B9B3197" w14:textId="77777777" w:rsidR="005A3034" w:rsidRPr="005A3034" w:rsidRDefault="00BC1573" w:rsidP="005A303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5A3034" w:rsidRPr="005A3034">
        <w:rPr>
          <w:rFonts w:ascii="Arial" w:hAnsi="Arial" w:cs="Arial"/>
          <w:color w:val="273239"/>
          <w:spacing w:val="2"/>
          <w:sz w:val="26"/>
          <w:szCs w:val="26"/>
        </w:rPr>
        <w:t xml:space="preserve"> bool isPowerOfFour(int n) {</w:t>
      </w:r>
    </w:p>
    <w:p w14:paraId="7BCA3436" w14:textId="399B6615" w:rsidR="005A3034" w:rsidRDefault="005A3034" w:rsidP="005A3034">
      <w:pPr>
        <w:shd w:val="clear" w:color="auto" w:fill="FFFFFF"/>
        <w:spacing w:after="0" w:line="240" w:lineRule="auto"/>
        <w:textAlignment w:val="baseline"/>
        <w:rPr>
          <w:rFonts w:ascii="Arial" w:hAnsi="Arial" w:cs="Arial"/>
          <w:color w:val="273239"/>
          <w:spacing w:val="2"/>
          <w:sz w:val="26"/>
          <w:szCs w:val="26"/>
        </w:rPr>
      </w:pPr>
      <w:r w:rsidRPr="005A3034">
        <w:rPr>
          <w:rFonts w:ascii="Arial" w:hAnsi="Arial" w:cs="Arial"/>
          <w:color w:val="273239"/>
          <w:spacing w:val="2"/>
          <w:sz w:val="26"/>
          <w:szCs w:val="26"/>
        </w:rPr>
        <w:lastRenderedPageBreak/>
        <w:t xml:space="preserve">        return (n&gt;0&amp;&amp;(n&amp;(n-1))==0&amp;&amp;((n-1)%3)==0);</w:t>
      </w:r>
    </w:p>
    <w:p w14:paraId="19A80C1F" w14:textId="5EE5C898" w:rsidR="00374B98" w:rsidRDefault="00374B98" w:rsidP="005A303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p>
    <w:p w14:paraId="3DB2B3C6" w14:textId="0876E73F" w:rsidR="00374B98" w:rsidRPr="005A3034" w:rsidRDefault="00374B98" w:rsidP="005A3034">
      <w:pPr>
        <w:shd w:val="clear" w:color="auto" w:fill="FFFFFF"/>
        <w:spacing w:after="0" w:line="240" w:lineRule="auto"/>
        <w:textAlignment w:val="baseline"/>
        <w:rPr>
          <w:rFonts w:ascii="Arial" w:hAnsi="Arial" w:cs="Arial"/>
          <w:color w:val="273239"/>
          <w:spacing w:val="2"/>
          <w:sz w:val="26"/>
          <w:szCs w:val="26"/>
        </w:rPr>
      </w:pPr>
      <w:r w:rsidRPr="00374B98">
        <w:rPr>
          <w:rFonts w:ascii="Arial" w:hAnsi="Arial" w:cs="Arial"/>
          <w:color w:val="273239"/>
          <w:spacing w:val="2"/>
          <w:sz w:val="26"/>
          <w:szCs w:val="26"/>
          <w:highlight w:val="cyan"/>
        </w:rPr>
        <w:t>*************************************************************GRAPH**************************************************</w:t>
      </w:r>
    </w:p>
    <w:p w14:paraId="5C319F7C" w14:textId="304D4610" w:rsidR="00BC1573" w:rsidRDefault="005A3034" w:rsidP="005A3034">
      <w:pPr>
        <w:shd w:val="clear" w:color="auto" w:fill="FFFFFF"/>
        <w:spacing w:after="0" w:line="240" w:lineRule="auto"/>
        <w:textAlignment w:val="baseline"/>
        <w:rPr>
          <w:rFonts w:ascii="Arial" w:hAnsi="Arial" w:cs="Arial"/>
          <w:color w:val="273239"/>
          <w:spacing w:val="2"/>
          <w:sz w:val="26"/>
          <w:szCs w:val="26"/>
        </w:rPr>
      </w:pPr>
      <w:r w:rsidRPr="005A3034">
        <w:rPr>
          <w:rFonts w:ascii="Arial" w:hAnsi="Arial" w:cs="Arial"/>
          <w:color w:val="273239"/>
          <w:spacing w:val="2"/>
          <w:sz w:val="26"/>
          <w:szCs w:val="26"/>
        </w:rPr>
        <w:t xml:space="preserve">    </w:t>
      </w:r>
    </w:p>
    <w:p w14:paraId="7B2A897E" w14:textId="003AA1F8" w:rsidR="0033300F" w:rsidRPr="0033300F" w:rsidRDefault="005A3034" w:rsidP="00B06668">
      <w:pPr>
        <w:pStyle w:val="NormalWeb"/>
        <w:shd w:val="clear" w:color="auto" w:fill="FFFFFF"/>
        <w:spacing w:before="0" w:beforeAutospacing="0" w:after="150" w:afterAutospacing="0"/>
        <w:ind w:left="1077"/>
        <w:rPr>
          <w:rFonts w:ascii="Arial" w:hAnsi="Arial" w:cs="Arial"/>
          <w:color w:val="333333"/>
          <w:sz w:val="21"/>
          <w:szCs w:val="21"/>
        </w:rPr>
      </w:pPr>
      <w:r>
        <w:rPr>
          <w:rFonts w:ascii="Arial" w:hAnsi="Arial" w:cs="Arial"/>
          <w:color w:val="273239"/>
          <w:spacing w:val="2"/>
          <w:sz w:val="26"/>
          <w:szCs w:val="26"/>
        </w:rPr>
        <w:t>124)</w:t>
      </w:r>
      <w:r w:rsidR="0033300F" w:rsidRPr="0033300F">
        <w:rPr>
          <w:rFonts w:ascii="Arial" w:hAnsi="Arial" w:cs="Arial"/>
          <w:color w:val="333333"/>
          <w:sz w:val="27"/>
          <w:szCs w:val="27"/>
        </w:rPr>
        <w:t xml:space="preserve"> Given a directed graph. The task is to do Breadth First Traversal of this graph starting from 0.</w:t>
      </w:r>
      <w:r w:rsidR="0033300F" w:rsidRPr="0033300F">
        <w:rPr>
          <w:rFonts w:ascii="Arial" w:hAnsi="Arial" w:cs="Arial"/>
          <w:color w:val="333333"/>
          <w:sz w:val="27"/>
          <w:szCs w:val="27"/>
        </w:rPr>
        <w:br/>
      </w:r>
      <w:r w:rsidR="0033300F" w:rsidRPr="0033300F">
        <w:rPr>
          <w:rFonts w:ascii="Arial" w:hAnsi="Arial" w:cs="Arial"/>
          <w:b/>
          <w:bCs/>
          <w:color w:val="333333"/>
          <w:sz w:val="27"/>
          <w:szCs w:val="27"/>
        </w:rPr>
        <w:t>Note: </w:t>
      </w:r>
      <w:r w:rsidR="0033300F" w:rsidRPr="0033300F">
        <w:rPr>
          <w:rFonts w:ascii="Arial" w:hAnsi="Arial" w:cs="Arial"/>
          <w:color w:val="333333"/>
          <w:sz w:val="27"/>
          <w:szCs w:val="27"/>
        </w:rPr>
        <w:t>One can move from node u to node v only if there's an edge from u to v and find the BFS traversal of the graph starting from the 0th vertex, from left to right according to the graph. Also, you should only take nodes directly or indirectly connected from Node 0 in consideration.</w:t>
      </w:r>
    </w:p>
    <w:p w14:paraId="29E9A089" w14:textId="77777777" w:rsidR="0033300F" w:rsidRPr="0033300F" w:rsidRDefault="0033300F" w:rsidP="0033300F">
      <w:pPr>
        <w:shd w:val="clear" w:color="auto" w:fill="FFFFFF"/>
        <w:spacing w:after="150" w:line="240" w:lineRule="auto"/>
        <w:rPr>
          <w:rFonts w:ascii="Arial" w:eastAsia="Times New Roman" w:hAnsi="Arial" w:cs="Arial"/>
          <w:color w:val="333333"/>
          <w:sz w:val="21"/>
          <w:szCs w:val="21"/>
        </w:rPr>
      </w:pPr>
      <w:r w:rsidRPr="0033300F">
        <w:rPr>
          <w:rFonts w:ascii="Arial" w:eastAsia="Times New Roman" w:hAnsi="Arial" w:cs="Arial"/>
          <w:color w:val="333333"/>
          <w:sz w:val="21"/>
          <w:szCs w:val="21"/>
        </w:rPr>
        <w:br/>
      </w:r>
      <w:r w:rsidRPr="0033300F">
        <w:rPr>
          <w:rFonts w:ascii="Arial" w:eastAsia="Times New Roman" w:hAnsi="Arial" w:cs="Arial"/>
          <w:b/>
          <w:bCs/>
          <w:color w:val="333333"/>
          <w:sz w:val="27"/>
          <w:szCs w:val="27"/>
        </w:rPr>
        <w:t>Example 1:</w:t>
      </w:r>
    </w:p>
    <w:p w14:paraId="02C061B1"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b/>
          <w:bCs/>
          <w:color w:val="333333"/>
          <w:sz w:val="27"/>
          <w:szCs w:val="27"/>
        </w:rPr>
        <w:t>Input:</w:t>
      </w:r>
    </w:p>
    <w:p w14:paraId="29708670" w14:textId="4E3FBAE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Arial" w:hAnsi="Arial" w:cs="Arial"/>
          <w:noProof/>
          <w:color w:val="273239"/>
          <w:spacing w:val="2"/>
          <w:sz w:val="26"/>
          <w:szCs w:val="26"/>
        </w:rPr>
        <w:drawing>
          <wp:inline distT="0" distB="0" distL="0" distR="0" wp14:anchorId="2079C941" wp14:editId="1C218D8A">
            <wp:extent cx="2118360" cy="2209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18360" cy="2209800"/>
                    </a:xfrm>
                    <a:prstGeom prst="rect">
                      <a:avLst/>
                    </a:prstGeom>
                    <a:noFill/>
                    <a:ln>
                      <a:noFill/>
                    </a:ln>
                  </pic:spPr>
                </pic:pic>
              </a:graphicData>
            </a:graphic>
          </wp:inline>
        </w:drawing>
      </w:r>
    </w:p>
    <w:p w14:paraId="5CE246F0"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b/>
          <w:bCs/>
          <w:color w:val="333333"/>
          <w:sz w:val="27"/>
          <w:szCs w:val="27"/>
        </w:rPr>
        <w:t>Output:</w:t>
      </w:r>
      <w:r w:rsidRPr="0033300F">
        <w:rPr>
          <w:rFonts w:ascii="Consolas" w:eastAsia="Times New Roman" w:hAnsi="Consolas" w:cs="Courier New"/>
          <w:color w:val="333333"/>
          <w:sz w:val="27"/>
          <w:szCs w:val="27"/>
        </w:rPr>
        <w:t xml:space="preserve"> 0 1 2 3 4</w:t>
      </w:r>
    </w:p>
    <w:p w14:paraId="6FC84445"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b/>
          <w:bCs/>
          <w:color w:val="333333"/>
          <w:sz w:val="27"/>
          <w:szCs w:val="27"/>
        </w:rPr>
        <w:t>Explanation</w:t>
      </w:r>
      <w:r w:rsidRPr="0033300F">
        <w:rPr>
          <w:rFonts w:ascii="Consolas" w:eastAsia="Times New Roman" w:hAnsi="Consolas" w:cs="Courier New"/>
          <w:color w:val="333333"/>
          <w:sz w:val="27"/>
          <w:szCs w:val="27"/>
        </w:rPr>
        <w:t xml:space="preserve">: </w:t>
      </w:r>
    </w:p>
    <w:p w14:paraId="70EFF829"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color w:val="333333"/>
          <w:sz w:val="27"/>
          <w:szCs w:val="27"/>
        </w:rPr>
        <w:t>0 is connected to 1 , 2 , 3.</w:t>
      </w:r>
    </w:p>
    <w:p w14:paraId="411028B7"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color w:val="333333"/>
          <w:sz w:val="27"/>
          <w:szCs w:val="27"/>
        </w:rPr>
        <w:t>2 is connected to 4.</w:t>
      </w:r>
    </w:p>
    <w:p w14:paraId="23F6DD02"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color w:val="333333"/>
          <w:sz w:val="27"/>
          <w:szCs w:val="27"/>
        </w:rPr>
        <w:t>so starting from 0, it will go to 1 then 2</w:t>
      </w:r>
    </w:p>
    <w:p w14:paraId="5089581D" w14:textId="77777777" w:rsidR="0033300F"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3300F">
        <w:rPr>
          <w:rFonts w:ascii="Consolas" w:eastAsia="Times New Roman" w:hAnsi="Consolas" w:cs="Courier New"/>
          <w:color w:val="333333"/>
          <w:sz w:val="27"/>
          <w:szCs w:val="27"/>
        </w:rPr>
        <w:t>then 3.After this 2 to 4, thus bfs will be</w:t>
      </w:r>
    </w:p>
    <w:p w14:paraId="5F5DFD19" w14:textId="5ADE9CD6" w:rsidR="005A3034" w:rsidRPr="0033300F" w:rsidRDefault="0033300F" w:rsidP="003330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3300F">
        <w:rPr>
          <w:rFonts w:ascii="Consolas" w:eastAsia="Times New Roman" w:hAnsi="Consolas" w:cs="Courier New"/>
          <w:color w:val="333333"/>
          <w:sz w:val="27"/>
          <w:szCs w:val="27"/>
        </w:rPr>
        <w:t>0 1 2 3 4.</w:t>
      </w:r>
    </w:p>
    <w:p w14:paraId="15E94D72" w14:textId="3830C803" w:rsidR="0033300F" w:rsidRPr="0033300F" w:rsidRDefault="005A3034" w:rsidP="0033300F">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33300F" w:rsidRPr="0033300F">
        <w:t xml:space="preserve"> </w:t>
      </w:r>
      <w:r w:rsidR="0033300F" w:rsidRPr="0033300F">
        <w:rPr>
          <w:rFonts w:ascii="Arial" w:hAnsi="Arial" w:cs="Arial"/>
          <w:color w:val="273239"/>
          <w:spacing w:val="2"/>
          <w:sz w:val="26"/>
          <w:szCs w:val="26"/>
        </w:rPr>
        <w:t>vector&lt;int&gt; bfsOfGraph(int V, vector&lt;int&gt; adj[]) {</w:t>
      </w:r>
    </w:p>
    <w:p w14:paraId="324CB8F9"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 Code here</w:t>
      </w:r>
    </w:p>
    <w:p w14:paraId="446108E4"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lastRenderedPageBreak/>
        <w:t xml:space="preserve">       vector&lt;int&gt;bfs;</w:t>
      </w:r>
    </w:p>
    <w:p w14:paraId="599EE3E6"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vector&lt;int&gt;vis(V,0);</w:t>
      </w:r>
    </w:p>
    <w:p w14:paraId="3F99DCED"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queue&lt;int&gt;q;</w:t>
      </w:r>
    </w:p>
    <w:p w14:paraId="0CBD38EE"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q.push(0);</w:t>
      </w:r>
    </w:p>
    <w:p w14:paraId="523DCB37"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vis[0]=1;</w:t>
      </w:r>
    </w:p>
    <w:p w14:paraId="27A9E522"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while(!q.empty())</w:t>
      </w:r>
    </w:p>
    <w:p w14:paraId="3BC80F43"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04FE42E1"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int temp=q.front();</w:t>
      </w:r>
    </w:p>
    <w:p w14:paraId="2958546F"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q.pop();</w:t>
      </w:r>
    </w:p>
    <w:p w14:paraId="3CABDD9F"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bfs.push_back(temp);</w:t>
      </w:r>
    </w:p>
    <w:p w14:paraId="2861F88D"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for(auto it:adj[temp])</w:t>
      </w:r>
    </w:p>
    <w:p w14:paraId="51890041"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0FDB9EF3"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if(!vis[it])</w:t>
      </w:r>
    </w:p>
    <w:p w14:paraId="776D81E0"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3F1C7805"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q.push(it);</w:t>
      </w:r>
    </w:p>
    <w:p w14:paraId="42352538"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vis[it]=1;</w:t>
      </w:r>
    </w:p>
    <w:p w14:paraId="0BE1A12D"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69F0E7EE"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59FE7239"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1170C99B" w14:textId="77777777" w:rsidR="0033300F" w:rsidRPr="0033300F"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return bfs;</w:t>
      </w:r>
    </w:p>
    <w:p w14:paraId="4FC51EB8" w14:textId="2EF2EB11" w:rsidR="005A3034" w:rsidRDefault="0033300F" w:rsidP="0033300F">
      <w:pPr>
        <w:shd w:val="clear" w:color="auto" w:fill="FFFFFF"/>
        <w:spacing w:after="0" w:line="240" w:lineRule="auto"/>
        <w:textAlignment w:val="baseline"/>
        <w:rPr>
          <w:rFonts w:ascii="Arial" w:hAnsi="Arial" w:cs="Arial"/>
          <w:color w:val="273239"/>
          <w:spacing w:val="2"/>
          <w:sz w:val="26"/>
          <w:szCs w:val="26"/>
        </w:rPr>
      </w:pPr>
      <w:r w:rsidRPr="0033300F">
        <w:rPr>
          <w:rFonts w:ascii="Arial" w:hAnsi="Arial" w:cs="Arial"/>
          <w:color w:val="273239"/>
          <w:spacing w:val="2"/>
          <w:sz w:val="26"/>
          <w:szCs w:val="26"/>
        </w:rPr>
        <w:t xml:space="preserve">    }</w:t>
      </w:r>
    </w:p>
    <w:p w14:paraId="6FCEE824" w14:textId="5EEF11C3" w:rsidR="00E36CF9" w:rsidRPr="00E36CF9" w:rsidRDefault="0033300F" w:rsidP="00E36CF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125)</w:t>
      </w:r>
      <w:r w:rsidR="00E36CF9" w:rsidRPr="00E36CF9">
        <w:rPr>
          <w:rFonts w:ascii="Arial" w:hAnsi="Arial" w:cs="Arial"/>
          <w:color w:val="333333"/>
          <w:sz w:val="27"/>
          <w:szCs w:val="27"/>
        </w:rPr>
        <w:t xml:space="preserve"> Given a connected undirected graph. Perform a Depth First Traversal of the graph.</w:t>
      </w:r>
      <w:r w:rsidR="00E36CF9" w:rsidRPr="00E36CF9">
        <w:rPr>
          <w:rFonts w:ascii="Arial" w:hAnsi="Arial" w:cs="Arial"/>
          <w:color w:val="333333"/>
          <w:sz w:val="21"/>
          <w:szCs w:val="21"/>
        </w:rPr>
        <w:br/>
      </w:r>
      <w:r w:rsidR="00E36CF9" w:rsidRPr="00E36CF9">
        <w:rPr>
          <w:rFonts w:ascii="Arial" w:hAnsi="Arial" w:cs="Arial"/>
          <w:b/>
          <w:bCs/>
          <w:color w:val="333333"/>
          <w:sz w:val="27"/>
          <w:szCs w:val="27"/>
        </w:rPr>
        <w:t>Note: </w:t>
      </w:r>
      <w:r w:rsidR="00E36CF9" w:rsidRPr="00E36CF9">
        <w:rPr>
          <w:rFonts w:ascii="Arial" w:hAnsi="Arial" w:cs="Arial"/>
          <w:color w:val="333333"/>
          <w:sz w:val="27"/>
          <w:szCs w:val="27"/>
        </w:rPr>
        <w:t>Use recursive approach to find the DFS traversal of the graph starting from the 0th vertex from left to right according to the graph..</w:t>
      </w:r>
    </w:p>
    <w:p w14:paraId="6FAC9D05" w14:textId="77777777" w:rsidR="00E36CF9" w:rsidRPr="00E36CF9" w:rsidRDefault="00E36CF9" w:rsidP="00E36CF9">
      <w:pPr>
        <w:shd w:val="clear" w:color="auto" w:fill="FFFFFF"/>
        <w:spacing w:after="150" w:line="240" w:lineRule="auto"/>
        <w:rPr>
          <w:rFonts w:ascii="Arial" w:eastAsia="Times New Roman" w:hAnsi="Arial" w:cs="Arial"/>
          <w:color w:val="333333"/>
          <w:sz w:val="21"/>
          <w:szCs w:val="21"/>
        </w:rPr>
      </w:pPr>
      <w:r w:rsidRPr="00E36CF9">
        <w:rPr>
          <w:rFonts w:ascii="Arial" w:eastAsia="Times New Roman" w:hAnsi="Arial" w:cs="Arial"/>
          <w:color w:val="333333"/>
          <w:sz w:val="21"/>
          <w:szCs w:val="21"/>
        </w:rPr>
        <w:br/>
      </w:r>
      <w:r w:rsidRPr="00E36CF9">
        <w:rPr>
          <w:rFonts w:ascii="Arial" w:eastAsia="Times New Roman" w:hAnsi="Arial" w:cs="Arial"/>
          <w:b/>
          <w:bCs/>
          <w:color w:val="333333"/>
          <w:sz w:val="27"/>
          <w:szCs w:val="27"/>
        </w:rPr>
        <w:t>Example 1:</w:t>
      </w:r>
    </w:p>
    <w:p w14:paraId="4C10B10B"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b/>
          <w:bCs/>
          <w:color w:val="333333"/>
          <w:sz w:val="27"/>
          <w:szCs w:val="27"/>
        </w:rPr>
        <w:t>Input:</w:t>
      </w:r>
    </w:p>
    <w:p w14:paraId="3764BFF3" w14:textId="62DA9C0A"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Arial" w:hAnsi="Arial" w:cs="Arial"/>
          <w:noProof/>
          <w:color w:val="273239"/>
          <w:spacing w:val="2"/>
          <w:sz w:val="26"/>
          <w:szCs w:val="26"/>
        </w:rPr>
        <w:drawing>
          <wp:inline distT="0" distB="0" distL="0" distR="0" wp14:anchorId="2AED61D5" wp14:editId="6CADCE92">
            <wp:extent cx="206502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65020" cy="2209800"/>
                    </a:xfrm>
                    <a:prstGeom prst="rect">
                      <a:avLst/>
                    </a:prstGeom>
                    <a:noFill/>
                    <a:ln>
                      <a:noFill/>
                    </a:ln>
                  </pic:spPr>
                </pic:pic>
              </a:graphicData>
            </a:graphic>
          </wp:inline>
        </w:drawing>
      </w:r>
    </w:p>
    <w:p w14:paraId="2F2495A9"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b/>
          <w:bCs/>
          <w:color w:val="333333"/>
          <w:sz w:val="27"/>
          <w:szCs w:val="27"/>
        </w:rPr>
        <w:t>Output:</w:t>
      </w:r>
      <w:r w:rsidRPr="00E36CF9">
        <w:rPr>
          <w:rFonts w:ascii="Consolas" w:eastAsia="Times New Roman" w:hAnsi="Consolas" w:cs="Courier New"/>
          <w:color w:val="333333"/>
          <w:sz w:val="27"/>
          <w:szCs w:val="27"/>
        </w:rPr>
        <w:t xml:space="preserve"> 0 1 2 4 3</w:t>
      </w:r>
    </w:p>
    <w:p w14:paraId="298E39B4" w14:textId="6660CE3C"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b/>
          <w:bCs/>
          <w:color w:val="333333"/>
          <w:sz w:val="27"/>
          <w:szCs w:val="27"/>
        </w:rPr>
        <w:lastRenderedPageBreak/>
        <w:t>Explanation</w:t>
      </w:r>
      <w:r w:rsidR="00B43C45">
        <w:rPr>
          <w:rFonts w:ascii="Consolas" w:eastAsia="Times New Roman" w:hAnsi="Consolas" w:cs="Courier New"/>
          <w:color w:val="333333"/>
          <w:sz w:val="27"/>
          <w:szCs w:val="27"/>
        </w:rPr>
        <w:t>:</w:t>
      </w:r>
      <w:r w:rsidRPr="00E36CF9">
        <w:rPr>
          <w:rFonts w:ascii="Consolas" w:eastAsia="Times New Roman" w:hAnsi="Consolas" w:cs="Courier New"/>
          <w:color w:val="333333"/>
          <w:sz w:val="27"/>
          <w:szCs w:val="27"/>
        </w:rPr>
        <w:t xml:space="preserve"> </w:t>
      </w:r>
    </w:p>
    <w:p w14:paraId="504888E7"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0 is connected to 1, 2, 4.</w:t>
      </w:r>
    </w:p>
    <w:p w14:paraId="09B8EFF2"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1 is connected to 0.</w:t>
      </w:r>
    </w:p>
    <w:p w14:paraId="16D9CB38"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2 is connected to 0.</w:t>
      </w:r>
    </w:p>
    <w:p w14:paraId="3C55CE94"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3 is connected to 4.</w:t>
      </w:r>
    </w:p>
    <w:p w14:paraId="42E2D630"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4 is connected to 0, 3.</w:t>
      </w:r>
    </w:p>
    <w:p w14:paraId="133FC1C9"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so starting from 0, it will go to 1 then 2</w:t>
      </w:r>
    </w:p>
    <w:p w14:paraId="0FFA0767" w14:textId="77777777"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36CF9">
        <w:rPr>
          <w:rFonts w:ascii="Consolas" w:eastAsia="Times New Roman" w:hAnsi="Consolas" w:cs="Courier New"/>
          <w:color w:val="333333"/>
          <w:sz w:val="27"/>
          <w:szCs w:val="27"/>
        </w:rPr>
        <w:t>then 4, and then from 4 to 3.</w:t>
      </w:r>
    </w:p>
    <w:p w14:paraId="0915CD81" w14:textId="44E8D653" w:rsidR="00E36CF9" w:rsidRPr="00E36CF9" w:rsidRDefault="00E36CF9" w:rsidP="00E36CF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36CF9">
        <w:rPr>
          <w:rFonts w:ascii="Consolas" w:eastAsia="Times New Roman" w:hAnsi="Consolas" w:cs="Courier New"/>
          <w:color w:val="333333"/>
          <w:sz w:val="27"/>
          <w:szCs w:val="27"/>
        </w:rPr>
        <w:t>Thus dfs will be 0 1 2 4 3.</w:t>
      </w:r>
    </w:p>
    <w:p w14:paraId="571DF5C1" w14:textId="6DD9B5F3" w:rsidR="00E36CF9" w:rsidRPr="00E36CF9" w:rsidRDefault="0033300F" w:rsidP="00E36CF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E36CF9" w:rsidRPr="00E36CF9">
        <w:t xml:space="preserve"> </w:t>
      </w:r>
      <w:r w:rsidR="00E36CF9" w:rsidRPr="00E36CF9">
        <w:rPr>
          <w:rFonts w:ascii="Arial" w:hAnsi="Arial" w:cs="Arial"/>
          <w:color w:val="273239"/>
          <w:spacing w:val="2"/>
          <w:sz w:val="26"/>
          <w:szCs w:val="26"/>
        </w:rPr>
        <w:t>void dfs(int node,vector&lt;int&gt;&amp;vis,vector&lt;int&gt;adj[],vector&lt;int&gt;&amp;dfs_ans)</w:t>
      </w:r>
    </w:p>
    <w:p w14:paraId="3369C48E"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7BA65473"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dfs_ans.push_back(node);</w:t>
      </w:r>
    </w:p>
    <w:p w14:paraId="3702A9F4"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vis[node]=1;</w:t>
      </w:r>
    </w:p>
    <w:p w14:paraId="7C3EB7F3"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for(auto it:adj[node])</w:t>
      </w:r>
    </w:p>
    <w:p w14:paraId="0D23DBF8"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33BA61C8"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if(!vis[it])</w:t>
      </w:r>
    </w:p>
    <w:p w14:paraId="10460156"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68AE0540"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dfs(it,vis,adj,dfs_ans);</w:t>
      </w:r>
    </w:p>
    <w:p w14:paraId="770C4D40"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2DFC8AC2"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4C640DB7"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356F0C22"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vector&lt;int&gt; dfsOfGraph(int V, vector&lt;int&gt; adj[]) {</w:t>
      </w:r>
    </w:p>
    <w:p w14:paraId="0031485A"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 Code here</w:t>
      </w:r>
    </w:p>
    <w:p w14:paraId="7DB1498E"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vector&lt;int&gt;dfs_ans;</w:t>
      </w:r>
    </w:p>
    <w:p w14:paraId="155FDAE1"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vector&lt;int&gt;vis(V,0);</w:t>
      </w:r>
    </w:p>
    <w:p w14:paraId="195CA935"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12D403F7"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dfs(0,vis,adj,dfs_ans);</w:t>
      </w:r>
    </w:p>
    <w:p w14:paraId="6AA8C690"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67D6661D" w14:textId="77777777" w:rsidR="00E36CF9" w:rsidRPr="00E36CF9"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return dfs_ans;</w:t>
      </w:r>
    </w:p>
    <w:p w14:paraId="66B36C2D" w14:textId="271864A4" w:rsidR="0033300F" w:rsidRDefault="00E36CF9" w:rsidP="00E36CF9">
      <w:pPr>
        <w:shd w:val="clear" w:color="auto" w:fill="FFFFFF"/>
        <w:spacing w:after="0" w:line="240" w:lineRule="auto"/>
        <w:textAlignment w:val="baseline"/>
        <w:rPr>
          <w:rFonts w:ascii="Arial" w:hAnsi="Arial" w:cs="Arial"/>
          <w:color w:val="273239"/>
          <w:spacing w:val="2"/>
          <w:sz w:val="26"/>
          <w:szCs w:val="26"/>
        </w:rPr>
      </w:pPr>
      <w:r w:rsidRPr="00E36CF9">
        <w:rPr>
          <w:rFonts w:ascii="Arial" w:hAnsi="Arial" w:cs="Arial"/>
          <w:color w:val="273239"/>
          <w:spacing w:val="2"/>
          <w:sz w:val="26"/>
          <w:szCs w:val="26"/>
        </w:rPr>
        <w:t xml:space="preserve">    }</w:t>
      </w:r>
    </w:p>
    <w:p w14:paraId="382A658D" w14:textId="620E0DD9" w:rsidR="00C02F0D" w:rsidRPr="00C02F0D" w:rsidRDefault="00E36CF9" w:rsidP="00C02F0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126)</w:t>
      </w:r>
      <w:r w:rsidR="00C02F0D" w:rsidRPr="00C02F0D">
        <w:rPr>
          <w:rFonts w:ascii="Arial" w:hAnsi="Arial" w:cs="Arial"/>
          <w:color w:val="333333"/>
          <w:sz w:val="27"/>
          <w:szCs w:val="27"/>
        </w:rPr>
        <w:t xml:space="preserve"> Given an undirected graph with V vertices and E edges, check whether it contains any cycle or not.</w:t>
      </w:r>
      <w:r w:rsidR="00C02F0D" w:rsidRPr="00C02F0D">
        <w:rPr>
          <w:rFonts w:ascii="Arial" w:hAnsi="Arial" w:cs="Arial"/>
          <w:b/>
          <w:bCs/>
          <w:color w:val="333333"/>
          <w:sz w:val="27"/>
          <w:szCs w:val="27"/>
        </w:rPr>
        <w:t> </w:t>
      </w:r>
      <w:r w:rsidR="00C02F0D" w:rsidRPr="00C02F0D">
        <w:rPr>
          <w:rFonts w:ascii="Arial" w:hAnsi="Arial" w:cs="Arial"/>
          <w:b/>
          <w:bCs/>
          <w:noProof/>
          <w:color w:val="333333"/>
          <w:sz w:val="27"/>
          <w:szCs w:val="27"/>
        </w:rPr>
        <mc:AlternateContent>
          <mc:Choice Requires="wps">
            <w:drawing>
              <wp:inline distT="0" distB="0" distL="0" distR="0" wp14:anchorId="3F8F8750" wp14:editId="49FBF5B5">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6814F"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mq6gEAAMYDAAAOAAAAZHJzL2Uyb0RvYy54bWysU9tuEzEQfUfiHyy/k92EFNpVNlXVqgip&#10;QEXhAxyvnbWwPWbsZBO+nrE3SVN4Q7ysPBcfnzlzdnG9c5ZtFUYDvuXTSc2Z8hI649ct//7t/s0l&#10;ZzEJ3wkLXrV8ryK/Xr5+tRhCo2bQg+0UMgLxsRlCy/uUQlNVUfbKiTiBoDwVNaATiUJcVx2KgdCd&#10;rWZ1/a4aALuAIFWMlL0bi3xZ8LVWMn3ROqrEbMuJWypfLN9V/lbLhWjWKEJv5IGG+AcWThhPj56g&#10;7kQSbIPmLyhnJEIEnSYSXAVaG6nKDDTNtP5jmqdeBFVmIXFiOMkU/x+s/Lx9RGa6ll9MOfPC0Y6+&#10;kmrCr61ilCOBhhAb6nsKj5hHjOEB5I/IPNz21KZuYqALtHy6f0whwtAr0RHTAlG9wMhBJDS2Gj5B&#10;Ry+KTYIi306jy2+QMGxXtrQ/bUntEpOUfFvPL2vapaTS4UwkK9EcLweM6YMCx/Kh5UjsCrjYPsQ0&#10;th5b8lse7o21xQjWv0gQZs4U8pnvKMUKuj1xRxjNROanQw/4i7OBjNTy+HMjUHFmP3qa/2o6n2fn&#10;lWB+8X5GAZ5XVucV4SVBtTxxNh5v0+jWTUCz7ovMI8cb0kybMk/Wc2R1IEtmKYocjJ3deB6Xruff&#10;b/k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EAyZq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4D86A159" w14:textId="77777777" w:rsidR="00C02F0D" w:rsidRPr="00C02F0D" w:rsidRDefault="00C02F0D" w:rsidP="00C02F0D">
      <w:pPr>
        <w:shd w:val="clear" w:color="auto" w:fill="FFFFFF"/>
        <w:spacing w:after="150" w:line="240" w:lineRule="auto"/>
        <w:rPr>
          <w:rFonts w:ascii="Arial" w:eastAsia="Times New Roman" w:hAnsi="Arial" w:cs="Arial"/>
          <w:color w:val="333333"/>
          <w:sz w:val="21"/>
          <w:szCs w:val="21"/>
        </w:rPr>
      </w:pPr>
      <w:r w:rsidRPr="00C02F0D">
        <w:rPr>
          <w:rFonts w:ascii="Arial" w:eastAsia="Times New Roman" w:hAnsi="Arial" w:cs="Arial"/>
          <w:b/>
          <w:bCs/>
          <w:color w:val="333333"/>
          <w:sz w:val="27"/>
          <w:szCs w:val="27"/>
        </w:rPr>
        <w:t>Example 1:</w:t>
      </w:r>
    </w:p>
    <w:p w14:paraId="40E8B45D" w14:textId="77777777" w:rsidR="00C02F0D" w:rsidRPr="00C02F0D" w:rsidRDefault="00C02F0D" w:rsidP="00C02F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02F0D">
        <w:rPr>
          <w:rFonts w:ascii="Consolas" w:eastAsia="Times New Roman" w:hAnsi="Consolas" w:cs="Courier New"/>
          <w:b/>
          <w:bCs/>
          <w:color w:val="333333"/>
          <w:sz w:val="27"/>
          <w:szCs w:val="27"/>
        </w:rPr>
        <w:t>Input:   </w:t>
      </w:r>
    </w:p>
    <w:p w14:paraId="3A5C363E" w14:textId="51D47679" w:rsidR="00C02F0D" w:rsidRPr="00C02F0D" w:rsidRDefault="00C02F0D" w:rsidP="00C02F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02F0D">
        <w:rPr>
          <w:rFonts w:ascii="Arial" w:hAnsi="Arial" w:cs="Arial"/>
          <w:noProof/>
          <w:color w:val="273239"/>
          <w:spacing w:val="2"/>
          <w:sz w:val="26"/>
          <w:szCs w:val="26"/>
        </w:rPr>
        <w:lastRenderedPageBreak/>
        <w:drawing>
          <wp:inline distT="0" distB="0" distL="0" distR="0" wp14:anchorId="0046D372" wp14:editId="16DDB0CD">
            <wp:extent cx="2842260" cy="2156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2260" cy="2156460"/>
                    </a:xfrm>
                    <a:prstGeom prst="rect">
                      <a:avLst/>
                    </a:prstGeom>
                    <a:noFill/>
                    <a:ln>
                      <a:noFill/>
                    </a:ln>
                  </pic:spPr>
                </pic:pic>
              </a:graphicData>
            </a:graphic>
          </wp:inline>
        </w:drawing>
      </w:r>
    </w:p>
    <w:p w14:paraId="7E99B5EC" w14:textId="77777777" w:rsidR="00C02F0D" w:rsidRPr="00C02F0D" w:rsidRDefault="00C02F0D" w:rsidP="00C02F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02F0D">
        <w:rPr>
          <w:rFonts w:ascii="Consolas" w:eastAsia="Times New Roman" w:hAnsi="Consolas" w:cs="Courier New"/>
          <w:b/>
          <w:bCs/>
          <w:color w:val="333333"/>
          <w:sz w:val="27"/>
          <w:szCs w:val="27"/>
        </w:rPr>
        <w:t xml:space="preserve">Output: </w:t>
      </w:r>
      <w:r w:rsidRPr="00C02F0D">
        <w:rPr>
          <w:rFonts w:ascii="Consolas" w:eastAsia="Times New Roman" w:hAnsi="Consolas" w:cs="Courier New"/>
          <w:color w:val="333333"/>
          <w:sz w:val="27"/>
          <w:szCs w:val="27"/>
        </w:rPr>
        <w:t>1</w:t>
      </w:r>
    </w:p>
    <w:p w14:paraId="12A424A9" w14:textId="61823C2C" w:rsidR="009958B3" w:rsidRPr="00C02F0D" w:rsidRDefault="00C02F0D" w:rsidP="00C02F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02F0D">
        <w:rPr>
          <w:rFonts w:ascii="Consolas" w:eastAsia="Times New Roman" w:hAnsi="Consolas" w:cs="Courier New"/>
          <w:b/>
          <w:bCs/>
          <w:color w:val="333333"/>
          <w:sz w:val="27"/>
          <w:szCs w:val="27"/>
        </w:rPr>
        <w:t xml:space="preserve">Explanation: </w:t>
      </w:r>
      <w:r w:rsidRPr="00C02F0D">
        <w:rPr>
          <w:rFonts w:ascii="Consolas" w:eastAsia="Times New Roman" w:hAnsi="Consolas" w:cs="Courier New"/>
          <w:color w:val="333333"/>
          <w:sz w:val="27"/>
          <w:szCs w:val="27"/>
        </w:rPr>
        <w:t>1-&gt;2-&gt;3-&gt;4-&gt;1 is a cycle</w:t>
      </w:r>
    </w:p>
    <w:p w14:paraId="01F67E75" w14:textId="18DF0B5A" w:rsidR="0070275C" w:rsidRDefault="0070275C" w:rsidP="00C02F0D">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highlight w:val="cyan"/>
        </w:rPr>
        <w:t>*****************************************************BFS IMPLEMENTATION********************************************</w:t>
      </w:r>
    </w:p>
    <w:p w14:paraId="3FC3297A" w14:textId="77777777" w:rsidR="0070275C" w:rsidRDefault="0070275C" w:rsidP="00C02F0D">
      <w:pPr>
        <w:shd w:val="clear" w:color="auto" w:fill="FFFFFF"/>
        <w:spacing w:after="0" w:line="240" w:lineRule="auto"/>
        <w:textAlignment w:val="baseline"/>
        <w:rPr>
          <w:rFonts w:ascii="Arial" w:hAnsi="Arial" w:cs="Arial"/>
          <w:color w:val="273239"/>
          <w:spacing w:val="2"/>
          <w:sz w:val="26"/>
          <w:szCs w:val="26"/>
        </w:rPr>
      </w:pPr>
    </w:p>
    <w:p w14:paraId="340380A8" w14:textId="770E7DA1" w:rsidR="00C02F0D" w:rsidRPr="00C02F0D" w:rsidRDefault="00E36CF9" w:rsidP="00C02F0D">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C02F0D" w:rsidRPr="00C02F0D">
        <w:t xml:space="preserve"> </w:t>
      </w:r>
      <w:r w:rsidR="00C02F0D" w:rsidRPr="00C02F0D">
        <w:rPr>
          <w:rFonts w:ascii="Arial" w:hAnsi="Arial" w:cs="Arial"/>
          <w:color w:val="273239"/>
          <w:spacing w:val="2"/>
          <w:sz w:val="26"/>
          <w:szCs w:val="26"/>
        </w:rPr>
        <w:t>bool check(int node,vector&lt;int&gt;&amp;vis,vector&lt;int&gt;adj[])</w:t>
      </w:r>
    </w:p>
    <w:p w14:paraId="056B75CA"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0692882C"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queue&lt;pair&lt;int,int&gt;&gt;q;</w:t>
      </w:r>
    </w:p>
    <w:p w14:paraId="3E7EC5E5"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vis[node]=1;</w:t>
      </w:r>
    </w:p>
    <w:p w14:paraId="207AA7BA"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q.push({node,-1});</w:t>
      </w:r>
    </w:p>
    <w:p w14:paraId="1C8153A1"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2871FECA"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while(!q.empty())</w:t>
      </w:r>
    </w:p>
    <w:p w14:paraId="384840CF"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46EB0C3B"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int parent=q.front().first;</w:t>
      </w:r>
    </w:p>
    <w:p w14:paraId="424114C4"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int pre=q.front().second;</w:t>
      </w:r>
    </w:p>
    <w:p w14:paraId="55C67B2B"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q.pop();</w:t>
      </w:r>
    </w:p>
    <w:p w14:paraId="3A7003E7"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for(auto it:adj[parent])</w:t>
      </w:r>
    </w:p>
    <w:p w14:paraId="7652823E"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565B6FBF"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if(!vis[it])</w:t>
      </w:r>
    </w:p>
    <w:p w14:paraId="0CDAC988"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40722366"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vis[it]=1;</w:t>
      </w:r>
    </w:p>
    <w:p w14:paraId="75C4D459"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q.push({it,parent});</w:t>
      </w:r>
    </w:p>
    <w:p w14:paraId="1B134170"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4CC216C4"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else if(pre!=it)</w:t>
      </w:r>
    </w:p>
    <w:p w14:paraId="4CF03611"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return 1;</w:t>
      </w:r>
    </w:p>
    <w:p w14:paraId="3657145A"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45B482EF"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390FD42E"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2F4BBBE2"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return 0;</w:t>
      </w:r>
    </w:p>
    <w:p w14:paraId="07739869"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lastRenderedPageBreak/>
        <w:t xml:space="preserve">    }</w:t>
      </w:r>
    </w:p>
    <w:p w14:paraId="78AA964F"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bool isCycle(int V, vector&lt;int&gt; adj[]) {</w:t>
      </w:r>
    </w:p>
    <w:p w14:paraId="43554E4F"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 Code here</w:t>
      </w:r>
    </w:p>
    <w:p w14:paraId="3AA9FF0C"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vector&lt;int&gt;vis(V,0);</w:t>
      </w:r>
    </w:p>
    <w:p w14:paraId="26AA3ABD"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for(int i=1;i&lt;V;i++)</w:t>
      </w:r>
    </w:p>
    <w:p w14:paraId="6B9C3428"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6289D804"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if(!vis[i]&amp;&amp;check(i,vis,adj))</w:t>
      </w:r>
    </w:p>
    <w:p w14:paraId="5D310A76"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return 1;</w:t>
      </w:r>
    </w:p>
    <w:p w14:paraId="3D6B381E"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5554BC47" w14:textId="77777777" w:rsidR="00C02F0D" w:rsidRPr="00C02F0D"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return 0;</w:t>
      </w:r>
    </w:p>
    <w:p w14:paraId="0B0EDB6F" w14:textId="3018B340" w:rsidR="00E36CF9" w:rsidRDefault="00C02F0D" w:rsidP="00C02F0D">
      <w:pPr>
        <w:shd w:val="clear" w:color="auto" w:fill="FFFFFF"/>
        <w:spacing w:after="0" w:line="240" w:lineRule="auto"/>
        <w:textAlignment w:val="baseline"/>
        <w:rPr>
          <w:rFonts w:ascii="Arial" w:hAnsi="Arial" w:cs="Arial"/>
          <w:color w:val="273239"/>
          <w:spacing w:val="2"/>
          <w:sz w:val="26"/>
          <w:szCs w:val="26"/>
        </w:rPr>
      </w:pPr>
      <w:r w:rsidRPr="00C02F0D">
        <w:rPr>
          <w:rFonts w:ascii="Arial" w:hAnsi="Arial" w:cs="Arial"/>
          <w:color w:val="273239"/>
          <w:spacing w:val="2"/>
          <w:sz w:val="26"/>
          <w:szCs w:val="26"/>
        </w:rPr>
        <w:t xml:space="preserve">    }</w:t>
      </w:r>
    </w:p>
    <w:p w14:paraId="3EA17A0A" w14:textId="70BB47EE" w:rsidR="0070275C" w:rsidRDefault="0070275C" w:rsidP="00C02F0D">
      <w:pPr>
        <w:shd w:val="clear" w:color="auto" w:fill="FFFFFF"/>
        <w:spacing w:after="0" w:line="240" w:lineRule="auto"/>
        <w:textAlignment w:val="baseline"/>
        <w:rPr>
          <w:rFonts w:ascii="Arial" w:hAnsi="Arial" w:cs="Arial"/>
          <w:color w:val="273239"/>
          <w:spacing w:val="2"/>
          <w:sz w:val="26"/>
          <w:szCs w:val="26"/>
        </w:rPr>
      </w:pPr>
      <w:r w:rsidRPr="00AB4E80">
        <w:rPr>
          <w:rFonts w:ascii="Arial" w:hAnsi="Arial" w:cs="Arial"/>
          <w:color w:val="273239"/>
          <w:spacing w:val="2"/>
          <w:sz w:val="26"/>
          <w:szCs w:val="26"/>
          <w:highlight w:val="cyan"/>
        </w:rPr>
        <w:t>****************************************************DFS IMPLEMENTATION*************************************************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70275C" w:rsidRPr="0070275C" w14:paraId="68175031" w14:textId="77777777" w:rsidTr="0070275C">
        <w:tc>
          <w:tcPr>
            <w:tcW w:w="0" w:type="auto"/>
            <w:shd w:val="clear" w:color="auto" w:fill="auto"/>
            <w:tcMar>
              <w:top w:w="0" w:type="dxa"/>
              <w:left w:w="150" w:type="dxa"/>
              <w:bottom w:w="0" w:type="dxa"/>
              <w:right w:w="150" w:type="dxa"/>
            </w:tcMar>
          </w:tcPr>
          <w:p w14:paraId="5DDFA705" w14:textId="2F7B679F" w:rsidR="0070275C" w:rsidRPr="0070275C" w:rsidRDefault="0070275C" w:rsidP="0070275C">
            <w:pPr>
              <w:spacing w:after="0" w:line="300" w:lineRule="atLeast"/>
              <w:rPr>
                <w:rFonts w:ascii="Consolas" w:eastAsia="Times New Roman" w:hAnsi="Consolas" w:cs="Segoe UI"/>
                <w:color w:val="24292F"/>
                <w:sz w:val="18"/>
                <w:szCs w:val="18"/>
              </w:rPr>
            </w:pPr>
          </w:p>
        </w:tc>
      </w:tr>
    </w:tbl>
    <w:p w14:paraId="2B6BE814" w14:textId="47115601" w:rsidR="0070275C" w:rsidRPr="0070275C" w:rsidRDefault="00A84953" w:rsidP="0070275C">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70275C" w:rsidRPr="0070275C">
        <w:rPr>
          <w:rFonts w:ascii="Arial" w:hAnsi="Arial" w:cs="Arial"/>
          <w:color w:val="273239"/>
          <w:spacing w:val="2"/>
          <w:sz w:val="26"/>
          <w:szCs w:val="26"/>
        </w:rPr>
        <w:t>bool checkForCycle(int node, int parent, vector&lt;int&gt; &amp;vis, vector&lt;int&gt; adj[]) {</w:t>
      </w:r>
    </w:p>
    <w:p w14:paraId="65B323A6"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vis[node] = 1; </w:t>
      </w:r>
    </w:p>
    <w:p w14:paraId="246B9616"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for(auto it: adj[node]) {</w:t>
      </w:r>
    </w:p>
    <w:p w14:paraId="4E698A5B"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if(!vis[it]) {</w:t>
      </w:r>
    </w:p>
    <w:p w14:paraId="41EDA006"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if(checkForCycle(it, node, vis, adj)) </w:t>
      </w:r>
    </w:p>
    <w:p w14:paraId="5420CD49"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return true; </w:t>
      </w:r>
    </w:p>
    <w:p w14:paraId="097051D3"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w:t>
      </w:r>
    </w:p>
    <w:p w14:paraId="34FFB923"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else if(it!=parent) </w:t>
      </w:r>
    </w:p>
    <w:p w14:paraId="516E3101"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return true; </w:t>
      </w:r>
    </w:p>
    <w:p w14:paraId="0B5AE389"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w:t>
      </w:r>
    </w:p>
    <w:p w14:paraId="38D7AF06"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w:t>
      </w:r>
    </w:p>
    <w:p w14:paraId="4562521F"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return false; </w:t>
      </w:r>
    </w:p>
    <w:p w14:paraId="67F53A0A"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 xml:space="preserve">    }</w:t>
      </w:r>
    </w:p>
    <w:p w14:paraId="45C0761D"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public:</w:t>
      </w:r>
    </w:p>
    <w:p w14:paraId="03800045"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bool isCycle(int V, vector&lt;int&gt;adj[]){</w:t>
      </w:r>
    </w:p>
    <w:p w14:paraId="6097005A"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vector&lt;int&gt; vis(V+1, 0); </w:t>
      </w:r>
    </w:p>
    <w:p w14:paraId="1BF559C2"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for(int i = 0;i&lt;V;i++) {</w:t>
      </w:r>
    </w:p>
    <w:p w14:paraId="2E8131E2"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if(!vis[i]) {</w:t>
      </w:r>
    </w:p>
    <w:p w14:paraId="2D636CBD"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if(checkForCycle(i, -1, vis, adj)) return true; </w:t>
      </w:r>
    </w:p>
    <w:p w14:paraId="5A4F6CFE"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w:t>
      </w:r>
    </w:p>
    <w:p w14:paraId="3415406A"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w:t>
      </w:r>
    </w:p>
    <w:p w14:paraId="2E54EAD1"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w:t>
      </w:r>
    </w:p>
    <w:p w14:paraId="0AC11245" w14:textId="77777777" w:rsidR="0070275C" w:rsidRP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 xml:space="preserve">    return false; </w:t>
      </w:r>
    </w:p>
    <w:p w14:paraId="1558F50B" w14:textId="68BB7A67" w:rsidR="0070275C" w:rsidRDefault="0070275C" w:rsidP="0070275C">
      <w:pPr>
        <w:shd w:val="clear" w:color="auto" w:fill="FFFFFF"/>
        <w:spacing w:after="0" w:line="240" w:lineRule="auto"/>
        <w:textAlignment w:val="baseline"/>
        <w:rPr>
          <w:rFonts w:ascii="Arial" w:hAnsi="Arial" w:cs="Arial"/>
          <w:color w:val="273239"/>
          <w:spacing w:val="2"/>
          <w:sz w:val="26"/>
          <w:szCs w:val="26"/>
        </w:rPr>
      </w:pPr>
      <w:r w:rsidRPr="0070275C">
        <w:rPr>
          <w:rFonts w:ascii="Arial" w:hAnsi="Arial" w:cs="Arial"/>
          <w:color w:val="273239"/>
          <w:spacing w:val="2"/>
          <w:sz w:val="26"/>
          <w:szCs w:val="26"/>
        </w:rPr>
        <w:tab/>
        <w:t>}</w:t>
      </w:r>
    </w:p>
    <w:p w14:paraId="7B53BBFF" w14:textId="22E56136" w:rsidR="00FF3979" w:rsidRDefault="00FF3979" w:rsidP="0070275C">
      <w:pPr>
        <w:shd w:val="clear" w:color="auto" w:fill="FFFFFF"/>
        <w:spacing w:after="0" w:line="240" w:lineRule="auto"/>
        <w:textAlignment w:val="baseline"/>
        <w:rPr>
          <w:rFonts w:ascii="Arial" w:hAnsi="Arial" w:cs="Arial"/>
          <w:color w:val="273239"/>
          <w:spacing w:val="2"/>
          <w:sz w:val="26"/>
          <w:szCs w:val="26"/>
        </w:rPr>
      </w:pPr>
      <w:r w:rsidRPr="00FF3979">
        <w:rPr>
          <w:rFonts w:ascii="Arial" w:hAnsi="Arial" w:cs="Arial"/>
          <w:color w:val="273239"/>
          <w:spacing w:val="2"/>
          <w:sz w:val="26"/>
          <w:szCs w:val="26"/>
          <w:highlight w:val="cyan"/>
        </w:rPr>
        <w:t>****************REFER TO NEXT SECTION/REMAINING SECTION OF GRAPH************</w:t>
      </w:r>
    </w:p>
    <w:p w14:paraId="776BB337" w14:textId="734CF41A" w:rsidR="0002394C" w:rsidRPr="0002394C" w:rsidRDefault="00C02F0D" w:rsidP="0002394C">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127)</w:t>
      </w:r>
      <w:r w:rsidR="0002394C" w:rsidRPr="0002394C">
        <w:rPr>
          <w:rFonts w:ascii="Segoe UI" w:hAnsi="Segoe UI" w:cs="Segoe UI"/>
          <w:color w:val="263238"/>
          <w:sz w:val="21"/>
          <w:szCs w:val="21"/>
        </w:rPr>
        <w:t xml:space="preserve"> There is an </w:t>
      </w:r>
      <w:r w:rsidR="0002394C" w:rsidRPr="0002394C">
        <w:rPr>
          <w:rFonts w:ascii="Segoe UI" w:hAnsi="Segoe UI" w:cs="Segoe UI"/>
          <w:b/>
          <w:bCs/>
          <w:color w:val="263238"/>
          <w:sz w:val="21"/>
          <w:szCs w:val="21"/>
        </w:rPr>
        <w:t>undirected</w:t>
      </w:r>
      <w:r w:rsidR="0002394C" w:rsidRPr="0002394C">
        <w:rPr>
          <w:rFonts w:ascii="Segoe UI" w:hAnsi="Segoe UI" w:cs="Segoe UI"/>
          <w:color w:val="263238"/>
          <w:sz w:val="21"/>
          <w:szCs w:val="21"/>
        </w:rPr>
        <w:t> graph with </w:t>
      </w:r>
      <w:r w:rsidR="0002394C" w:rsidRPr="0002394C">
        <w:rPr>
          <w:rFonts w:ascii="Courier New" w:hAnsi="Courier New" w:cs="Courier New"/>
          <w:color w:val="546E7A"/>
          <w:sz w:val="20"/>
          <w:szCs w:val="20"/>
          <w:shd w:val="clear" w:color="auto" w:fill="F7F9FA"/>
        </w:rPr>
        <w:t>n</w:t>
      </w:r>
      <w:r w:rsidR="0002394C" w:rsidRPr="0002394C">
        <w:rPr>
          <w:rFonts w:ascii="Segoe UI" w:hAnsi="Segoe UI" w:cs="Segoe UI"/>
          <w:color w:val="263238"/>
          <w:sz w:val="21"/>
          <w:szCs w:val="21"/>
        </w:rPr>
        <w:t> nodes, where each node is numbered between </w:t>
      </w:r>
      <w:r w:rsidR="0002394C" w:rsidRPr="0002394C">
        <w:rPr>
          <w:rFonts w:ascii="Courier New" w:hAnsi="Courier New" w:cs="Courier New"/>
          <w:color w:val="546E7A"/>
          <w:sz w:val="20"/>
          <w:szCs w:val="20"/>
          <w:shd w:val="clear" w:color="auto" w:fill="F7F9FA"/>
        </w:rPr>
        <w:t>0</w:t>
      </w:r>
      <w:r w:rsidR="0002394C" w:rsidRPr="0002394C">
        <w:rPr>
          <w:rFonts w:ascii="Segoe UI" w:hAnsi="Segoe UI" w:cs="Segoe UI"/>
          <w:color w:val="263238"/>
          <w:sz w:val="21"/>
          <w:szCs w:val="21"/>
        </w:rPr>
        <w:t> and </w:t>
      </w:r>
      <w:r w:rsidR="0002394C" w:rsidRPr="0002394C">
        <w:rPr>
          <w:rFonts w:ascii="Courier New" w:hAnsi="Courier New" w:cs="Courier New"/>
          <w:color w:val="546E7A"/>
          <w:sz w:val="20"/>
          <w:szCs w:val="20"/>
          <w:shd w:val="clear" w:color="auto" w:fill="F7F9FA"/>
        </w:rPr>
        <w:t>n - 1</w:t>
      </w:r>
      <w:r w:rsidR="0002394C" w:rsidRPr="0002394C">
        <w:rPr>
          <w:rFonts w:ascii="Segoe UI" w:hAnsi="Segoe UI" w:cs="Segoe UI"/>
          <w:color w:val="263238"/>
          <w:sz w:val="21"/>
          <w:szCs w:val="21"/>
        </w:rPr>
        <w:t>. You are given a 2D array </w:t>
      </w:r>
      <w:r w:rsidR="0002394C" w:rsidRPr="0002394C">
        <w:rPr>
          <w:rFonts w:ascii="Courier New" w:hAnsi="Courier New" w:cs="Courier New"/>
          <w:color w:val="546E7A"/>
          <w:sz w:val="20"/>
          <w:szCs w:val="20"/>
          <w:shd w:val="clear" w:color="auto" w:fill="F7F9FA"/>
        </w:rPr>
        <w:t>graph</w:t>
      </w:r>
      <w:r w:rsidR="0002394C" w:rsidRPr="0002394C">
        <w:rPr>
          <w:rFonts w:ascii="Segoe UI" w:hAnsi="Segoe UI" w:cs="Segoe UI"/>
          <w:color w:val="263238"/>
          <w:sz w:val="21"/>
          <w:szCs w:val="21"/>
        </w:rPr>
        <w:t>, where </w:t>
      </w:r>
      <w:r w:rsidR="0002394C" w:rsidRPr="0002394C">
        <w:rPr>
          <w:rFonts w:ascii="Courier New" w:hAnsi="Courier New" w:cs="Courier New"/>
          <w:color w:val="546E7A"/>
          <w:sz w:val="20"/>
          <w:szCs w:val="20"/>
          <w:shd w:val="clear" w:color="auto" w:fill="F7F9FA"/>
        </w:rPr>
        <w:t>graph[u]</w:t>
      </w:r>
      <w:r w:rsidR="0002394C" w:rsidRPr="0002394C">
        <w:rPr>
          <w:rFonts w:ascii="Segoe UI" w:hAnsi="Segoe UI" w:cs="Segoe UI"/>
          <w:color w:val="263238"/>
          <w:sz w:val="21"/>
          <w:szCs w:val="21"/>
        </w:rPr>
        <w:t> is an array of nodes that node </w:t>
      </w:r>
      <w:r w:rsidR="0002394C" w:rsidRPr="0002394C">
        <w:rPr>
          <w:rFonts w:ascii="Courier New" w:hAnsi="Courier New" w:cs="Courier New"/>
          <w:color w:val="546E7A"/>
          <w:sz w:val="20"/>
          <w:szCs w:val="20"/>
          <w:shd w:val="clear" w:color="auto" w:fill="F7F9FA"/>
        </w:rPr>
        <w:t>u</w:t>
      </w:r>
      <w:r w:rsidR="0002394C" w:rsidRPr="0002394C">
        <w:rPr>
          <w:rFonts w:ascii="Segoe UI" w:hAnsi="Segoe UI" w:cs="Segoe UI"/>
          <w:color w:val="263238"/>
          <w:sz w:val="21"/>
          <w:szCs w:val="21"/>
        </w:rPr>
        <w:t xml:space="preserve"> is adjacent to. </w:t>
      </w:r>
      <w:r w:rsidR="0002394C" w:rsidRPr="0002394C">
        <w:rPr>
          <w:rFonts w:ascii="Segoe UI" w:hAnsi="Segoe UI" w:cs="Segoe UI"/>
          <w:color w:val="263238"/>
          <w:sz w:val="21"/>
          <w:szCs w:val="21"/>
        </w:rPr>
        <w:lastRenderedPageBreak/>
        <w:t>More formally, for each </w:t>
      </w:r>
      <w:r w:rsidR="0002394C" w:rsidRPr="0002394C">
        <w:rPr>
          <w:rFonts w:ascii="Courier New" w:hAnsi="Courier New" w:cs="Courier New"/>
          <w:color w:val="546E7A"/>
          <w:sz w:val="20"/>
          <w:szCs w:val="20"/>
          <w:shd w:val="clear" w:color="auto" w:fill="F7F9FA"/>
        </w:rPr>
        <w:t>v</w:t>
      </w:r>
      <w:r w:rsidR="0002394C" w:rsidRPr="0002394C">
        <w:rPr>
          <w:rFonts w:ascii="Segoe UI" w:hAnsi="Segoe UI" w:cs="Segoe UI"/>
          <w:color w:val="263238"/>
          <w:sz w:val="21"/>
          <w:szCs w:val="21"/>
        </w:rPr>
        <w:t> in </w:t>
      </w:r>
      <w:r w:rsidR="0002394C" w:rsidRPr="0002394C">
        <w:rPr>
          <w:rFonts w:ascii="Courier New" w:hAnsi="Courier New" w:cs="Courier New"/>
          <w:color w:val="546E7A"/>
          <w:sz w:val="20"/>
          <w:szCs w:val="20"/>
          <w:shd w:val="clear" w:color="auto" w:fill="F7F9FA"/>
        </w:rPr>
        <w:t>graph[u]</w:t>
      </w:r>
      <w:r w:rsidR="0002394C" w:rsidRPr="0002394C">
        <w:rPr>
          <w:rFonts w:ascii="Segoe UI" w:hAnsi="Segoe UI" w:cs="Segoe UI"/>
          <w:color w:val="263238"/>
          <w:sz w:val="21"/>
          <w:szCs w:val="21"/>
        </w:rPr>
        <w:t>, there is an undirected edge between node </w:t>
      </w:r>
      <w:r w:rsidR="0002394C" w:rsidRPr="0002394C">
        <w:rPr>
          <w:rFonts w:ascii="Courier New" w:hAnsi="Courier New" w:cs="Courier New"/>
          <w:color w:val="546E7A"/>
          <w:sz w:val="20"/>
          <w:szCs w:val="20"/>
          <w:shd w:val="clear" w:color="auto" w:fill="F7F9FA"/>
        </w:rPr>
        <w:t>u</w:t>
      </w:r>
      <w:r w:rsidR="0002394C" w:rsidRPr="0002394C">
        <w:rPr>
          <w:rFonts w:ascii="Segoe UI" w:hAnsi="Segoe UI" w:cs="Segoe UI"/>
          <w:color w:val="263238"/>
          <w:sz w:val="21"/>
          <w:szCs w:val="21"/>
        </w:rPr>
        <w:t> and node </w:t>
      </w:r>
      <w:r w:rsidR="0002394C" w:rsidRPr="0002394C">
        <w:rPr>
          <w:rFonts w:ascii="Courier New" w:hAnsi="Courier New" w:cs="Courier New"/>
          <w:color w:val="546E7A"/>
          <w:sz w:val="20"/>
          <w:szCs w:val="20"/>
          <w:shd w:val="clear" w:color="auto" w:fill="F7F9FA"/>
        </w:rPr>
        <w:t>v</w:t>
      </w:r>
      <w:r w:rsidR="0002394C" w:rsidRPr="0002394C">
        <w:rPr>
          <w:rFonts w:ascii="Segoe UI" w:hAnsi="Segoe UI" w:cs="Segoe UI"/>
          <w:color w:val="263238"/>
          <w:sz w:val="21"/>
          <w:szCs w:val="21"/>
        </w:rPr>
        <w:t>. The graph has the following properties:</w:t>
      </w:r>
    </w:p>
    <w:p w14:paraId="79C744A8" w14:textId="77777777" w:rsidR="0002394C" w:rsidRPr="0002394C" w:rsidRDefault="0002394C" w:rsidP="00A0090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There are no self-edges (</w:t>
      </w:r>
      <w:r w:rsidRPr="0002394C">
        <w:rPr>
          <w:rFonts w:ascii="Courier New" w:eastAsia="Times New Roman" w:hAnsi="Courier New" w:cs="Courier New"/>
          <w:color w:val="546E7A"/>
          <w:sz w:val="20"/>
          <w:szCs w:val="20"/>
          <w:shd w:val="clear" w:color="auto" w:fill="F7F9FA"/>
        </w:rPr>
        <w:t>graph[u]</w:t>
      </w:r>
      <w:r w:rsidRPr="0002394C">
        <w:rPr>
          <w:rFonts w:ascii="Segoe UI" w:eastAsia="Times New Roman" w:hAnsi="Segoe UI" w:cs="Segoe UI"/>
          <w:color w:val="263238"/>
          <w:sz w:val="21"/>
          <w:szCs w:val="21"/>
        </w:rPr>
        <w:t> does not contain </w:t>
      </w:r>
      <w:r w:rsidRPr="0002394C">
        <w:rPr>
          <w:rFonts w:ascii="Courier New" w:eastAsia="Times New Roman" w:hAnsi="Courier New" w:cs="Courier New"/>
          <w:color w:val="546E7A"/>
          <w:sz w:val="20"/>
          <w:szCs w:val="20"/>
          <w:shd w:val="clear" w:color="auto" w:fill="F7F9FA"/>
        </w:rPr>
        <w:t>u</w:t>
      </w:r>
      <w:r w:rsidRPr="0002394C">
        <w:rPr>
          <w:rFonts w:ascii="Segoe UI" w:eastAsia="Times New Roman" w:hAnsi="Segoe UI" w:cs="Segoe UI"/>
          <w:color w:val="263238"/>
          <w:sz w:val="21"/>
          <w:szCs w:val="21"/>
        </w:rPr>
        <w:t>).</w:t>
      </w:r>
    </w:p>
    <w:p w14:paraId="6CA1CEA6" w14:textId="77777777" w:rsidR="0002394C" w:rsidRPr="0002394C" w:rsidRDefault="0002394C" w:rsidP="00A0090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There are no parallel edges (</w:t>
      </w:r>
      <w:r w:rsidRPr="0002394C">
        <w:rPr>
          <w:rFonts w:ascii="Courier New" w:eastAsia="Times New Roman" w:hAnsi="Courier New" w:cs="Courier New"/>
          <w:color w:val="546E7A"/>
          <w:sz w:val="20"/>
          <w:szCs w:val="20"/>
          <w:shd w:val="clear" w:color="auto" w:fill="F7F9FA"/>
        </w:rPr>
        <w:t>graph[u]</w:t>
      </w:r>
      <w:r w:rsidRPr="0002394C">
        <w:rPr>
          <w:rFonts w:ascii="Segoe UI" w:eastAsia="Times New Roman" w:hAnsi="Segoe UI" w:cs="Segoe UI"/>
          <w:color w:val="263238"/>
          <w:sz w:val="21"/>
          <w:szCs w:val="21"/>
        </w:rPr>
        <w:t> does not contain duplicate values).</w:t>
      </w:r>
    </w:p>
    <w:p w14:paraId="1681AC9F" w14:textId="77777777" w:rsidR="0002394C" w:rsidRPr="0002394C" w:rsidRDefault="0002394C" w:rsidP="00A0090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If </w:t>
      </w:r>
      <w:r w:rsidRPr="0002394C">
        <w:rPr>
          <w:rFonts w:ascii="Courier New" w:eastAsia="Times New Roman" w:hAnsi="Courier New" w:cs="Courier New"/>
          <w:color w:val="546E7A"/>
          <w:sz w:val="20"/>
          <w:szCs w:val="20"/>
          <w:shd w:val="clear" w:color="auto" w:fill="F7F9FA"/>
        </w:rPr>
        <w:t>v</w:t>
      </w:r>
      <w:r w:rsidRPr="0002394C">
        <w:rPr>
          <w:rFonts w:ascii="Segoe UI" w:eastAsia="Times New Roman" w:hAnsi="Segoe UI" w:cs="Segoe UI"/>
          <w:color w:val="263238"/>
          <w:sz w:val="21"/>
          <w:szCs w:val="21"/>
        </w:rPr>
        <w:t> is in </w:t>
      </w:r>
      <w:r w:rsidRPr="0002394C">
        <w:rPr>
          <w:rFonts w:ascii="Courier New" w:eastAsia="Times New Roman" w:hAnsi="Courier New" w:cs="Courier New"/>
          <w:color w:val="546E7A"/>
          <w:sz w:val="20"/>
          <w:szCs w:val="20"/>
          <w:shd w:val="clear" w:color="auto" w:fill="F7F9FA"/>
        </w:rPr>
        <w:t>graph[u]</w:t>
      </w:r>
      <w:r w:rsidRPr="0002394C">
        <w:rPr>
          <w:rFonts w:ascii="Segoe UI" w:eastAsia="Times New Roman" w:hAnsi="Segoe UI" w:cs="Segoe UI"/>
          <w:color w:val="263238"/>
          <w:sz w:val="21"/>
          <w:szCs w:val="21"/>
        </w:rPr>
        <w:t>, then </w:t>
      </w:r>
      <w:r w:rsidRPr="0002394C">
        <w:rPr>
          <w:rFonts w:ascii="Courier New" w:eastAsia="Times New Roman" w:hAnsi="Courier New" w:cs="Courier New"/>
          <w:color w:val="546E7A"/>
          <w:sz w:val="20"/>
          <w:szCs w:val="20"/>
          <w:shd w:val="clear" w:color="auto" w:fill="F7F9FA"/>
        </w:rPr>
        <w:t>u</w:t>
      </w:r>
      <w:r w:rsidRPr="0002394C">
        <w:rPr>
          <w:rFonts w:ascii="Segoe UI" w:eastAsia="Times New Roman" w:hAnsi="Segoe UI" w:cs="Segoe UI"/>
          <w:color w:val="263238"/>
          <w:sz w:val="21"/>
          <w:szCs w:val="21"/>
        </w:rPr>
        <w:t> is in </w:t>
      </w:r>
      <w:r w:rsidRPr="0002394C">
        <w:rPr>
          <w:rFonts w:ascii="Courier New" w:eastAsia="Times New Roman" w:hAnsi="Courier New" w:cs="Courier New"/>
          <w:color w:val="546E7A"/>
          <w:sz w:val="20"/>
          <w:szCs w:val="20"/>
          <w:shd w:val="clear" w:color="auto" w:fill="F7F9FA"/>
        </w:rPr>
        <w:t>graph[v]</w:t>
      </w:r>
      <w:r w:rsidRPr="0002394C">
        <w:rPr>
          <w:rFonts w:ascii="Segoe UI" w:eastAsia="Times New Roman" w:hAnsi="Segoe UI" w:cs="Segoe UI"/>
          <w:color w:val="263238"/>
          <w:sz w:val="21"/>
          <w:szCs w:val="21"/>
        </w:rPr>
        <w:t> (the graph is undirected).</w:t>
      </w:r>
    </w:p>
    <w:p w14:paraId="07C7FC0C" w14:textId="77777777" w:rsidR="0002394C" w:rsidRPr="0002394C" w:rsidRDefault="0002394C" w:rsidP="00A0090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The graph may not be connected, meaning there may be two nodes </w:t>
      </w:r>
      <w:r w:rsidRPr="0002394C">
        <w:rPr>
          <w:rFonts w:ascii="Courier New" w:eastAsia="Times New Roman" w:hAnsi="Courier New" w:cs="Courier New"/>
          <w:color w:val="546E7A"/>
          <w:sz w:val="20"/>
          <w:szCs w:val="20"/>
          <w:shd w:val="clear" w:color="auto" w:fill="F7F9FA"/>
        </w:rPr>
        <w:t>u</w:t>
      </w:r>
      <w:r w:rsidRPr="0002394C">
        <w:rPr>
          <w:rFonts w:ascii="Segoe UI" w:eastAsia="Times New Roman" w:hAnsi="Segoe UI" w:cs="Segoe UI"/>
          <w:color w:val="263238"/>
          <w:sz w:val="21"/>
          <w:szCs w:val="21"/>
        </w:rPr>
        <w:t> and </w:t>
      </w:r>
      <w:r w:rsidRPr="0002394C">
        <w:rPr>
          <w:rFonts w:ascii="Courier New" w:eastAsia="Times New Roman" w:hAnsi="Courier New" w:cs="Courier New"/>
          <w:color w:val="546E7A"/>
          <w:sz w:val="20"/>
          <w:szCs w:val="20"/>
          <w:shd w:val="clear" w:color="auto" w:fill="F7F9FA"/>
        </w:rPr>
        <w:t>v</w:t>
      </w:r>
      <w:r w:rsidRPr="0002394C">
        <w:rPr>
          <w:rFonts w:ascii="Segoe UI" w:eastAsia="Times New Roman" w:hAnsi="Segoe UI" w:cs="Segoe UI"/>
          <w:color w:val="263238"/>
          <w:sz w:val="21"/>
          <w:szCs w:val="21"/>
        </w:rPr>
        <w:t> such that there is no path between them.</w:t>
      </w:r>
    </w:p>
    <w:p w14:paraId="1E1D1940" w14:textId="77777777" w:rsidR="0002394C" w:rsidRPr="0002394C" w:rsidRDefault="0002394C" w:rsidP="0002394C">
      <w:pPr>
        <w:shd w:val="clear" w:color="auto" w:fill="FFFFFF"/>
        <w:spacing w:after="240"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A graph is </w:t>
      </w:r>
      <w:r w:rsidRPr="0002394C">
        <w:rPr>
          <w:rFonts w:ascii="Segoe UI" w:eastAsia="Times New Roman" w:hAnsi="Segoe UI" w:cs="Segoe UI"/>
          <w:b/>
          <w:bCs/>
          <w:color w:val="263238"/>
          <w:sz w:val="21"/>
          <w:szCs w:val="21"/>
        </w:rPr>
        <w:t>bipartite</w:t>
      </w:r>
      <w:r w:rsidRPr="0002394C">
        <w:rPr>
          <w:rFonts w:ascii="Segoe UI" w:eastAsia="Times New Roman" w:hAnsi="Segoe UI" w:cs="Segoe UI"/>
          <w:color w:val="263238"/>
          <w:sz w:val="21"/>
          <w:szCs w:val="21"/>
        </w:rPr>
        <w:t> if the nodes can be partitioned into two independent sets </w:t>
      </w:r>
      <w:r w:rsidRPr="0002394C">
        <w:rPr>
          <w:rFonts w:ascii="Courier New" w:eastAsia="Times New Roman" w:hAnsi="Courier New" w:cs="Courier New"/>
          <w:color w:val="546E7A"/>
          <w:sz w:val="20"/>
          <w:szCs w:val="20"/>
          <w:shd w:val="clear" w:color="auto" w:fill="F7F9FA"/>
        </w:rPr>
        <w:t>A</w:t>
      </w:r>
      <w:r w:rsidRPr="0002394C">
        <w:rPr>
          <w:rFonts w:ascii="Segoe UI" w:eastAsia="Times New Roman" w:hAnsi="Segoe UI" w:cs="Segoe UI"/>
          <w:color w:val="263238"/>
          <w:sz w:val="21"/>
          <w:szCs w:val="21"/>
        </w:rPr>
        <w:t> and </w:t>
      </w:r>
      <w:r w:rsidRPr="0002394C">
        <w:rPr>
          <w:rFonts w:ascii="Courier New" w:eastAsia="Times New Roman" w:hAnsi="Courier New" w:cs="Courier New"/>
          <w:color w:val="546E7A"/>
          <w:sz w:val="20"/>
          <w:szCs w:val="20"/>
          <w:shd w:val="clear" w:color="auto" w:fill="F7F9FA"/>
        </w:rPr>
        <w:t>B</w:t>
      </w:r>
      <w:r w:rsidRPr="0002394C">
        <w:rPr>
          <w:rFonts w:ascii="Segoe UI" w:eastAsia="Times New Roman" w:hAnsi="Segoe UI" w:cs="Segoe UI"/>
          <w:color w:val="263238"/>
          <w:sz w:val="21"/>
          <w:szCs w:val="21"/>
        </w:rPr>
        <w:t> such that </w:t>
      </w:r>
      <w:r w:rsidRPr="0002394C">
        <w:rPr>
          <w:rFonts w:ascii="Segoe UI" w:eastAsia="Times New Roman" w:hAnsi="Segoe UI" w:cs="Segoe UI"/>
          <w:b/>
          <w:bCs/>
          <w:color w:val="263238"/>
          <w:sz w:val="21"/>
          <w:szCs w:val="21"/>
        </w:rPr>
        <w:t>every</w:t>
      </w:r>
      <w:r w:rsidRPr="0002394C">
        <w:rPr>
          <w:rFonts w:ascii="Segoe UI" w:eastAsia="Times New Roman" w:hAnsi="Segoe UI" w:cs="Segoe UI"/>
          <w:color w:val="263238"/>
          <w:sz w:val="21"/>
          <w:szCs w:val="21"/>
        </w:rPr>
        <w:t> edge in the graph connects a node in set </w:t>
      </w:r>
      <w:r w:rsidRPr="0002394C">
        <w:rPr>
          <w:rFonts w:ascii="Courier New" w:eastAsia="Times New Roman" w:hAnsi="Courier New" w:cs="Courier New"/>
          <w:color w:val="546E7A"/>
          <w:sz w:val="20"/>
          <w:szCs w:val="20"/>
          <w:shd w:val="clear" w:color="auto" w:fill="F7F9FA"/>
        </w:rPr>
        <w:t>A</w:t>
      </w:r>
      <w:r w:rsidRPr="0002394C">
        <w:rPr>
          <w:rFonts w:ascii="Segoe UI" w:eastAsia="Times New Roman" w:hAnsi="Segoe UI" w:cs="Segoe UI"/>
          <w:color w:val="263238"/>
          <w:sz w:val="21"/>
          <w:szCs w:val="21"/>
        </w:rPr>
        <w:t> and a node in set </w:t>
      </w:r>
      <w:r w:rsidRPr="0002394C">
        <w:rPr>
          <w:rFonts w:ascii="Courier New" w:eastAsia="Times New Roman" w:hAnsi="Courier New" w:cs="Courier New"/>
          <w:color w:val="546E7A"/>
          <w:sz w:val="20"/>
          <w:szCs w:val="20"/>
          <w:shd w:val="clear" w:color="auto" w:fill="F7F9FA"/>
        </w:rPr>
        <w:t>B</w:t>
      </w:r>
      <w:r w:rsidRPr="0002394C">
        <w:rPr>
          <w:rFonts w:ascii="Segoe UI" w:eastAsia="Times New Roman" w:hAnsi="Segoe UI" w:cs="Segoe UI"/>
          <w:color w:val="263238"/>
          <w:sz w:val="21"/>
          <w:szCs w:val="21"/>
        </w:rPr>
        <w:t>.</w:t>
      </w:r>
    </w:p>
    <w:p w14:paraId="5D5E6B43" w14:textId="77777777" w:rsidR="0002394C" w:rsidRPr="0002394C" w:rsidRDefault="0002394C" w:rsidP="0002394C">
      <w:pPr>
        <w:shd w:val="clear" w:color="auto" w:fill="FFFFFF"/>
        <w:spacing w:after="240"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Return </w:t>
      </w:r>
      <w:r w:rsidRPr="0002394C">
        <w:rPr>
          <w:rFonts w:ascii="Courier New" w:eastAsia="Times New Roman" w:hAnsi="Courier New" w:cs="Courier New"/>
          <w:color w:val="546E7A"/>
          <w:sz w:val="20"/>
          <w:szCs w:val="20"/>
          <w:shd w:val="clear" w:color="auto" w:fill="F7F9FA"/>
        </w:rPr>
        <w:t>true</w:t>
      </w:r>
      <w:r w:rsidRPr="0002394C">
        <w:rPr>
          <w:rFonts w:ascii="Segoe UI" w:eastAsia="Times New Roman" w:hAnsi="Segoe UI" w:cs="Segoe UI"/>
          <w:i/>
          <w:iCs/>
          <w:color w:val="263238"/>
          <w:sz w:val="21"/>
          <w:szCs w:val="21"/>
        </w:rPr>
        <w:t> if and only if it is </w:t>
      </w:r>
      <w:r w:rsidRPr="0002394C">
        <w:rPr>
          <w:rFonts w:ascii="Segoe UI" w:eastAsia="Times New Roman" w:hAnsi="Segoe UI" w:cs="Segoe UI"/>
          <w:b/>
          <w:bCs/>
          <w:i/>
          <w:iCs/>
          <w:color w:val="263238"/>
          <w:sz w:val="21"/>
          <w:szCs w:val="21"/>
        </w:rPr>
        <w:t>bipartite</w:t>
      </w:r>
      <w:r w:rsidRPr="0002394C">
        <w:rPr>
          <w:rFonts w:ascii="Segoe UI" w:eastAsia="Times New Roman" w:hAnsi="Segoe UI" w:cs="Segoe UI"/>
          <w:color w:val="263238"/>
          <w:sz w:val="21"/>
          <w:szCs w:val="21"/>
        </w:rPr>
        <w:t>.</w:t>
      </w:r>
    </w:p>
    <w:p w14:paraId="0A45E054" w14:textId="77777777" w:rsidR="0002394C" w:rsidRPr="0002394C" w:rsidRDefault="0002394C" w:rsidP="0002394C">
      <w:pPr>
        <w:shd w:val="clear" w:color="auto" w:fill="FFFFFF"/>
        <w:spacing w:after="240" w:line="240" w:lineRule="auto"/>
        <w:rPr>
          <w:rFonts w:ascii="Segoe UI" w:eastAsia="Times New Roman" w:hAnsi="Segoe UI" w:cs="Segoe UI"/>
          <w:color w:val="263238"/>
          <w:sz w:val="21"/>
          <w:szCs w:val="21"/>
        </w:rPr>
      </w:pPr>
      <w:r w:rsidRPr="0002394C">
        <w:rPr>
          <w:rFonts w:ascii="Segoe UI" w:eastAsia="Times New Roman" w:hAnsi="Segoe UI" w:cs="Segoe UI"/>
          <w:color w:val="263238"/>
          <w:sz w:val="21"/>
          <w:szCs w:val="21"/>
        </w:rPr>
        <w:t> </w:t>
      </w:r>
    </w:p>
    <w:p w14:paraId="35BBBB13" w14:textId="77777777" w:rsidR="0002394C" w:rsidRPr="0002394C" w:rsidRDefault="0002394C" w:rsidP="0002394C">
      <w:pPr>
        <w:shd w:val="clear" w:color="auto" w:fill="FFFFFF"/>
        <w:spacing w:after="240" w:line="240" w:lineRule="auto"/>
        <w:rPr>
          <w:rFonts w:ascii="Segoe UI" w:eastAsia="Times New Roman" w:hAnsi="Segoe UI" w:cs="Segoe UI"/>
          <w:color w:val="263238"/>
          <w:sz w:val="21"/>
          <w:szCs w:val="21"/>
        </w:rPr>
      </w:pPr>
      <w:r w:rsidRPr="0002394C">
        <w:rPr>
          <w:rFonts w:ascii="Segoe UI" w:eastAsia="Times New Roman" w:hAnsi="Segoe UI" w:cs="Segoe UI"/>
          <w:b/>
          <w:bCs/>
          <w:color w:val="263238"/>
          <w:sz w:val="21"/>
          <w:szCs w:val="21"/>
        </w:rPr>
        <w:t>Example 1:</w:t>
      </w:r>
    </w:p>
    <w:p w14:paraId="7E04A975" w14:textId="514B3340" w:rsidR="0002394C" w:rsidRPr="0002394C" w:rsidRDefault="0002394C" w:rsidP="0002394C">
      <w:pPr>
        <w:spacing w:after="0" w:line="240" w:lineRule="auto"/>
        <w:rPr>
          <w:rFonts w:ascii="Times New Roman" w:eastAsia="Times New Roman" w:hAnsi="Times New Roman" w:cs="Times New Roman"/>
          <w:sz w:val="24"/>
          <w:szCs w:val="24"/>
        </w:rPr>
      </w:pPr>
      <w:r w:rsidRPr="0002394C">
        <w:rPr>
          <w:rFonts w:ascii="Times New Roman" w:eastAsia="Times New Roman" w:hAnsi="Times New Roman" w:cs="Times New Roman"/>
          <w:noProof/>
          <w:sz w:val="24"/>
          <w:szCs w:val="24"/>
        </w:rPr>
        <w:drawing>
          <wp:inline distT="0" distB="0" distL="0" distR="0" wp14:anchorId="1E4807F3" wp14:editId="08B6363B">
            <wp:extent cx="2118360" cy="2118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14:paraId="13E5DA61" w14:textId="77777777" w:rsidR="0002394C" w:rsidRPr="0002394C"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Input:</w:t>
      </w:r>
      <w:r w:rsidRPr="0002394C">
        <w:rPr>
          <w:rFonts w:ascii="Consolas" w:eastAsia="Times New Roman" w:hAnsi="Consolas" w:cs="Courier New"/>
          <w:color w:val="263238"/>
          <w:sz w:val="20"/>
          <w:szCs w:val="20"/>
        </w:rPr>
        <w:t xml:space="preserve"> graph = [[1,2,3],[0,2],[0,1,3],[0,2]]</w:t>
      </w:r>
    </w:p>
    <w:p w14:paraId="73F76BDD" w14:textId="77777777" w:rsidR="0002394C" w:rsidRPr="0002394C"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Output:</w:t>
      </w:r>
      <w:r w:rsidRPr="0002394C">
        <w:rPr>
          <w:rFonts w:ascii="Consolas" w:eastAsia="Times New Roman" w:hAnsi="Consolas" w:cs="Courier New"/>
          <w:color w:val="263238"/>
          <w:sz w:val="20"/>
          <w:szCs w:val="20"/>
        </w:rPr>
        <w:t xml:space="preserve"> false</w:t>
      </w:r>
    </w:p>
    <w:p w14:paraId="75F1F910" w14:textId="77777777" w:rsidR="0002394C" w:rsidRPr="0002394C"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Explanation:</w:t>
      </w:r>
      <w:r w:rsidRPr="0002394C">
        <w:rPr>
          <w:rFonts w:ascii="Consolas" w:eastAsia="Times New Roman" w:hAnsi="Consolas" w:cs="Courier New"/>
          <w:color w:val="263238"/>
          <w:sz w:val="20"/>
          <w:szCs w:val="20"/>
        </w:rPr>
        <w:t xml:space="preserve"> There is no way to partition the nodes into two independent sets such that every edge connects a node in one and a node in the other.</w:t>
      </w:r>
    </w:p>
    <w:p w14:paraId="5EECDDB6" w14:textId="77777777" w:rsidR="0002394C" w:rsidRPr="0002394C" w:rsidRDefault="0002394C" w:rsidP="0002394C">
      <w:pPr>
        <w:shd w:val="clear" w:color="auto" w:fill="FFFFFF"/>
        <w:spacing w:after="240" w:line="240" w:lineRule="auto"/>
        <w:rPr>
          <w:rFonts w:ascii="Segoe UI" w:eastAsia="Times New Roman" w:hAnsi="Segoe UI" w:cs="Segoe UI"/>
          <w:color w:val="263238"/>
          <w:sz w:val="21"/>
          <w:szCs w:val="21"/>
        </w:rPr>
      </w:pPr>
      <w:r w:rsidRPr="0002394C">
        <w:rPr>
          <w:rFonts w:ascii="Segoe UI" w:eastAsia="Times New Roman" w:hAnsi="Segoe UI" w:cs="Segoe UI"/>
          <w:b/>
          <w:bCs/>
          <w:color w:val="263238"/>
          <w:sz w:val="21"/>
          <w:szCs w:val="21"/>
        </w:rPr>
        <w:t>Example 2:</w:t>
      </w:r>
    </w:p>
    <w:p w14:paraId="4002758B" w14:textId="18B79F90" w:rsidR="0002394C" w:rsidRPr="0002394C" w:rsidRDefault="0002394C" w:rsidP="0002394C">
      <w:pPr>
        <w:spacing w:after="0" w:line="240" w:lineRule="auto"/>
        <w:rPr>
          <w:rFonts w:ascii="Times New Roman" w:eastAsia="Times New Roman" w:hAnsi="Times New Roman" w:cs="Times New Roman"/>
          <w:sz w:val="24"/>
          <w:szCs w:val="24"/>
        </w:rPr>
      </w:pPr>
      <w:r w:rsidRPr="0002394C">
        <w:rPr>
          <w:rFonts w:ascii="Times New Roman" w:eastAsia="Times New Roman" w:hAnsi="Times New Roman" w:cs="Times New Roman"/>
          <w:noProof/>
          <w:sz w:val="24"/>
          <w:szCs w:val="24"/>
        </w:rPr>
        <w:lastRenderedPageBreak/>
        <w:drawing>
          <wp:inline distT="0" distB="0" distL="0" distR="0" wp14:anchorId="4C65C60D" wp14:editId="1B68A611">
            <wp:extent cx="2118360" cy="2118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14:paraId="39643AF3" w14:textId="77777777" w:rsidR="0002394C" w:rsidRPr="0002394C"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Input:</w:t>
      </w:r>
      <w:r w:rsidRPr="0002394C">
        <w:rPr>
          <w:rFonts w:ascii="Consolas" w:eastAsia="Times New Roman" w:hAnsi="Consolas" w:cs="Courier New"/>
          <w:color w:val="263238"/>
          <w:sz w:val="20"/>
          <w:szCs w:val="20"/>
        </w:rPr>
        <w:t xml:space="preserve"> graph = [[1,3],[0,2],[1,3],[0,2]]</w:t>
      </w:r>
    </w:p>
    <w:p w14:paraId="553653DE" w14:textId="77777777" w:rsidR="0002394C" w:rsidRPr="0002394C"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Output:</w:t>
      </w:r>
      <w:r w:rsidRPr="0002394C">
        <w:rPr>
          <w:rFonts w:ascii="Consolas" w:eastAsia="Times New Roman" w:hAnsi="Consolas" w:cs="Courier New"/>
          <w:color w:val="263238"/>
          <w:sz w:val="20"/>
          <w:szCs w:val="20"/>
        </w:rPr>
        <w:t xml:space="preserve"> true</w:t>
      </w:r>
    </w:p>
    <w:p w14:paraId="087632D4" w14:textId="77499EC8" w:rsidR="00C02F0D" w:rsidRDefault="0002394C"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94C">
        <w:rPr>
          <w:rFonts w:ascii="Consolas" w:eastAsia="Times New Roman" w:hAnsi="Consolas" w:cs="Courier New"/>
          <w:b/>
          <w:bCs/>
          <w:color w:val="263238"/>
          <w:sz w:val="20"/>
          <w:szCs w:val="20"/>
        </w:rPr>
        <w:t>Explanation:</w:t>
      </w:r>
      <w:r w:rsidRPr="0002394C">
        <w:rPr>
          <w:rFonts w:ascii="Consolas" w:eastAsia="Times New Roman" w:hAnsi="Consolas" w:cs="Courier New"/>
          <w:color w:val="263238"/>
          <w:sz w:val="20"/>
          <w:szCs w:val="20"/>
        </w:rPr>
        <w:t xml:space="preserve"> We can partition the nodes into two sets: {0, 2} and {1, 3}.</w:t>
      </w:r>
    </w:p>
    <w:p w14:paraId="5E5D6899" w14:textId="16CF9AF9" w:rsidR="00561F07" w:rsidRPr="0002394C" w:rsidRDefault="00561F07" w:rsidP="000239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1F07">
        <w:rPr>
          <w:rFonts w:ascii="Consolas" w:eastAsia="Times New Roman" w:hAnsi="Consolas" w:cs="Courier New"/>
          <w:color w:val="263238"/>
          <w:sz w:val="20"/>
          <w:szCs w:val="20"/>
          <w:highlight w:val="cyan"/>
        </w:rPr>
        <w:t>***************************************************BFS IMPLEMENTATION***************************</w:t>
      </w:r>
    </w:p>
    <w:p w14:paraId="2F77D0F0" w14:textId="2CA347B4" w:rsidR="0002394C" w:rsidRPr="0002394C" w:rsidRDefault="00C02F0D" w:rsidP="0002394C">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02394C" w:rsidRPr="0002394C">
        <w:t xml:space="preserve"> </w:t>
      </w:r>
      <w:r w:rsidR="0002394C" w:rsidRPr="0002394C">
        <w:rPr>
          <w:rFonts w:ascii="Arial" w:hAnsi="Arial" w:cs="Arial"/>
          <w:color w:val="273239"/>
          <w:spacing w:val="2"/>
          <w:sz w:val="26"/>
          <w:szCs w:val="26"/>
        </w:rPr>
        <w:t>bool isBipartite(vector&lt;vector&lt;int&gt;&gt;&amp; graph) {</w:t>
      </w:r>
    </w:p>
    <w:p w14:paraId="22975185"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int n=graph.size();</w:t>
      </w:r>
    </w:p>
    <w:p w14:paraId="221F15FD"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vector&lt;int&gt;vis(n,0);</w:t>
      </w:r>
    </w:p>
    <w:p w14:paraId="1D9B4701"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queue&lt;int&gt;q;</w:t>
      </w:r>
    </w:p>
    <w:p w14:paraId="68FFBEC3"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for(int i=0;i&lt;n;i++)</w:t>
      </w:r>
    </w:p>
    <w:p w14:paraId="36463108"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3DD3D2DA"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if(vis[i])</w:t>
      </w:r>
    </w:p>
    <w:p w14:paraId="024CD1F6"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continue;</w:t>
      </w:r>
    </w:p>
    <w:p w14:paraId="581F78E6"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vis[i]=1;</w:t>
      </w:r>
    </w:p>
    <w:p w14:paraId="4A6DE1AE"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q.push(i);</w:t>
      </w:r>
    </w:p>
    <w:p w14:paraId="74779DAF"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while(!q.empty())</w:t>
      </w:r>
    </w:p>
    <w:p w14:paraId="2BE93BBC"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2DA56A33"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int temp=q.front();</w:t>
      </w:r>
    </w:p>
    <w:p w14:paraId="3DE7E445"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for(auto it:graph[temp])</w:t>
      </w:r>
    </w:p>
    <w:p w14:paraId="042CF852"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4C3F1FAE"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if(!vis[it])</w:t>
      </w:r>
    </w:p>
    <w:p w14:paraId="2CAF3166"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    </w:t>
      </w:r>
    </w:p>
    <w:p w14:paraId="5806F211"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vis[it]=-vis[temp];</w:t>
      </w:r>
    </w:p>
    <w:p w14:paraId="1D81521D"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q.push(it);</w:t>
      </w:r>
    </w:p>
    <w:p w14:paraId="0537F782"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4F1EE8F4"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else if(vis[it]==vis[temp])</w:t>
      </w:r>
    </w:p>
    <w:p w14:paraId="6FDBB15A"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return 0;</w:t>
      </w:r>
    </w:p>
    <w:p w14:paraId="5A2FCC4B"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76BD4A29"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q.pop();</w:t>
      </w:r>
    </w:p>
    <w:p w14:paraId="56D2FCD5"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773A4D9E"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lastRenderedPageBreak/>
        <w:t xml:space="preserve">        }</w:t>
      </w:r>
    </w:p>
    <w:p w14:paraId="12C0A93A" w14:textId="77777777" w:rsidR="0002394C" w:rsidRPr="0002394C"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return 1;</w:t>
      </w:r>
    </w:p>
    <w:p w14:paraId="603EBA4D" w14:textId="709C2CEB" w:rsidR="00C02F0D" w:rsidRDefault="0002394C" w:rsidP="0002394C">
      <w:pPr>
        <w:shd w:val="clear" w:color="auto" w:fill="FFFFFF"/>
        <w:spacing w:after="0" w:line="240" w:lineRule="auto"/>
        <w:textAlignment w:val="baseline"/>
        <w:rPr>
          <w:rFonts w:ascii="Arial" w:hAnsi="Arial" w:cs="Arial"/>
          <w:color w:val="273239"/>
          <w:spacing w:val="2"/>
          <w:sz w:val="26"/>
          <w:szCs w:val="26"/>
        </w:rPr>
      </w:pPr>
      <w:r w:rsidRPr="0002394C">
        <w:rPr>
          <w:rFonts w:ascii="Arial" w:hAnsi="Arial" w:cs="Arial"/>
          <w:color w:val="273239"/>
          <w:spacing w:val="2"/>
          <w:sz w:val="26"/>
          <w:szCs w:val="26"/>
        </w:rPr>
        <w:t xml:space="preserve">    }</w:t>
      </w:r>
    </w:p>
    <w:p w14:paraId="32742663" w14:textId="40FA3BBD" w:rsidR="002B7709" w:rsidRDefault="002B7709" w:rsidP="0002394C">
      <w:pPr>
        <w:shd w:val="clear" w:color="auto" w:fill="FFFFFF"/>
        <w:spacing w:after="0" w:line="240" w:lineRule="auto"/>
        <w:textAlignment w:val="baseline"/>
        <w:rPr>
          <w:rFonts w:ascii="Arial" w:hAnsi="Arial" w:cs="Arial"/>
          <w:color w:val="273239"/>
          <w:spacing w:val="2"/>
          <w:sz w:val="26"/>
          <w:szCs w:val="26"/>
        </w:rPr>
      </w:pPr>
      <w:r w:rsidRPr="002B7709">
        <w:rPr>
          <w:rFonts w:ascii="Arial" w:hAnsi="Arial" w:cs="Arial"/>
          <w:color w:val="273239"/>
          <w:spacing w:val="2"/>
          <w:sz w:val="26"/>
          <w:szCs w:val="26"/>
          <w:highlight w:val="cyan"/>
        </w:rPr>
        <w:t>*************************************DFS IMPLEMENTATION**************</w:t>
      </w:r>
      <w:r w:rsidR="000C22EF" w:rsidRPr="000C22EF">
        <w:rPr>
          <w:rFonts w:ascii="Arial" w:hAnsi="Arial" w:cs="Arial"/>
          <w:color w:val="273239"/>
          <w:spacing w:val="2"/>
          <w:sz w:val="26"/>
          <w:szCs w:val="26"/>
          <w:highlight w:val="cyan"/>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5941"/>
      </w:tblGrid>
      <w:tr w:rsidR="00571762" w:rsidRPr="00571762" w14:paraId="7003D27C" w14:textId="77777777" w:rsidTr="00571762">
        <w:trPr>
          <w:gridAfter w:val="1"/>
        </w:trPr>
        <w:tc>
          <w:tcPr>
            <w:tcW w:w="0" w:type="auto"/>
            <w:shd w:val="clear" w:color="auto" w:fill="auto"/>
            <w:tcMar>
              <w:top w:w="0" w:type="dxa"/>
              <w:left w:w="150" w:type="dxa"/>
              <w:bottom w:w="0" w:type="dxa"/>
              <w:right w:w="150" w:type="dxa"/>
            </w:tcMar>
            <w:hideMark/>
          </w:tcPr>
          <w:p w14:paraId="163E530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bool bipartiteDfs(int node, vector&lt;int&gt; adj[], int color[]) {</w:t>
            </w:r>
          </w:p>
        </w:tc>
      </w:tr>
      <w:tr w:rsidR="00571762" w:rsidRPr="00571762" w14:paraId="302DCF24" w14:textId="77777777" w:rsidTr="00571762">
        <w:tc>
          <w:tcPr>
            <w:tcW w:w="750" w:type="dxa"/>
            <w:shd w:val="clear" w:color="auto" w:fill="FFFFFF"/>
            <w:noWrap/>
            <w:tcMar>
              <w:top w:w="0" w:type="dxa"/>
              <w:left w:w="150" w:type="dxa"/>
              <w:bottom w:w="0" w:type="dxa"/>
              <w:right w:w="150" w:type="dxa"/>
            </w:tcMar>
            <w:hideMark/>
          </w:tcPr>
          <w:p w14:paraId="5DAEDFEC"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8D14AC3"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for(auto it : adj[node]) {</w:t>
            </w:r>
          </w:p>
        </w:tc>
      </w:tr>
      <w:tr w:rsidR="00571762" w:rsidRPr="00571762" w14:paraId="0D4BFD6B" w14:textId="77777777" w:rsidTr="00571762">
        <w:tc>
          <w:tcPr>
            <w:tcW w:w="750" w:type="dxa"/>
            <w:shd w:val="clear" w:color="auto" w:fill="auto"/>
            <w:noWrap/>
            <w:tcMar>
              <w:top w:w="0" w:type="dxa"/>
              <w:left w:w="150" w:type="dxa"/>
              <w:bottom w:w="0" w:type="dxa"/>
              <w:right w:w="150" w:type="dxa"/>
            </w:tcMar>
            <w:hideMark/>
          </w:tcPr>
          <w:p w14:paraId="687069AC"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B92E445"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if(color[it] == -1) {</w:t>
            </w:r>
          </w:p>
        </w:tc>
      </w:tr>
      <w:tr w:rsidR="00571762" w:rsidRPr="00571762" w14:paraId="1DE73FDB" w14:textId="77777777" w:rsidTr="00571762">
        <w:tc>
          <w:tcPr>
            <w:tcW w:w="750" w:type="dxa"/>
            <w:shd w:val="clear" w:color="auto" w:fill="FFFFFF"/>
            <w:noWrap/>
            <w:tcMar>
              <w:top w:w="0" w:type="dxa"/>
              <w:left w:w="150" w:type="dxa"/>
              <w:bottom w:w="0" w:type="dxa"/>
              <w:right w:w="150" w:type="dxa"/>
            </w:tcMar>
            <w:hideMark/>
          </w:tcPr>
          <w:p w14:paraId="374596E3"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BA51F8"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color[it] = 1 - color[node];</w:t>
            </w:r>
          </w:p>
        </w:tc>
      </w:tr>
      <w:tr w:rsidR="00571762" w:rsidRPr="00571762" w14:paraId="14A8F376" w14:textId="77777777" w:rsidTr="00571762">
        <w:tc>
          <w:tcPr>
            <w:tcW w:w="750" w:type="dxa"/>
            <w:shd w:val="clear" w:color="auto" w:fill="auto"/>
            <w:noWrap/>
            <w:tcMar>
              <w:top w:w="0" w:type="dxa"/>
              <w:left w:w="150" w:type="dxa"/>
              <w:bottom w:w="0" w:type="dxa"/>
              <w:right w:w="150" w:type="dxa"/>
            </w:tcMar>
            <w:hideMark/>
          </w:tcPr>
          <w:p w14:paraId="4B898734"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614BD24"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if(!bipartiteDfs(it, adj, color)) {</w:t>
            </w:r>
          </w:p>
        </w:tc>
      </w:tr>
      <w:tr w:rsidR="00571762" w:rsidRPr="00571762" w14:paraId="4789044E" w14:textId="77777777" w:rsidTr="00571762">
        <w:tc>
          <w:tcPr>
            <w:tcW w:w="750" w:type="dxa"/>
            <w:shd w:val="clear" w:color="auto" w:fill="FFFFFF"/>
            <w:noWrap/>
            <w:tcMar>
              <w:top w:w="0" w:type="dxa"/>
              <w:left w:w="150" w:type="dxa"/>
              <w:bottom w:w="0" w:type="dxa"/>
              <w:right w:w="150" w:type="dxa"/>
            </w:tcMar>
            <w:hideMark/>
          </w:tcPr>
          <w:p w14:paraId="3090A034"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5EB66B"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return false; </w:t>
            </w:r>
          </w:p>
        </w:tc>
      </w:tr>
      <w:tr w:rsidR="00571762" w:rsidRPr="00571762" w14:paraId="00B978F7" w14:textId="77777777" w:rsidTr="00571762">
        <w:tc>
          <w:tcPr>
            <w:tcW w:w="750" w:type="dxa"/>
            <w:shd w:val="clear" w:color="auto" w:fill="auto"/>
            <w:noWrap/>
            <w:tcMar>
              <w:top w:w="0" w:type="dxa"/>
              <w:left w:w="150" w:type="dxa"/>
              <w:bottom w:w="0" w:type="dxa"/>
              <w:right w:w="150" w:type="dxa"/>
            </w:tcMar>
            <w:hideMark/>
          </w:tcPr>
          <w:p w14:paraId="6E771194"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8EA548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w:t>
            </w:r>
          </w:p>
        </w:tc>
      </w:tr>
      <w:tr w:rsidR="00571762" w:rsidRPr="00571762" w14:paraId="76865D19" w14:textId="77777777" w:rsidTr="00571762">
        <w:tc>
          <w:tcPr>
            <w:tcW w:w="750" w:type="dxa"/>
            <w:shd w:val="clear" w:color="auto" w:fill="FFFFFF"/>
            <w:noWrap/>
            <w:tcMar>
              <w:top w:w="0" w:type="dxa"/>
              <w:left w:w="150" w:type="dxa"/>
              <w:bottom w:w="0" w:type="dxa"/>
              <w:right w:w="150" w:type="dxa"/>
            </w:tcMar>
            <w:hideMark/>
          </w:tcPr>
          <w:p w14:paraId="66625EDD"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DE3AE5"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 else if(color[it] == color[node]) return false; </w:t>
            </w:r>
          </w:p>
        </w:tc>
      </w:tr>
      <w:tr w:rsidR="00571762" w:rsidRPr="00571762" w14:paraId="37AE8348" w14:textId="77777777" w:rsidTr="00571762">
        <w:tc>
          <w:tcPr>
            <w:tcW w:w="750" w:type="dxa"/>
            <w:shd w:val="clear" w:color="auto" w:fill="auto"/>
            <w:noWrap/>
            <w:tcMar>
              <w:top w:w="0" w:type="dxa"/>
              <w:left w:w="150" w:type="dxa"/>
              <w:bottom w:w="0" w:type="dxa"/>
              <w:right w:w="150" w:type="dxa"/>
            </w:tcMar>
            <w:hideMark/>
          </w:tcPr>
          <w:p w14:paraId="1BAE763B"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EFA6983"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w:t>
            </w:r>
          </w:p>
        </w:tc>
      </w:tr>
      <w:tr w:rsidR="00571762" w:rsidRPr="00571762" w14:paraId="39A06EE0" w14:textId="77777777" w:rsidTr="00571762">
        <w:tc>
          <w:tcPr>
            <w:tcW w:w="750" w:type="dxa"/>
            <w:shd w:val="clear" w:color="auto" w:fill="FFFFFF"/>
            <w:noWrap/>
            <w:tcMar>
              <w:top w:w="0" w:type="dxa"/>
              <w:left w:w="150" w:type="dxa"/>
              <w:bottom w:w="0" w:type="dxa"/>
              <w:right w:w="150" w:type="dxa"/>
            </w:tcMar>
            <w:hideMark/>
          </w:tcPr>
          <w:p w14:paraId="3CEF3FF1"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174D1C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return true; </w:t>
            </w:r>
          </w:p>
        </w:tc>
      </w:tr>
      <w:tr w:rsidR="00571762" w:rsidRPr="00571762" w14:paraId="78D816E7" w14:textId="77777777" w:rsidTr="00571762">
        <w:tc>
          <w:tcPr>
            <w:tcW w:w="750" w:type="dxa"/>
            <w:shd w:val="clear" w:color="auto" w:fill="auto"/>
            <w:noWrap/>
            <w:tcMar>
              <w:top w:w="0" w:type="dxa"/>
              <w:left w:w="150" w:type="dxa"/>
              <w:bottom w:w="0" w:type="dxa"/>
              <w:right w:w="150" w:type="dxa"/>
            </w:tcMar>
            <w:hideMark/>
          </w:tcPr>
          <w:p w14:paraId="5ACA47F6"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37983D"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w:t>
            </w:r>
          </w:p>
        </w:tc>
      </w:tr>
      <w:tr w:rsidR="00571762" w:rsidRPr="00571762" w14:paraId="45E32553" w14:textId="77777777" w:rsidTr="00571762">
        <w:tc>
          <w:tcPr>
            <w:tcW w:w="750" w:type="dxa"/>
            <w:shd w:val="clear" w:color="auto" w:fill="FFFFFF"/>
            <w:noWrap/>
            <w:tcMar>
              <w:top w:w="0" w:type="dxa"/>
              <w:left w:w="150" w:type="dxa"/>
              <w:bottom w:w="0" w:type="dxa"/>
              <w:right w:w="150" w:type="dxa"/>
            </w:tcMar>
            <w:hideMark/>
          </w:tcPr>
          <w:p w14:paraId="14F38558"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D4F4A52"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bool checkBipartite(vector&lt;int&gt; adj[], int n) {</w:t>
            </w:r>
          </w:p>
        </w:tc>
      </w:tr>
      <w:tr w:rsidR="00571762" w:rsidRPr="00571762" w14:paraId="32CDA584" w14:textId="77777777" w:rsidTr="00571762">
        <w:tc>
          <w:tcPr>
            <w:tcW w:w="750" w:type="dxa"/>
            <w:shd w:val="clear" w:color="auto" w:fill="auto"/>
            <w:noWrap/>
            <w:tcMar>
              <w:top w:w="0" w:type="dxa"/>
              <w:left w:w="150" w:type="dxa"/>
              <w:bottom w:w="0" w:type="dxa"/>
              <w:right w:w="150" w:type="dxa"/>
            </w:tcMar>
            <w:hideMark/>
          </w:tcPr>
          <w:p w14:paraId="361BAC75"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EB3CD08"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int color[n];</w:t>
            </w:r>
          </w:p>
        </w:tc>
      </w:tr>
      <w:tr w:rsidR="00571762" w:rsidRPr="00571762" w14:paraId="0B7FE64F" w14:textId="77777777" w:rsidTr="00571762">
        <w:tc>
          <w:tcPr>
            <w:tcW w:w="750" w:type="dxa"/>
            <w:shd w:val="clear" w:color="auto" w:fill="FFFFFF"/>
            <w:noWrap/>
            <w:tcMar>
              <w:top w:w="0" w:type="dxa"/>
              <w:left w:w="150" w:type="dxa"/>
              <w:bottom w:w="0" w:type="dxa"/>
              <w:right w:w="150" w:type="dxa"/>
            </w:tcMar>
            <w:hideMark/>
          </w:tcPr>
          <w:p w14:paraId="16538B3A"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E10F47B"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memset(color, -1, sizeof color); </w:t>
            </w:r>
          </w:p>
        </w:tc>
      </w:tr>
      <w:tr w:rsidR="00571762" w:rsidRPr="00571762" w14:paraId="29298964" w14:textId="77777777" w:rsidTr="00571762">
        <w:tc>
          <w:tcPr>
            <w:tcW w:w="750" w:type="dxa"/>
            <w:shd w:val="clear" w:color="auto" w:fill="auto"/>
            <w:noWrap/>
            <w:tcMar>
              <w:top w:w="0" w:type="dxa"/>
              <w:left w:w="150" w:type="dxa"/>
              <w:bottom w:w="0" w:type="dxa"/>
              <w:right w:w="150" w:type="dxa"/>
            </w:tcMar>
            <w:hideMark/>
          </w:tcPr>
          <w:p w14:paraId="44B30D16"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409DB29"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for(int i = 0;i&lt;n;i++) {</w:t>
            </w:r>
          </w:p>
        </w:tc>
      </w:tr>
      <w:tr w:rsidR="00571762" w:rsidRPr="00571762" w14:paraId="7D61B482" w14:textId="77777777" w:rsidTr="00571762">
        <w:tc>
          <w:tcPr>
            <w:tcW w:w="750" w:type="dxa"/>
            <w:shd w:val="clear" w:color="auto" w:fill="FFFFFF"/>
            <w:noWrap/>
            <w:tcMar>
              <w:top w:w="0" w:type="dxa"/>
              <w:left w:w="150" w:type="dxa"/>
              <w:bottom w:w="0" w:type="dxa"/>
              <w:right w:w="150" w:type="dxa"/>
            </w:tcMar>
            <w:hideMark/>
          </w:tcPr>
          <w:p w14:paraId="39887E78"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68A3D3"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if(color[i] == -1) {</w:t>
            </w:r>
          </w:p>
        </w:tc>
      </w:tr>
      <w:tr w:rsidR="00571762" w:rsidRPr="00571762" w14:paraId="0405F685" w14:textId="77777777" w:rsidTr="00571762">
        <w:tc>
          <w:tcPr>
            <w:tcW w:w="750" w:type="dxa"/>
            <w:shd w:val="clear" w:color="auto" w:fill="auto"/>
            <w:noWrap/>
            <w:tcMar>
              <w:top w:w="0" w:type="dxa"/>
              <w:left w:w="150" w:type="dxa"/>
              <w:bottom w:w="0" w:type="dxa"/>
              <w:right w:w="150" w:type="dxa"/>
            </w:tcMar>
            <w:hideMark/>
          </w:tcPr>
          <w:p w14:paraId="2856DDC8"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787138E"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color[i] = 1;</w:t>
            </w:r>
          </w:p>
        </w:tc>
      </w:tr>
      <w:tr w:rsidR="00571762" w:rsidRPr="00571762" w14:paraId="1A78AD6C" w14:textId="77777777" w:rsidTr="00571762">
        <w:tc>
          <w:tcPr>
            <w:tcW w:w="750" w:type="dxa"/>
            <w:shd w:val="clear" w:color="auto" w:fill="FFFFFF"/>
            <w:noWrap/>
            <w:tcMar>
              <w:top w:w="0" w:type="dxa"/>
              <w:left w:w="150" w:type="dxa"/>
              <w:bottom w:w="0" w:type="dxa"/>
              <w:right w:w="150" w:type="dxa"/>
            </w:tcMar>
            <w:hideMark/>
          </w:tcPr>
          <w:p w14:paraId="73CF0E2D"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95FC79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if(!bipartiteDfs(i, adj, color)) {</w:t>
            </w:r>
          </w:p>
        </w:tc>
      </w:tr>
      <w:tr w:rsidR="00571762" w:rsidRPr="00571762" w14:paraId="521CA661" w14:textId="77777777" w:rsidTr="00571762">
        <w:tc>
          <w:tcPr>
            <w:tcW w:w="750" w:type="dxa"/>
            <w:shd w:val="clear" w:color="auto" w:fill="auto"/>
            <w:noWrap/>
            <w:tcMar>
              <w:top w:w="0" w:type="dxa"/>
              <w:left w:w="150" w:type="dxa"/>
              <w:bottom w:w="0" w:type="dxa"/>
              <w:right w:w="150" w:type="dxa"/>
            </w:tcMar>
            <w:hideMark/>
          </w:tcPr>
          <w:p w14:paraId="22A1B93D"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14C2B0F"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return false;</w:t>
            </w:r>
          </w:p>
        </w:tc>
      </w:tr>
      <w:tr w:rsidR="00571762" w:rsidRPr="00571762" w14:paraId="2975C496" w14:textId="77777777" w:rsidTr="00571762">
        <w:tc>
          <w:tcPr>
            <w:tcW w:w="750" w:type="dxa"/>
            <w:shd w:val="clear" w:color="auto" w:fill="FFFFFF"/>
            <w:noWrap/>
            <w:tcMar>
              <w:top w:w="0" w:type="dxa"/>
              <w:left w:w="150" w:type="dxa"/>
              <w:bottom w:w="0" w:type="dxa"/>
              <w:right w:w="150" w:type="dxa"/>
            </w:tcMar>
            <w:hideMark/>
          </w:tcPr>
          <w:p w14:paraId="3027BF77"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FE9051A"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w:t>
            </w:r>
          </w:p>
        </w:tc>
      </w:tr>
      <w:tr w:rsidR="00571762" w:rsidRPr="00571762" w14:paraId="42B62C73" w14:textId="77777777" w:rsidTr="00571762">
        <w:tc>
          <w:tcPr>
            <w:tcW w:w="750" w:type="dxa"/>
            <w:shd w:val="clear" w:color="auto" w:fill="auto"/>
            <w:noWrap/>
            <w:tcMar>
              <w:top w:w="0" w:type="dxa"/>
              <w:left w:w="150" w:type="dxa"/>
              <w:bottom w:w="0" w:type="dxa"/>
              <w:right w:w="150" w:type="dxa"/>
            </w:tcMar>
            <w:hideMark/>
          </w:tcPr>
          <w:p w14:paraId="26037800"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E1F52BE"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 </w:t>
            </w:r>
          </w:p>
        </w:tc>
      </w:tr>
      <w:tr w:rsidR="00571762" w:rsidRPr="00571762" w14:paraId="2CB707FC" w14:textId="77777777" w:rsidTr="00571762">
        <w:tc>
          <w:tcPr>
            <w:tcW w:w="750" w:type="dxa"/>
            <w:shd w:val="clear" w:color="auto" w:fill="FFFFFF"/>
            <w:noWrap/>
            <w:tcMar>
              <w:top w:w="0" w:type="dxa"/>
              <w:left w:w="150" w:type="dxa"/>
              <w:bottom w:w="0" w:type="dxa"/>
              <w:right w:w="150" w:type="dxa"/>
            </w:tcMar>
            <w:hideMark/>
          </w:tcPr>
          <w:p w14:paraId="61D40121"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D3C488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w:t>
            </w:r>
          </w:p>
        </w:tc>
      </w:tr>
      <w:tr w:rsidR="00571762" w:rsidRPr="00571762" w14:paraId="0B22CCDD" w14:textId="77777777" w:rsidTr="00571762">
        <w:tc>
          <w:tcPr>
            <w:tcW w:w="750" w:type="dxa"/>
            <w:shd w:val="clear" w:color="auto" w:fill="auto"/>
            <w:noWrap/>
            <w:tcMar>
              <w:top w:w="0" w:type="dxa"/>
              <w:left w:w="150" w:type="dxa"/>
              <w:bottom w:w="0" w:type="dxa"/>
              <w:right w:w="150" w:type="dxa"/>
            </w:tcMar>
            <w:hideMark/>
          </w:tcPr>
          <w:p w14:paraId="04BA1715"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2142D82"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 xml:space="preserve">    return true; </w:t>
            </w:r>
          </w:p>
        </w:tc>
      </w:tr>
      <w:tr w:rsidR="00571762" w:rsidRPr="00571762" w14:paraId="11EC810E" w14:textId="77777777" w:rsidTr="00571762">
        <w:tc>
          <w:tcPr>
            <w:tcW w:w="750" w:type="dxa"/>
            <w:shd w:val="clear" w:color="auto" w:fill="FFFFFF"/>
            <w:noWrap/>
            <w:tcMar>
              <w:top w:w="0" w:type="dxa"/>
              <w:left w:w="150" w:type="dxa"/>
              <w:bottom w:w="0" w:type="dxa"/>
              <w:right w:w="150" w:type="dxa"/>
            </w:tcMar>
            <w:hideMark/>
          </w:tcPr>
          <w:p w14:paraId="5119FED8" w14:textId="77777777" w:rsidR="00571762" w:rsidRPr="00571762" w:rsidRDefault="00571762" w:rsidP="00571762">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D528606" w14:textId="77777777" w:rsidR="00571762" w:rsidRPr="00571762" w:rsidRDefault="00571762" w:rsidP="00571762">
            <w:pPr>
              <w:spacing w:after="0" w:line="300" w:lineRule="atLeast"/>
              <w:rPr>
                <w:rFonts w:ascii="Consolas" w:eastAsia="Times New Roman" w:hAnsi="Consolas" w:cs="Segoe UI"/>
                <w:color w:val="24292F"/>
                <w:sz w:val="18"/>
                <w:szCs w:val="18"/>
              </w:rPr>
            </w:pPr>
            <w:r w:rsidRPr="00571762">
              <w:rPr>
                <w:rFonts w:ascii="Consolas" w:eastAsia="Times New Roman" w:hAnsi="Consolas" w:cs="Segoe UI"/>
                <w:color w:val="24292F"/>
                <w:sz w:val="18"/>
                <w:szCs w:val="18"/>
              </w:rPr>
              <w:t>}</w:t>
            </w:r>
          </w:p>
        </w:tc>
      </w:tr>
    </w:tbl>
    <w:p w14:paraId="024F93D5" w14:textId="77777777" w:rsidR="000C22EF" w:rsidRDefault="000C22EF" w:rsidP="0002394C">
      <w:pPr>
        <w:shd w:val="clear" w:color="auto" w:fill="FFFFFF"/>
        <w:spacing w:after="0" w:line="240" w:lineRule="auto"/>
        <w:textAlignment w:val="baseline"/>
        <w:rPr>
          <w:rFonts w:ascii="Arial" w:hAnsi="Arial" w:cs="Arial"/>
          <w:color w:val="273239"/>
          <w:spacing w:val="2"/>
          <w:sz w:val="26"/>
          <w:szCs w:val="26"/>
        </w:rPr>
      </w:pPr>
    </w:p>
    <w:p w14:paraId="33FB435F" w14:textId="37BCEF67" w:rsidR="006A0288" w:rsidRPr="006A0288" w:rsidRDefault="0002394C" w:rsidP="006A0288">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128)</w:t>
      </w:r>
      <w:r w:rsidR="006A0288" w:rsidRPr="006A0288">
        <w:rPr>
          <w:rFonts w:ascii="Arial" w:hAnsi="Arial" w:cs="Arial"/>
          <w:color w:val="333333"/>
          <w:sz w:val="27"/>
          <w:szCs w:val="27"/>
        </w:rPr>
        <w:t xml:space="preserve"> Given a Directed Acyclic Graph (DAG) with V vertices and E edges, Find any Topological Sorting of that Graph.</w:t>
      </w:r>
    </w:p>
    <w:p w14:paraId="49545812" w14:textId="77777777" w:rsidR="006A0288" w:rsidRPr="006A0288" w:rsidRDefault="006A0288" w:rsidP="006A0288">
      <w:pPr>
        <w:shd w:val="clear" w:color="auto" w:fill="FFFFFF"/>
        <w:spacing w:after="150" w:line="240" w:lineRule="auto"/>
        <w:rPr>
          <w:rFonts w:ascii="Arial" w:eastAsia="Times New Roman" w:hAnsi="Arial" w:cs="Arial"/>
          <w:color w:val="333333"/>
          <w:sz w:val="21"/>
          <w:szCs w:val="21"/>
        </w:rPr>
      </w:pPr>
      <w:r w:rsidRPr="006A0288">
        <w:rPr>
          <w:rFonts w:ascii="Arial" w:eastAsia="Times New Roman" w:hAnsi="Arial" w:cs="Arial"/>
          <w:color w:val="333333"/>
          <w:sz w:val="21"/>
          <w:szCs w:val="21"/>
        </w:rPr>
        <w:br/>
      </w:r>
      <w:r w:rsidRPr="006A0288">
        <w:rPr>
          <w:rFonts w:ascii="Arial" w:eastAsia="Times New Roman" w:hAnsi="Arial" w:cs="Arial"/>
          <w:b/>
          <w:bCs/>
          <w:color w:val="333333"/>
          <w:sz w:val="27"/>
          <w:szCs w:val="27"/>
        </w:rPr>
        <w:t>Example 1:</w:t>
      </w:r>
    </w:p>
    <w:p w14:paraId="43C38C19"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A0288">
        <w:rPr>
          <w:rFonts w:ascii="Consolas" w:eastAsia="Times New Roman" w:hAnsi="Consolas" w:cs="Courier New"/>
          <w:b/>
          <w:bCs/>
          <w:color w:val="333333"/>
          <w:sz w:val="27"/>
          <w:szCs w:val="27"/>
        </w:rPr>
        <w:t>Input:</w:t>
      </w:r>
    </w:p>
    <w:p w14:paraId="3FE26197" w14:textId="71B49556"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A0288">
        <w:rPr>
          <w:rFonts w:ascii="Arial" w:hAnsi="Arial" w:cs="Arial"/>
          <w:noProof/>
          <w:color w:val="273239"/>
          <w:spacing w:val="2"/>
          <w:sz w:val="26"/>
          <w:szCs w:val="26"/>
        </w:rPr>
        <w:lastRenderedPageBreak/>
        <w:drawing>
          <wp:inline distT="0" distB="0" distL="0" distR="0" wp14:anchorId="7C21B3CA" wp14:editId="59B0E100">
            <wp:extent cx="3474720" cy="2727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4720" cy="2727960"/>
                    </a:xfrm>
                    <a:prstGeom prst="rect">
                      <a:avLst/>
                    </a:prstGeom>
                    <a:noFill/>
                    <a:ln>
                      <a:noFill/>
                    </a:ln>
                  </pic:spPr>
                </pic:pic>
              </a:graphicData>
            </a:graphic>
          </wp:inline>
        </w:drawing>
      </w:r>
    </w:p>
    <w:p w14:paraId="6AC6B4C5"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b/>
          <w:bCs/>
          <w:color w:val="333333"/>
          <w:sz w:val="27"/>
          <w:szCs w:val="27"/>
        </w:rPr>
        <w:t>Output:</w:t>
      </w:r>
    </w:p>
    <w:p w14:paraId="6411DE61"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color w:val="333333"/>
          <w:sz w:val="27"/>
          <w:szCs w:val="27"/>
        </w:rPr>
        <w:t>1</w:t>
      </w:r>
    </w:p>
    <w:p w14:paraId="1C8D0FF9"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b/>
          <w:bCs/>
          <w:color w:val="333333"/>
          <w:sz w:val="27"/>
          <w:szCs w:val="27"/>
        </w:rPr>
        <w:t>Explanation</w:t>
      </w:r>
      <w:r w:rsidRPr="006A0288">
        <w:rPr>
          <w:rFonts w:ascii="Consolas" w:eastAsia="Times New Roman" w:hAnsi="Consolas" w:cs="Courier New"/>
          <w:color w:val="333333"/>
          <w:sz w:val="27"/>
          <w:szCs w:val="27"/>
        </w:rPr>
        <w:t>:</w:t>
      </w:r>
    </w:p>
    <w:p w14:paraId="6AAA8A0A"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color w:val="333333"/>
          <w:sz w:val="27"/>
          <w:szCs w:val="27"/>
        </w:rPr>
        <w:t>The output 1 denotes that the order is</w:t>
      </w:r>
    </w:p>
    <w:p w14:paraId="2B7E7F85"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color w:val="333333"/>
          <w:sz w:val="27"/>
          <w:szCs w:val="27"/>
        </w:rPr>
        <w:t>valid. So, if you have, implemented</w:t>
      </w:r>
    </w:p>
    <w:p w14:paraId="2EEEDBA6"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color w:val="333333"/>
          <w:sz w:val="27"/>
          <w:szCs w:val="27"/>
        </w:rPr>
        <w:t>your function correctly, then output</w:t>
      </w:r>
    </w:p>
    <w:p w14:paraId="1C6D29FA"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A0288">
        <w:rPr>
          <w:rFonts w:ascii="Consolas" w:eastAsia="Times New Roman" w:hAnsi="Consolas" w:cs="Courier New"/>
          <w:color w:val="333333"/>
          <w:sz w:val="27"/>
          <w:szCs w:val="27"/>
        </w:rPr>
        <w:t>would be 1 for all test cases.</w:t>
      </w:r>
    </w:p>
    <w:p w14:paraId="22F017EA" w14:textId="77777777" w:rsidR="006A0288"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A0288">
        <w:rPr>
          <w:rFonts w:ascii="Consolas" w:eastAsia="Times New Roman" w:hAnsi="Consolas" w:cs="Courier New"/>
          <w:color w:val="333333"/>
          <w:sz w:val="27"/>
          <w:szCs w:val="27"/>
        </w:rPr>
        <w:t>One possible Topological order for the</w:t>
      </w:r>
    </w:p>
    <w:p w14:paraId="4BDD9D18" w14:textId="32F2F7B0" w:rsidR="009958B3" w:rsidRPr="006A0288" w:rsidRDefault="006A0288" w:rsidP="006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A0288">
        <w:rPr>
          <w:rFonts w:ascii="Consolas" w:eastAsia="Times New Roman" w:hAnsi="Consolas" w:cs="Courier New"/>
          <w:color w:val="333333"/>
          <w:sz w:val="27"/>
          <w:szCs w:val="27"/>
        </w:rPr>
        <w:t>graph is 3, 2, 1, 0.</w:t>
      </w:r>
    </w:p>
    <w:p w14:paraId="3D997DDB" w14:textId="2AFF4CC9" w:rsidR="006A0288" w:rsidRPr="006A0288" w:rsidRDefault="0002394C" w:rsidP="006A028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6A0288" w:rsidRPr="006A0288">
        <w:t xml:space="preserve"> </w:t>
      </w:r>
      <w:r w:rsidR="006A0288" w:rsidRPr="006A0288">
        <w:rPr>
          <w:rFonts w:ascii="Arial" w:hAnsi="Arial" w:cs="Arial"/>
          <w:color w:val="273239"/>
          <w:spacing w:val="2"/>
          <w:sz w:val="26"/>
          <w:szCs w:val="26"/>
        </w:rPr>
        <w:tab/>
        <w:t>void dfs(int node,vector&lt;int&gt;&amp;vis,vector&lt;int&gt;adj[],stack&lt;int&gt;&amp;st)</w:t>
      </w:r>
    </w:p>
    <w:p w14:paraId="447E1EE3"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w:t>
      </w:r>
    </w:p>
    <w:p w14:paraId="3573CC9F"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vis[node]=1;</w:t>
      </w:r>
    </w:p>
    <w:p w14:paraId="367DC7A7"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for(auto it:adj[node])</w:t>
      </w:r>
    </w:p>
    <w:p w14:paraId="12612DFC"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352DC7A2"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if(!vis[it])</w:t>
      </w:r>
    </w:p>
    <w:p w14:paraId="38505656"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dfs(it,vis,adj,st);</w:t>
      </w:r>
    </w:p>
    <w:p w14:paraId="7D0CFBD4"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7625E501"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st.push(node);</w:t>
      </w:r>
    </w:p>
    <w:p w14:paraId="26CF5445"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w:t>
      </w:r>
    </w:p>
    <w:p w14:paraId="7AE0AD1C"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vector&lt;int&gt; topoSort(int V, vector&lt;int&gt; adj[]) </w:t>
      </w:r>
    </w:p>
    <w:p w14:paraId="185E0768"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w:t>
      </w:r>
    </w:p>
    <w:p w14:paraId="6A4EDA8C"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 code here</w:t>
      </w:r>
    </w:p>
    <w:p w14:paraId="6E232EC8"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lastRenderedPageBreak/>
        <w:tab/>
        <w:t xml:space="preserve">    stack&lt;int&gt;st;</w:t>
      </w:r>
    </w:p>
    <w:p w14:paraId="56C6AD82"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vector&lt;int&gt;vis(V,0);</w:t>
      </w:r>
    </w:p>
    <w:p w14:paraId="1EFB4200"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for(int i=0;i&lt;V;i++)</w:t>
      </w:r>
    </w:p>
    <w:p w14:paraId="281FB173"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62E74C23"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if(!vis[i])</w:t>
      </w:r>
    </w:p>
    <w:p w14:paraId="5E60BFDE"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dfs(i,vis,adj,st);</w:t>
      </w:r>
    </w:p>
    <w:p w14:paraId="40AD89BB"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5C899BDB"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vector&lt;int&gt;topo;</w:t>
      </w:r>
    </w:p>
    <w:p w14:paraId="262D00FE"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while(!st.empty())</w:t>
      </w:r>
    </w:p>
    <w:p w14:paraId="278BE159"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3C50DB57"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topo.push_back(st.top());</w:t>
      </w:r>
    </w:p>
    <w:p w14:paraId="04FB6171"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st.pop();</w:t>
      </w:r>
    </w:p>
    <w:p w14:paraId="3AD5CE72"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w:t>
      </w:r>
    </w:p>
    <w:p w14:paraId="375DAD34" w14:textId="77777777" w:rsidR="006A0288" w:rsidRPr="006A0288"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 xml:space="preserve">   return topo;</w:t>
      </w:r>
    </w:p>
    <w:p w14:paraId="306B89CF" w14:textId="448F8533" w:rsidR="0002394C" w:rsidRDefault="006A0288" w:rsidP="006A0288">
      <w:pPr>
        <w:shd w:val="clear" w:color="auto" w:fill="FFFFFF"/>
        <w:spacing w:after="0" w:line="240" w:lineRule="auto"/>
        <w:textAlignment w:val="baseline"/>
        <w:rPr>
          <w:rFonts w:ascii="Arial" w:hAnsi="Arial" w:cs="Arial"/>
          <w:color w:val="273239"/>
          <w:spacing w:val="2"/>
          <w:sz w:val="26"/>
          <w:szCs w:val="26"/>
        </w:rPr>
      </w:pPr>
      <w:r w:rsidRPr="006A0288">
        <w:rPr>
          <w:rFonts w:ascii="Arial" w:hAnsi="Arial" w:cs="Arial"/>
          <w:color w:val="273239"/>
          <w:spacing w:val="2"/>
          <w:sz w:val="26"/>
          <w:szCs w:val="26"/>
        </w:rPr>
        <w:tab/>
        <w:t>}</w:t>
      </w:r>
    </w:p>
    <w:p w14:paraId="45711384" w14:textId="5EDF8A7B" w:rsidR="00AC1CBD" w:rsidRPr="00AC1CBD" w:rsidRDefault="00B66704" w:rsidP="00AC1CB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129)</w:t>
      </w:r>
      <w:r w:rsidR="00AC1CBD" w:rsidRPr="00AC1CBD">
        <w:rPr>
          <w:rFonts w:ascii="Arial" w:hAnsi="Arial" w:cs="Arial"/>
          <w:color w:val="333333"/>
          <w:sz w:val="27"/>
          <w:szCs w:val="27"/>
        </w:rPr>
        <w:t xml:space="preserve"> Given a grid consisting of '0's(Water) and '1's(Land). Find the number of islands.</w:t>
      </w:r>
      <w:r w:rsidR="00AC1CBD" w:rsidRPr="00AC1CBD">
        <w:rPr>
          <w:rFonts w:ascii="Arial" w:hAnsi="Arial" w:cs="Arial"/>
          <w:color w:val="333333"/>
          <w:sz w:val="21"/>
          <w:szCs w:val="21"/>
        </w:rPr>
        <w:br/>
      </w:r>
      <w:r w:rsidR="00AC1CBD" w:rsidRPr="00AC1CBD">
        <w:rPr>
          <w:rFonts w:ascii="Arial" w:hAnsi="Arial" w:cs="Arial"/>
          <w:b/>
          <w:bCs/>
          <w:color w:val="333333"/>
          <w:sz w:val="27"/>
          <w:szCs w:val="27"/>
        </w:rPr>
        <w:t>Note: </w:t>
      </w:r>
      <w:r w:rsidR="00AC1CBD" w:rsidRPr="00AC1CBD">
        <w:rPr>
          <w:rFonts w:ascii="Arial" w:hAnsi="Arial" w:cs="Arial"/>
          <w:color w:val="333333"/>
          <w:sz w:val="27"/>
          <w:szCs w:val="27"/>
        </w:rPr>
        <w:t>An island is surrounded by water and is formed by connecting adjacent lands horizontally or vertically or diagonally i.e., in all 8 directions.</w:t>
      </w:r>
      <w:r w:rsidR="00AC1CBD" w:rsidRPr="00AC1CBD">
        <w:rPr>
          <w:rFonts w:ascii="Arial" w:hAnsi="Arial" w:cs="Arial"/>
          <w:color w:val="333333"/>
          <w:sz w:val="21"/>
          <w:szCs w:val="21"/>
        </w:rPr>
        <w:br/>
        <w:t> </w:t>
      </w:r>
    </w:p>
    <w:p w14:paraId="1E069010" w14:textId="77777777" w:rsidR="00AC1CBD" w:rsidRPr="00AC1CBD" w:rsidRDefault="00AC1CBD" w:rsidP="00AC1CBD">
      <w:pPr>
        <w:shd w:val="clear" w:color="auto" w:fill="FFFFFF"/>
        <w:spacing w:after="150" w:line="240" w:lineRule="auto"/>
        <w:rPr>
          <w:rFonts w:ascii="Arial" w:eastAsia="Times New Roman" w:hAnsi="Arial" w:cs="Arial"/>
          <w:color w:val="333333"/>
          <w:sz w:val="21"/>
          <w:szCs w:val="21"/>
        </w:rPr>
      </w:pPr>
      <w:r w:rsidRPr="00AC1CBD">
        <w:rPr>
          <w:rFonts w:ascii="Arial" w:eastAsia="Times New Roman" w:hAnsi="Arial" w:cs="Arial"/>
          <w:b/>
          <w:bCs/>
          <w:color w:val="333333"/>
          <w:sz w:val="27"/>
          <w:szCs w:val="27"/>
        </w:rPr>
        <w:t>Example 1:</w:t>
      </w:r>
    </w:p>
    <w:p w14:paraId="7CD178DF"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Input:</w:t>
      </w:r>
    </w:p>
    <w:p w14:paraId="0B16F2A9"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grid = {{0,1},{1,0},{1,1},{1,0}}</w:t>
      </w:r>
    </w:p>
    <w:p w14:paraId="0A67E363"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Output:</w:t>
      </w:r>
    </w:p>
    <w:p w14:paraId="4E8B03F6"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1</w:t>
      </w:r>
    </w:p>
    <w:p w14:paraId="4623DAA5"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Explanation:</w:t>
      </w:r>
    </w:p>
    <w:p w14:paraId="6887C375"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The grid is-</w:t>
      </w:r>
    </w:p>
    <w:p w14:paraId="3B623F56"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C1CBD">
        <w:rPr>
          <w:rFonts w:ascii="Consolas" w:eastAsia="Times New Roman" w:hAnsi="Consolas" w:cs="Courier New"/>
          <w:color w:val="333333"/>
          <w:sz w:val="27"/>
          <w:szCs w:val="27"/>
        </w:rPr>
        <w:t xml:space="preserve">0 </w:t>
      </w:r>
      <w:r w:rsidRPr="00AC1CBD">
        <w:rPr>
          <w:rFonts w:ascii="Consolas" w:eastAsia="Times New Roman" w:hAnsi="Consolas" w:cs="Courier New"/>
          <w:color w:val="000080"/>
          <w:sz w:val="27"/>
          <w:szCs w:val="27"/>
        </w:rPr>
        <w:t>1</w:t>
      </w:r>
    </w:p>
    <w:p w14:paraId="4324AC4B"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000080"/>
          <w:sz w:val="27"/>
          <w:szCs w:val="27"/>
        </w:rPr>
        <w:t>1</w:t>
      </w:r>
      <w:r w:rsidRPr="00AC1CBD">
        <w:rPr>
          <w:rFonts w:ascii="Consolas" w:eastAsia="Times New Roman" w:hAnsi="Consolas" w:cs="Courier New"/>
          <w:color w:val="333333"/>
          <w:sz w:val="27"/>
          <w:szCs w:val="27"/>
        </w:rPr>
        <w:t xml:space="preserve"> 0</w:t>
      </w:r>
    </w:p>
    <w:p w14:paraId="70F2A238"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80"/>
          <w:sz w:val="27"/>
          <w:szCs w:val="27"/>
        </w:rPr>
      </w:pPr>
      <w:r w:rsidRPr="00AC1CBD">
        <w:rPr>
          <w:rFonts w:ascii="Consolas" w:eastAsia="Times New Roman" w:hAnsi="Consolas" w:cs="Courier New"/>
          <w:color w:val="000080"/>
          <w:sz w:val="27"/>
          <w:szCs w:val="27"/>
        </w:rPr>
        <w:t>1</w:t>
      </w:r>
      <w:r w:rsidRPr="00AC1CBD">
        <w:rPr>
          <w:rFonts w:ascii="Consolas" w:eastAsia="Times New Roman" w:hAnsi="Consolas" w:cs="Courier New"/>
          <w:color w:val="333333"/>
          <w:sz w:val="27"/>
          <w:szCs w:val="27"/>
        </w:rPr>
        <w:t xml:space="preserve"> </w:t>
      </w:r>
      <w:r w:rsidRPr="00AC1CBD">
        <w:rPr>
          <w:rFonts w:ascii="Consolas" w:eastAsia="Times New Roman" w:hAnsi="Consolas" w:cs="Courier New"/>
          <w:color w:val="000080"/>
          <w:sz w:val="27"/>
          <w:szCs w:val="27"/>
        </w:rPr>
        <w:t>1</w:t>
      </w:r>
    </w:p>
    <w:p w14:paraId="27462A8B"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000080"/>
          <w:sz w:val="27"/>
          <w:szCs w:val="27"/>
        </w:rPr>
        <w:t>1</w:t>
      </w:r>
      <w:r w:rsidRPr="00AC1CBD">
        <w:rPr>
          <w:rFonts w:ascii="Consolas" w:eastAsia="Times New Roman" w:hAnsi="Consolas" w:cs="Courier New"/>
          <w:color w:val="333333"/>
          <w:sz w:val="27"/>
          <w:szCs w:val="27"/>
        </w:rPr>
        <w:t xml:space="preserve"> 0</w:t>
      </w:r>
    </w:p>
    <w:p w14:paraId="49DAD510"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C1CBD">
        <w:rPr>
          <w:rFonts w:ascii="Consolas" w:eastAsia="Times New Roman" w:hAnsi="Consolas" w:cs="Courier New"/>
          <w:color w:val="333333"/>
          <w:sz w:val="27"/>
          <w:szCs w:val="27"/>
        </w:rPr>
        <w:t>All lands are connected.</w:t>
      </w:r>
    </w:p>
    <w:p w14:paraId="6B2C93FD" w14:textId="77777777" w:rsidR="00AC1CBD" w:rsidRPr="00AC1CBD" w:rsidRDefault="00AC1CBD" w:rsidP="00AC1CBD">
      <w:pPr>
        <w:shd w:val="clear" w:color="auto" w:fill="FFFFFF"/>
        <w:spacing w:after="150" w:line="240" w:lineRule="auto"/>
        <w:rPr>
          <w:rFonts w:ascii="Arial" w:eastAsia="Times New Roman" w:hAnsi="Arial" w:cs="Arial"/>
          <w:color w:val="333333"/>
          <w:sz w:val="21"/>
          <w:szCs w:val="21"/>
        </w:rPr>
      </w:pPr>
      <w:r w:rsidRPr="00AC1CBD">
        <w:rPr>
          <w:rFonts w:ascii="Arial" w:eastAsia="Times New Roman" w:hAnsi="Arial" w:cs="Arial"/>
          <w:b/>
          <w:bCs/>
          <w:color w:val="333333"/>
          <w:sz w:val="27"/>
          <w:szCs w:val="27"/>
        </w:rPr>
        <w:t>Example 2:</w:t>
      </w:r>
    </w:p>
    <w:p w14:paraId="28362E33"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Input:</w:t>
      </w:r>
    </w:p>
    <w:p w14:paraId="4197138C"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lastRenderedPageBreak/>
        <w:t>grid = {{0,1,1,1,0,0,0},{0,0,1,1,0,1,0}}</w:t>
      </w:r>
    </w:p>
    <w:p w14:paraId="5BD5C477"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Output:</w:t>
      </w:r>
    </w:p>
    <w:p w14:paraId="32DEE492"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2</w:t>
      </w:r>
    </w:p>
    <w:p w14:paraId="2BF378A0"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AC1CBD">
        <w:rPr>
          <w:rFonts w:ascii="Consolas" w:eastAsia="Times New Roman" w:hAnsi="Consolas" w:cs="Courier New"/>
          <w:b/>
          <w:bCs/>
          <w:color w:val="333333"/>
          <w:sz w:val="27"/>
          <w:szCs w:val="27"/>
        </w:rPr>
        <w:t>Expanation:</w:t>
      </w:r>
    </w:p>
    <w:p w14:paraId="366765D2"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The grid is-</w:t>
      </w:r>
    </w:p>
    <w:p w14:paraId="37B9FF02"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 xml:space="preserve">0 </w:t>
      </w:r>
      <w:r w:rsidRPr="00AC1CBD">
        <w:rPr>
          <w:rFonts w:ascii="Consolas" w:eastAsia="Times New Roman" w:hAnsi="Consolas" w:cs="Courier New"/>
          <w:color w:val="000080"/>
          <w:sz w:val="27"/>
          <w:szCs w:val="27"/>
        </w:rPr>
        <w:t>1 1 1</w:t>
      </w:r>
      <w:r w:rsidRPr="00AC1CBD">
        <w:rPr>
          <w:rFonts w:ascii="Consolas" w:eastAsia="Times New Roman" w:hAnsi="Consolas" w:cs="Courier New"/>
          <w:color w:val="333333"/>
          <w:sz w:val="27"/>
          <w:szCs w:val="27"/>
        </w:rPr>
        <w:t xml:space="preserve"> 0 0 0</w:t>
      </w:r>
    </w:p>
    <w:p w14:paraId="7578C1C5"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 xml:space="preserve">0 0 </w:t>
      </w:r>
      <w:r w:rsidRPr="00AC1CBD">
        <w:rPr>
          <w:rFonts w:ascii="Consolas" w:eastAsia="Times New Roman" w:hAnsi="Consolas" w:cs="Courier New"/>
          <w:color w:val="000080"/>
          <w:sz w:val="27"/>
          <w:szCs w:val="27"/>
        </w:rPr>
        <w:t>1 1</w:t>
      </w:r>
      <w:r w:rsidRPr="00AC1CBD">
        <w:rPr>
          <w:rFonts w:ascii="Consolas" w:eastAsia="Times New Roman" w:hAnsi="Consolas" w:cs="Courier New"/>
          <w:color w:val="333333"/>
          <w:sz w:val="27"/>
          <w:szCs w:val="27"/>
        </w:rPr>
        <w:t xml:space="preserve"> 0 </w:t>
      </w:r>
      <w:r w:rsidRPr="00AC1CBD">
        <w:rPr>
          <w:rFonts w:ascii="Consolas" w:eastAsia="Times New Roman" w:hAnsi="Consolas" w:cs="Courier New"/>
          <w:color w:val="FF0000"/>
          <w:sz w:val="27"/>
          <w:szCs w:val="27"/>
        </w:rPr>
        <w:t>1</w:t>
      </w:r>
      <w:r w:rsidRPr="00AC1CBD">
        <w:rPr>
          <w:rFonts w:ascii="Consolas" w:eastAsia="Times New Roman" w:hAnsi="Consolas" w:cs="Courier New"/>
          <w:color w:val="333333"/>
          <w:sz w:val="27"/>
          <w:szCs w:val="27"/>
        </w:rPr>
        <w:t xml:space="preserve"> 0 </w:t>
      </w:r>
    </w:p>
    <w:p w14:paraId="34AE9ECC" w14:textId="77777777" w:rsidR="00AC1CBD"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C1CBD">
        <w:rPr>
          <w:rFonts w:ascii="Consolas" w:eastAsia="Times New Roman" w:hAnsi="Consolas" w:cs="Courier New"/>
          <w:color w:val="333333"/>
          <w:sz w:val="27"/>
          <w:szCs w:val="27"/>
        </w:rPr>
        <w:t xml:space="preserve">There are two islands one is colored in blue </w:t>
      </w:r>
    </w:p>
    <w:p w14:paraId="341E9588" w14:textId="5DAC0A4A" w:rsidR="009958B3" w:rsidRPr="00AC1CBD" w:rsidRDefault="00AC1CBD" w:rsidP="00AC1C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C1CBD">
        <w:rPr>
          <w:rFonts w:ascii="Consolas" w:eastAsia="Times New Roman" w:hAnsi="Consolas" w:cs="Courier New"/>
          <w:color w:val="333333"/>
          <w:sz w:val="27"/>
          <w:szCs w:val="27"/>
        </w:rPr>
        <w:t>and other in orange.</w:t>
      </w:r>
    </w:p>
    <w:p w14:paraId="0A39E378" w14:textId="6A3B1EBC" w:rsidR="00AC1CBD" w:rsidRPr="00AC1CBD" w:rsidRDefault="00B66704" w:rsidP="00AC1CBD">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AC1CBD" w:rsidRPr="00AC1CBD">
        <w:t xml:space="preserve"> </w:t>
      </w:r>
      <w:r w:rsidR="00AC1CBD" w:rsidRPr="00AC1CBD">
        <w:rPr>
          <w:rFonts w:ascii="Arial" w:hAnsi="Arial" w:cs="Arial"/>
          <w:color w:val="273239"/>
          <w:spacing w:val="2"/>
          <w:sz w:val="26"/>
          <w:szCs w:val="26"/>
        </w:rPr>
        <w:t>void dfs(vector&lt;vector&lt;char&gt;&gt;&amp;grid,int i,int j,int n,int m)</w:t>
      </w:r>
    </w:p>
    <w:p w14:paraId="69D83115"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25DFDF34"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if(i&lt;0||j&lt;0||i&gt;=n||j&gt;=m||grid[i][j]=='2'||grid[i][j]=='0')</w:t>
      </w:r>
    </w:p>
    <w:p w14:paraId="188288F0"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return;</w:t>
      </w:r>
    </w:p>
    <w:p w14:paraId="62CC17C2"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grid[i][j]='2';</w:t>
      </w:r>
    </w:p>
    <w:p w14:paraId="4AB84CA3"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dfs(grid,i+1,j,n,m);</w:t>
      </w:r>
    </w:p>
    <w:p w14:paraId="1B60D6EB"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dfs(grid,i-1,j,n,m);</w:t>
      </w:r>
    </w:p>
    <w:p w14:paraId="6D21B6B5"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dfs(grid,i,j+1,n,m);</w:t>
      </w:r>
    </w:p>
    <w:p w14:paraId="416B2694"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dfs(grid,i,j-1,n,m);</w:t>
      </w:r>
    </w:p>
    <w:p w14:paraId="46B3DA1A"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dfs(grid,i+1,j+1,n,m);</w:t>
      </w:r>
    </w:p>
    <w:p w14:paraId="7CC2E538"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dfs(grid,i-1,j-1,n,m);</w:t>
      </w:r>
    </w:p>
    <w:p w14:paraId="5BE08403"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dfs(grid,i+1,j-1,n,m);</w:t>
      </w:r>
    </w:p>
    <w:p w14:paraId="4F354BDE"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dfs(grid,i-1,j+1,n,m);</w:t>
      </w:r>
    </w:p>
    <w:p w14:paraId="4AAC6940"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534EA1C7"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int numIslands(vector&lt;vector&lt;char&gt;&gt;&amp; grid) {</w:t>
      </w:r>
    </w:p>
    <w:p w14:paraId="0AA12DDB"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 Code here</w:t>
      </w:r>
    </w:p>
    <w:p w14:paraId="6468E6E0"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int n=grid.size();</w:t>
      </w:r>
    </w:p>
    <w:p w14:paraId="276E01AF"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int m=grid[0].size();</w:t>
      </w:r>
    </w:p>
    <w:p w14:paraId="4243560A"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int cnt=0;</w:t>
      </w:r>
    </w:p>
    <w:p w14:paraId="2C4891B4"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for(int i=0;i&lt;n;i++)</w:t>
      </w:r>
    </w:p>
    <w:p w14:paraId="770A7895"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67C0F64B"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for(int j=0;j&lt;m;j++)</w:t>
      </w:r>
    </w:p>
    <w:p w14:paraId="70B59959"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01C8E013"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if(grid[i][j]=='1')</w:t>
      </w:r>
    </w:p>
    <w:p w14:paraId="1248EC62"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12A116EA"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dfs(grid,i,j,n,m);</w:t>
      </w:r>
    </w:p>
    <w:p w14:paraId="48F8D909"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cnt++;</w:t>
      </w:r>
    </w:p>
    <w:p w14:paraId="0DAB19CC"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78094D52"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lastRenderedPageBreak/>
        <w:t xml:space="preserve">            }</w:t>
      </w:r>
    </w:p>
    <w:p w14:paraId="17E8350F"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42483413" w14:textId="77777777" w:rsidR="00AC1CBD" w:rsidRPr="00AC1CBD"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return cnt;</w:t>
      </w:r>
    </w:p>
    <w:p w14:paraId="7F9F45C0" w14:textId="791707A2" w:rsidR="00B66704" w:rsidRDefault="00AC1CBD" w:rsidP="00AC1CBD">
      <w:pPr>
        <w:shd w:val="clear" w:color="auto" w:fill="FFFFFF"/>
        <w:spacing w:after="0" w:line="240" w:lineRule="auto"/>
        <w:textAlignment w:val="baseline"/>
        <w:rPr>
          <w:rFonts w:ascii="Arial" w:hAnsi="Arial" w:cs="Arial"/>
          <w:color w:val="273239"/>
          <w:spacing w:val="2"/>
          <w:sz w:val="26"/>
          <w:szCs w:val="26"/>
        </w:rPr>
      </w:pPr>
      <w:r w:rsidRPr="00AC1CBD">
        <w:rPr>
          <w:rFonts w:ascii="Arial" w:hAnsi="Arial" w:cs="Arial"/>
          <w:color w:val="273239"/>
          <w:spacing w:val="2"/>
          <w:sz w:val="26"/>
          <w:szCs w:val="26"/>
        </w:rPr>
        <w:t xml:space="preserve">    }</w:t>
      </w:r>
    </w:p>
    <w:p w14:paraId="4AF870D2" w14:textId="6779EE8B" w:rsidR="00D27F62" w:rsidRPr="00D27F62" w:rsidRDefault="00AC1CBD" w:rsidP="00D27F62">
      <w:pPr>
        <w:pStyle w:val="NormalWeb"/>
        <w:shd w:val="clear" w:color="auto" w:fill="FFFFFF"/>
        <w:spacing w:before="0" w:beforeAutospacing="0" w:after="150" w:afterAutospacing="0"/>
        <w:rPr>
          <w:rFonts w:ascii="Arial" w:hAnsi="Arial" w:cs="Arial"/>
          <w:color w:val="333333"/>
          <w:sz w:val="21"/>
          <w:szCs w:val="21"/>
        </w:rPr>
      </w:pPr>
      <w:r w:rsidRPr="004F26B1">
        <w:rPr>
          <w:rFonts w:ascii="Arial" w:hAnsi="Arial" w:cs="Arial"/>
          <w:color w:val="C00000"/>
          <w:spacing w:val="2"/>
          <w:sz w:val="26"/>
          <w:szCs w:val="26"/>
        </w:rPr>
        <w:t>130</w:t>
      </w:r>
      <w:r>
        <w:rPr>
          <w:rFonts w:ascii="Arial" w:hAnsi="Arial" w:cs="Arial"/>
          <w:color w:val="273239"/>
          <w:spacing w:val="2"/>
          <w:sz w:val="26"/>
          <w:szCs w:val="26"/>
        </w:rPr>
        <w:t>)</w:t>
      </w:r>
      <w:r w:rsidR="00D27F62" w:rsidRPr="00D27F62">
        <w:rPr>
          <w:rFonts w:ascii="Arial" w:hAnsi="Arial" w:cs="Arial"/>
          <w:color w:val="333333"/>
          <w:sz w:val="27"/>
          <w:szCs w:val="27"/>
        </w:rPr>
        <w:t xml:space="preserve"> Given an array of integers and a number K. Find the count of distinct elements in every window of size K in the array.</w:t>
      </w:r>
    </w:p>
    <w:p w14:paraId="380D0A72" w14:textId="77777777" w:rsidR="00D27F62" w:rsidRPr="00D27F62" w:rsidRDefault="00D27F62" w:rsidP="00D27F62">
      <w:pPr>
        <w:shd w:val="clear" w:color="auto" w:fill="FFFFFF"/>
        <w:spacing w:after="150" w:line="240" w:lineRule="auto"/>
        <w:rPr>
          <w:rFonts w:ascii="Arial" w:eastAsia="Times New Roman" w:hAnsi="Arial" w:cs="Arial"/>
          <w:color w:val="333333"/>
          <w:sz w:val="21"/>
          <w:szCs w:val="21"/>
        </w:rPr>
      </w:pPr>
      <w:r w:rsidRPr="00D27F62">
        <w:rPr>
          <w:rFonts w:ascii="Arial" w:eastAsia="Times New Roman" w:hAnsi="Arial" w:cs="Arial"/>
          <w:b/>
          <w:bCs/>
          <w:color w:val="333333"/>
          <w:sz w:val="27"/>
          <w:szCs w:val="27"/>
        </w:rPr>
        <w:t>Example 1:</w:t>
      </w:r>
    </w:p>
    <w:p w14:paraId="67568F4E"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27F62">
        <w:rPr>
          <w:rFonts w:ascii="Consolas" w:eastAsia="Times New Roman" w:hAnsi="Consolas" w:cs="Courier New"/>
          <w:b/>
          <w:bCs/>
          <w:color w:val="333333"/>
          <w:sz w:val="27"/>
          <w:szCs w:val="27"/>
        </w:rPr>
        <w:t>Input:</w:t>
      </w:r>
    </w:p>
    <w:p w14:paraId="7EC47FA5"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N = 7, K = 4</w:t>
      </w:r>
    </w:p>
    <w:p w14:paraId="5361D4C0"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A[] = {1,2,1,3,4,2,3}</w:t>
      </w:r>
    </w:p>
    <w:p w14:paraId="6B2BB4AC"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27F62">
        <w:rPr>
          <w:rFonts w:ascii="Consolas" w:eastAsia="Times New Roman" w:hAnsi="Consolas" w:cs="Courier New"/>
          <w:b/>
          <w:bCs/>
          <w:color w:val="333333"/>
          <w:sz w:val="27"/>
          <w:szCs w:val="27"/>
        </w:rPr>
        <w:t xml:space="preserve">Output: </w:t>
      </w:r>
      <w:r w:rsidRPr="00D27F62">
        <w:rPr>
          <w:rFonts w:ascii="Consolas" w:eastAsia="Times New Roman" w:hAnsi="Consolas" w:cs="Courier New"/>
          <w:color w:val="333333"/>
          <w:sz w:val="27"/>
          <w:szCs w:val="27"/>
        </w:rPr>
        <w:t>3 4 4 3</w:t>
      </w:r>
    </w:p>
    <w:p w14:paraId="06BF0C0B"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b/>
          <w:bCs/>
          <w:color w:val="333333"/>
          <w:sz w:val="27"/>
          <w:szCs w:val="27"/>
        </w:rPr>
        <w:t xml:space="preserve">Explanation: </w:t>
      </w:r>
      <w:r w:rsidRPr="00D27F62">
        <w:rPr>
          <w:rFonts w:ascii="Consolas" w:eastAsia="Times New Roman" w:hAnsi="Consolas" w:cs="Courier New"/>
          <w:color w:val="333333"/>
          <w:sz w:val="27"/>
          <w:szCs w:val="27"/>
        </w:rPr>
        <w:t>Window 1 of size k = 4 is</w:t>
      </w:r>
    </w:p>
    <w:p w14:paraId="6A3DC8A7"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1 2 1 3. Number of distinct elements in</w:t>
      </w:r>
    </w:p>
    <w:p w14:paraId="5F479385"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this window are 3. </w:t>
      </w:r>
    </w:p>
    <w:p w14:paraId="57F341E3"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Window 2 of size k = 4 is 2 1 3 4. Number</w:t>
      </w:r>
    </w:p>
    <w:p w14:paraId="2A3382E0"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27F62">
        <w:rPr>
          <w:rFonts w:ascii="Consolas" w:eastAsia="Times New Roman" w:hAnsi="Consolas" w:cs="Courier New"/>
          <w:color w:val="333333"/>
          <w:sz w:val="27"/>
          <w:szCs w:val="27"/>
        </w:rPr>
        <w:t>of distinct elements in this window are 4.</w:t>
      </w:r>
    </w:p>
    <w:p w14:paraId="153083F3"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Window 3 of size k = 4 is 1 3 4 2. Number</w:t>
      </w:r>
    </w:p>
    <w:p w14:paraId="0142BA14"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27F62">
        <w:rPr>
          <w:rFonts w:ascii="Consolas" w:eastAsia="Times New Roman" w:hAnsi="Consolas" w:cs="Courier New"/>
          <w:color w:val="333333"/>
          <w:sz w:val="27"/>
          <w:szCs w:val="27"/>
        </w:rPr>
        <w:t>of distinct elements in this window are 4.</w:t>
      </w:r>
    </w:p>
    <w:p w14:paraId="77E9389A" w14:textId="77777777" w:rsidR="00D27F62" w:rsidRPr="00D27F62"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Window 4 of size k = 4 is 3 4 2 3. Number</w:t>
      </w:r>
    </w:p>
    <w:p w14:paraId="1325F65F" w14:textId="095A99DB" w:rsidR="00041060" w:rsidRPr="00041060" w:rsidRDefault="00D27F62" w:rsidP="00D2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27F62">
        <w:rPr>
          <w:rFonts w:ascii="Consolas" w:eastAsia="Times New Roman" w:hAnsi="Consolas" w:cs="Courier New"/>
          <w:color w:val="333333"/>
          <w:sz w:val="27"/>
          <w:szCs w:val="27"/>
        </w:rPr>
        <w:t>of distinct elements in this window are 3.</w:t>
      </w:r>
    </w:p>
    <w:p w14:paraId="4F7B5754" w14:textId="2A45AEAF" w:rsidR="00D27F62" w:rsidRPr="00D27F62" w:rsidRDefault="00AC1CBD" w:rsidP="00D27F62">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D27F62" w:rsidRPr="00D27F62">
        <w:t xml:space="preserve"> </w:t>
      </w:r>
      <w:r w:rsidR="00D27F62" w:rsidRPr="00D27F62">
        <w:rPr>
          <w:rFonts w:ascii="Arial" w:hAnsi="Arial" w:cs="Arial"/>
          <w:color w:val="273239"/>
          <w:spacing w:val="2"/>
          <w:sz w:val="26"/>
          <w:szCs w:val="26"/>
        </w:rPr>
        <w:t>vector &lt;int&gt; countDistinct (int A[], int n, int k)</w:t>
      </w:r>
    </w:p>
    <w:p w14:paraId="49D2024A"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18AEA362"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//code here.</w:t>
      </w:r>
    </w:p>
    <w:p w14:paraId="7EBE998D"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unordered_map&lt;int,int&gt;m;</w:t>
      </w:r>
    </w:p>
    <w:p w14:paraId="7115A3D7"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vector&lt;int&gt;v;</w:t>
      </w:r>
    </w:p>
    <w:p w14:paraId="663B656A"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for(int i=0;i&lt;k;i++)</w:t>
      </w:r>
    </w:p>
    <w:p w14:paraId="0FAE8C85"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36518B35"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m[A[i]]++;</w:t>
      </w:r>
    </w:p>
    <w:p w14:paraId="71562F44"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12603AB1"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v.push_back(m.size());</w:t>
      </w:r>
    </w:p>
    <w:p w14:paraId="10B85CDD"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int j=0;</w:t>
      </w:r>
    </w:p>
    <w:p w14:paraId="0BCF457B"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for(int i=k;i&lt;n;i++)</w:t>
      </w:r>
    </w:p>
    <w:p w14:paraId="29A94631"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5DF69CB7"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lastRenderedPageBreak/>
        <w:t xml:space="preserve">            m[A[j]]--;</w:t>
      </w:r>
    </w:p>
    <w:p w14:paraId="58E70D4B"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m[A[i]]++;</w:t>
      </w:r>
    </w:p>
    <w:p w14:paraId="32F5D6E8"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if(m[A[j]]==0)</w:t>
      </w:r>
    </w:p>
    <w:p w14:paraId="1C4241E6"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34E6D033"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m.erase(A[j]);</w:t>
      </w:r>
    </w:p>
    <w:p w14:paraId="15CDFE7C"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1AA8993D"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j++;</w:t>
      </w:r>
    </w:p>
    <w:p w14:paraId="510B89DB"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v.push_back(m.size());</w:t>
      </w:r>
    </w:p>
    <w:p w14:paraId="42B48873"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22E38137" w14:textId="77777777" w:rsidR="00D27F62" w:rsidRPr="00D27F62"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return v;</w:t>
      </w:r>
    </w:p>
    <w:p w14:paraId="6C0F99F7" w14:textId="4E4B296B" w:rsidR="00AC1CBD" w:rsidRDefault="00D27F62" w:rsidP="00D27F62">
      <w:pPr>
        <w:shd w:val="clear" w:color="auto" w:fill="FFFFFF"/>
        <w:spacing w:after="0" w:line="240" w:lineRule="auto"/>
        <w:textAlignment w:val="baseline"/>
        <w:rPr>
          <w:rFonts w:ascii="Arial" w:hAnsi="Arial" w:cs="Arial"/>
          <w:color w:val="273239"/>
          <w:spacing w:val="2"/>
          <w:sz w:val="26"/>
          <w:szCs w:val="26"/>
        </w:rPr>
      </w:pPr>
      <w:r w:rsidRPr="00D27F62">
        <w:rPr>
          <w:rFonts w:ascii="Arial" w:hAnsi="Arial" w:cs="Arial"/>
          <w:color w:val="273239"/>
          <w:spacing w:val="2"/>
          <w:sz w:val="26"/>
          <w:szCs w:val="26"/>
        </w:rPr>
        <w:t xml:space="preserve">    }</w:t>
      </w:r>
    </w:p>
    <w:p w14:paraId="2AD69864" w14:textId="4FF00D28" w:rsidR="00857855" w:rsidRPr="00857855" w:rsidRDefault="00D27F62" w:rsidP="0085785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131)</w:t>
      </w:r>
      <w:r w:rsidR="00857855" w:rsidRPr="00857855">
        <w:rPr>
          <w:rFonts w:ascii="Segoe UI" w:hAnsi="Segoe UI" w:cs="Segoe UI"/>
          <w:color w:val="263238"/>
          <w:sz w:val="21"/>
          <w:szCs w:val="21"/>
        </w:rPr>
        <w:t xml:space="preserve"> Given two sorted arrays </w:t>
      </w:r>
      <w:r w:rsidR="00857855" w:rsidRPr="00857855">
        <w:rPr>
          <w:rFonts w:ascii="Courier New" w:hAnsi="Courier New" w:cs="Courier New"/>
          <w:color w:val="546E7A"/>
          <w:sz w:val="20"/>
          <w:szCs w:val="20"/>
          <w:shd w:val="clear" w:color="auto" w:fill="F7F9FA"/>
        </w:rPr>
        <w:t>nums1</w:t>
      </w:r>
      <w:r w:rsidR="00857855" w:rsidRPr="00857855">
        <w:rPr>
          <w:rFonts w:ascii="Segoe UI" w:hAnsi="Segoe UI" w:cs="Segoe UI"/>
          <w:color w:val="263238"/>
          <w:sz w:val="21"/>
          <w:szCs w:val="21"/>
        </w:rPr>
        <w:t> and </w:t>
      </w:r>
      <w:r w:rsidR="00857855" w:rsidRPr="00857855">
        <w:rPr>
          <w:rFonts w:ascii="Courier New" w:hAnsi="Courier New" w:cs="Courier New"/>
          <w:color w:val="546E7A"/>
          <w:sz w:val="20"/>
          <w:szCs w:val="20"/>
          <w:shd w:val="clear" w:color="auto" w:fill="F7F9FA"/>
        </w:rPr>
        <w:t>nums2</w:t>
      </w:r>
      <w:r w:rsidR="00857855" w:rsidRPr="00857855">
        <w:rPr>
          <w:rFonts w:ascii="Segoe UI" w:hAnsi="Segoe UI" w:cs="Segoe UI"/>
          <w:color w:val="263238"/>
          <w:sz w:val="21"/>
          <w:szCs w:val="21"/>
        </w:rPr>
        <w:t> of size </w:t>
      </w:r>
      <w:r w:rsidR="00857855" w:rsidRPr="00857855">
        <w:rPr>
          <w:rFonts w:ascii="Courier New" w:hAnsi="Courier New" w:cs="Courier New"/>
          <w:color w:val="546E7A"/>
          <w:sz w:val="20"/>
          <w:szCs w:val="20"/>
          <w:shd w:val="clear" w:color="auto" w:fill="F7F9FA"/>
        </w:rPr>
        <w:t>m</w:t>
      </w:r>
      <w:r w:rsidR="00857855" w:rsidRPr="00857855">
        <w:rPr>
          <w:rFonts w:ascii="Segoe UI" w:hAnsi="Segoe UI" w:cs="Segoe UI"/>
          <w:color w:val="263238"/>
          <w:sz w:val="21"/>
          <w:szCs w:val="21"/>
        </w:rPr>
        <w:t> and </w:t>
      </w:r>
      <w:r w:rsidR="00857855" w:rsidRPr="00857855">
        <w:rPr>
          <w:rFonts w:ascii="Courier New" w:hAnsi="Courier New" w:cs="Courier New"/>
          <w:color w:val="546E7A"/>
          <w:sz w:val="20"/>
          <w:szCs w:val="20"/>
          <w:shd w:val="clear" w:color="auto" w:fill="F7F9FA"/>
        </w:rPr>
        <w:t>n</w:t>
      </w:r>
      <w:r w:rsidR="00857855" w:rsidRPr="00857855">
        <w:rPr>
          <w:rFonts w:ascii="Segoe UI" w:hAnsi="Segoe UI" w:cs="Segoe UI"/>
          <w:color w:val="263238"/>
          <w:sz w:val="21"/>
          <w:szCs w:val="21"/>
        </w:rPr>
        <w:t> respectively, return </w:t>
      </w:r>
      <w:r w:rsidR="00857855" w:rsidRPr="00857855">
        <w:rPr>
          <w:rFonts w:ascii="Segoe UI" w:hAnsi="Segoe UI" w:cs="Segoe UI"/>
          <w:b/>
          <w:bCs/>
          <w:color w:val="263238"/>
          <w:sz w:val="21"/>
          <w:szCs w:val="21"/>
        </w:rPr>
        <w:t>the median</w:t>
      </w:r>
      <w:r w:rsidR="00857855" w:rsidRPr="00857855">
        <w:rPr>
          <w:rFonts w:ascii="Segoe UI" w:hAnsi="Segoe UI" w:cs="Segoe UI"/>
          <w:color w:val="263238"/>
          <w:sz w:val="21"/>
          <w:szCs w:val="21"/>
        </w:rPr>
        <w:t> of the two sorted arrays.</w:t>
      </w:r>
    </w:p>
    <w:p w14:paraId="0AFA83B7" w14:textId="309826F7" w:rsidR="00857855" w:rsidRPr="00857855" w:rsidRDefault="00857855" w:rsidP="00857855">
      <w:pPr>
        <w:shd w:val="clear" w:color="auto" w:fill="FFFFFF"/>
        <w:spacing w:after="240" w:line="240" w:lineRule="auto"/>
        <w:rPr>
          <w:rFonts w:ascii="Segoe UI" w:eastAsia="Times New Roman" w:hAnsi="Segoe UI" w:cs="Segoe UI"/>
          <w:color w:val="263238"/>
          <w:sz w:val="21"/>
          <w:szCs w:val="21"/>
        </w:rPr>
      </w:pPr>
      <w:r w:rsidRPr="00857855">
        <w:rPr>
          <w:rFonts w:ascii="Segoe UI" w:eastAsia="Times New Roman" w:hAnsi="Segoe UI" w:cs="Segoe UI"/>
          <w:color w:val="263238"/>
          <w:sz w:val="21"/>
          <w:szCs w:val="21"/>
        </w:rPr>
        <w:t>The overall run time complexity should be </w:t>
      </w:r>
      <w:r w:rsidRPr="00857855">
        <w:rPr>
          <w:rFonts w:ascii="Courier New" w:eastAsia="Times New Roman" w:hAnsi="Courier New" w:cs="Courier New"/>
          <w:color w:val="546E7A"/>
          <w:sz w:val="20"/>
          <w:szCs w:val="20"/>
          <w:shd w:val="clear" w:color="auto" w:fill="F7F9FA"/>
        </w:rPr>
        <w:t>O(log (m+n))</w:t>
      </w:r>
      <w:r w:rsidRPr="00857855">
        <w:rPr>
          <w:rFonts w:ascii="Segoe UI" w:eastAsia="Times New Roman" w:hAnsi="Segoe UI" w:cs="Segoe UI"/>
          <w:color w:val="263238"/>
          <w:sz w:val="21"/>
          <w:szCs w:val="21"/>
        </w:rPr>
        <w:t>.</w:t>
      </w:r>
    </w:p>
    <w:p w14:paraId="479BBF7F" w14:textId="77777777" w:rsidR="00857855" w:rsidRPr="00857855" w:rsidRDefault="00857855" w:rsidP="00857855">
      <w:pPr>
        <w:shd w:val="clear" w:color="auto" w:fill="FFFFFF"/>
        <w:spacing w:after="240" w:line="240" w:lineRule="auto"/>
        <w:rPr>
          <w:rFonts w:ascii="Segoe UI" w:eastAsia="Times New Roman" w:hAnsi="Segoe UI" w:cs="Segoe UI"/>
          <w:color w:val="263238"/>
          <w:sz w:val="21"/>
          <w:szCs w:val="21"/>
        </w:rPr>
      </w:pPr>
      <w:r w:rsidRPr="00857855">
        <w:rPr>
          <w:rFonts w:ascii="Segoe UI" w:eastAsia="Times New Roman" w:hAnsi="Segoe UI" w:cs="Segoe UI"/>
          <w:b/>
          <w:bCs/>
          <w:color w:val="263238"/>
          <w:sz w:val="21"/>
          <w:szCs w:val="21"/>
        </w:rPr>
        <w:t>Example 1:</w:t>
      </w:r>
    </w:p>
    <w:p w14:paraId="3D0E57EF" w14:textId="77777777" w:rsidR="00857855" w:rsidRPr="00857855" w:rsidRDefault="00857855" w:rsidP="008578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7855">
        <w:rPr>
          <w:rFonts w:ascii="Consolas" w:eastAsia="Times New Roman" w:hAnsi="Consolas" w:cs="Courier New"/>
          <w:b/>
          <w:bCs/>
          <w:color w:val="263238"/>
          <w:sz w:val="20"/>
          <w:szCs w:val="20"/>
        </w:rPr>
        <w:t>Input:</w:t>
      </w:r>
      <w:r w:rsidRPr="00857855">
        <w:rPr>
          <w:rFonts w:ascii="Consolas" w:eastAsia="Times New Roman" w:hAnsi="Consolas" w:cs="Courier New"/>
          <w:color w:val="263238"/>
          <w:sz w:val="20"/>
          <w:szCs w:val="20"/>
        </w:rPr>
        <w:t xml:space="preserve"> nums1 = [1,3], nums2 = [2]</w:t>
      </w:r>
    </w:p>
    <w:p w14:paraId="6A503BC5" w14:textId="77777777" w:rsidR="00857855" w:rsidRPr="00857855" w:rsidRDefault="00857855" w:rsidP="008578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7855">
        <w:rPr>
          <w:rFonts w:ascii="Consolas" w:eastAsia="Times New Roman" w:hAnsi="Consolas" w:cs="Courier New"/>
          <w:b/>
          <w:bCs/>
          <w:color w:val="263238"/>
          <w:sz w:val="20"/>
          <w:szCs w:val="20"/>
        </w:rPr>
        <w:t>Output:</w:t>
      </w:r>
      <w:r w:rsidRPr="00857855">
        <w:rPr>
          <w:rFonts w:ascii="Consolas" w:eastAsia="Times New Roman" w:hAnsi="Consolas" w:cs="Courier New"/>
          <w:color w:val="263238"/>
          <w:sz w:val="20"/>
          <w:szCs w:val="20"/>
        </w:rPr>
        <w:t xml:space="preserve"> 2.00000</w:t>
      </w:r>
    </w:p>
    <w:p w14:paraId="3480D067" w14:textId="14A24BF4" w:rsidR="00D27F62" w:rsidRPr="00857855" w:rsidRDefault="00857855" w:rsidP="008578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7855">
        <w:rPr>
          <w:rFonts w:ascii="Consolas" w:eastAsia="Times New Roman" w:hAnsi="Consolas" w:cs="Courier New"/>
          <w:b/>
          <w:bCs/>
          <w:color w:val="263238"/>
          <w:sz w:val="20"/>
          <w:szCs w:val="20"/>
        </w:rPr>
        <w:t>Explanation:</w:t>
      </w:r>
      <w:r w:rsidRPr="00857855">
        <w:rPr>
          <w:rFonts w:ascii="Consolas" w:eastAsia="Times New Roman" w:hAnsi="Consolas" w:cs="Courier New"/>
          <w:color w:val="263238"/>
          <w:sz w:val="20"/>
          <w:szCs w:val="20"/>
        </w:rPr>
        <w:t xml:space="preserve"> merged array = [1,2,3] and median is 2.</w:t>
      </w:r>
    </w:p>
    <w:p w14:paraId="70AAD6B7" w14:textId="77777777" w:rsidR="00033005" w:rsidRPr="00033005" w:rsidRDefault="00D27F62" w:rsidP="0003300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033005" w:rsidRPr="00033005">
        <w:rPr>
          <w:rFonts w:ascii="Arial" w:hAnsi="Arial" w:cs="Arial"/>
          <w:color w:val="273239"/>
          <w:spacing w:val="2"/>
          <w:sz w:val="26"/>
          <w:szCs w:val="26"/>
        </w:rPr>
        <w:t xml:space="preserve"> double findMedianSortedArrays(vector&lt;int&gt;&amp; nums1, vector&lt;int&gt;&amp; nums2) {</w:t>
      </w:r>
    </w:p>
    <w:p w14:paraId="64FC1B52"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n=nums1.size();</w:t>
      </w:r>
    </w:p>
    <w:p w14:paraId="36B107E9"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m=nums2.size();</w:t>
      </w:r>
    </w:p>
    <w:p w14:paraId="4089376F"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if(n&lt;m) return findMedianSortedArrays(nums2,nums1);</w:t>
      </w:r>
    </w:p>
    <w:p w14:paraId="6B20633B"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lo=0;</w:t>
      </w:r>
    </w:p>
    <w:p w14:paraId="548BBA54"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hi=m*2;</w:t>
      </w:r>
    </w:p>
    <w:p w14:paraId="0F7817F0"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while(lo&lt;=hi)</w:t>
      </w:r>
    </w:p>
    <w:p w14:paraId="0D3B097D"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w:t>
      </w:r>
    </w:p>
    <w:p w14:paraId="2CE7B5D6"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mid2=(lo+hi)/2;</w:t>
      </w:r>
    </w:p>
    <w:p w14:paraId="503799C6"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int mid1=n+m-mid2;</w:t>
      </w:r>
    </w:p>
    <w:p w14:paraId="00132244"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double l1=(mid1==0)?INT_MIN:nums1[(mid1-1)/2];</w:t>
      </w:r>
    </w:p>
    <w:p w14:paraId="79163C4D"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double l2=(mid2==0)?INT_MIN:nums2[(mid2-1)/2];</w:t>
      </w:r>
    </w:p>
    <w:p w14:paraId="65145F9E"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double r1=(mid1==n*2)?INT_MAX:nums1[mid1/2];</w:t>
      </w:r>
    </w:p>
    <w:p w14:paraId="59A50B6F"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double r2=(mid2==m*2)?INT_MAX:nums2[mid2/2];</w:t>
      </w:r>
    </w:p>
    <w:p w14:paraId="2BB495C4"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w:t>
      </w:r>
    </w:p>
    <w:p w14:paraId="49E23E05"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if(l1&gt;r2)</w:t>
      </w:r>
    </w:p>
    <w:p w14:paraId="07721A0A"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lo=mid2+1;</w:t>
      </w:r>
    </w:p>
    <w:p w14:paraId="3F5DAB67"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else if(l2&gt;r1)</w:t>
      </w:r>
    </w:p>
    <w:p w14:paraId="078569FC"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hi=mid2-1;</w:t>
      </w:r>
    </w:p>
    <w:p w14:paraId="243F9AAD"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else</w:t>
      </w:r>
    </w:p>
    <w:p w14:paraId="371DA62E"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return (max(l1,l2)+min(r1,r2))/2;</w:t>
      </w:r>
    </w:p>
    <w:p w14:paraId="077D098E"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lastRenderedPageBreak/>
        <w:t xml:space="preserve">        }</w:t>
      </w:r>
    </w:p>
    <w:p w14:paraId="62E45411" w14:textId="77777777" w:rsidR="00033005" w:rsidRPr="00033005"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return -1;</w:t>
      </w:r>
    </w:p>
    <w:p w14:paraId="7D9F7AEF" w14:textId="630C5BF6" w:rsidR="00D27F62" w:rsidRDefault="00033005" w:rsidP="00033005">
      <w:pPr>
        <w:shd w:val="clear" w:color="auto" w:fill="FFFFFF"/>
        <w:spacing w:after="0" w:line="240" w:lineRule="auto"/>
        <w:textAlignment w:val="baseline"/>
        <w:rPr>
          <w:rFonts w:ascii="Arial" w:hAnsi="Arial" w:cs="Arial"/>
          <w:color w:val="273239"/>
          <w:spacing w:val="2"/>
          <w:sz w:val="26"/>
          <w:szCs w:val="26"/>
        </w:rPr>
      </w:pPr>
      <w:r w:rsidRPr="00033005">
        <w:rPr>
          <w:rFonts w:ascii="Arial" w:hAnsi="Arial" w:cs="Arial"/>
          <w:color w:val="273239"/>
          <w:spacing w:val="2"/>
          <w:sz w:val="26"/>
          <w:szCs w:val="26"/>
        </w:rPr>
        <w:t xml:space="preserve">    }</w:t>
      </w:r>
    </w:p>
    <w:p w14:paraId="6C30DA5C" w14:textId="2935EE24" w:rsidR="00675108" w:rsidRDefault="00675108" w:rsidP="00033005">
      <w:pPr>
        <w:shd w:val="clear" w:color="auto" w:fill="FFFFFF"/>
        <w:spacing w:after="0" w:line="240" w:lineRule="auto"/>
        <w:textAlignment w:val="baseline"/>
        <w:rPr>
          <w:rFonts w:ascii="Arial" w:hAnsi="Arial" w:cs="Arial"/>
          <w:color w:val="273239"/>
          <w:spacing w:val="2"/>
          <w:sz w:val="26"/>
          <w:szCs w:val="26"/>
        </w:rPr>
      </w:pPr>
    </w:p>
    <w:p w14:paraId="0609B165" w14:textId="77777777" w:rsidR="00675108" w:rsidRPr="00675108" w:rsidRDefault="00675108" w:rsidP="00675108">
      <w:pPr>
        <w:shd w:val="clear" w:color="auto" w:fill="FFFFFF"/>
        <w:spacing w:after="150" w:line="240" w:lineRule="auto"/>
        <w:textAlignment w:val="baseline"/>
        <w:rPr>
          <w:rFonts w:ascii="Arial" w:eastAsia="Times New Roman" w:hAnsi="Arial" w:cs="Arial"/>
          <w:color w:val="273239"/>
          <w:spacing w:val="2"/>
          <w:sz w:val="26"/>
          <w:szCs w:val="26"/>
          <w:highlight w:val="cyan"/>
        </w:rPr>
      </w:pPr>
      <w:r w:rsidRPr="00675108">
        <w:rPr>
          <w:rFonts w:ascii="Arial" w:eastAsia="Times New Roman" w:hAnsi="Arial" w:cs="Arial"/>
          <w:color w:val="273239"/>
          <w:spacing w:val="2"/>
          <w:sz w:val="26"/>
          <w:szCs w:val="26"/>
          <w:highlight w:val="cyan"/>
        </w:rPr>
        <w:t>C++ 11 introduced lambda expression to allow us write an inline function which can be used for short snippets of code that are not going to be reuse and not worth naming. In its simplest form lambda expression can be defined as follows:</w:t>
      </w:r>
    </w:p>
    <w:p w14:paraId="3CE72A10" w14:textId="77777777" w:rsidR="00675108" w:rsidRPr="00675108" w:rsidRDefault="00675108" w:rsidP="006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i/>
          <w:iCs/>
          <w:color w:val="273239"/>
          <w:spacing w:val="2"/>
          <w:sz w:val="24"/>
          <w:szCs w:val="24"/>
          <w:highlight w:val="cyan"/>
          <w:bdr w:val="none" w:sz="0" w:space="0" w:color="auto" w:frame="1"/>
        </w:rPr>
      </w:pPr>
    </w:p>
    <w:p w14:paraId="0B456E66" w14:textId="77777777" w:rsidR="00675108" w:rsidRPr="00675108" w:rsidRDefault="00675108" w:rsidP="006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iCs/>
          <w:color w:val="273239"/>
          <w:spacing w:val="2"/>
          <w:sz w:val="24"/>
          <w:szCs w:val="24"/>
          <w:highlight w:val="cyan"/>
          <w:bdr w:val="none" w:sz="0" w:space="0" w:color="auto" w:frame="1"/>
        </w:rPr>
      </w:pPr>
      <w:r w:rsidRPr="00675108">
        <w:rPr>
          <w:rFonts w:ascii="Consolas" w:eastAsia="Times New Roman" w:hAnsi="Consolas" w:cs="Courier New"/>
          <w:b/>
          <w:bCs/>
          <w:i/>
          <w:iCs/>
          <w:color w:val="273239"/>
          <w:spacing w:val="2"/>
          <w:sz w:val="24"/>
          <w:szCs w:val="24"/>
          <w:highlight w:val="cyan"/>
          <w:bdr w:val="none" w:sz="0" w:space="0" w:color="auto" w:frame="1"/>
        </w:rPr>
        <w:t xml:space="preserve">[ capture clause ] (parameters) -&gt; return-type  </w:t>
      </w:r>
    </w:p>
    <w:p w14:paraId="01A8F695" w14:textId="77777777" w:rsidR="00675108" w:rsidRPr="00675108" w:rsidRDefault="00675108" w:rsidP="006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iCs/>
          <w:color w:val="273239"/>
          <w:spacing w:val="2"/>
          <w:sz w:val="24"/>
          <w:szCs w:val="24"/>
          <w:highlight w:val="cyan"/>
          <w:bdr w:val="none" w:sz="0" w:space="0" w:color="auto" w:frame="1"/>
        </w:rPr>
      </w:pPr>
      <w:r w:rsidRPr="00675108">
        <w:rPr>
          <w:rFonts w:ascii="Consolas" w:eastAsia="Times New Roman" w:hAnsi="Consolas" w:cs="Courier New"/>
          <w:b/>
          <w:bCs/>
          <w:i/>
          <w:iCs/>
          <w:color w:val="273239"/>
          <w:spacing w:val="2"/>
          <w:sz w:val="24"/>
          <w:szCs w:val="24"/>
          <w:highlight w:val="cyan"/>
          <w:bdr w:val="none" w:sz="0" w:space="0" w:color="auto" w:frame="1"/>
        </w:rPr>
        <w:t xml:space="preserve">{   </w:t>
      </w:r>
    </w:p>
    <w:p w14:paraId="4A085618" w14:textId="77777777" w:rsidR="00675108" w:rsidRPr="00675108" w:rsidRDefault="00675108" w:rsidP="006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iCs/>
          <w:color w:val="273239"/>
          <w:spacing w:val="2"/>
          <w:sz w:val="24"/>
          <w:szCs w:val="24"/>
          <w:highlight w:val="cyan"/>
          <w:bdr w:val="none" w:sz="0" w:space="0" w:color="auto" w:frame="1"/>
        </w:rPr>
      </w:pPr>
      <w:r w:rsidRPr="00675108">
        <w:rPr>
          <w:rFonts w:ascii="Consolas" w:eastAsia="Times New Roman" w:hAnsi="Consolas" w:cs="Courier New"/>
          <w:b/>
          <w:bCs/>
          <w:i/>
          <w:iCs/>
          <w:color w:val="273239"/>
          <w:spacing w:val="2"/>
          <w:sz w:val="24"/>
          <w:szCs w:val="24"/>
          <w:highlight w:val="cyan"/>
          <w:bdr w:val="none" w:sz="0" w:space="0" w:color="auto" w:frame="1"/>
        </w:rPr>
        <w:t xml:space="preserve">   definition of method   </w:t>
      </w:r>
    </w:p>
    <w:p w14:paraId="3CDBB7C1" w14:textId="77777777" w:rsidR="00675108" w:rsidRPr="00675108" w:rsidRDefault="00675108" w:rsidP="006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highlight w:val="cyan"/>
        </w:rPr>
      </w:pPr>
      <w:r w:rsidRPr="00675108">
        <w:rPr>
          <w:rFonts w:ascii="Consolas" w:eastAsia="Times New Roman" w:hAnsi="Consolas" w:cs="Courier New"/>
          <w:b/>
          <w:bCs/>
          <w:i/>
          <w:iCs/>
          <w:color w:val="273239"/>
          <w:spacing w:val="2"/>
          <w:sz w:val="24"/>
          <w:szCs w:val="24"/>
          <w:highlight w:val="cyan"/>
          <w:bdr w:val="none" w:sz="0" w:space="0" w:color="auto" w:frame="1"/>
        </w:rPr>
        <w:t xml:space="preserve">} </w:t>
      </w:r>
    </w:p>
    <w:p w14:paraId="54252EAB" w14:textId="77777777" w:rsidR="00675108" w:rsidRPr="00675108" w:rsidRDefault="00675108" w:rsidP="00675108">
      <w:pPr>
        <w:shd w:val="clear" w:color="auto" w:fill="FFFFFF"/>
        <w:spacing w:after="150" w:line="240" w:lineRule="auto"/>
        <w:textAlignment w:val="baseline"/>
        <w:rPr>
          <w:rFonts w:ascii="Arial" w:eastAsia="Times New Roman" w:hAnsi="Arial" w:cs="Arial"/>
          <w:color w:val="273239"/>
          <w:spacing w:val="2"/>
          <w:sz w:val="26"/>
          <w:szCs w:val="26"/>
          <w:highlight w:val="cyan"/>
        </w:rPr>
      </w:pPr>
      <w:r w:rsidRPr="00675108">
        <w:rPr>
          <w:rFonts w:ascii="Arial" w:eastAsia="Times New Roman" w:hAnsi="Arial" w:cs="Arial"/>
          <w:color w:val="273239"/>
          <w:spacing w:val="2"/>
          <w:sz w:val="26"/>
          <w:szCs w:val="26"/>
          <w:highlight w:val="cyan"/>
        </w:rPr>
        <w:t>Generally return-type in lambda expression are evaluated by compiler itself and we don’t need to specify that explicitly and -&gt; return-type part can be ignored but in some complex case as in conditional statement, compiler can’t make out the return type and we need to specify that.</w:t>
      </w:r>
    </w:p>
    <w:p w14:paraId="14FD9227" w14:textId="07E61705" w:rsidR="00675108" w:rsidRPr="00675108" w:rsidRDefault="00675108" w:rsidP="00033005">
      <w:pPr>
        <w:shd w:val="clear" w:color="auto" w:fill="FFFFFF"/>
        <w:spacing w:after="0" w:line="240" w:lineRule="auto"/>
        <w:textAlignment w:val="baseline"/>
        <w:rPr>
          <w:rFonts w:ascii="Arial" w:hAnsi="Arial" w:cs="Arial"/>
          <w:color w:val="273239"/>
          <w:spacing w:val="2"/>
          <w:sz w:val="26"/>
          <w:szCs w:val="26"/>
          <w:highlight w:val="cyan"/>
        </w:rPr>
      </w:pPr>
    </w:p>
    <w:p w14:paraId="700DD590" w14:textId="77777777" w:rsidR="00675108" w:rsidRPr="00675108" w:rsidRDefault="00675108" w:rsidP="00675108">
      <w:pPr>
        <w:shd w:val="clear" w:color="auto" w:fill="FFFFFF"/>
        <w:spacing w:after="150" w:line="240" w:lineRule="auto"/>
        <w:textAlignment w:val="baseline"/>
        <w:rPr>
          <w:rFonts w:ascii="Arial" w:eastAsia="Times New Roman" w:hAnsi="Arial" w:cs="Arial"/>
          <w:color w:val="273239"/>
          <w:spacing w:val="2"/>
          <w:sz w:val="26"/>
          <w:szCs w:val="26"/>
          <w:highlight w:val="cyan"/>
        </w:rPr>
      </w:pPr>
      <w:r w:rsidRPr="00675108">
        <w:rPr>
          <w:rFonts w:ascii="Arial" w:eastAsia="Times New Roman" w:hAnsi="Arial" w:cs="Arial"/>
          <w:color w:val="273239"/>
          <w:spacing w:val="2"/>
          <w:sz w:val="26"/>
          <w:szCs w:val="26"/>
          <w:highlight w:val="cyan"/>
        </w:rPr>
        <w:t>A lambda expression can have more power than an ordinary function by having access to variables from the enclosing scope. We can capture external variables from enclosing scope by three ways :</w:t>
      </w:r>
      <w:r w:rsidRPr="00675108">
        <w:rPr>
          <w:rFonts w:ascii="Arial" w:eastAsia="Times New Roman" w:hAnsi="Arial" w:cs="Arial"/>
          <w:color w:val="273239"/>
          <w:spacing w:val="2"/>
          <w:sz w:val="26"/>
          <w:szCs w:val="26"/>
          <w:highlight w:val="cyan"/>
        </w:rPr>
        <w:br/>
        <w:t>      Capture by reference</w:t>
      </w:r>
      <w:r w:rsidRPr="00675108">
        <w:rPr>
          <w:rFonts w:ascii="Arial" w:eastAsia="Times New Roman" w:hAnsi="Arial" w:cs="Arial"/>
          <w:color w:val="273239"/>
          <w:spacing w:val="2"/>
          <w:sz w:val="26"/>
          <w:szCs w:val="26"/>
          <w:highlight w:val="cyan"/>
        </w:rPr>
        <w:br/>
        <w:t>      Capture by value</w:t>
      </w:r>
      <w:r w:rsidRPr="00675108">
        <w:rPr>
          <w:rFonts w:ascii="Arial" w:eastAsia="Times New Roman" w:hAnsi="Arial" w:cs="Arial"/>
          <w:color w:val="273239"/>
          <w:spacing w:val="2"/>
          <w:sz w:val="26"/>
          <w:szCs w:val="26"/>
          <w:highlight w:val="cyan"/>
        </w:rPr>
        <w:br/>
        <w:t>      Capture by both (mixed capture)</w:t>
      </w:r>
    </w:p>
    <w:p w14:paraId="5DC6F284" w14:textId="77777777" w:rsidR="00675108" w:rsidRPr="00675108" w:rsidRDefault="00675108" w:rsidP="00675108">
      <w:pPr>
        <w:shd w:val="clear" w:color="auto" w:fill="FFFFFF"/>
        <w:spacing w:after="150" w:line="240" w:lineRule="auto"/>
        <w:textAlignment w:val="baseline"/>
        <w:rPr>
          <w:rFonts w:ascii="Arial" w:eastAsia="Times New Roman" w:hAnsi="Arial" w:cs="Arial"/>
          <w:color w:val="273239"/>
          <w:spacing w:val="2"/>
          <w:sz w:val="26"/>
          <w:szCs w:val="26"/>
          <w:highlight w:val="cyan"/>
        </w:rPr>
      </w:pPr>
      <w:r w:rsidRPr="00675108">
        <w:rPr>
          <w:rFonts w:ascii="Arial" w:eastAsia="Times New Roman" w:hAnsi="Arial" w:cs="Arial"/>
          <w:color w:val="273239"/>
          <w:spacing w:val="2"/>
          <w:sz w:val="26"/>
          <w:szCs w:val="26"/>
          <w:highlight w:val="cyan"/>
        </w:rPr>
        <w:t>Syntax used for capturing variables :</w:t>
      </w:r>
      <w:r w:rsidRPr="00675108">
        <w:rPr>
          <w:rFonts w:ascii="Arial" w:eastAsia="Times New Roman" w:hAnsi="Arial" w:cs="Arial"/>
          <w:color w:val="273239"/>
          <w:spacing w:val="2"/>
          <w:sz w:val="26"/>
          <w:szCs w:val="26"/>
          <w:highlight w:val="cyan"/>
        </w:rPr>
        <w:br/>
        <w:t>      [&amp;] : capture all external variable by reference</w:t>
      </w:r>
      <w:r w:rsidRPr="00675108">
        <w:rPr>
          <w:rFonts w:ascii="Arial" w:eastAsia="Times New Roman" w:hAnsi="Arial" w:cs="Arial"/>
          <w:color w:val="273239"/>
          <w:spacing w:val="2"/>
          <w:sz w:val="26"/>
          <w:szCs w:val="26"/>
          <w:highlight w:val="cyan"/>
        </w:rPr>
        <w:br/>
        <w:t>      [=] : capture all external variable by value</w:t>
      </w:r>
      <w:r w:rsidRPr="00675108">
        <w:rPr>
          <w:rFonts w:ascii="Arial" w:eastAsia="Times New Roman" w:hAnsi="Arial" w:cs="Arial"/>
          <w:color w:val="273239"/>
          <w:spacing w:val="2"/>
          <w:sz w:val="26"/>
          <w:szCs w:val="26"/>
          <w:highlight w:val="cyan"/>
        </w:rPr>
        <w:br/>
        <w:t>      [a, &amp;b] : capture a by value and b by reference</w:t>
      </w:r>
    </w:p>
    <w:p w14:paraId="34529FE0" w14:textId="77777777" w:rsidR="00675108" w:rsidRPr="00675108" w:rsidRDefault="00675108" w:rsidP="00675108">
      <w:pPr>
        <w:spacing w:after="0" w:line="240" w:lineRule="auto"/>
        <w:rPr>
          <w:rFonts w:ascii="Times New Roman" w:eastAsia="Times New Roman" w:hAnsi="Times New Roman" w:cs="Times New Roman"/>
          <w:sz w:val="24"/>
          <w:szCs w:val="24"/>
          <w:highlight w:val="cyan"/>
        </w:rPr>
      </w:pPr>
    </w:p>
    <w:p w14:paraId="60CC19C2" w14:textId="77777777" w:rsidR="00675108" w:rsidRPr="00675108" w:rsidRDefault="00675108" w:rsidP="00675108">
      <w:pPr>
        <w:spacing w:after="0" w:line="240" w:lineRule="auto"/>
        <w:rPr>
          <w:rFonts w:ascii="Times New Roman" w:eastAsia="Times New Roman" w:hAnsi="Times New Roman" w:cs="Times New Roman"/>
          <w:sz w:val="24"/>
          <w:szCs w:val="24"/>
          <w:highlight w:val="cyan"/>
        </w:rPr>
      </w:pPr>
      <w:r w:rsidRPr="00675108">
        <w:rPr>
          <w:rFonts w:ascii="Arial" w:eastAsia="Times New Roman" w:hAnsi="Arial" w:cs="Arial"/>
          <w:color w:val="273239"/>
          <w:spacing w:val="2"/>
          <w:sz w:val="26"/>
          <w:szCs w:val="26"/>
          <w:highlight w:val="cyan"/>
        </w:rPr>
        <w:br/>
      </w:r>
    </w:p>
    <w:p w14:paraId="110508F6" w14:textId="77777777" w:rsidR="00675108" w:rsidRPr="00675108" w:rsidRDefault="00675108" w:rsidP="00675108">
      <w:pPr>
        <w:shd w:val="clear" w:color="auto" w:fill="FFFFFF"/>
        <w:spacing w:after="150" w:line="240" w:lineRule="auto"/>
        <w:textAlignment w:val="baseline"/>
        <w:rPr>
          <w:rFonts w:ascii="Arial" w:eastAsia="Times New Roman" w:hAnsi="Arial" w:cs="Arial"/>
          <w:color w:val="273239"/>
          <w:spacing w:val="2"/>
          <w:sz w:val="26"/>
          <w:szCs w:val="26"/>
          <w:highlight w:val="cyan"/>
        </w:rPr>
      </w:pPr>
      <w:r w:rsidRPr="00675108">
        <w:rPr>
          <w:rFonts w:ascii="Arial" w:eastAsia="Times New Roman" w:hAnsi="Arial" w:cs="Arial"/>
          <w:color w:val="273239"/>
          <w:spacing w:val="2"/>
          <w:sz w:val="26"/>
          <w:szCs w:val="26"/>
          <w:highlight w:val="cyan"/>
        </w:rPr>
        <w:t>A lambda with empty capture clause [ ] can access only those variable which are local to it.</w:t>
      </w:r>
      <w:r w:rsidRPr="00675108">
        <w:rPr>
          <w:rFonts w:ascii="Arial" w:eastAsia="Times New Roman" w:hAnsi="Arial" w:cs="Arial"/>
          <w:color w:val="273239"/>
          <w:spacing w:val="2"/>
          <w:sz w:val="26"/>
          <w:szCs w:val="26"/>
          <w:highlight w:val="cyan"/>
        </w:rPr>
        <w:br/>
        <w:t>Capturing ways are demonstrated below :</w:t>
      </w:r>
    </w:p>
    <w:p w14:paraId="08AE5453" w14:textId="44D5FE79" w:rsidR="00675108" w:rsidRPr="00675108" w:rsidRDefault="00675108" w:rsidP="00033005">
      <w:pPr>
        <w:shd w:val="clear" w:color="auto" w:fill="FFFFFF"/>
        <w:spacing w:after="0" w:line="240" w:lineRule="auto"/>
        <w:textAlignment w:val="baseline"/>
        <w:rPr>
          <w:rFonts w:ascii="Arial" w:hAnsi="Arial" w:cs="Arial"/>
          <w:color w:val="273239"/>
          <w:spacing w:val="2"/>
          <w:sz w:val="26"/>
          <w:szCs w:val="26"/>
          <w:shd w:val="clear" w:color="auto" w:fill="FFFFFF"/>
        </w:rPr>
      </w:pPr>
      <w:r w:rsidRPr="00675108">
        <w:rPr>
          <w:rFonts w:ascii="Arial" w:hAnsi="Arial" w:cs="Arial"/>
          <w:color w:val="273239"/>
          <w:spacing w:val="2"/>
          <w:sz w:val="26"/>
          <w:szCs w:val="26"/>
          <w:highlight w:val="cyan"/>
          <w:shd w:val="clear" w:color="auto" w:fill="FFFFFF"/>
        </w:rPr>
        <w:t>Lambda expression can work only on C++ 11 and after versions.</w:t>
      </w:r>
    </w:p>
    <w:p w14:paraId="6575252B" w14:textId="40F4E8F5" w:rsidR="00A90D75" w:rsidRPr="00A90D75" w:rsidRDefault="00033005" w:rsidP="00A90D7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132)</w:t>
      </w:r>
      <w:r w:rsidR="00A90D75" w:rsidRPr="00A90D75">
        <w:rPr>
          <w:rFonts w:ascii="Segoe UI" w:hAnsi="Segoe UI" w:cs="Segoe UI"/>
          <w:color w:val="263238"/>
          <w:sz w:val="21"/>
          <w:szCs w:val="21"/>
        </w:rPr>
        <w:t xml:space="preserve"> You are given an array of </w:t>
      </w:r>
      <w:r w:rsidR="00A90D75" w:rsidRPr="00A90D75">
        <w:rPr>
          <w:rFonts w:ascii="Courier New" w:hAnsi="Courier New" w:cs="Courier New"/>
          <w:color w:val="546E7A"/>
          <w:sz w:val="20"/>
          <w:szCs w:val="20"/>
          <w:shd w:val="clear" w:color="auto" w:fill="F7F9FA"/>
        </w:rPr>
        <w:t>words</w:t>
      </w:r>
      <w:r w:rsidR="00A90D75" w:rsidRPr="00A90D75">
        <w:rPr>
          <w:rFonts w:ascii="Segoe UI" w:hAnsi="Segoe UI" w:cs="Segoe UI"/>
          <w:color w:val="263238"/>
          <w:sz w:val="21"/>
          <w:szCs w:val="21"/>
        </w:rPr>
        <w:t> where each word consists of lowercase English letters.</w:t>
      </w:r>
    </w:p>
    <w:p w14:paraId="5A1FC873" w14:textId="77777777" w:rsidR="00A90D75" w:rsidRPr="00A90D75" w:rsidRDefault="00A90D75" w:rsidP="00A90D75">
      <w:pPr>
        <w:shd w:val="clear" w:color="auto" w:fill="FFFFFF"/>
        <w:spacing w:after="240" w:line="240" w:lineRule="auto"/>
        <w:rPr>
          <w:rFonts w:ascii="Segoe UI" w:eastAsia="Times New Roman" w:hAnsi="Segoe UI" w:cs="Segoe UI"/>
          <w:color w:val="263238"/>
          <w:sz w:val="21"/>
          <w:szCs w:val="21"/>
        </w:rPr>
      </w:pP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A</w:t>
      </w:r>
      <w:r w:rsidRPr="00A90D75">
        <w:rPr>
          <w:rFonts w:ascii="Segoe UI" w:eastAsia="Times New Roman" w:hAnsi="Segoe UI" w:cs="Segoe UI"/>
          <w:color w:val="263238"/>
          <w:sz w:val="21"/>
          <w:szCs w:val="21"/>
        </w:rPr>
        <w:t> is a </w:t>
      </w:r>
      <w:r w:rsidRPr="00A90D75">
        <w:rPr>
          <w:rFonts w:ascii="Segoe UI" w:eastAsia="Times New Roman" w:hAnsi="Segoe UI" w:cs="Segoe UI"/>
          <w:b/>
          <w:bCs/>
          <w:color w:val="263238"/>
          <w:sz w:val="21"/>
          <w:szCs w:val="21"/>
        </w:rPr>
        <w:t>predecessor</w:t>
      </w:r>
      <w:r w:rsidRPr="00A90D75">
        <w:rPr>
          <w:rFonts w:ascii="Segoe UI" w:eastAsia="Times New Roman" w:hAnsi="Segoe UI" w:cs="Segoe UI"/>
          <w:color w:val="263238"/>
          <w:sz w:val="21"/>
          <w:szCs w:val="21"/>
        </w:rPr>
        <w:t> of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B</w:t>
      </w:r>
      <w:r w:rsidRPr="00A90D75">
        <w:rPr>
          <w:rFonts w:ascii="Segoe UI" w:eastAsia="Times New Roman" w:hAnsi="Segoe UI" w:cs="Segoe UI"/>
          <w:color w:val="263238"/>
          <w:sz w:val="21"/>
          <w:szCs w:val="21"/>
        </w:rPr>
        <w:t> if and only if we can insert </w:t>
      </w:r>
      <w:r w:rsidRPr="00A90D75">
        <w:rPr>
          <w:rFonts w:ascii="Segoe UI" w:eastAsia="Times New Roman" w:hAnsi="Segoe UI" w:cs="Segoe UI"/>
          <w:b/>
          <w:bCs/>
          <w:color w:val="263238"/>
          <w:sz w:val="21"/>
          <w:szCs w:val="21"/>
        </w:rPr>
        <w:t>exactly one</w:t>
      </w:r>
      <w:r w:rsidRPr="00A90D75">
        <w:rPr>
          <w:rFonts w:ascii="Segoe UI" w:eastAsia="Times New Roman" w:hAnsi="Segoe UI" w:cs="Segoe UI"/>
          <w:color w:val="263238"/>
          <w:sz w:val="21"/>
          <w:szCs w:val="21"/>
        </w:rPr>
        <w:t> letter anywhere in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A</w:t>
      </w:r>
      <w:r w:rsidRPr="00A90D75">
        <w:rPr>
          <w:rFonts w:ascii="Segoe UI" w:eastAsia="Times New Roman" w:hAnsi="Segoe UI" w:cs="Segoe UI"/>
          <w:color w:val="263238"/>
          <w:sz w:val="21"/>
          <w:szCs w:val="21"/>
        </w:rPr>
        <w:t> </w:t>
      </w:r>
      <w:r w:rsidRPr="00A90D75">
        <w:rPr>
          <w:rFonts w:ascii="Segoe UI" w:eastAsia="Times New Roman" w:hAnsi="Segoe UI" w:cs="Segoe UI"/>
          <w:b/>
          <w:bCs/>
          <w:color w:val="263238"/>
          <w:sz w:val="21"/>
          <w:szCs w:val="21"/>
        </w:rPr>
        <w:t>without changing the order of the other characters</w:t>
      </w:r>
      <w:r w:rsidRPr="00A90D75">
        <w:rPr>
          <w:rFonts w:ascii="Segoe UI" w:eastAsia="Times New Roman" w:hAnsi="Segoe UI" w:cs="Segoe UI"/>
          <w:color w:val="263238"/>
          <w:sz w:val="21"/>
          <w:szCs w:val="21"/>
        </w:rPr>
        <w:t> to make it equal to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B</w:t>
      </w:r>
      <w:r w:rsidRPr="00A90D75">
        <w:rPr>
          <w:rFonts w:ascii="Segoe UI" w:eastAsia="Times New Roman" w:hAnsi="Segoe UI" w:cs="Segoe UI"/>
          <w:color w:val="263238"/>
          <w:sz w:val="21"/>
          <w:szCs w:val="21"/>
        </w:rPr>
        <w:t>.</w:t>
      </w:r>
    </w:p>
    <w:p w14:paraId="1059B7DA" w14:textId="77777777" w:rsidR="00A90D75" w:rsidRPr="00A90D75" w:rsidRDefault="00A90D75" w:rsidP="00A0090B">
      <w:pPr>
        <w:numPr>
          <w:ilvl w:val="0"/>
          <w:numId w:val="1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90D75">
        <w:rPr>
          <w:rFonts w:ascii="Segoe UI" w:eastAsia="Times New Roman" w:hAnsi="Segoe UI" w:cs="Segoe UI"/>
          <w:color w:val="263238"/>
          <w:sz w:val="21"/>
          <w:szCs w:val="21"/>
        </w:rPr>
        <w:t>For example, </w:t>
      </w:r>
      <w:r w:rsidRPr="00A90D75">
        <w:rPr>
          <w:rFonts w:ascii="Courier New" w:eastAsia="Times New Roman" w:hAnsi="Courier New" w:cs="Courier New"/>
          <w:color w:val="546E7A"/>
          <w:sz w:val="20"/>
          <w:szCs w:val="20"/>
          <w:shd w:val="clear" w:color="auto" w:fill="F7F9FA"/>
        </w:rPr>
        <w:t>"abc"</w:t>
      </w:r>
      <w:r w:rsidRPr="00A90D75">
        <w:rPr>
          <w:rFonts w:ascii="Segoe UI" w:eastAsia="Times New Roman" w:hAnsi="Segoe UI" w:cs="Segoe UI"/>
          <w:color w:val="263238"/>
          <w:sz w:val="21"/>
          <w:szCs w:val="21"/>
        </w:rPr>
        <w:t> is a </w:t>
      </w:r>
      <w:r w:rsidRPr="00A90D75">
        <w:rPr>
          <w:rFonts w:ascii="Segoe UI" w:eastAsia="Times New Roman" w:hAnsi="Segoe UI" w:cs="Segoe UI"/>
          <w:b/>
          <w:bCs/>
          <w:color w:val="263238"/>
          <w:sz w:val="21"/>
          <w:szCs w:val="21"/>
        </w:rPr>
        <w:t>predecessor</w:t>
      </w:r>
      <w:r w:rsidRPr="00A90D75">
        <w:rPr>
          <w:rFonts w:ascii="Segoe UI" w:eastAsia="Times New Roman" w:hAnsi="Segoe UI" w:cs="Segoe UI"/>
          <w:color w:val="263238"/>
          <w:sz w:val="21"/>
          <w:szCs w:val="21"/>
        </w:rPr>
        <w:t> of </w:t>
      </w:r>
      <w:r w:rsidRPr="00A90D75">
        <w:rPr>
          <w:rFonts w:ascii="Courier New" w:eastAsia="Times New Roman" w:hAnsi="Courier New" w:cs="Courier New"/>
          <w:color w:val="546E7A"/>
          <w:sz w:val="20"/>
          <w:szCs w:val="20"/>
          <w:shd w:val="clear" w:color="auto" w:fill="F7F9FA"/>
        </w:rPr>
        <w:t>"ab</w:t>
      </w:r>
      <w:r w:rsidRPr="00A90D75">
        <w:rPr>
          <w:rFonts w:ascii="Courier New" w:eastAsia="Times New Roman" w:hAnsi="Courier New" w:cs="Courier New"/>
          <w:color w:val="546E7A"/>
          <w:sz w:val="20"/>
          <w:szCs w:val="20"/>
          <w:u w:val="single"/>
          <w:shd w:val="clear" w:color="auto" w:fill="F7F9FA"/>
        </w:rPr>
        <w:t>a</w:t>
      </w:r>
      <w:r w:rsidRPr="00A90D75">
        <w:rPr>
          <w:rFonts w:ascii="Courier New" w:eastAsia="Times New Roman" w:hAnsi="Courier New" w:cs="Courier New"/>
          <w:color w:val="546E7A"/>
          <w:sz w:val="20"/>
          <w:szCs w:val="20"/>
          <w:shd w:val="clear" w:color="auto" w:fill="F7F9FA"/>
        </w:rPr>
        <w:t>c"</w:t>
      </w:r>
      <w:r w:rsidRPr="00A90D75">
        <w:rPr>
          <w:rFonts w:ascii="Segoe UI" w:eastAsia="Times New Roman" w:hAnsi="Segoe UI" w:cs="Segoe UI"/>
          <w:color w:val="263238"/>
          <w:sz w:val="21"/>
          <w:szCs w:val="21"/>
        </w:rPr>
        <w:t>, while </w:t>
      </w:r>
      <w:r w:rsidRPr="00A90D75">
        <w:rPr>
          <w:rFonts w:ascii="Courier New" w:eastAsia="Times New Roman" w:hAnsi="Courier New" w:cs="Courier New"/>
          <w:color w:val="546E7A"/>
          <w:sz w:val="20"/>
          <w:szCs w:val="20"/>
          <w:shd w:val="clear" w:color="auto" w:fill="F7F9FA"/>
        </w:rPr>
        <w:t>"cba"</w:t>
      </w:r>
      <w:r w:rsidRPr="00A90D75">
        <w:rPr>
          <w:rFonts w:ascii="Segoe UI" w:eastAsia="Times New Roman" w:hAnsi="Segoe UI" w:cs="Segoe UI"/>
          <w:color w:val="263238"/>
          <w:sz w:val="21"/>
          <w:szCs w:val="21"/>
        </w:rPr>
        <w:t> is not a </w:t>
      </w:r>
      <w:r w:rsidRPr="00A90D75">
        <w:rPr>
          <w:rFonts w:ascii="Segoe UI" w:eastAsia="Times New Roman" w:hAnsi="Segoe UI" w:cs="Segoe UI"/>
          <w:b/>
          <w:bCs/>
          <w:color w:val="263238"/>
          <w:sz w:val="21"/>
          <w:szCs w:val="21"/>
        </w:rPr>
        <w:t>predecessor</w:t>
      </w:r>
      <w:r w:rsidRPr="00A90D75">
        <w:rPr>
          <w:rFonts w:ascii="Segoe UI" w:eastAsia="Times New Roman" w:hAnsi="Segoe UI" w:cs="Segoe UI"/>
          <w:color w:val="263238"/>
          <w:sz w:val="21"/>
          <w:szCs w:val="21"/>
        </w:rPr>
        <w:t> of </w:t>
      </w:r>
      <w:r w:rsidRPr="00A90D75">
        <w:rPr>
          <w:rFonts w:ascii="Courier New" w:eastAsia="Times New Roman" w:hAnsi="Courier New" w:cs="Courier New"/>
          <w:color w:val="546E7A"/>
          <w:sz w:val="20"/>
          <w:szCs w:val="20"/>
          <w:shd w:val="clear" w:color="auto" w:fill="F7F9FA"/>
        </w:rPr>
        <w:t>"bcad"</w:t>
      </w:r>
      <w:r w:rsidRPr="00A90D75">
        <w:rPr>
          <w:rFonts w:ascii="Segoe UI" w:eastAsia="Times New Roman" w:hAnsi="Segoe UI" w:cs="Segoe UI"/>
          <w:color w:val="263238"/>
          <w:sz w:val="21"/>
          <w:szCs w:val="21"/>
        </w:rPr>
        <w:t>.</w:t>
      </w:r>
    </w:p>
    <w:p w14:paraId="5CEED207" w14:textId="77777777" w:rsidR="00A90D75" w:rsidRPr="00A90D75" w:rsidRDefault="00A90D75" w:rsidP="00A90D75">
      <w:pPr>
        <w:shd w:val="clear" w:color="auto" w:fill="FFFFFF"/>
        <w:spacing w:after="240" w:line="240" w:lineRule="auto"/>
        <w:rPr>
          <w:rFonts w:ascii="Segoe UI" w:eastAsia="Times New Roman" w:hAnsi="Segoe UI" w:cs="Segoe UI"/>
          <w:color w:val="263238"/>
          <w:sz w:val="21"/>
          <w:szCs w:val="21"/>
        </w:rPr>
      </w:pPr>
      <w:r w:rsidRPr="00A90D75">
        <w:rPr>
          <w:rFonts w:ascii="Segoe UI" w:eastAsia="Times New Roman" w:hAnsi="Segoe UI" w:cs="Segoe UI"/>
          <w:color w:val="263238"/>
          <w:sz w:val="21"/>
          <w:szCs w:val="21"/>
        </w:rPr>
        <w:lastRenderedPageBreak/>
        <w:t>A </w:t>
      </w:r>
      <w:r w:rsidRPr="00A90D75">
        <w:rPr>
          <w:rFonts w:ascii="Segoe UI" w:eastAsia="Times New Roman" w:hAnsi="Segoe UI" w:cs="Segoe UI"/>
          <w:b/>
          <w:bCs/>
          <w:color w:val="263238"/>
          <w:sz w:val="21"/>
          <w:szCs w:val="21"/>
        </w:rPr>
        <w:t>word chain</w:t>
      </w:r>
      <w:r w:rsidRPr="00A90D75">
        <w:rPr>
          <w:rFonts w:ascii="Segoe UI" w:eastAsia="Times New Roman" w:hAnsi="Segoe UI" w:cs="Segoe UI"/>
          <w:i/>
          <w:iCs/>
          <w:color w:val="263238"/>
          <w:sz w:val="21"/>
          <w:szCs w:val="21"/>
        </w:rPr>
        <w:t> </w:t>
      </w:r>
      <w:r w:rsidRPr="00A90D75">
        <w:rPr>
          <w:rFonts w:ascii="Segoe UI" w:eastAsia="Times New Roman" w:hAnsi="Segoe UI" w:cs="Segoe UI"/>
          <w:color w:val="263238"/>
          <w:sz w:val="21"/>
          <w:szCs w:val="21"/>
        </w:rPr>
        <w:t>is a sequence of words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1</w:t>
      </w:r>
      <w:r w:rsidRPr="00A90D75">
        <w:rPr>
          <w:rFonts w:ascii="Courier New" w:eastAsia="Times New Roman" w:hAnsi="Courier New" w:cs="Courier New"/>
          <w:color w:val="546E7A"/>
          <w:sz w:val="20"/>
          <w:szCs w:val="20"/>
          <w:shd w:val="clear" w:color="auto" w:fill="F7F9FA"/>
        </w:rPr>
        <w:t>, word</w:t>
      </w:r>
      <w:r w:rsidRPr="00A90D75">
        <w:rPr>
          <w:rFonts w:ascii="Courier New" w:eastAsia="Times New Roman" w:hAnsi="Courier New" w:cs="Courier New"/>
          <w:color w:val="546E7A"/>
          <w:sz w:val="15"/>
          <w:szCs w:val="15"/>
          <w:shd w:val="clear" w:color="auto" w:fill="F7F9FA"/>
          <w:vertAlign w:val="subscript"/>
        </w:rPr>
        <w:t>2</w:t>
      </w:r>
      <w:r w:rsidRPr="00A90D75">
        <w:rPr>
          <w:rFonts w:ascii="Courier New" w:eastAsia="Times New Roman" w:hAnsi="Courier New" w:cs="Courier New"/>
          <w:color w:val="546E7A"/>
          <w:sz w:val="20"/>
          <w:szCs w:val="20"/>
          <w:shd w:val="clear" w:color="auto" w:fill="F7F9FA"/>
        </w:rPr>
        <w:t>, ..., word</w:t>
      </w:r>
      <w:r w:rsidRPr="00A90D75">
        <w:rPr>
          <w:rFonts w:ascii="Courier New" w:eastAsia="Times New Roman" w:hAnsi="Courier New" w:cs="Courier New"/>
          <w:color w:val="546E7A"/>
          <w:sz w:val="15"/>
          <w:szCs w:val="15"/>
          <w:shd w:val="clear" w:color="auto" w:fill="F7F9FA"/>
          <w:vertAlign w:val="subscript"/>
        </w:rPr>
        <w:t>k</w:t>
      </w:r>
      <w:r w:rsidRPr="00A90D75">
        <w:rPr>
          <w:rFonts w:ascii="Courier New" w:eastAsia="Times New Roman" w:hAnsi="Courier New" w:cs="Courier New"/>
          <w:color w:val="546E7A"/>
          <w:sz w:val="20"/>
          <w:szCs w:val="20"/>
          <w:shd w:val="clear" w:color="auto" w:fill="F7F9FA"/>
        </w:rPr>
        <w:t>]</w:t>
      </w:r>
      <w:r w:rsidRPr="00A90D75">
        <w:rPr>
          <w:rFonts w:ascii="Segoe UI" w:eastAsia="Times New Roman" w:hAnsi="Segoe UI" w:cs="Segoe UI"/>
          <w:color w:val="263238"/>
          <w:sz w:val="21"/>
          <w:szCs w:val="21"/>
        </w:rPr>
        <w:t> with </w:t>
      </w:r>
      <w:r w:rsidRPr="00A90D75">
        <w:rPr>
          <w:rFonts w:ascii="Courier New" w:eastAsia="Times New Roman" w:hAnsi="Courier New" w:cs="Courier New"/>
          <w:color w:val="546E7A"/>
          <w:sz w:val="20"/>
          <w:szCs w:val="20"/>
          <w:shd w:val="clear" w:color="auto" w:fill="F7F9FA"/>
        </w:rPr>
        <w:t>k &gt;= 1</w:t>
      </w:r>
      <w:r w:rsidRPr="00A90D75">
        <w:rPr>
          <w:rFonts w:ascii="Segoe UI" w:eastAsia="Times New Roman" w:hAnsi="Segoe UI" w:cs="Segoe UI"/>
          <w:color w:val="263238"/>
          <w:sz w:val="21"/>
          <w:szCs w:val="21"/>
        </w:rPr>
        <w:t>, where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1</w:t>
      </w:r>
      <w:r w:rsidRPr="00A90D75">
        <w:rPr>
          <w:rFonts w:ascii="Segoe UI" w:eastAsia="Times New Roman" w:hAnsi="Segoe UI" w:cs="Segoe UI"/>
          <w:color w:val="263238"/>
          <w:sz w:val="21"/>
          <w:szCs w:val="21"/>
        </w:rPr>
        <w:t> is a </w:t>
      </w:r>
      <w:r w:rsidRPr="00A90D75">
        <w:rPr>
          <w:rFonts w:ascii="Segoe UI" w:eastAsia="Times New Roman" w:hAnsi="Segoe UI" w:cs="Segoe UI"/>
          <w:b/>
          <w:bCs/>
          <w:color w:val="263238"/>
          <w:sz w:val="21"/>
          <w:szCs w:val="21"/>
        </w:rPr>
        <w:t>predecessor</w:t>
      </w:r>
      <w:r w:rsidRPr="00A90D75">
        <w:rPr>
          <w:rFonts w:ascii="Segoe UI" w:eastAsia="Times New Roman" w:hAnsi="Segoe UI" w:cs="Segoe UI"/>
          <w:color w:val="263238"/>
          <w:sz w:val="21"/>
          <w:szCs w:val="21"/>
        </w:rPr>
        <w:t> of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2</w:t>
      </w:r>
      <w:r w:rsidRPr="00A90D75">
        <w:rPr>
          <w:rFonts w:ascii="Segoe UI" w:eastAsia="Times New Roman" w:hAnsi="Segoe UI" w:cs="Segoe UI"/>
          <w:color w:val="263238"/>
          <w:sz w:val="21"/>
          <w:szCs w:val="21"/>
        </w:rPr>
        <w:t>,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2</w:t>
      </w:r>
      <w:r w:rsidRPr="00A90D75">
        <w:rPr>
          <w:rFonts w:ascii="Segoe UI" w:eastAsia="Times New Roman" w:hAnsi="Segoe UI" w:cs="Segoe UI"/>
          <w:color w:val="263238"/>
          <w:sz w:val="21"/>
          <w:szCs w:val="21"/>
        </w:rPr>
        <w:t> is a </w:t>
      </w:r>
      <w:r w:rsidRPr="00A90D75">
        <w:rPr>
          <w:rFonts w:ascii="Segoe UI" w:eastAsia="Times New Roman" w:hAnsi="Segoe UI" w:cs="Segoe UI"/>
          <w:b/>
          <w:bCs/>
          <w:color w:val="263238"/>
          <w:sz w:val="21"/>
          <w:szCs w:val="21"/>
        </w:rPr>
        <w:t>predecessor</w:t>
      </w:r>
      <w:r w:rsidRPr="00A90D75">
        <w:rPr>
          <w:rFonts w:ascii="Segoe UI" w:eastAsia="Times New Roman" w:hAnsi="Segoe UI" w:cs="Segoe UI"/>
          <w:color w:val="263238"/>
          <w:sz w:val="21"/>
          <w:szCs w:val="21"/>
        </w:rPr>
        <w:t> of </w:t>
      </w:r>
      <w:r w:rsidRPr="00A90D75">
        <w:rPr>
          <w:rFonts w:ascii="Courier New" w:eastAsia="Times New Roman" w:hAnsi="Courier New" w:cs="Courier New"/>
          <w:color w:val="546E7A"/>
          <w:sz w:val="20"/>
          <w:szCs w:val="20"/>
          <w:shd w:val="clear" w:color="auto" w:fill="F7F9FA"/>
        </w:rPr>
        <w:t>word</w:t>
      </w:r>
      <w:r w:rsidRPr="00A90D75">
        <w:rPr>
          <w:rFonts w:ascii="Courier New" w:eastAsia="Times New Roman" w:hAnsi="Courier New" w:cs="Courier New"/>
          <w:color w:val="546E7A"/>
          <w:sz w:val="15"/>
          <w:szCs w:val="15"/>
          <w:shd w:val="clear" w:color="auto" w:fill="F7F9FA"/>
          <w:vertAlign w:val="subscript"/>
        </w:rPr>
        <w:t>3</w:t>
      </w:r>
      <w:r w:rsidRPr="00A90D75">
        <w:rPr>
          <w:rFonts w:ascii="Segoe UI" w:eastAsia="Times New Roman" w:hAnsi="Segoe UI" w:cs="Segoe UI"/>
          <w:color w:val="263238"/>
          <w:sz w:val="21"/>
          <w:szCs w:val="21"/>
        </w:rPr>
        <w:t>, and so on. A single word is trivially a </w:t>
      </w:r>
      <w:r w:rsidRPr="00A90D75">
        <w:rPr>
          <w:rFonts w:ascii="Segoe UI" w:eastAsia="Times New Roman" w:hAnsi="Segoe UI" w:cs="Segoe UI"/>
          <w:b/>
          <w:bCs/>
          <w:color w:val="263238"/>
          <w:sz w:val="21"/>
          <w:szCs w:val="21"/>
        </w:rPr>
        <w:t>word chain</w:t>
      </w:r>
      <w:r w:rsidRPr="00A90D75">
        <w:rPr>
          <w:rFonts w:ascii="Segoe UI" w:eastAsia="Times New Roman" w:hAnsi="Segoe UI" w:cs="Segoe UI"/>
          <w:color w:val="263238"/>
          <w:sz w:val="21"/>
          <w:szCs w:val="21"/>
        </w:rPr>
        <w:t> with </w:t>
      </w:r>
      <w:r w:rsidRPr="00A90D75">
        <w:rPr>
          <w:rFonts w:ascii="Courier New" w:eastAsia="Times New Roman" w:hAnsi="Courier New" w:cs="Courier New"/>
          <w:color w:val="546E7A"/>
          <w:sz w:val="20"/>
          <w:szCs w:val="20"/>
          <w:shd w:val="clear" w:color="auto" w:fill="F7F9FA"/>
        </w:rPr>
        <w:t>k == 1</w:t>
      </w:r>
      <w:r w:rsidRPr="00A90D75">
        <w:rPr>
          <w:rFonts w:ascii="Segoe UI" w:eastAsia="Times New Roman" w:hAnsi="Segoe UI" w:cs="Segoe UI"/>
          <w:color w:val="263238"/>
          <w:sz w:val="21"/>
          <w:szCs w:val="21"/>
        </w:rPr>
        <w:t>.</w:t>
      </w:r>
    </w:p>
    <w:p w14:paraId="50FC3A59" w14:textId="77777777" w:rsidR="00A90D75" w:rsidRPr="00A90D75" w:rsidRDefault="00A90D75" w:rsidP="00A90D75">
      <w:pPr>
        <w:shd w:val="clear" w:color="auto" w:fill="FFFFFF"/>
        <w:spacing w:after="240" w:line="240" w:lineRule="auto"/>
        <w:rPr>
          <w:rFonts w:ascii="Segoe UI" w:eastAsia="Times New Roman" w:hAnsi="Segoe UI" w:cs="Segoe UI"/>
          <w:color w:val="263238"/>
          <w:sz w:val="21"/>
          <w:szCs w:val="21"/>
        </w:rPr>
      </w:pPr>
      <w:r w:rsidRPr="00A90D75">
        <w:rPr>
          <w:rFonts w:ascii="Segoe UI" w:eastAsia="Times New Roman" w:hAnsi="Segoe UI" w:cs="Segoe UI"/>
          <w:color w:val="263238"/>
          <w:sz w:val="21"/>
          <w:szCs w:val="21"/>
        </w:rPr>
        <w:t>Return </w:t>
      </w:r>
      <w:r w:rsidRPr="00A90D75">
        <w:rPr>
          <w:rFonts w:ascii="Segoe UI" w:eastAsia="Times New Roman" w:hAnsi="Segoe UI" w:cs="Segoe UI"/>
          <w:i/>
          <w:iCs/>
          <w:color w:val="263238"/>
          <w:sz w:val="21"/>
          <w:szCs w:val="21"/>
        </w:rPr>
        <w:t>the </w:t>
      </w:r>
      <w:r w:rsidRPr="00A90D75">
        <w:rPr>
          <w:rFonts w:ascii="Segoe UI" w:eastAsia="Times New Roman" w:hAnsi="Segoe UI" w:cs="Segoe UI"/>
          <w:b/>
          <w:bCs/>
          <w:i/>
          <w:iCs/>
          <w:color w:val="263238"/>
          <w:sz w:val="21"/>
          <w:szCs w:val="21"/>
        </w:rPr>
        <w:t>length</w:t>
      </w:r>
      <w:r w:rsidRPr="00A90D75">
        <w:rPr>
          <w:rFonts w:ascii="Segoe UI" w:eastAsia="Times New Roman" w:hAnsi="Segoe UI" w:cs="Segoe UI"/>
          <w:i/>
          <w:iCs/>
          <w:color w:val="263238"/>
          <w:sz w:val="21"/>
          <w:szCs w:val="21"/>
        </w:rPr>
        <w:t> of the </w:t>
      </w:r>
      <w:r w:rsidRPr="00A90D75">
        <w:rPr>
          <w:rFonts w:ascii="Segoe UI" w:eastAsia="Times New Roman" w:hAnsi="Segoe UI" w:cs="Segoe UI"/>
          <w:b/>
          <w:bCs/>
          <w:i/>
          <w:iCs/>
          <w:color w:val="263238"/>
          <w:sz w:val="21"/>
          <w:szCs w:val="21"/>
        </w:rPr>
        <w:t>longest possible word chain</w:t>
      </w:r>
      <w:r w:rsidRPr="00A90D75">
        <w:rPr>
          <w:rFonts w:ascii="Segoe UI" w:eastAsia="Times New Roman" w:hAnsi="Segoe UI" w:cs="Segoe UI"/>
          <w:i/>
          <w:iCs/>
          <w:color w:val="263238"/>
          <w:sz w:val="21"/>
          <w:szCs w:val="21"/>
        </w:rPr>
        <w:t> with words chosen from the given list of </w:t>
      </w:r>
      <w:r w:rsidRPr="00A90D75">
        <w:rPr>
          <w:rFonts w:ascii="Courier New" w:eastAsia="Times New Roman" w:hAnsi="Courier New" w:cs="Courier New"/>
          <w:color w:val="546E7A"/>
          <w:sz w:val="20"/>
          <w:szCs w:val="20"/>
          <w:shd w:val="clear" w:color="auto" w:fill="F7F9FA"/>
        </w:rPr>
        <w:t>words</w:t>
      </w:r>
      <w:r w:rsidRPr="00A90D75">
        <w:rPr>
          <w:rFonts w:ascii="Segoe UI" w:eastAsia="Times New Roman" w:hAnsi="Segoe UI" w:cs="Segoe UI"/>
          <w:color w:val="263238"/>
          <w:sz w:val="21"/>
          <w:szCs w:val="21"/>
        </w:rPr>
        <w:t>.</w:t>
      </w:r>
    </w:p>
    <w:p w14:paraId="77574012" w14:textId="77777777" w:rsidR="00A90D75" w:rsidRPr="00A90D75" w:rsidRDefault="00A90D75" w:rsidP="00A90D75">
      <w:pPr>
        <w:shd w:val="clear" w:color="auto" w:fill="FFFFFF"/>
        <w:spacing w:after="240" w:line="240" w:lineRule="auto"/>
        <w:rPr>
          <w:rFonts w:ascii="Segoe UI" w:eastAsia="Times New Roman" w:hAnsi="Segoe UI" w:cs="Segoe UI"/>
          <w:color w:val="263238"/>
          <w:sz w:val="21"/>
          <w:szCs w:val="21"/>
        </w:rPr>
      </w:pPr>
      <w:r w:rsidRPr="00A90D75">
        <w:rPr>
          <w:rFonts w:ascii="Segoe UI" w:eastAsia="Times New Roman" w:hAnsi="Segoe UI" w:cs="Segoe UI"/>
          <w:color w:val="263238"/>
          <w:sz w:val="21"/>
          <w:szCs w:val="21"/>
        </w:rPr>
        <w:t> </w:t>
      </w:r>
    </w:p>
    <w:p w14:paraId="6941E746" w14:textId="77777777" w:rsidR="00A90D75" w:rsidRPr="00A90D75" w:rsidRDefault="00A90D75" w:rsidP="00A90D75">
      <w:pPr>
        <w:shd w:val="clear" w:color="auto" w:fill="FFFFFF"/>
        <w:spacing w:after="240" w:line="240" w:lineRule="auto"/>
        <w:rPr>
          <w:rFonts w:ascii="Segoe UI" w:eastAsia="Times New Roman" w:hAnsi="Segoe UI" w:cs="Segoe UI"/>
          <w:color w:val="263238"/>
          <w:sz w:val="21"/>
          <w:szCs w:val="21"/>
        </w:rPr>
      </w:pPr>
      <w:r w:rsidRPr="00A90D75">
        <w:rPr>
          <w:rFonts w:ascii="Segoe UI" w:eastAsia="Times New Roman" w:hAnsi="Segoe UI" w:cs="Segoe UI"/>
          <w:b/>
          <w:bCs/>
          <w:color w:val="263238"/>
          <w:sz w:val="21"/>
          <w:szCs w:val="21"/>
        </w:rPr>
        <w:t>Example 1:</w:t>
      </w:r>
    </w:p>
    <w:p w14:paraId="205268A2" w14:textId="77777777" w:rsidR="00A90D75" w:rsidRPr="00A90D75" w:rsidRDefault="00A90D75" w:rsidP="00A90D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90D75">
        <w:rPr>
          <w:rFonts w:ascii="Consolas" w:eastAsia="Times New Roman" w:hAnsi="Consolas" w:cs="Courier New"/>
          <w:b/>
          <w:bCs/>
          <w:color w:val="263238"/>
          <w:sz w:val="20"/>
          <w:szCs w:val="20"/>
        </w:rPr>
        <w:t>Input:</w:t>
      </w:r>
      <w:r w:rsidRPr="00A90D75">
        <w:rPr>
          <w:rFonts w:ascii="Consolas" w:eastAsia="Times New Roman" w:hAnsi="Consolas" w:cs="Courier New"/>
          <w:color w:val="263238"/>
          <w:sz w:val="20"/>
          <w:szCs w:val="20"/>
        </w:rPr>
        <w:t xml:space="preserve"> words = ["a","b","ba","bca","bda","bdca"]</w:t>
      </w:r>
    </w:p>
    <w:p w14:paraId="1484E087" w14:textId="77777777" w:rsidR="00A90D75" w:rsidRPr="00A90D75" w:rsidRDefault="00A90D75" w:rsidP="00A90D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90D75">
        <w:rPr>
          <w:rFonts w:ascii="Consolas" w:eastAsia="Times New Roman" w:hAnsi="Consolas" w:cs="Courier New"/>
          <w:b/>
          <w:bCs/>
          <w:color w:val="263238"/>
          <w:sz w:val="20"/>
          <w:szCs w:val="20"/>
        </w:rPr>
        <w:t>Output:</w:t>
      </w:r>
      <w:r w:rsidRPr="00A90D75">
        <w:rPr>
          <w:rFonts w:ascii="Consolas" w:eastAsia="Times New Roman" w:hAnsi="Consolas" w:cs="Courier New"/>
          <w:color w:val="263238"/>
          <w:sz w:val="20"/>
          <w:szCs w:val="20"/>
        </w:rPr>
        <w:t xml:space="preserve"> 4</w:t>
      </w:r>
    </w:p>
    <w:p w14:paraId="1476A20E" w14:textId="577D5F32" w:rsidR="00033005" w:rsidRPr="00A90D75" w:rsidRDefault="00A90D75" w:rsidP="00A90D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90D75">
        <w:rPr>
          <w:rFonts w:ascii="Consolas" w:eastAsia="Times New Roman" w:hAnsi="Consolas" w:cs="Courier New"/>
          <w:b/>
          <w:bCs/>
          <w:color w:val="263238"/>
          <w:sz w:val="20"/>
          <w:szCs w:val="20"/>
        </w:rPr>
        <w:t>Explanation</w:t>
      </w:r>
      <w:r w:rsidRPr="00A90D75">
        <w:rPr>
          <w:rFonts w:ascii="Consolas" w:eastAsia="Times New Roman" w:hAnsi="Consolas" w:cs="Courier New"/>
          <w:color w:val="263238"/>
          <w:sz w:val="20"/>
          <w:szCs w:val="20"/>
        </w:rPr>
        <w:t>: One of the longest word chains is ["a","</w:t>
      </w:r>
      <w:r w:rsidRPr="00A90D75">
        <w:rPr>
          <w:rFonts w:ascii="Consolas" w:eastAsia="Times New Roman" w:hAnsi="Consolas" w:cs="Courier New"/>
          <w:color w:val="263238"/>
          <w:sz w:val="20"/>
          <w:szCs w:val="20"/>
          <w:u w:val="single"/>
        </w:rPr>
        <w:t>b</w:t>
      </w:r>
      <w:r w:rsidRPr="00A90D75">
        <w:rPr>
          <w:rFonts w:ascii="Consolas" w:eastAsia="Times New Roman" w:hAnsi="Consolas" w:cs="Courier New"/>
          <w:color w:val="263238"/>
          <w:sz w:val="20"/>
          <w:szCs w:val="20"/>
        </w:rPr>
        <w:t>a","b</w:t>
      </w:r>
      <w:r w:rsidRPr="00A90D75">
        <w:rPr>
          <w:rFonts w:ascii="Consolas" w:eastAsia="Times New Roman" w:hAnsi="Consolas" w:cs="Courier New"/>
          <w:color w:val="263238"/>
          <w:sz w:val="20"/>
          <w:szCs w:val="20"/>
          <w:u w:val="single"/>
        </w:rPr>
        <w:t>d</w:t>
      </w:r>
      <w:r w:rsidRPr="00A90D75">
        <w:rPr>
          <w:rFonts w:ascii="Consolas" w:eastAsia="Times New Roman" w:hAnsi="Consolas" w:cs="Courier New"/>
          <w:color w:val="263238"/>
          <w:sz w:val="20"/>
          <w:szCs w:val="20"/>
        </w:rPr>
        <w:t>a","bd</w:t>
      </w:r>
      <w:r w:rsidRPr="00A90D75">
        <w:rPr>
          <w:rFonts w:ascii="Consolas" w:eastAsia="Times New Roman" w:hAnsi="Consolas" w:cs="Courier New"/>
          <w:color w:val="263238"/>
          <w:sz w:val="20"/>
          <w:szCs w:val="20"/>
          <w:u w:val="single"/>
        </w:rPr>
        <w:t>c</w:t>
      </w:r>
      <w:r w:rsidRPr="00A90D75">
        <w:rPr>
          <w:rFonts w:ascii="Consolas" w:eastAsia="Times New Roman" w:hAnsi="Consolas" w:cs="Courier New"/>
          <w:color w:val="263238"/>
          <w:sz w:val="20"/>
          <w:szCs w:val="20"/>
        </w:rPr>
        <w:t>a"].</w:t>
      </w:r>
    </w:p>
    <w:p w14:paraId="7054075E" w14:textId="77777777" w:rsidR="00A90D75" w:rsidRPr="00A90D75" w:rsidRDefault="00033005" w:rsidP="00A90D7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A90D75" w:rsidRPr="00A90D75">
        <w:rPr>
          <w:rFonts w:ascii="Arial" w:hAnsi="Arial" w:cs="Arial"/>
          <w:color w:val="273239"/>
          <w:spacing w:val="2"/>
          <w:sz w:val="26"/>
          <w:szCs w:val="26"/>
        </w:rPr>
        <w:t xml:space="preserve"> int longestStrChain(vector&lt;string&gt;&amp; words) {</w:t>
      </w:r>
    </w:p>
    <w:p w14:paraId="62AB9343"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sort(words.begin(),words.end(),[](string a,string b){return a.size()&lt;b.size();});</w:t>
      </w:r>
    </w:p>
    <w:p w14:paraId="6B3D63C1"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int ans=0;</w:t>
      </w:r>
    </w:p>
    <w:p w14:paraId="2D28CAF7"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map&lt;string,int&gt;dp;</w:t>
      </w:r>
    </w:p>
    <w:p w14:paraId="10FF3648"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for(auto it:words)</w:t>
      </w:r>
    </w:p>
    <w:p w14:paraId="29D225C0"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w:t>
      </w:r>
    </w:p>
    <w:p w14:paraId="7DFEF610"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for(int i=0;i&lt;it.size();i++)</w:t>
      </w:r>
    </w:p>
    <w:p w14:paraId="3932B04F"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w:t>
      </w:r>
    </w:p>
    <w:p w14:paraId="68A2A123"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dp[it]=max(dp[it.substr(0,i)+it.substr(i+1)]+1,dp[it]);</w:t>
      </w:r>
    </w:p>
    <w:p w14:paraId="420C9EC5"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w:t>
      </w:r>
    </w:p>
    <w:p w14:paraId="7933CA59"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ans=max(ans,dp[it]);</w:t>
      </w:r>
    </w:p>
    <w:p w14:paraId="52E6AFEB"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w:t>
      </w:r>
    </w:p>
    <w:p w14:paraId="76F7A050" w14:textId="77777777" w:rsidR="00A90D75" w:rsidRPr="00A90D7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return ans;</w:t>
      </w:r>
    </w:p>
    <w:p w14:paraId="40895F6C" w14:textId="3E7CD71C" w:rsidR="00033005" w:rsidRDefault="00A90D75" w:rsidP="00A90D75">
      <w:pPr>
        <w:shd w:val="clear" w:color="auto" w:fill="FFFFFF"/>
        <w:spacing w:after="0" w:line="240" w:lineRule="auto"/>
        <w:textAlignment w:val="baseline"/>
        <w:rPr>
          <w:rFonts w:ascii="Arial" w:hAnsi="Arial" w:cs="Arial"/>
          <w:color w:val="273239"/>
          <w:spacing w:val="2"/>
          <w:sz w:val="26"/>
          <w:szCs w:val="26"/>
        </w:rPr>
      </w:pPr>
      <w:r w:rsidRPr="00A90D75">
        <w:rPr>
          <w:rFonts w:ascii="Arial" w:hAnsi="Arial" w:cs="Arial"/>
          <w:color w:val="273239"/>
          <w:spacing w:val="2"/>
          <w:sz w:val="26"/>
          <w:szCs w:val="26"/>
        </w:rPr>
        <w:t xml:space="preserve">    }</w:t>
      </w:r>
    </w:p>
    <w:p w14:paraId="6D401EC4" w14:textId="06D2DE20" w:rsidR="00135303" w:rsidRPr="00135303" w:rsidRDefault="00A90D75" w:rsidP="00135303">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133)</w:t>
      </w:r>
      <w:r w:rsidR="00135303" w:rsidRPr="00135303">
        <w:rPr>
          <w:rFonts w:ascii="Segoe UI" w:hAnsi="Segoe UI" w:cs="Segoe UI"/>
          <w:color w:val="263238"/>
          <w:sz w:val="21"/>
          <w:szCs w:val="21"/>
        </w:rPr>
        <w:t xml:space="preserve"> Given a square matrix </w:t>
      </w:r>
      <w:r w:rsidR="00135303" w:rsidRPr="00135303">
        <w:rPr>
          <w:rFonts w:ascii="Courier New" w:hAnsi="Courier New" w:cs="Courier New"/>
          <w:color w:val="546E7A"/>
          <w:sz w:val="20"/>
          <w:szCs w:val="20"/>
          <w:shd w:val="clear" w:color="auto" w:fill="F7F9FA"/>
        </w:rPr>
        <w:t>mat</w:t>
      </w:r>
      <w:r w:rsidR="00135303" w:rsidRPr="00135303">
        <w:rPr>
          <w:rFonts w:ascii="Segoe UI" w:hAnsi="Segoe UI" w:cs="Segoe UI"/>
          <w:color w:val="263238"/>
          <w:sz w:val="21"/>
          <w:szCs w:val="21"/>
        </w:rPr>
        <w:t>, return the sum of the matrix diagonals.</w:t>
      </w:r>
    </w:p>
    <w:p w14:paraId="4FE93A3E" w14:textId="6AC93609" w:rsidR="00135303" w:rsidRPr="00135303" w:rsidRDefault="00135303" w:rsidP="00135303">
      <w:pPr>
        <w:shd w:val="clear" w:color="auto" w:fill="FFFFFF"/>
        <w:spacing w:after="240" w:line="240" w:lineRule="auto"/>
        <w:rPr>
          <w:rFonts w:ascii="Segoe UI" w:eastAsia="Times New Roman" w:hAnsi="Segoe UI" w:cs="Segoe UI"/>
          <w:color w:val="263238"/>
          <w:sz w:val="21"/>
          <w:szCs w:val="21"/>
        </w:rPr>
      </w:pPr>
      <w:r w:rsidRPr="00135303">
        <w:rPr>
          <w:rFonts w:ascii="Segoe UI" w:eastAsia="Times New Roman" w:hAnsi="Segoe UI" w:cs="Segoe UI"/>
          <w:color w:val="263238"/>
          <w:sz w:val="21"/>
          <w:szCs w:val="21"/>
        </w:rPr>
        <w:t>Only include</w:t>
      </w:r>
      <w:r w:rsidR="006A5805">
        <w:rPr>
          <w:rFonts w:ascii="Segoe UI" w:eastAsia="Times New Roman" w:hAnsi="Segoe UI" w:cs="Segoe UI"/>
          <w:color w:val="263238"/>
          <w:sz w:val="21"/>
          <w:szCs w:val="21"/>
        </w:rPr>
        <w:softHyphen/>
      </w:r>
      <w:r w:rsidR="006A5805">
        <w:rPr>
          <w:rFonts w:ascii="Segoe UI" w:eastAsia="Times New Roman" w:hAnsi="Segoe UI" w:cs="Segoe UI"/>
          <w:color w:val="263238"/>
          <w:sz w:val="21"/>
          <w:szCs w:val="21"/>
        </w:rPr>
        <w:softHyphen/>
      </w:r>
      <w:r w:rsidRPr="00135303">
        <w:rPr>
          <w:rFonts w:ascii="Segoe UI" w:eastAsia="Times New Roman" w:hAnsi="Segoe UI" w:cs="Segoe UI"/>
          <w:color w:val="263238"/>
          <w:sz w:val="21"/>
          <w:szCs w:val="21"/>
        </w:rPr>
        <w:t xml:space="preserve"> the sum of all the elements on the primary diagonal and all the elements on the secondary diagonal that are not part of the primary diagonal.</w:t>
      </w:r>
    </w:p>
    <w:p w14:paraId="416C2BDF" w14:textId="77777777" w:rsidR="00135303" w:rsidRPr="00135303" w:rsidRDefault="00135303" w:rsidP="00135303">
      <w:pPr>
        <w:shd w:val="clear" w:color="auto" w:fill="FFFFFF"/>
        <w:spacing w:after="240" w:line="240" w:lineRule="auto"/>
        <w:rPr>
          <w:rFonts w:ascii="Segoe UI" w:eastAsia="Times New Roman" w:hAnsi="Segoe UI" w:cs="Segoe UI"/>
          <w:color w:val="263238"/>
          <w:sz w:val="21"/>
          <w:szCs w:val="21"/>
        </w:rPr>
      </w:pPr>
      <w:r w:rsidRPr="00135303">
        <w:rPr>
          <w:rFonts w:ascii="Segoe UI" w:eastAsia="Times New Roman" w:hAnsi="Segoe UI" w:cs="Segoe UI"/>
          <w:color w:val="263238"/>
          <w:sz w:val="21"/>
          <w:szCs w:val="21"/>
        </w:rPr>
        <w:t> </w:t>
      </w:r>
    </w:p>
    <w:p w14:paraId="6DDBF18F" w14:textId="77777777" w:rsidR="00135303" w:rsidRPr="00096627" w:rsidRDefault="00135303" w:rsidP="00135303">
      <w:pPr>
        <w:shd w:val="clear" w:color="auto" w:fill="FFFFFF"/>
        <w:spacing w:after="240" w:line="240" w:lineRule="auto"/>
        <w:rPr>
          <w:rFonts w:ascii="Segoe UI" w:eastAsia="Times New Roman" w:hAnsi="Segoe UI" w:cs="Segoe UI"/>
          <w:color w:val="263238"/>
          <w:sz w:val="21"/>
          <w:szCs w:val="21"/>
          <w:highlight w:val="cyan"/>
        </w:rPr>
      </w:pPr>
      <w:r w:rsidRPr="00096627">
        <w:rPr>
          <w:rFonts w:ascii="Segoe UI" w:eastAsia="Times New Roman" w:hAnsi="Segoe UI" w:cs="Segoe UI"/>
          <w:b/>
          <w:bCs/>
          <w:color w:val="263238"/>
          <w:sz w:val="21"/>
          <w:szCs w:val="21"/>
          <w:highlight w:val="cyan"/>
        </w:rPr>
        <w:t>Example 1:</w:t>
      </w:r>
    </w:p>
    <w:p w14:paraId="29CEFC34" w14:textId="76D54EFE" w:rsidR="00135303" w:rsidRPr="00135303" w:rsidRDefault="00135303" w:rsidP="00135303">
      <w:pPr>
        <w:spacing w:after="0" w:line="240" w:lineRule="auto"/>
        <w:rPr>
          <w:rFonts w:ascii="Times New Roman" w:eastAsia="Times New Roman" w:hAnsi="Times New Roman" w:cs="Times New Roman"/>
          <w:sz w:val="24"/>
          <w:szCs w:val="24"/>
        </w:rPr>
      </w:pPr>
      <w:r w:rsidRPr="00096627">
        <w:rPr>
          <w:rFonts w:ascii="Times New Roman" w:eastAsia="Times New Roman" w:hAnsi="Times New Roman" w:cs="Times New Roman"/>
          <w:noProof/>
          <w:sz w:val="24"/>
          <w:szCs w:val="24"/>
          <w:highlight w:val="cyan"/>
        </w:rPr>
        <w:lastRenderedPageBreak/>
        <w:drawing>
          <wp:inline distT="0" distB="0" distL="0" distR="0" wp14:anchorId="2E32C86F" wp14:editId="11E0C43F">
            <wp:extent cx="4267200" cy="2209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04AE171C" w14:textId="77777777" w:rsidR="00135303"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b/>
          <w:bCs/>
          <w:color w:val="263238"/>
          <w:sz w:val="20"/>
          <w:szCs w:val="20"/>
        </w:rPr>
        <w:t>Input:</w:t>
      </w:r>
      <w:r w:rsidRPr="00135303">
        <w:rPr>
          <w:rFonts w:ascii="Consolas" w:eastAsia="Times New Roman" w:hAnsi="Consolas" w:cs="Courier New"/>
          <w:color w:val="263238"/>
          <w:sz w:val="20"/>
          <w:szCs w:val="20"/>
        </w:rPr>
        <w:t xml:space="preserve"> mat = [[</w:t>
      </w:r>
      <w:r w:rsidRPr="00135303">
        <w:rPr>
          <w:rFonts w:ascii="Consolas" w:eastAsia="Times New Roman" w:hAnsi="Consolas" w:cs="Courier New"/>
          <w:b/>
          <w:bCs/>
          <w:color w:val="263238"/>
          <w:sz w:val="20"/>
          <w:szCs w:val="20"/>
        </w:rPr>
        <w:t>1</w:t>
      </w:r>
      <w:r w:rsidRPr="00135303">
        <w:rPr>
          <w:rFonts w:ascii="Consolas" w:eastAsia="Times New Roman" w:hAnsi="Consolas" w:cs="Courier New"/>
          <w:color w:val="263238"/>
          <w:sz w:val="20"/>
          <w:szCs w:val="20"/>
        </w:rPr>
        <w:t>,2,</w:t>
      </w:r>
      <w:r w:rsidRPr="00135303">
        <w:rPr>
          <w:rFonts w:ascii="Consolas" w:eastAsia="Times New Roman" w:hAnsi="Consolas" w:cs="Courier New"/>
          <w:b/>
          <w:bCs/>
          <w:color w:val="263238"/>
          <w:sz w:val="20"/>
          <w:szCs w:val="20"/>
        </w:rPr>
        <w:t>3</w:t>
      </w:r>
      <w:r w:rsidRPr="00135303">
        <w:rPr>
          <w:rFonts w:ascii="Consolas" w:eastAsia="Times New Roman" w:hAnsi="Consolas" w:cs="Courier New"/>
          <w:color w:val="263238"/>
          <w:sz w:val="20"/>
          <w:szCs w:val="20"/>
        </w:rPr>
        <w:t>],</w:t>
      </w:r>
    </w:p>
    <w:p w14:paraId="25B933D6" w14:textId="77777777" w:rsidR="00135303"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color w:val="263238"/>
          <w:sz w:val="20"/>
          <w:szCs w:val="20"/>
        </w:rPr>
        <w:t>              [4,</w:t>
      </w:r>
      <w:r w:rsidRPr="00135303">
        <w:rPr>
          <w:rFonts w:ascii="Consolas" w:eastAsia="Times New Roman" w:hAnsi="Consolas" w:cs="Courier New"/>
          <w:b/>
          <w:bCs/>
          <w:color w:val="263238"/>
          <w:sz w:val="20"/>
          <w:szCs w:val="20"/>
        </w:rPr>
        <w:t>5</w:t>
      </w:r>
      <w:r w:rsidRPr="00135303">
        <w:rPr>
          <w:rFonts w:ascii="Consolas" w:eastAsia="Times New Roman" w:hAnsi="Consolas" w:cs="Courier New"/>
          <w:color w:val="263238"/>
          <w:sz w:val="20"/>
          <w:szCs w:val="20"/>
        </w:rPr>
        <w:t>,6],</w:t>
      </w:r>
    </w:p>
    <w:p w14:paraId="4D066817" w14:textId="77777777" w:rsidR="00135303"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color w:val="263238"/>
          <w:sz w:val="20"/>
          <w:szCs w:val="20"/>
        </w:rPr>
        <w:t>              [</w:t>
      </w:r>
      <w:r w:rsidRPr="00135303">
        <w:rPr>
          <w:rFonts w:ascii="Consolas" w:eastAsia="Times New Roman" w:hAnsi="Consolas" w:cs="Courier New"/>
          <w:b/>
          <w:bCs/>
          <w:color w:val="263238"/>
          <w:sz w:val="20"/>
          <w:szCs w:val="20"/>
        </w:rPr>
        <w:t>7</w:t>
      </w:r>
      <w:r w:rsidRPr="00135303">
        <w:rPr>
          <w:rFonts w:ascii="Consolas" w:eastAsia="Times New Roman" w:hAnsi="Consolas" w:cs="Courier New"/>
          <w:color w:val="263238"/>
          <w:sz w:val="20"/>
          <w:szCs w:val="20"/>
        </w:rPr>
        <w:t>,8,</w:t>
      </w:r>
      <w:r w:rsidRPr="00135303">
        <w:rPr>
          <w:rFonts w:ascii="Consolas" w:eastAsia="Times New Roman" w:hAnsi="Consolas" w:cs="Courier New"/>
          <w:b/>
          <w:bCs/>
          <w:color w:val="263238"/>
          <w:sz w:val="20"/>
          <w:szCs w:val="20"/>
        </w:rPr>
        <w:t>9</w:t>
      </w:r>
      <w:r w:rsidRPr="00135303">
        <w:rPr>
          <w:rFonts w:ascii="Consolas" w:eastAsia="Times New Roman" w:hAnsi="Consolas" w:cs="Courier New"/>
          <w:color w:val="263238"/>
          <w:sz w:val="20"/>
          <w:szCs w:val="20"/>
        </w:rPr>
        <w:t>]]</w:t>
      </w:r>
    </w:p>
    <w:p w14:paraId="09D421E9" w14:textId="77777777" w:rsidR="00135303"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b/>
          <w:bCs/>
          <w:color w:val="263238"/>
          <w:sz w:val="20"/>
          <w:szCs w:val="20"/>
        </w:rPr>
        <w:t>Output:</w:t>
      </w:r>
      <w:r w:rsidRPr="00135303">
        <w:rPr>
          <w:rFonts w:ascii="Consolas" w:eastAsia="Times New Roman" w:hAnsi="Consolas" w:cs="Courier New"/>
          <w:color w:val="263238"/>
          <w:sz w:val="20"/>
          <w:szCs w:val="20"/>
        </w:rPr>
        <w:t xml:space="preserve"> 25</w:t>
      </w:r>
    </w:p>
    <w:p w14:paraId="2A259C2C" w14:textId="77777777" w:rsidR="00135303"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b/>
          <w:bCs/>
          <w:color w:val="263238"/>
          <w:sz w:val="20"/>
          <w:szCs w:val="20"/>
        </w:rPr>
        <w:t xml:space="preserve">Explanation: </w:t>
      </w:r>
      <w:r w:rsidRPr="00135303">
        <w:rPr>
          <w:rFonts w:ascii="Consolas" w:eastAsia="Times New Roman" w:hAnsi="Consolas" w:cs="Courier New"/>
          <w:color w:val="263238"/>
          <w:sz w:val="20"/>
          <w:szCs w:val="20"/>
        </w:rPr>
        <w:t>Diagonals sum: 1 + 5 + 9 + 3 + 7 = 25</w:t>
      </w:r>
    </w:p>
    <w:p w14:paraId="565515DA" w14:textId="5A80B84A" w:rsidR="00A90D75" w:rsidRPr="00135303" w:rsidRDefault="00135303" w:rsidP="001353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35303">
        <w:rPr>
          <w:rFonts w:ascii="Consolas" w:eastAsia="Times New Roman" w:hAnsi="Consolas" w:cs="Courier New"/>
          <w:color w:val="263238"/>
          <w:sz w:val="20"/>
          <w:szCs w:val="20"/>
        </w:rPr>
        <w:t>Notice that element mat[1][1] = 5 is counted only once.</w:t>
      </w:r>
    </w:p>
    <w:p w14:paraId="1175E1AA" w14:textId="77777777" w:rsidR="00135303" w:rsidRPr="00135303" w:rsidRDefault="00A90D75" w:rsidP="0013530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35303" w:rsidRPr="00135303">
        <w:rPr>
          <w:rFonts w:ascii="Arial" w:hAnsi="Arial" w:cs="Arial"/>
          <w:color w:val="273239"/>
          <w:spacing w:val="2"/>
          <w:sz w:val="26"/>
          <w:szCs w:val="26"/>
        </w:rPr>
        <w:t xml:space="preserve">    int diagonalSum(vector&lt;vector&lt;int&gt;&gt;&amp; mat) {</w:t>
      </w:r>
    </w:p>
    <w:p w14:paraId="725EFCE3"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int ans=0;</w:t>
      </w:r>
    </w:p>
    <w:p w14:paraId="41189144"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int n=mat.size();</w:t>
      </w:r>
    </w:p>
    <w:p w14:paraId="6689C0D5"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for(int i=0;i&lt;n;i++)</w:t>
      </w:r>
    </w:p>
    <w:p w14:paraId="4DB79122"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w:t>
      </w:r>
    </w:p>
    <w:p w14:paraId="16479275"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if(i!=n-i-1)</w:t>
      </w:r>
    </w:p>
    <w:p w14:paraId="52CA4275"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ans+=mat[i][i]+mat[n-i-1][i];</w:t>
      </w:r>
    </w:p>
    <w:p w14:paraId="346465EF"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else</w:t>
      </w:r>
    </w:p>
    <w:p w14:paraId="0AA75D17"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ans+=mat[i][i];</w:t>
      </w:r>
    </w:p>
    <w:p w14:paraId="51AAF7F9"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w:t>
      </w:r>
    </w:p>
    <w:p w14:paraId="26F7E346" w14:textId="77777777" w:rsidR="00135303" w:rsidRPr="00135303"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return ans;</w:t>
      </w:r>
    </w:p>
    <w:p w14:paraId="5C47DC77" w14:textId="6107867F" w:rsidR="00A90D75" w:rsidRDefault="00135303" w:rsidP="00135303">
      <w:pPr>
        <w:shd w:val="clear" w:color="auto" w:fill="FFFFFF"/>
        <w:spacing w:after="0" w:line="240" w:lineRule="auto"/>
        <w:textAlignment w:val="baseline"/>
        <w:rPr>
          <w:rFonts w:ascii="Arial" w:hAnsi="Arial" w:cs="Arial"/>
          <w:color w:val="273239"/>
          <w:spacing w:val="2"/>
          <w:sz w:val="26"/>
          <w:szCs w:val="26"/>
        </w:rPr>
      </w:pPr>
      <w:r w:rsidRPr="00135303">
        <w:rPr>
          <w:rFonts w:ascii="Arial" w:hAnsi="Arial" w:cs="Arial"/>
          <w:color w:val="273239"/>
          <w:spacing w:val="2"/>
          <w:sz w:val="26"/>
          <w:szCs w:val="26"/>
        </w:rPr>
        <w:t xml:space="preserve">    }</w:t>
      </w:r>
    </w:p>
    <w:p w14:paraId="05050C14" w14:textId="78608B24" w:rsidR="000443BD" w:rsidRPr="000443BD" w:rsidRDefault="00135303" w:rsidP="000443BD">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134)</w:t>
      </w:r>
      <w:r w:rsidR="000443BD" w:rsidRPr="000443BD">
        <w:rPr>
          <w:rFonts w:ascii="Segoe UI" w:hAnsi="Segoe UI" w:cs="Segoe UI"/>
          <w:color w:val="263238"/>
          <w:sz w:val="21"/>
          <w:szCs w:val="21"/>
        </w:rPr>
        <w:t xml:space="preserve"> You are given an integer array </w:t>
      </w:r>
      <w:r w:rsidR="000443BD" w:rsidRPr="000443BD">
        <w:rPr>
          <w:rFonts w:ascii="Courier New" w:hAnsi="Courier New" w:cs="Courier New"/>
          <w:color w:val="546E7A"/>
          <w:sz w:val="20"/>
          <w:szCs w:val="20"/>
          <w:shd w:val="clear" w:color="auto" w:fill="F7F9FA"/>
        </w:rPr>
        <w:t>nums</w:t>
      </w:r>
      <w:r w:rsidR="000443BD" w:rsidRPr="000443BD">
        <w:rPr>
          <w:rFonts w:ascii="Segoe UI" w:hAnsi="Segoe UI" w:cs="Segoe UI"/>
          <w:color w:val="263238"/>
          <w:sz w:val="21"/>
          <w:szCs w:val="21"/>
        </w:rPr>
        <w:t>. The unique elements of an array are the elements that appear </w:t>
      </w:r>
      <w:r w:rsidR="000443BD" w:rsidRPr="000443BD">
        <w:rPr>
          <w:rFonts w:ascii="Segoe UI" w:hAnsi="Segoe UI" w:cs="Segoe UI"/>
          <w:b/>
          <w:bCs/>
          <w:color w:val="263238"/>
          <w:sz w:val="21"/>
          <w:szCs w:val="21"/>
        </w:rPr>
        <w:t>exactly once</w:t>
      </w:r>
      <w:r w:rsidR="000443BD" w:rsidRPr="000443BD">
        <w:rPr>
          <w:rFonts w:ascii="Segoe UI" w:hAnsi="Segoe UI" w:cs="Segoe UI"/>
          <w:color w:val="263238"/>
          <w:sz w:val="21"/>
          <w:szCs w:val="21"/>
        </w:rPr>
        <w:t> in the array.</w:t>
      </w:r>
    </w:p>
    <w:p w14:paraId="2DAD0AB2" w14:textId="77777777" w:rsidR="000443BD" w:rsidRPr="000443BD" w:rsidRDefault="000443BD" w:rsidP="000443BD">
      <w:pPr>
        <w:shd w:val="clear" w:color="auto" w:fill="FFFFFF"/>
        <w:spacing w:after="240" w:line="240" w:lineRule="auto"/>
        <w:rPr>
          <w:rFonts w:ascii="Segoe UI" w:eastAsia="Times New Roman" w:hAnsi="Segoe UI" w:cs="Segoe UI"/>
          <w:color w:val="263238"/>
          <w:sz w:val="21"/>
          <w:szCs w:val="21"/>
        </w:rPr>
      </w:pPr>
      <w:r w:rsidRPr="000443BD">
        <w:rPr>
          <w:rFonts w:ascii="Segoe UI" w:eastAsia="Times New Roman" w:hAnsi="Segoe UI" w:cs="Segoe UI"/>
          <w:color w:val="263238"/>
          <w:sz w:val="21"/>
          <w:szCs w:val="21"/>
        </w:rPr>
        <w:t>Return </w:t>
      </w:r>
      <w:r w:rsidRPr="000443BD">
        <w:rPr>
          <w:rFonts w:ascii="Segoe UI" w:eastAsia="Times New Roman" w:hAnsi="Segoe UI" w:cs="Segoe UI"/>
          <w:i/>
          <w:iCs/>
          <w:color w:val="263238"/>
          <w:sz w:val="21"/>
          <w:szCs w:val="21"/>
        </w:rPr>
        <w:t>the </w:t>
      </w:r>
      <w:r w:rsidRPr="006A5805">
        <w:rPr>
          <w:rFonts w:ascii="Segoe UI" w:eastAsia="Times New Roman" w:hAnsi="Segoe UI" w:cs="Segoe UI"/>
          <w:b/>
          <w:bCs/>
          <w:i/>
          <w:iCs/>
          <w:color w:val="263238"/>
          <w:sz w:val="21"/>
          <w:szCs w:val="21"/>
        </w:rPr>
        <w:t>sum</w:t>
      </w:r>
      <w:r w:rsidRPr="000443BD">
        <w:rPr>
          <w:rFonts w:ascii="Segoe UI" w:eastAsia="Times New Roman" w:hAnsi="Segoe UI" w:cs="Segoe UI"/>
          <w:i/>
          <w:iCs/>
          <w:color w:val="263238"/>
          <w:sz w:val="21"/>
          <w:szCs w:val="21"/>
        </w:rPr>
        <w:t> of all the unique elements of </w:t>
      </w:r>
      <w:r w:rsidRPr="000443BD">
        <w:rPr>
          <w:rFonts w:ascii="Courier New" w:eastAsia="Times New Roman" w:hAnsi="Courier New" w:cs="Courier New"/>
          <w:color w:val="546E7A"/>
          <w:sz w:val="20"/>
          <w:szCs w:val="20"/>
          <w:shd w:val="clear" w:color="auto" w:fill="F7F9FA"/>
        </w:rPr>
        <w:t>nums</w:t>
      </w:r>
      <w:r w:rsidRPr="000443BD">
        <w:rPr>
          <w:rFonts w:ascii="Segoe UI" w:eastAsia="Times New Roman" w:hAnsi="Segoe UI" w:cs="Segoe UI"/>
          <w:color w:val="263238"/>
          <w:sz w:val="21"/>
          <w:szCs w:val="21"/>
        </w:rPr>
        <w:t>.</w:t>
      </w:r>
    </w:p>
    <w:p w14:paraId="628027AD" w14:textId="77777777" w:rsidR="000443BD" w:rsidRPr="000443BD" w:rsidRDefault="000443BD" w:rsidP="000443BD">
      <w:pPr>
        <w:shd w:val="clear" w:color="auto" w:fill="FFFFFF"/>
        <w:spacing w:after="240" w:line="240" w:lineRule="auto"/>
        <w:rPr>
          <w:rFonts w:ascii="Segoe UI" w:eastAsia="Times New Roman" w:hAnsi="Segoe UI" w:cs="Segoe UI"/>
          <w:color w:val="263238"/>
          <w:sz w:val="21"/>
          <w:szCs w:val="21"/>
        </w:rPr>
      </w:pPr>
      <w:r w:rsidRPr="000443BD">
        <w:rPr>
          <w:rFonts w:ascii="Segoe UI" w:eastAsia="Times New Roman" w:hAnsi="Segoe UI" w:cs="Segoe UI"/>
          <w:color w:val="263238"/>
          <w:sz w:val="21"/>
          <w:szCs w:val="21"/>
        </w:rPr>
        <w:t> </w:t>
      </w:r>
    </w:p>
    <w:p w14:paraId="697F0FF5" w14:textId="77777777" w:rsidR="000443BD" w:rsidRPr="000443BD" w:rsidRDefault="000443BD" w:rsidP="000443BD">
      <w:pPr>
        <w:shd w:val="clear" w:color="auto" w:fill="FFFFFF"/>
        <w:spacing w:after="240" w:line="240" w:lineRule="auto"/>
        <w:rPr>
          <w:rFonts w:ascii="Segoe UI" w:eastAsia="Times New Roman" w:hAnsi="Segoe UI" w:cs="Segoe UI"/>
          <w:color w:val="263238"/>
          <w:sz w:val="21"/>
          <w:szCs w:val="21"/>
        </w:rPr>
      </w:pPr>
      <w:r w:rsidRPr="000443BD">
        <w:rPr>
          <w:rFonts w:ascii="Segoe UI" w:eastAsia="Times New Roman" w:hAnsi="Segoe UI" w:cs="Segoe UI"/>
          <w:b/>
          <w:bCs/>
          <w:color w:val="263238"/>
          <w:sz w:val="21"/>
          <w:szCs w:val="21"/>
        </w:rPr>
        <w:t>Example 1:</w:t>
      </w:r>
    </w:p>
    <w:p w14:paraId="4A940A5D" w14:textId="77777777" w:rsidR="000443BD" w:rsidRPr="000443BD" w:rsidRDefault="000443BD" w:rsidP="000443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43BD">
        <w:rPr>
          <w:rFonts w:ascii="Consolas" w:eastAsia="Times New Roman" w:hAnsi="Consolas" w:cs="Courier New"/>
          <w:b/>
          <w:bCs/>
          <w:color w:val="263238"/>
          <w:sz w:val="20"/>
          <w:szCs w:val="20"/>
        </w:rPr>
        <w:t>Input:</w:t>
      </w:r>
      <w:r w:rsidRPr="000443BD">
        <w:rPr>
          <w:rFonts w:ascii="Consolas" w:eastAsia="Times New Roman" w:hAnsi="Consolas" w:cs="Courier New"/>
          <w:color w:val="263238"/>
          <w:sz w:val="20"/>
          <w:szCs w:val="20"/>
        </w:rPr>
        <w:t xml:space="preserve"> nums = [1,2,3,2]</w:t>
      </w:r>
    </w:p>
    <w:p w14:paraId="2C5E5BE4" w14:textId="77777777" w:rsidR="000443BD" w:rsidRPr="000443BD" w:rsidRDefault="000443BD" w:rsidP="000443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43BD">
        <w:rPr>
          <w:rFonts w:ascii="Consolas" w:eastAsia="Times New Roman" w:hAnsi="Consolas" w:cs="Courier New"/>
          <w:b/>
          <w:bCs/>
          <w:color w:val="263238"/>
          <w:sz w:val="20"/>
          <w:szCs w:val="20"/>
        </w:rPr>
        <w:lastRenderedPageBreak/>
        <w:t>Output:</w:t>
      </w:r>
      <w:r w:rsidRPr="000443BD">
        <w:rPr>
          <w:rFonts w:ascii="Consolas" w:eastAsia="Times New Roman" w:hAnsi="Consolas" w:cs="Courier New"/>
          <w:color w:val="263238"/>
          <w:sz w:val="20"/>
          <w:szCs w:val="20"/>
        </w:rPr>
        <w:t xml:space="preserve"> 4</w:t>
      </w:r>
    </w:p>
    <w:p w14:paraId="78BFA09B" w14:textId="0ECBC08A" w:rsidR="00135303" w:rsidRPr="000443BD" w:rsidRDefault="000443BD" w:rsidP="000443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43BD">
        <w:rPr>
          <w:rFonts w:ascii="Consolas" w:eastAsia="Times New Roman" w:hAnsi="Consolas" w:cs="Courier New"/>
          <w:b/>
          <w:bCs/>
          <w:color w:val="263238"/>
          <w:sz w:val="20"/>
          <w:szCs w:val="20"/>
        </w:rPr>
        <w:t>Explanation:</w:t>
      </w:r>
      <w:r w:rsidRPr="000443BD">
        <w:rPr>
          <w:rFonts w:ascii="Consolas" w:eastAsia="Times New Roman" w:hAnsi="Consolas" w:cs="Courier New"/>
          <w:color w:val="263238"/>
          <w:sz w:val="20"/>
          <w:szCs w:val="20"/>
        </w:rPr>
        <w:t xml:space="preserve"> The unique elements are [1,3], and the sum is 4.</w:t>
      </w:r>
    </w:p>
    <w:p w14:paraId="1BA32687" w14:textId="77777777" w:rsidR="000443BD" w:rsidRPr="000443BD" w:rsidRDefault="00135303" w:rsidP="000443BD">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0443BD" w:rsidRPr="000443BD">
        <w:rPr>
          <w:rFonts w:ascii="Arial" w:hAnsi="Arial" w:cs="Arial"/>
          <w:color w:val="273239"/>
          <w:spacing w:val="2"/>
          <w:sz w:val="26"/>
          <w:szCs w:val="26"/>
        </w:rPr>
        <w:t xml:space="preserve"> int sumOfUnique(vector&lt;int&gt;&amp; nums) {</w:t>
      </w:r>
    </w:p>
    <w:p w14:paraId="5D09D8B1"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int ans=0;</w:t>
      </w:r>
    </w:p>
    <w:p w14:paraId="5DCADB5C"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int arr[101]={};</w:t>
      </w:r>
    </w:p>
    <w:p w14:paraId="4A4E4930"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for(auto it:nums)</w:t>
      </w:r>
    </w:p>
    <w:p w14:paraId="385A9E70"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w:t>
      </w:r>
    </w:p>
    <w:p w14:paraId="077D0D07"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arr[it]++;</w:t>
      </w:r>
    </w:p>
    <w:p w14:paraId="63696CF4"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w:t>
      </w:r>
    </w:p>
    <w:p w14:paraId="5E85BB4F"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for(int i=1;i&lt;=100;i++)</w:t>
      </w:r>
    </w:p>
    <w:p w14:paraId="4B6FAA67"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w:t>
      </w:r>
    </w:p>
    <w:p w14:paraId="15E9100E"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if(arr[i]==1)</w:t>
      </w:r>
    </w:p>
    <w:p w14:paraId="2919AC60"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ans+=i;</w:t>
      </w:r>
    </w:p>
    <w:p w14:paraId="58F696B2"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w:t>
      </w:r>
    </w:p>
    <w:p w14:paraId="070010DF" w14:textId="77777777" w:rsidR="000443BD" w:rsidRPr="000443BD"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return ans;</w:t>
      </w:r>
    </w:p>
    <w:p w14:paraId="5E8B093E" w14:textId="4CCC931E" w:rsidR="00135303" w:rsidRDefault="000443BD" w:rsidP="000443BD">
      <w:pPr>
        <w:shd w:val="clear" w:color="auto" w:fill="FFFFFF"/>
        <w:spacing w:after="0" w:line="240" w:lineRule="auto"/>
        <w:textAlignment w:val="baseline"/>
        <w:rPr>
          <w:rFonts w:ascii="Arial" w:hAnsi="Arial" w:cs="Arial"/>
          <w:color w:val="273239"/>
          <w:spacing w:val="2"/>
          <w:sz w:val="26"/>
          <w:szCs w:val="26"/>
        </w:rPr>
      </w:pPr>
      <w:r w:rsidRPr="000443BD">
        <w:rPr>
          <w:rFonts w:ascii="Arial" w:hAnsi="Arial" w:cs="Arial"/>
          <w:color w:val="273239"/>
          <w:spacing w:val="2"/>
          <w:sz w:val="26"/>
          <w:szCs w:val="26"/>
        </w:rPr>
        <w:t xml:space="preserve">    }</w:t>
      </w:r>
    </w:p>
    <w:p w14:paraId="52BC1DE0" w14:textId="48B92B06" w:rsidR="002F5082" w:rsidRPr="002F5082" w:rsidRDefault="000443BD" w:rsidP="002F508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135)</w:t>
      </w:r>
      <w:r w:rsidR="002F5082" w:rsidRPr="002F5082">
        <w:rPr>
          <w:rFonts w:ascii="Segoe UI" w:hAnsi="Segoe UI" w:cs="Segoe UI"/>
          <w:color w:val="263238"/>
          <w:sz w:val="21"/>
          <w:szCs w:val="21"/>
        </w:rPr>
        <w:t xml:space="preserve"> Given two string arrays </w:t>
      </w:r>
      <w:r w:rsidR="002F5082" w:rsidRPr="002F5082">
        <w:rPr>
          <w:rFonts w:ascii="Courier New" w:hAnsi="Courier New" w:cs="Courier New"/>
          <w:color w:val="546E7A"/>
          <w:sz w:val="20"/>
          <w:szCs w:val="20"/>
          <w:shd w:val="clear" w:color="auto" w:fill="F7F9FA"/>
        </w:rPr>
        <w:t>word1</w:t>
      </w:r>
      <w:r w:rsidR="002F5082" w:rsidRPr="002F5082">
        <w:rPr>
          <w:rFonts w:ascii="Segoe UI" w:hAnsi="Segoe UI" w:cs="Segoe UI"/>
          <w:color w:val="263238"/>
          <w:sz w:val="21"/>
          <w:szCs w:val="21"/>
        </w:rPr>
        <w:t> and </w:t>
      </w:r>
      <w:r w:rsidR="002F5082" w:rsidRPr="002F5082">
        <w:rPr>
          <w:rFonts w:ascii="Courier New" w:hAnsi="Courier New" w:cs="Courier New"/>
          <w:color w:val="546E7A"/>
          <w:sz w:val="20"/>
          <w:szCs w:val="20"/>
          <w:shd w:val="clear" w:color="auto" w:fill="F7F9FA"/>
        </w:rPr>
        <w:t>word2</w:t>
      </w:r>
      <w:r w:rsidR="002F5082" w:rsidRPr="002F5082">
        <w:rPr>
          <w:rFonts w:ascii="Segoe UI" w:hAnsi="Segoe UI" w:cs="Segoe UI"/>
          <w:color w:val="263238"/>
          <w:sz w:val="21"/>
          <w:szCs w:val="21"/>
        </w:rPr>
        <w:t>, return</w:t>
      </w:r>
      <w:r w:rsidR="002F5082" w:rsidRPr="002F5082">
        <w:rPr>
          <w:rFonts w:ascii="Segoe UI" w:hAnsi="Segoe UI" w:cs="Segoe UI"/>
          <w:i/>
          <w:iCs/>
          <w:color w:val="263238"/>
          <w:sz w:val="21"/>
          <w:szCs w:val="21"/>
        </w:rPr>
        <w:t> </w:t>
      </w:r>
      <w:r w:rsidR="002F5082" w:rsidRPr="002F5082">
        <w:rPr>
          <w:rFonts w:ascii="Courier New" w:hAnsi="Courier New" w:cs="Courier New"/>
          <w:color w:val="546E7A"/>
          <w:sz w:val="20"/>
          <w:szCs w:val="20"/>
          <w:shd w:val="clear" w:color="auto" w:fill="F7F9FA"/>
        </w:rPr>
        <w:t>true</w:t>
      </w:r>
      <w:r w:rsidR="002F5082" w:rsidRPr="002F5082">
        <w:rPr>
          <w:rFonts w:ascii="Segoe UI" w:hAnsi="Segoe UI" w:cs="Segoe UI"/>
          <w:i/>
          <w:iCs/>
          <w:color w:val="263238"/>
          <w:sz w:val="21"/>
          <w:szCs w:val="21"/>
        </w:rPr>
        <w:t> if the two arrays </w:t>
      </w:r>
      <w:r w:rsidR="002F5082" w:rsidRPr="002F5082">
        <w:rPr>
          <w:rFonts w:ascii="Segoe UI" w:hAnsi="Segoe UI" w:cs="Segoe UI"/>
          <w:b/>
          <w:bCs/>
          <w:i/>
          <w:iCs/>
          <w:color w:val="263238"/>
          <w:sz w:val="21"/>
          <w:szCs w:val="21"/>
        </w:rPr>
        <w:t>represent</w:t>
      </w:r>
      <w:r w:rsidR="002F5082" w:rsidRPr="002F5082">
        <w:rPr>
          <w:rFonts w:ascii="Segoe UI" w:hAnsi="Segoe UI" w:cs="Segoe UI"/>
          <w:i/>
          <w:iCs/>
          <w:color w:val="263238"/>
          <w:sz w:val="21"/>
          <w:szCs w:val="21"/>
        </w:rPr>
        <w:t> the same string, and </w:t>
      </w:r>
      <w:r w:rsidR="002F5082" w:rsidRPr="002F5082">
        <w:rPr>
          <w:rFonts w:ascii="Courier New" w:hAnsi="Courier New" w:cs="Courier New"/>
          <w:color w:val="546E7A"/>
          <w:sz w:val="20"/>
          <w:szCs w:val="20"/>
          <w:shd w:val="clear" w:color="auto" w:fill="F7F9FA"/>
        </w:rPr>
        <w:t>false</w:t>
      </w:r>
      <w:r w:rsidR="002F5082" w:rsidRPr="002F5082">
        <w:rPr>
          <w:rFonts w:ascii="Segoe UI" w:hAnsi="Segoe UI" w:cs="Segoe UI"/>
          <w:i/>
          <w:iCs/>
          <w:color w:val="263238"/>
          <w:sz w:val="21"/>
          <w:szCs w:val="21"/>
        </w:rPr>
        <w:t> otherwise.</w:t>
      </w:r>
    </w:p>
    <w:p w14:paraId="15D2FBC9" w14:textId="77777777" w:rsidR="002F5082" w:rsidRPr="002F5082" w:rsidRDefault="002F5082" w:rsidP="002F5082">
      <w:pPr>
        <w:shd w:val="clear" w:color="auto" w:fill="FFFFFF"/>
        <w:spacing w:after="240" w:line="240" w:lineRule="auto"/>
        <w:rPr>
          <w:rFonts w:ascii="Segoe UI" w:eastAsia="Times New Roman" w:hAnsi="Segoe UI" w:cs="Segoe UI"/>
          <w:color w:val="263238"/>
          <w:sz w:val="21"/>
          <w:szCs w:val="21"/>
        </w:rPr>
      </w:pPr>
      <w:r w:rsidRPr="002F5082">
        <w:rPr>
          <w:rFonts w:ascii="Segoe UI" w:eastAsia="Times New Roman" w:hAnsi="Segoe UI" w:cs="Segoe UI"/>
          <w:color w:val="263238"/>
          <w:sz w:val="21"/>
          <w:szCs w:val="21"/>
        </w:rPr>
        <w:t>A string is </w:t>
      </w:r>
      <w:r w:rsidRPr="002F5082">
        <w:rPr>
          <w:rFonts w:ascii="Segoe UI" w:eastAsia="Times New Roman" w:hAnsi="Segoe UI" w:cs="Segoe UI"/>
          <w:b/>
          <w:bCs/>
          <w:color w:val="263238"/>
          <w:sz w:val="21"/>
          <w:szCs w:val="21"/>
        </w:rPr>
        <w:t>represented</w:t>
      </w:r>
      <w:r w:rsidRPr="002F5082">
        <w:rPr>
          <w:rFonts w:ascii="Segoe UI" w:eastAsia="Times New Roman" w:hAnsi="Segoe UI" w:cs="Segoe UI"/>
          <w:color w:val="263238"/>
          <w:sz w:val="21"/>
          <w:szCs w:val="21"/>
        </w:rPr>
        <w:t> by an array if the array elements concatenated </w:t>
      </w:r>
      <w:r w:rsidRPr="002F5082">
        <w:rPr>
          <w:rFonts w:ascii="Segoe UI" w:eastAsia="Times New Roman" w:hAnsi="Segoe UI" w:cs="Segoe UI"/>
          <w:b/>
          <w:bCs/>
          <w:color w:val="263238"/>
          <w:sz w:val="21"/>
          <w:szCs w:val="21"/>
        </w:rPr>
        <w:t>in order</w:t>
      </w:r>
      <w:r w:rsidRPr="002F5082">
        <w:rPr>
          <w:rFonts w:ascii="Segoe UI" w:eastAsia="Times New Roman" w:hAnsi="Segoe UI" w:cs="Segoe UI"/>
          <w:color w:val="263238"/>
          <w:sz w:val="21"/>
          <w:szCs w:val="21"/>
        </w:rPr>
        <w:t> forms the string.</w:t>
      </w:r>
    </w:p>
    <w:p w14:paraId="5A120697" w14:textId="77777777" w:rsidR="002F5082" w:rsidRPr="002F5082" w:rsidRDefault="002F5082" w:rsidP="002F5082">
      <w:pPr>
        <w:shd w:val="clear" w:color="auto" w:fill="FFFFFF"/>
        <w:spacing w:after="240" w:line="240" w:lineRule="auto"/>
        <w:rPr>
          <w:rFonts w:ascii="Segoe UI" w:eastAsia="Times New Roman" w:hAnsi="Segoe UI" w:cs="Segoe UI"/>
          <w:color w:val="263238"/>
          <w:sz w:val="21"/>
          <w:szCs w:val="21"/>
        </w:rPr>
      </w:pPr>
      <w:r w:rsidRPr="002F5082">
        <w:rPr>
          <w:rFonts w:ascii="Segoe UI" w:eastAsia="Times New Roman" w:hAnsi="Segoe UI" w:cs="Segoe UI"/>
          <w:color w:val="263238"/>
          <w:sz w:val="21"/>
          <w:szCs w:val="21"/>
        </w:rPr>
        <w:t> </w:t>
      </w:r>
    </w:p>
    <w:p w14:paraId="0093AE05" w14:textId="77777777" w:rsidR="002F5082" w:rsidRPr="002F5082" w:rsidRDefault="002F5082" w:rsidP="002F5082">
      <w:pPr>
        <w:shd w:val="clear" w:color="auto" w:fill="FFFFFF"/>
        <w:spacing w:after="240" w:line="240" w:lineRule="auto"/>
        <w:rPr>
          <w:rFonts w:ascii="Segoe UI" w:eastAsia="Times New Roman" w:hAnsi="Segoe UI" w:cs="Segoe UI"/>
          <w:color w:val="263238"/>
          <w:sz w:val="21"/>
          <w:szCs w:val="21"/>
        </w:rPr>
      </w:pPr>
      <w:r w:rsidRPr="002F5082">
        <w:rPr>
          <w:rFonts w:ascii="Segoe UI" w:eastAsia="Times New Roman" w:hAnsi="Segoe UI" w:cs="Segoe UI"/>
          <w:b/>
          <w:bCs/>
          <w:color w:val="263238"/>
          <w:sz w:val="21"/>
          <w:szCs w:val="21"/>
        </w:rPr>
        <w:t>Example 1:</w:t>
      </w:r>
    </w:p>
    <w:p w14:paraId="3C879D28" w14:textId="77777777" w:rsidR="002F5082"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b/>
          <w:bCs/>
          <w:color w:val="263238"/>
          <w:sz w:val="20"/>
          <w:szCs w:val="20"/>
        </w:rPr>
        <w:t>Input:</w:t>
      </w:r>
      <w:r w:rsidRPr="002F5082">
        <w:rPr>
          <w:rFonts w:ascii="Consolas" w:eastAsia="Times New Roman" w:hAnsi="Consolas" w:cs="Courier New"/>
          <w:color w:val="263238"/>
          <w:sz w:val="20"/>
          <w:szCs w:val="20"/>
        </w:rPr>
        <w:t xml:space="preserve"> word1 = ["ab", "c"], word2 = ["a", "bc"]</w:t>
      </w:r>
    </w:p>
    <w:p w14:paraId="39A4C8DF" w14:textId="77777777" w:rsidR="002F5082"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b/>
          <w:bCs/>
          <w:color w:val="263238"/>
          <w:sz w:val="20"/>
          <w:szCs w:val="20"/>
        </w:rPr>
        <w:t>Output:</w:t>
      </w:r>
      <w:r w:rsidRPr="002F5082">
        <w:rPr>
          <w:rFonts w:ascii="Consolas" w:eastAsia="Times New Roman" w:hAnsi="Consolas" w:cs="Courier New"/>
          <w:color w:val="263238"/>
          <w:sz w:val="20"/>
          <w:szCs w:val="20"/>
        </w:rPr>
        <w:t xml:space="preserve"> true</w:t>
      </w:r>
    </w:p>
    <w:p w14:paraId="01BAE0F1" w14:textId="77777777" w:rsidR="002F5082"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b/>
          <w:bCs/>
          <w:color w:val="263238"/>
          <w:sz w:val="20"/>
          <w:szCs w:val="20"/>
        </w:rPr>
        <w:t>Explanation:</w:t>
      </w:r>
    </w:p>
    <w:p w14:paraId="79542D6D" w14:textId="77777777" w:rsidR="002F5082"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color w:val="263238"/>
          <w:sz w:val="20"/>
          <w:szCs w:val="20"/>
        </w:rPr>
        <w:t>word1 represents string "ab" + "c" -&gt; "abc"</w:t>
      </w:r>
    </w:p>
    <w:p w14:paraId="2D5FB16D" w14:textId="77777777" w:rsidR="002F5082"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color w:val="263238"/>
          <w:sz w:val="20"/>
          <w:szCs w:val="20"/>
        </w:rPr>
        <w:t>word2 represents string "a" + "bc" -&gt; "abc"</w:t>
      </w:r>
    </w:p>
    <w:p w14:paraId="5F34CB93" w14:textId="63C0AC02" w:rsidR="000443BD" w:rsidRPr="002F5082" w:rsidRDefault="002F5082" w:rsidP="002F5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5082">
        <w:rPr>
          <w:rFonts w:ascii="Consolas" w:eastAsia="Times New Roman" w:hAnsi="Consolas" w:cs="Courier New"/>
          <w:color w:val="263238"/>
          <w:sz w:val="20"/>
          <w:szCs w:val="20"/>
        </w:rPr>
        <w:t>The strings are the same, so return true.</w:t>
      </w:r>
    </w:p>
    <w:p w14:paraId="6423009A" w14:textId="77777777" w:rsidR="002F5082" w:rsidRPr="002F5082" w:rsidRDefault="000443BD" w:rsidP="002F5082">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2F5082" w:rsidRPr="002F5082">
        <w:rPr>
          <w:rFonts w:ascii="Arial" w:hAnsi="Arial" w:cs="Arial"/>
          <w:color w:val="273239"/>
          <w:spacing w:val="2"/>
          <w:sz w:val="26"/>
          <w:szCs w:val="26"/>
        </w:rPr>
        <w:t xml:space="preserve"> bool arrayStringsAreEqual(vector&lt;string&gt;&amp; word1, vector&lt;string&gt;&amp; word2) {</w:t>
      </w:r>
    </w:p>
    <w:p w14:paraId="2DDAEDF0" w14:textId="61C0AC53"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string str1</w:t>
      </w:r>
      <w:r w:rsidR="00941A61">
        <w:rPr>
          <w:rFonts w:ascii="Arial" w:hAnsi="Arial" w:cs="Arial"/>
          <w:color w:val="273239"/>
          <w:spacing w:val="2"/>
          <w:sz w:val="26"/>
          <w:szCs w:val="26"/>
        </w:rPr>
        <w:t>=</w:t>
      </w:r>
      <w:r w:rsidRPr="002F5082">
        <w:rPr>
          <w:rFonts w:ascii="Arial" w:hAnsi="Arial" w:cs="Arial"/>
          <w:color w:val="273239"/>
          <w:spacing w:val="2"/>
          <w:sz w:val="26"/>
          <w:szCs w:val="26"/>
        </w:rPr>
        <w:t>"";</w:t>
      </w:r>
    </w:p>
    <w:p w14:paraId="42E6C96F"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for(int i=0;i&lt;word1.size();i++)</w:t>
      </w:r>
    </w:p>
    <w:p w14:paraId="2ACA7879"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347C88EF"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str1+=word1[i];</w:t>
      </w:r>
    </w:p>
    <w:p w14:paraId="289DFD89"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501439E6"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string str2="";</w:t>
      </w:r>
    </w:p>
    <w:p w14:paraId="32FE112F"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for(int i=0;i&lt;word2.size();i++)</w:t>
      </w:r>
    </w:p>
    <w:p w14:paraId="57E60FBD"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lastRenderedPageBreak/>
        <w:t xml:space="preserve">        {</w:t>
      </w:r>
    </w:p>
    <w:p w14:paraId="2FF6B36E"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str2+=word2[i];</w:t>
      </w:r>
    </w:p>
    <w:p w14:paraId="264E60C6"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27E34F4B"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int j=0;</w:t>
      </w:r>
    </w:p>
    <w:p w14:paraId="5665AF09"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for(int i=0;i&lt;max(str1.size(),str2.size());i++)</w:t>
      </w:r>
    </w:p>
    <w:p w14:paraId="15F8CE5B"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0511239F"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if(str1[i]!=str2[j++])</w:t>
      </w:r>
    </w:p>
    <w:p w14:paraId="7D9044D4"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return 0;</w:t>
      </w:r>
    </w:p>
    <w:p w14:paraId="22AD7074"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72BFDA4B" w14:textId="77777777" w:rsidR="002F5082" w:rsidRPr="002F5082"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return 1;</w:t>
      </w:r>
    </w:p>
    <w:p w14:paraId="03C2EA1C" w14:textId="6E1885E6" w:rsidR="000443BD" w:rsidRDefault="002F5082" w:rsidP="002F5082">
      <w:pPr>
        <w:shd w:val="clear" w:color="auto" w:fill="FFFFFF"/>
        <w:spacing w:after="0" w:line="240" w:lineRule="auto"/>
        <w:textAlignment w:val="baseline"/>
        <w:rPr>
          <w:rFonts w:ascii="Arial" w:hAnsi="Arial" w:cs="Arial"/>
          <w:color w:val="273239"/>
          <w:spacing w:val="2"/>
          <w:sz w:val="26"/>
          <w:szCs w:val="26"/>
        </w:rPr>
      </w:pPr>
      <w:r w:rsidRPr="002F5082">
        <w:rPr>
          <w:rFonts w:ascii="Arial" w:hAnsi="Arial" w:cs="Arial"/>
          <w:color w:val="273239"/>
          <w:spacing w:val="2"/>
          <w:sz w:val="26"/>
          <w:szCs w:val="26"/>
        </w:rPr>
        <w:t xml:space="preserve">    }</w:t>
      </w:r>
    </w:p>
    <w:p w14:paraId="5D3BA78A" w14:textId="08B17EEA" w:rsidR="00CC14E5" w:rsidRPr="00CC14E5" w:rsidRDefault="002F5082" w:rsidP="00CC14E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136)</w:t>
      </w:r>
      <w:r w:rsidR="00CC14E5" w:rsidRPr="00CC14E5">
        <w:rPr>
          <w:rFonts w:ascii="Segoe UI" w:hAnsi="Segoe UI" w:cs="Segoe UI"/>
          <w:color w:val="263238"/>
          <w:sz w:val="21"/>
          <w:szCs w:val="21"/>
        </w:rPr>
        <w:t xml:space="preserve"> Given a string </w:t>
      </w:r>
      <w:r w:rsidR="00CC14E5" w:rsidRPr="00CC14E5">
        <w:rPr>
          <w:rFonts w:ascii="Courier New" w:hAnsi="Courier New" w:cs="Courier New"/>
          <w:color w:val="546E7A"/>
          <w:sz w:val="20"/>
          <w:szCs w:val="20"/>
          <w:shd w:val="clear" w:color="auto" w:fill="F7F9FA"/>
        </w:rPr>
        <w:t>s</w:t>
      </w:r>
      <w:r w:rsidR="00CC14E5" w:rsidRPr="00CC14E5">
        <w:rPr>
          <w:rFonts w:ascii="Segoe UI" w:hAnsi="Segoe UI" w:cs="Segoe UI"/>
          <w:color w:val="263238"/>
          <w:sz w:val="21"/>
          <w:szCs w:val="21"/>
        </w:rPr>
        <w:t> consisting of some words separated by some number of spaces, return </w:t>
      </w:r>
      <w:r w:rsidR="00CC14E5" w:rsidRPr="00CC14E5">
        <w:rPr>
          <w:rFonts w:ascii="Segoe UI" w:hAnsi="Segoe UI" w:cs="Segoe UI"/>
          <w:i/>
          <w:iCs/>
          <w:color w:val="263238"/>
          <w:sz w:val="21"/>
          <w:szCs w:val="21"/>
        </w:rPr>
        <w:t>the length of the </w:t>
      </w:r>
      <w:r w:rsidR="00CC14E5" w:rsidRPr="00CC14E5">
        <w:rPr>
          <w:rFonts w:ascii="Segoe UI" w:hAnsi="Segoe UI" w:cs="Segoe UI"/>
          <w:b/>
          <w:bCs/>
          <w:i/>
          <w:iCs/>
          <w:color w:val="263238"/>
          <w:sz w:val="21"/>
          <w:szCs w:val="21"/>
        </w:rPr>
        <w:t>last</w:t>
      </w:r>
      <w:r w:rsidR="00CC14E5" w:rsidRPr="00CC14E5">
        <w:rPr>
          <w:rFonts w:ascii="Segoe UI" w:hAnsi="Segoe UI" w:cs="Segoe UI"/>
          <w:i/>
          <w:iCs/>
          <w:color w:val="263238"/>
          <w:sz w:val="21"/>
          <w:szCs w:val="21"/>
        </w:rPr>
        <w:t> word in the string.</w:t>
      </w:r>
    </w:p>
    <w:p w14:paraId="47043235" w14:textId="4D2576D8" w:rsidR="00CC14E5" w:rsidRPr="00CC14E5" w:rsidRDefault="00CC14E5" w:rsidP="00CC14E5">
      <w:pPr>
        <w:shd w:val="clear" w:color="auto" w:fill="FFFFFF"/>
        <w:spacing w:after="240" w:line="240" w:lineRule="auto"/>
        <w:rPr>
          <w:rFonts w:ascii="Segoe UI" w:eastAsia="Times New Roman" w:hAnsi="Segoe UI" w:cs="Segoe UI"/>
          <w:color w:val="263238"/>
          <w:sz w:val="21"/>
          <w:szCs w:val="21"/>
        </w:rPr>
      </w:pPr>
      <w:r w:rsidRPr="00CC14E5">
        <w:rPr>
          <w:rFonts w:ascii="Segoe UI" w:eastAsia="Times New Roman" w:hAnsi="Segoe UI" w:cs="Segoe UI"/>
          <w:color w:val="263238"/>
          <w:sz w:val="21"/>
          <w:szCs w:val="21"/>
        </w:rPr>
        <w:t>A </w:t>
      </w:r>
      <w:r w:rsidRPr="00CC14E5">
        <w:rPr>
          <w:rFonts w:ascii="Segoe UI" w:eastAsia="Times New Roman" w:hAnsi="Segoe UI" w:cs="Segoe UI"/>
          <w:b/>
          <w:bCs/>
          <w:color w:val="263238"/>
          <w:sz w:val="21"/>
          <w:szCs w:val="21"/>
        </w:rPr>
        <w:t>word</w:t>
      </w:r>
      <w:r w:rsidRPr="00CC14E5">
        <w:rPr>
          <w:rFonts w:ascii="Segoe UI" w:eastAsia="Times New Roman" w:hAnsi="Segoe UI" w:cs="Segoe UI"/>
          <w:color w:val="263238"/>
          <w:sz w:val="21"/>
          <w:szCs w:val="21"/>
        </w:rPr>
        <w:t> is a maximal substring consisting of non-space characters only.</w:t>
      </w:r>
    </w:p>
    <w:p w14:paraId="0706F685" w14:textId="77777777" w:rsidR="00CC14E5" w:rsidRPr="00CC14E5" w:rsidRDefault="00CC14E5" w:rsidP="00CC14E5">
      <w:pPr>
        <w:shd w:val="clear" w:color="auto" w:fill="FFFFFF"/>
        <w:spacing w:after="240" w:line="240" w:lineRule="auto"/>
        <w:rPr>
          <w:rFonts w:ascii="Segoe UI" w:eastAsia="Times New Roman" w:hAnsi="Segoe UI" w:cs="Segoe UI"/>
          <w:color w:val="263238"/>
          <w:sz w:val="21"/>
          <w:szCs w:val="21"/>
        </w:rPr>
      </w:pPr>
      <w:r w:rsidRPr="00CC14E5">
        <w:rPr>
          <w:rFonts w:ascii="Segoe UI" w:eastAsia="Times New Roman" w:hAnsi="Segoe UI" w:cs="Segoe UI"/>
          <w:b/>
          <w:bCs/>
          <w:color w:val="263238"/>
          <w:sz w:val="21"/>
          <w:szCs w:val="21"/>
        </w:rPr>
        <w:t>Example 1:</w:t>
      </w:r>
    </w:p>
    <w:p w14:paraId="312C08EF" w14:textId="77777777" w:rsidR="00CC14E5" w:rsidRPr="00CC14E5" w:rsidRDefault="00CC14E5" w:rsidP="00CC14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14E5">
        <w:rPr>
          <w:rFonts w:ascii="Consolas" w:eastAsia="Times New Roman" w:hAnsi="Consolas" w:cs="Courier New"/>
          <w:b/>
          <w:bCs/>
          <w:color w:val="263238"/>
          <w:sz w:val="20"/>
          <w:szCs w:val="20"/>
        </w:rPr>
        <w:t>Input:</w:t>
      </w:r>
      <w:r w:rsidRPr="00CC14E5">
        <w:rPr>
          <w:rFonts w:ascii="Consolas" w:eastAsia="Times New Roman" w:hAnsi="Consolas" w:cs="Courier New"/>
          <w:color w:val="263238"/>
          <w:sz w:val="20"/>
          <w:szCs w:val="20"/>
        </w:rPr>
        <w:t xml:space="preserve"> s = "Hello World"</w:t>
      </w:r>
    </w:p>
    <w:p w14:paraId="015F90A5" w14:textId="77777777" w:rsidR="00CC14E5" w:rsidRPr="00CC14E5" w:rsidRDefault="00CC14E5" w:rsidP="00CC14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14E5">
        <w:rPr>
          <w:rFonts w:ascii="Consolas" w:eastAsia="Times New Roman" w:hAnsi="Consolas" w:cs="Courier New"/>
          <w:b/>
          <w:bCs/>
          <w:color w:val="263238"/>
          <w:sz w:val="20"/>
          <w:szCs w:val="20"/>
        </w:rPr>
        <w:t>Output:</w:t>
      </w:r>
      <w:r w:rsidRPr="00CC14E5">
        <w:rPr>
          <w:rFonts w:ascii="Consolas" w:eastAsia="Times New Roman" w:hAnsi="Consolas" w:cs="Courier New"/>
          <w:color w:val="263238"/>
          <w:sz w:val="20"/>
          <w:szCs w:val="20"/>
        </w:rPr>
        <w:t xml:space="preserve"> 5</w:t>
      </w:r>
    </w:p>
    <w:p w14:paraId="3DD5BF64" w14:textId="5F44D4C9" w:rsidR="002F5082" w:rsidRPr="00CC14E5" w:rsidRDefault="00CC14E5" w:rsidP="00CC14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14E5">
        <w:rPr>
          <w:rFonts w:ascii="Consolas" w:eastAsia="Times New Roman" w:hAnsi="Consolas" w:cs="Courier New"/>
          <w:b/>
          <w:bCs/>
          <w:color w:val="263238"/>
          <w:sz w:val="20"/>
          <w:szCs w:val="20"/>
        </w:rPr>
        <w:t>Explanation:</w:t>
      </w:r>
      <w:r w:rsidRPr="00CC14E5">
        <w:rPr>
          <w:rFonts w:ascii="Consolas" w:eastAsia="Times New Roman" w:hAnsi="Consolas" w:cs="Courier New"/>
          <w:color w:val="263238"/>
          <w:sz w:val="20"/>
          <w:szCs w:val="20"/>
        </w:rPr>
        <w:t xml:space="preserve"> The last word is "World" with length 5.</w:t>
      </w:r>
    </w:p>
    <w:p w14:paraId="4A9A8EA3" w14:textId="2BF86C85" w:rsidR="00CC14E5" w:rsidRPr="00CC14E5" w:rsidRDefault="002F5082" w:rsidP="00CC14E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CC14E5" w:rsidRPr="00CC14E5">
        <w:t xml:space="preserve"> </w:t>
      </w:r>
      <w:r w:rsidR="00CC14E5" w:rsidRPr="00CC14E5">
        <w:rPr>
          <w:rFonts w:ascii="Arial" w:hAnsi="Arial" w:cs="Arial"/>
          <w:color w:val="273239"/>
          <w:spacing w:val="2"/>
          <w:sz w:val="26"/>
          <w:szCs w:val="26"/>
        </w:rPr>
        <w:t>int lengthOfLastWord(string s) {</w:t>
      </w:r>
    </w:p>
    <w:p w14:paraId="265EE406"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int l=0,r=s.size()-1;</w:t>
      </w:r>
    </w:p>
    <w:p w14:paraId="215E87BC"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while(r&gt;=0&amp;&amp;s[r]==' ')</w:t>
      </w:r>
    </w:p>
    <w:p w14:paraId="4289EAB3"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r--;</w:t>
      </w:r>
    </w:p>
    <w:p w14:paraId="3FFD9FBB"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while(r&gt;=0&amp;&amp;s[r]!=' ')</w:t>
      </w:r>
    </w:p>
    <w:p w14:paraId="7FE5A671"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w:t>
      </w:r>
    </w:p>
    <w:p w14:paraId="282F3144"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r--;</w:t>
      </w:r>
    </w:p>
    <w:p w14:paraId="3581CD0E"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l++;</w:t>
      </w:r>
    </w:p>
    <w:p w14:paraId="4FA45346"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w:t>
      </w:r>
    </w:p>
    <w:p w14:paraId="6E1B7F51" w14:textId="77777777" w:rsidR="00CC14E5" w:rsidRPr="00CC14E5"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return l;</w:t>
      </w:r>
    </w:p>
    <w:p w14:paraId="338C5F97" w14:textId="7467FDC9" w:rsidR="002F5082" w:rsidRDefault="00CC14E5" w:rsidP="00CC14E5">
      <w:pPr>
        <w:shd w:val="clear" w:color="auto" w:fill="FFFFFF"/>
        <w:spacing w:after="0" w:line="240" w:lineRule="auto"/>
        <w:textAlignment w:val="baseline"/>
        <w:rPr>
          <w:rFonts w:ascii="Arial" w:hAnsi="Arial" w:cs="Arial"/>
          <w:color w:val="273239"/>
          <w:spacing w:val="2"/>
          <w:sz w:val="26"/>
          <w:szCs w:val="26"/>
        </w:rPr>
      </w:pPr>
      <w:r w:rsidRPr="00CC14E5">
        <w:rPr>
          <w:rFonts w:ascii="Arial" w:hAnsi="Arial" w:cs="Arial"/>
          <w:color w:val="273239"/>
          <w:spacing w:val="2"/>
          <w:sz w:val="26"/>
          <w:szCs w:val="26"/>
        </w:rPr>
        <w:t xml:space="preserve">    }</w:t>
      </w:r>
    </w:p>
    <w:p w14:paraId="7943BBDC" w14:textId="5C9371B5" w:rsidR="00516944" w:rsidRPr="00516944" w:rsidRDefault="00CC14E5" w:rsidP="00516944">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137)</w:t>
      </w:r>
      <w:r w:rsidR="00516944" w:rsidRPr="00516944">
        <w:rPr>
          <w:rFonts w:ascii="Segoe UI" w:hAnsi="Segoe UI" w:cs="Segoe UI"/>
          <w:color w:val="263238"/>
          <w:sz w:val="21"/>
          <w:szCs w:val="21"/>
        </w:rPr>
        <w:t xml:space="preserve"> The </w:t>
      </w:r>
      <w:r w:rsidR="00516944" w:rsidRPr="00516944">
        <w:rPr>
          <w:rFonts w:ascii="Segoe UI" w:hAnsi="Segoe UI" w:cs="Segoe UI"/>
          <w:b/>
          <w:bCs/>
          <w:color w:val="263238"/>
          <w:sz w:val="21"/>
          <w:szCs w:val="21"/>
        </w:rPr>
        <w:t>Fibonacci numbers</w:t>
      </w:r>
      <w:r w:rsidR="00516944" w:rsidRPr="00516944">
        <w:rPr>
          <w:rFonts w:ascii="Segoe UI" w:hAnsi="Segoe UI" w:cs="Segoe UI"/>
          <w:color w:val="263238"/>
          <w:sz w:val="21"/>
          <w:szCs w:val="21"/>
        </w:rPr>
        <w:t>, commonly denoted </w:t>
      </w:r>
      <w:r w:rsidR="00516944" w:rsidRPr="00516944">
        <w:rPr>
          <w:rFonts w:ascii="Courier New" w:hAnsi="Courier New" w:cs="Courier New"/>
          <w:color w:val="546E7A"/>
          <w:sz w:val="20"/>
          <w:szCs w:val="20"/>
          <w:shd w:val="clear" w:color="auto" w:fill="F7F9FA"/>
        </w:rPr>
        <w:t>F(n)</w:t>
      </w:r>
      <w:r w:rsidR="00516944" w:rsidRPr="00516944">
        <w:rPr>
          <w:rFonts w:ascii="Segoe UI" w:hAnsi="Segoe UI" w:cs="Segoe UI"/>
          <w:color w:val="263238"/>
          <w:sz w:val="21"/>
          <w:szCs w:val="21"/>
        </w:rPr>
        <w:t> form a sequence, called the </w:t>
      </w:r>
      <w:r w:rsidR="00516944" w:rsidRPr="00516944">
        <w:rPr>
          <w:rFonts w:ascii="Segoe UI" w:hAnsi="Segoe UI" w:cs="Segoe UI"/>
          <w:b/>
          <w:bCs/>
          <w:color w:val="263238"/>
          <w:sz w:val="21"/>
          <w:szCs w:val="21"/>
        </w:rPr>
        <w:t>Fibonacci sequence</w:t>
      </w:r>
      <w:r w:rsidR="00516944" w:rsidRPr="00516944">
        <w:rPr>
          <w:rFonts w:ascii="Segoe UI" w:hAnsi="Segoe UI" w:cs="Segoe UI"/>
          <w:color w:val="263238"/>
          <w:sz w:val="21"/>
          <w:szCs w:val="21"/>
        </w:rPr>
        <w:t>, such that each number is the sum of the two preceding ones, starting from </w:t>
      </w:r>
      <w:r w:rsidR="00516944" w:rsidRPr="00516944">
        <w:rPr>
          <w:rFonts w:ascii="Courier New" w:hAnsi="Courier New" w:cs="Courier New"/>
          <w:color w:val="546E7A"/>
          <w:sz w:val="20"/>
          <w:szCs w:val="20"/>
          <w:shd w:val="clear" w:color="auto" w:fill="F7F9FA"/>
        </w:rPr>
        <w:t>0</w:t>
      </w:r>
      <w:r w:rsidR="00516944" w:rsidRPr="00516944">
        <w:rPr>
          <w:rFonts w:ascii="Segoe UI" w:hAnsi="Segoe UI" w:cs="Segoe UI"/>
          <w:color w:val="263238"/>
          <w:sz w:val="21"/>
          <w:szCs w:val="21"/>
        </w:rPr>
        <w:t> and </w:t>
      </w:r>
      <w:r w:rsidR="00516944" w:rsidRPr="00516944">
        <w:rPr>
          <w:rFonts w:ascii="Courier New" w:hAnsi="Courier New" w:cs="Courier New"/>
          <w:color w:val="546E7A"/>
          <w:sz w:val="20"/>
          <w:szCs w:val="20"/>
          <w:shd w:val="clear" w:color="auto" w:fill="F7F9FA"/>
        </w:rPr>
        <w:t>1</w:t>
      </w:r>
      <w:r w:rsidR="00516944" w:rsidRPr="00516944">
        <w:rPr>
          <w:rFonts w:ascii="Segoe UI" w:hAnsi="Segoe UI" w:cs="Segoe UI"/>
          <w:color w:val="263238"/>
          <w:sz w:val="21"/>
          <w:szCs w:val="21"/>
        </w:rPr>
        <w:t>. That is,</w:t>
      </w:r>
    </w:p>
    <w:p w14:paraId="368AE540" w14:textId="77777777" w:rsidR="00516944" w:rsidRPr="00516944" w:rsidRDefault="00516944" w:rsidP="005169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6944">
        <w:rPr>
          <w:rFonts w:ascii="Consolas" w:eastAsia="Times New Roman" w:hAnsi="Consolas" w:cs="Courier New"/>
          <w:color w:val="263238"/>
          <w:sz w:val="20"/>
          <w:szCs w:val="20"/>
        </w:rPr>
        <w:t>F(0) = 0, F(1) = 1</w:t>
      </w:r>
    </w:p>
    <w:p w14:paraId="0989ABAF" w14:textId="77777777" w:rsidR="00516944" w:rsidRPr="00516944" w:rsidRDefault="00516944" w:rsidP="005169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6944">
        <w:rPr>
          <w:rFonts w:ascii="Consolas" w:eastAsia="Times New Roman" w:hAnsi="Consolas" w:cs="Courier New"/>
          <w:color w:val="263238"/>
          <w:sz w:val="20"/>
          <w:szCs w:val="20"/>
        </w:rPr>
        <w:t>F(n) = F(n - 1) + F(n - 2), for n &gt; 1.</w:t>
      </w:r>
    </w:p>
    <w:p w14:paraId="018C0D7A" w14:textId="77777777" w:rsidR="00516944" w:rsidRPr="00516944" w:rsidRDefault="00516944" w:rsidP="00516944">
      <w:pPr>
        <w:shd w:val="clear" w:color="auto" w:fill="FFFFFF"/>
        <w:spacing w:after="240" w:line="240" w:lineRule="auto"/>
        <w:rPr>
          <w:rFonts w:ascii="Segoe UI" w:eastAsia="Times New Roman" w:hAnsi="Segoe UI" w:cs="Segoe UI"/>
          <w:color w:val="263238"/>
          <w:sz w:val="21"/>
          <w:szCs w:val="21"/>
        </w:rPr>
      </w:pPr>
      <w:r w:rsidRPr="00516944">
        <w:rPr>
          <w:rFonts w:ascii="Segoe UI" w:eastAsia="Times New Roman" w:hAnsi="Segoe UI" w:cs="Segoe UI"/>
          <w:color w:val="263238"/>
          <w:sz w:val="21"/>
          <w:szCs w:val="21"/>
        </w:rPr>
        <w:t>Given </w:t>
      </w:r>
      <w:r w:rsidRPr="00516944">
        <w:rPr>
          <w:rFonts w:ascii="Courier New" w:eastAsia="Times New Roman" w:hAnsi="Courier New" w:cs="Courier New"/>
          <w:color w:val="546E7A"/>
          <w:sz w:val="20"/>
          <w:szCs w:val="20"/>
          <w:shd w:val="clear" w:color="auto" w:fill="F7F9FA"/>
        </w:rPr>
        <w:t>n</w:t>
      </w:r>
      <w:r w:rsidRPr="00516944">
        <w:rPr>
          <w:rFonts w:ascii="Segoe UI" w:eastAsia="Times New Roman" w:hAnsi="Segoe UI" w:cs="Segoe UI"/>
          <w:color w:val="263238"/>
          <w:sz w:val="21"/>
          <w:szCs w:val="21"/>
        </w:rPr>
        <w:t>, calculate </w:t>
      </w:r>
      <w:r w:rsidRPr="00516944">
        <w:rPr>
          <w:rFonts w:ascii="Courier New" w:eastAsia="Times New Roman" w:hAnsi="Courier New" w:cs="Courier New"/>
          <w:color w:val="546E7A"/>
          <w:sz w:val="20"/>
          <w:szCs w:val="20"/>
          <w:shd w:val="clear" w:color="auto" w:fill="F7F9FA"/>
        </w:rPr>
        <w:t>F(n)</w:t>
      </w:r>
      <w:r w:rsidRPr="00516944">
        <w:rPr>
          <w:rFonts w:ascii="Segoe UI" w:eastAsia="Times New Roman" w:hAnsi="Segoe UI" w:cs="Segoe UI"/>
          <w:color w:val="263238"/>
          <w:sz w:val="21"/>
          <w:szCs w:val="21"/>
        </w:rPr>
        <w:t>.</w:t>
      </w:r>
    </w:p>
    <w:p w14:paraId="74EDBDEF" w14:textId="77777777" w:rsidR="00516944" w:rsidRPr="00516944" w:rsidRDefault="00516944" w:rsidP="00516944">
      <w:pPr>
        <w:shd w:val="clear" w:color="auto" w:fill="FFFFFF"/>
        <w:spacing w:after="240" w:line="240" w:lineRule="auto"/>
        <w:rPr>
          <w:rFonts w:ascii="Segoe UI" w:eastAsia="Times New Roman" w:hAnsi="Segoe UI" w:cs="Segoe UI"/>
          <w:color w:val="263238"/>
          <w:sz w:val="21"/>
          <w:szCs w:val="21"/>
        </w:rPr>
      </w:pPr>
      <w:r w:rsidRPr="00516944">
        <w:rPr>
          <w:rFonts w:ascii="Segoe UI" w:eastAsia="Times New Roman" w:hAnsi="Segoe UI" w:cs="Segoe UI"/>
          <w:color w:val="263238"/>
          <w:sz w:val="21"/>
          <w:szCs w:val="21"/>
        </w:rPr>
        <w:t> </w:t>
      </w:r>
    </w:p>
    <w:p w14:paraId="5F9C7801" w14:textId="77777777" w:rsidR="00516944" w:rsidRPr="00516944" w:rsidRDefault="00516944" w:rsidP="00516944">
      <w:pPr>
        <w:shd w:val="clear" w:color="auto" w:fill="FFFFFF"/>
        <w:spacing w:after="240" w:line="240" w:lineRule="auto"/>
        <w:rPr>
          <w:rFonts w:ascii="Segoe UI" w:eastAsia="Times New Roman" w:hAnsi="Segoe UI" w:cs="Segoe UI"/>
          <w:color w:val="263238"/>
          <w:sz w:val="21"/>
          <w:szCs w:val="21"/>
        </w:rPr>
      </w:pPr>
      <w:r w:rsidRPr="00516944">
        <w:rPr>
          <w:rFonts w:ascii="Segoe UI" w:eastAsia="Times New Roman" w:hAnsi="Segoe UI" w:cs="Segoe UI"/>
          <w:b/>
          <w:bCs/>
          <w:color w:val="263238"/>
          <w:sz w:val="21"/>
          <w:szCs w:val="21"/>
        </w:rPr>
        <w:lastRenderedPageBreak/>
        <w:t>Example 1:</w:t>
      </w:r>
    </w:p>
    <w:p w14:paraId="10B49F40" w14:textId="77777777" w:rsidR="00516944" w:rsidRPr="00516944" w:rsidRDefault="00516944" w:rsidP="005169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6944">
        <w:rPr>
          <w:rFonts w:ascii="Consolas" w:eastAsia="Times New Roman" w:hAnsi="Consolas" w:cs="Courier New"/>
          <w:b/>
          <w:bCs/>
          <w:color w:val="263238"/>
          <w:sz w:val="20"/>
          <w:szCs w:val="20"/>
        </w:rPr>
        <w:t>Input:</w:t>
      </w:r>
      <w:r w:rsidRPr="00516944">
        <w:rPr>
          <w:rFonts w:ascii="Consolas" w:eastAsia="Times New Roman" w:hAnsi="Consolas" w:cs="Courier New"/>
          <w:color w:val="263238"/>
          <w:sz w:val="20"/>
          <w:szCs w:val="20"/>
        </w:rPr>
        <w:t xml:space="preserve"> n = 2</w:t>
      </w:r>
    </w:p>
    <w:p w14:paraId="7C4E0867" w14:textId="77777777" w:rsidR="00516944" w:rsidRPr="00516944" w:rsidRDefault="00516944" w:rsidP="005169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6944">
        <w:rPr>
          <w:rFonts w:ascii="Consolas" w:eastAsia="Times New Roman" w:hAnsi="Consolas" w:cs="Courier New"/>
          <w:b/>
          <w:bCs/>
          <w:color w:val="263238"/>
          <w:sz w:val="20"/>
          <w:szCs w:val="20"/>
        </w:rPr>
        <w:t>Output:</w:t>
      </w:r>
      <w:r w:rsidRPr="00516944">
        <w:rPr>
          <w:rFonts w:ascii="Consolas" w:eastAsia="Times New Roman" w:hAnsi="Consolas" w:cs="Courier New"/>
          <w:color w:val="263238"/>
          <w:sz w:val="20"/>
          <w:szCs w:val="20"/>
        </w:rPr>
        <w:t xml:space="preserve"> 1</w:t>
      </w:r>
    </w:p>
    <w:p w14:paraId="547FEF32" w14:textId="0AB529BB" w:rsidR="00CC14E5" w:rsidRPr="00516944" w:rsidRDefault="00516944" w:rsidP="005169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6944">
        <w:rPr>
          <w:rFonts w:ascii="Consolas" w:eastAsia="Times New Roman" w:hAnsi="Consolas" w:cs="Courier New"/>
          <w:b/>
          <w:bCs/>
          <w:color w:val="263238"/>
          <w:sz w:val="20"/>
          <w:szCs w:val="20"/>
        </w:rPr>
        <w:t>Explanation:</w:t>
      </w:r>
      <w:r w:rsidRPr="00516944">
        <w:rPr>
          <w:rFonts w:ascii="Consolas" w:eastAsia="Times New Roman" w:hAnsi="Consolas" w:cs="Courier New"/>
          <w:color w:val="263238"/>
          <w:sz w:val="20"/>
          <w:szCs w:val="20"/>
        </w:rPr>
        <w:t xml:space="preserve"> F(2) = F(1) + F(0) = 1 + 0 = 1.</w:t>
      </w:r>
    </w:p>
    <w:p w14:paraId="58342938" w14:textId="4914D093" w:rsidR="00DC7A51" w:rsidRDefault="00DF1013" w:rsidP="00DC7A51">
      <w:pPr>
        <w:pStyle w:val="Heading3"/>
        <w:shd w:val="clear" w:color="auto" w:fill="FFFFFF"/>
        <w:spacing w:before="0" w:after="120"/>
        <w:rPr>
          <w:rFonts w:ascii="Segoe UI" w:hAnsi="Segoe UI" w:cs="Segoe UI"/>
        </w:rPr>
      </w:pPr>
      <w:r>
        <w:rPr>
          <w:rFonts w:ascii="Arial" w:hAnsi="Arial" w:cs="Arial"/>
          <w:color w:val="273239"/>
          <w:spacing w:val="2"/>
          <w:sz w:val="26"/>
          <w:szCs w:val="26"/>
        </w:rPr>
        <w:t>:</w:t>
      </w:r>
      <w:r w:rsidR="00DC7A51" w:rsidRPr="00DC7A51">
        <w:rPr>
          <w:rFonts w:ascii="Segoe UI" w:hAnsi="Segoe UI" w:cs="Segoe UI"/>
          <w:b/>
          <w:bCs/>
        </w:rPr>
        <w:t xml:space="preserve"> </w:t>
      </w:r>
      <w:r w:rsidR="00DC7A51">
        <w:rPr>
          <w:rFonts w:ascii="Segoe UI" w:hAnsi="Segoe UI" w:cs="Segoe UI"/>
          <w:b/>
          <w:bCs/>
        </w:rPr>
        <w:t>Solution 1 - Recursive Approach</w:t>
      </w:r>
    </w:p>
    <w:p w14:paraId="641E3C0F" w14:textId="77777777" w:rsidR="00DC7A51" w:rsidRDefault="00DC7A51" w:rsidP="00DC7A51">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Time Complexity - O(2^N)</w:t>
      </w:r>
      <w:r>
        <w:rPr>
          <w:rFonts w:ascii="Segoe UI" w:hAnsi="Segoe UI" w:cs="Segoe UI"/>
          <w:color w:val="424242"/>
          <w:sz w:val="21"/>
          <w:szCs w:val="21"/>
        </w:rPr>
        <w:br/>
        <w:t>Space Complexity - O(N) given the function call stack size</w:t>
      </w:r>
    </w:p>
    <w:p w14:paraId="76F2E8CF"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int </w:t>
      </w:r>
      <w:r>
        <w:rPr>
          <w:rStyle w:val="hljs-title"/>
          <w:rFonts w:ascii="Consolas" w:hAnsi="Consolas"/>
          <w:color w:val="1C00CF"/>
        </w:rPr>
        <w:t>fib</w:t>
      </w:r>
      <w:r>
        <w:rPr>
          <w:rStyle w:val="hljs-function"/>
          <w:rFonts w:ascii="Consolas" w:hAnsi="Consolas"/>
          <w:color w:val="263238"/>
        </w:rPr>
        <w:t>(</w:t>
      </w:r>
      <w:r>
        <w:rPr>
          <w:rStyle w:val="hljs-params"/>
          <w:rFonts w:ascii="Consolas" w:hAnsi="Consolas"/>
          <w:color w:val="5C2699"/>
        </w:rPr>
        <w:t>int N</w:t>
      </w:r>
      <w:r>
        <w:rPr>
          <w:rStyle w:val="hljs-function"/>
          <w:rFonts w:ascii="Consolas" w:hAnsi="Consolas"/>
          <w:color w:val="263238"/>
        </w:rPr>
        <w:t>)</w:t>
      </w:r>
      <w:r>
        <w:rPr>
          <w:rStyle w:val="HTMLCode"/>
          <w:rFonts w:ascii="Consolas" w:hAnsi="Consolas"/>
          <w:color w:val="263238"/>
        </w:rPr>
        <w:t xml:space="preserve"> {</w:t>
      </w:r>
    </w:p>
    <w:p w14:paraId="5FDA337A"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(N == </w:t>
      </w:r>
      <w:r>
        <w:rPr>
          <w:rStyle w:val="hljs-number"/>
          <w:rFonts w:ascii="Consolas" w:hAnsi="Consolas"/>
          <w:color w:val="1C00CF"/>
        </w:rPr>
        <w:t>0</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r>
        <w:rPr>
          <w:rStyle w:val="HTMLCode"/>
          <w:rFonts w:ascii="Consolas" w:hAnsi="Consolas"/>
          <w:color w:val="263238"/>
        </w:rPr>
        <w:t>;</w:t>
      </w:r>
    </w:p>
    <w:p w14:paraId="50F5A6E9"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(N ==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1</w:t>
      </w:r>
      <w:r>
        <w:rPr>
          <w:rStyle w:val="HTMLCode"/>
          <w:rFonts w:ascii="Consolas" w:hAnsi="Consolas"/>
          <w:color w:val="263238"/>
        </w:rPr>
        <w:t>;</w:t>
      </w:r>
    </w:p>
    <w:p w14:paraId="7B111F71"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fib(N-</w:t>
      </w:r>
      <w:r>
        <w:rPr>
          <w:rStyle w:val="hljs-number"/>
          <w:rFonts w:ascii="Consolas" w:hAnsi="Consolas"/>
          <w:color w:val="1C00CF"/>
        </w:rPr>
        <w:t>1</w:t>
      </w:r>
      <w:r>
        <w:rPr>
          <w:rStyle w:val="HTMLCode"/>
          <w:rFonts w:ascii="Consolas" w:hAnsi="Consolas"/>
          <w:color w:val="263238"/>
        </w:rPr>
        <w:t>) + fib(N-</w:t>
      </w:r>
      <w:r>
        <w:rPr>
          <w:rStyle w:val="hljs-number"/>
          <w:rFonts w:ascii="Consolas" w:hAnsi="Consolas"/>
          <w:color w:val="1C00CF"/>
        </w:rPr>
        <w:t>2</w:t>
      </w:r>
      <w:r>
        <w:rPr>
          <w:rStyle w:val="HTMLCode"/>
          <w:rFonts w:ascii="Consolas" w:hAnsi="Consolas"/>
          <w:color w:val="263238"/>
        </w:rPr>
        <w:t>);</w:t>
      </w:r>
    </w:p>
    <w:p w14:paraId="5AF03A58"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CFB2B64" w14:textId="77777777" w:rsidR="00DC7A51" w:rsidRDefault="00DC7A51" w:rsidP="00DC7A51">
      <w:pPr>
        <w:pStyle w:val="Heading3"/>
        <w:shd w:val="clear" w:color="auto" w:fill="FFFFFF"/>
        <w:spacing w:before="0" w:after="120"/>
        <w:rPr>
          <w:rFonts w:ascii="Segoe UI" w:hAnsi="Segoe UI" w:cs="Segoe UI"/>
          <w:color w:val="auto"/>
          <w:sz w:val="27"/>
          <w:szCs w:val="27"/>
        </w:rPr>
      </w:pPr>
      <w:r>
        <w:rPr>
          <w:rFonts w:ascii="Segoe UI" w:hAnsi="Segoe UI" w:cs="Segoe UI"/>
          <w:b/>
          <w:bCs/>
        </w:rPr>
        <w:t>Solution 2 - Dynamic Programming Approach</w:t>
      </w:r>
    </w:p>
    <w:p w14:paraId="5ABC8AF8" w14:textId="77777777" w:rsidR="00DC7A51" w:rsidRDefault="00DC7A51" w:rsidP="00DC7A51">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Use memoization to store perviously computed fibonacci values.</w:t>
      </w:r>
      <w:r>
        <w:rPr>
          <w:rFonts w:ascii="Segoe UI" w:hAnsi="Segoe UI" w:cs="Segoe UI"/>
          <w:color w:val="424242"/>
          <w:sz w:val="21"/>
          <w:szCs w:val="21"/>
        </w:rPr>
        <w:br/>
        <w:t>Time Complexity - O(N)</w:t>
      </w:r>
      <w:r>
        <w:rPr>
          <w:rFonts w:ascii="Segoe UI" w:hAnsi="Segoe UI" w:cs="Segoe UI"/>
          <w:color w:val="424242"/>
          <w:sz w:val="21"/>
          <w:szCs w:val="21"/>
        </w:rPr>
        <w:br/>
        <w:t>Space Complexity - O(N)</w:t>
      </w:r>
    </w:p>
    <w:p w14:paraId="0E2C3EAA"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fib</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526CA8D1"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(N &lt; </w:t>
      </w:r>
      <w:r>
        <w:rPr>
          <w:rStyle w:val="hljs-number"/>
          <w:rFonts w:ascii="Consolas" w:hAnsi="Consolas"/>
          <w:color w:val="1C00CF"/>
        </w:rPr>
        <w:t>2</w:t>
      </w:r>
      <w:r>
        <w:rPr>
          <w:rStyle w:val="HTMLCode"/>
          <w:rFonts w:ascii="Consolas" w:hAnsi="Consolas"/>
          <w:color w:val="263238"/>
        </w:rPr>
        <w:t>)</w:t>
      </w:r>
    </w:p>
    <w:p w14:paraId="2D954872"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N;</w:t>
      </w:r>
    </w:p>
    <w:p w14:paraId="5309142E"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memo[N+</w:t>
      </w:r>
      <w:r>
        <w:rPr>
          <w:rStyle w:val="hljs-number"/>
          <w:rFonts w:ascii="Consolas" w:hAnsi="Consolas"/>
          <w:color w:val="1C00CF"/>
        </w:rPr>
        <w:t>1</w:t>
      </w:r>
      <w:r>
        <w:rPr>
          <w:rStyle w:val="HTMLCode"/>
          <w:rFonts w:ascii="Consolas" w:hAnsi="Consolas"/>
          <w:color w:val="263238"/>
        </w:rPr>
        <w:t>];</w:t>
      </w:r>
    </w:p>
    <w:p w14:paraId="1E580F97"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memo[</w:t>
      </w:r>
      <w:r>
        <w:rPr>
          <w:rStyle w:val="hljs-number"/>
          <w:rFonts w:ascii="Consolas" w:hAnsi="Consolas"/>
          <w:color w:val="1C00CF"/>
        </w:rPr>
        <w:t>0</w:t>
      </w:r>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335AD665"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memo[</w:t>
      </w:r>
      <w:r>
        <w:rPr>
          <w:rStyle w:val="hljs-number"/>
          <w:rFonts w:ascii="Consolas" w:hAnsi="Consolas"/>
          <w:color w:val="1C00CF"/>
        </w:rPr>
        <w:t>1</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p>
    <w:p w14:paraId="3EDF9F8F"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w:t>
      </w:r>
      <w:r>
        <w:rPr>
          <w:rStyle w:val="hljs-number"/>
          <w:rFonts w:ascii="Consolas" w:hAnsi="Consolas"/>
          <w:color w:val="1C00CF"/>
        </w:rPr>
        <w:t>2</w:t>
      </w:r>
      <w:r>
        <w:rPr>
          <w:rStyle w:val="HTMLCode"/>
          <w:rFonts w:ascii="Consolas" w:hAnsi="Consolas"/>
          <w:color w:val="263238"/>
        </w:rPr>
        <w:t>; i&lt;=N; i++)</w:t>
      </w:r>
    </w:p>
    <w:p w14:paraId="23F8F3A3"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memo[i] = memo[i</w:t>
      </w:r>
      <w:r>
        <w:rPr>
          <w:rStyle w:val="hljs-number"/>
          <w:rFonts w:ascii="Consolas" w:hAnsi="Consolas"/>
          <w:color w:val="1C00CF"/>
        </w:rPr>
        <w:t>-1</w:t>
      </w:r>
      <w:r>
        <w:rPr>
          <w:rStyle w:val="HTMLCode"/>
          <w:rFonts w:ascii="Consolas" w:hAnsi="Consolas"/>
          <w:color w:val="263238"/>
        </w:rPr>
        <w:t>] + memo[i</w:t>
      </w:r>
      <w:r>
        <w:rPr>
          <w:rStyle w:val="hljs-number"/>
          <w:rFonts w:ascii="Consolas" w:hAnsi="Consolas"/>
          <w:color w:val="1C00CF"/>
        </w:rPr>
        <w:t>-2</w:t>
      </w:r>
      <w:r>
        <w:rPr>
          <w:rStyle w:val="HTMLCode"/>
          <w:rFonts w:ascii="Consolas" w:hAnsi="Consolas"/>
          <w:color w:val="263238"/>
        </w:rPr>
        <w:t>];</w:t>
      </w:r>
    </w:p>
    <w:p w14:paraId="20A78105"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memo[N];</w:t>
      </w:r>
    </w:p>
    <w:p w14:paraId="550D5742"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BD972E3" w14:textId="77777777" w:rsidR="00DC7A51" w:rsidRDefault="00DC7A51" w:rsidP="00DC7A51">
      <w:pPr>
        <w:pStyle w:val="Heading3"/>
        <w:shd w:val="clear" w:color="auto" w:fill="FFFFFF"/>
        <w:spacing w:before="0" w:after="120"/>
        <w:rPr>
          <w:rFonts w:ascii="Segoe UI" w:hAnsi="Segoe UI" w:cs="Segoe UI"/>
          <w:color w:val="auto"/>
          <w:sz w:val="27"/>
          <w:szCs w:val="27"/>
        </w:rPr>
      </w:pPr>
      <w:r>
        <w:rPr>
          <w:rFonts w:ascii="Segoe UI" w:hAnsi="Segoe UI" w:cs="Segoe UI"/>
          <w:b/>
          <w:bCs/>
        </w:rPr>
        <w:t>Solution 3 - Imperative Approach (Bottom Up DP)</w:t>
      </w:r>
    </w:p>
    <w:p w14:paraId="60196E97" w14:textId="77777777" w:rsidR="00DC7A51" w:rsidRDefault="00DC7A51" w:rsidP="00DC7A51">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With Imperative approach, we step through the loop and optimize the space by storing only two previous fibonacci values in two variables.</w:t>
      </w:r>
      <w:r>
        <w:rPr>
          <w:rFonts w:ascii="Segoe UI" w:hAnsi="Segoe UI" w:cs="Segoe UI"/>
          <w:color w:val="424242"/>
          <w:sz w:val="21"/>
          <w:szCs w:val="21"/>
        </w:rPr>
        <w:br/>
      </w:r>
      <w:r>
        <w:rPr>
          <w:rFonts w:ascii="Segoe UI" w:hAnsi="Segoe UI" w:cs="Segoe UI"/>
          <w:color w:val="424242"/>
          <w:sz w:val="21"/>
          <w:szCs w:val="21"/>
        </w:rPr>
        <w:lastRenderedPageBreak/>
        <w:t>Time Complexity - O(N)</w:t>
      </w:r>
      <w:r>
        <w:rPr>
          <w:rFonts w:ascii="Segoe UI" w:hAnsi="Segoe UI" w:cs="Segoe UI"/>
          <w:color w:val="424242"/>
          <w:sz w:val="21"/>
          <w:szCs w:val="21"/>
        </w:rPr>
        <w:br/>
        <w:t>Space Complexity - O(1)</w:t>
      </w:r>
    </w:p>
    <w:p w14:paraId="4AB48812"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fib</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0AD505FD"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(N &lt; </w:t>
      </w:r>
      <w:r>
        <w:rPr>
          <w:rStyle w:val="hljs-number"/>
          <w:rFonts w:ascii="Consolas" w:hAnsi="Consolas"/>
          <w:color w:val="1C00CF"/>
        </w:rPr>
        <w:t>2</w:t>
      </w:r>
      <w:r>
        <w:rPr>
          <w:rStyle w:val="HTMLCode"/>
          <w:rFonts w:ascii="Consolas" w:hAnsi="Consolas"/>
          <w:color w:val="263238"/>
        </w:rPr>
        <w:t xml:space="preserve">) </w:t>
      </w:r>
    </w:p>
    <w:p w14:paraId="29538085"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N;</w:t>
      </w:r>
    </w:p>
    <w:p w14:paraId="03763E58"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int</w:t>
      </w:r>
      <w:r>
        <w:rPr>
          <w:rStyle w:val="HTMLCode"/>
          <w:rFonts w:ascii="Consolas" w:hAnsi="Consolas"/>
          <w:color w:val="263238"/>
        </w:rPr>
        <w:t xml:space="preserve"> a = </w:t>
      </w:r>
      <w:r>
        <w:rPr>
          <w:rStyle w:val="hljs-number"/>
          <w:rFonts w:ascii="Consolas" w:hAnsi="Consolas"/>
          <w:color w:val="1C00CF"/>
        </w:rPr>
        <w:t>0</w:t>
      </w:r>
      <w:r>
        <w:rPr>
          <w:rStyle w:val="HTMLCode"/>
          <w:rFonts w:ascii="Consolas" w:hAnsi="Consolas"/>
          <w:color w:val="263238"/>
        </w:rPr>
        <w:t xml:space="preserve">, b = </w:t>
      </w:r>
      <w:r>
        <w:rPr>
          <w:rStyle w:val="hljs-number"/>
          <w:rFonts w:ascii="Consolas" w:hAnsi="Consolas"/>
          <w:color w:val="1C00CF"/>
        </w:rPr>
        <w:t>1</w:t>
      </w:r>
      <w:r>
        <w:rPr>
          <w:rStyle w:val="HTMLCode"/>
          <w:rFonts w:ascii="Consolas" w:hAnsi="Consolas"/>
          <w:color w:val="263238"/>
        </w:rPr>
        <w:t xml:space="preserve">, c = </w:t>
      </w:r>
      <w:r>
        <w:rPr>
          <w:rStyle w:val="hljs-number"/>
          <w:rFonts w:ascii="Consolas" w:hAnsi="Consolas"/>
          <w:color w:val="1C00CF"/>
        </w:rPr>
        <w:t>0</w:t>
      </w:r>
      <w:r>
        <w:rPr>
          <w:rStyle w:val="HTMLCode"/>
          <w:rFonts w:ascii="Consolas" w:hAnsi="Consolas"/>
          <w:color w:val="263238"/>
        </w:rPr>
        <w:t>;</w:t>
      </w:r>
    </w:p>
    <w:p w14:paraId="6A426924"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1</w:t>
      </w:r>
      <w:r>
        <w:rPr>
          <w:rStyle w:val="HTMLCode"/>
          <w:rFonts w:ascii="Consolas" w:hAnsi="Consolas"/>
          <w:color w:val="263238"/>
        </w:rPr>
        <w:t>; i &lt; N; i++)</w:t>
      </w:r>
    </w:p>
    <w:p w14:paraId="10C88C9B"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8C6D9D1"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 = a + b;</w:t>
      </w:r>
    </w:p>
    <w:p w14:paraId="7F9F1A03"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a = b;</w:t>
      </w:r>
    </w:p>
    <w:p w14:paraId="15B5E54C"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b = c;</w:t>
      </w:r>
    </w:p>
    <w:p w14:paraId="7E2A3FFD"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5E5D3A2"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c;</w:t>
      </w:r>
    </w:p>
    <w:p w14:paraId="4CF4B81B"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6347BDDF" w14:textId="77777777" w:rsidR="00DC7A51" w:rsidRDefault="00DC7A51" w:rsidP="00DC7A51">
      <w:pPr>
        <w:pStyle w:val="Heading3"/>
        <w:shd w:val="clear" w:color="auto" w:fill="FFFFFF"/>
        <w:spacing w:before="0" w:after="120"/>
        <w:rPr>
          <w:rFonts w:ascii="Segoe UI" w:hAnsi="Segoe UI" w:cs="Segoe UI"/>
          <w:color w:val="auto"/>
          <w:sz w:val="27"/>
          <w:szCs w:val="27"/>
        </w:rPr>
      </w:pPr>
      <w:r>
        <w:rPr>
          <w:rFonts w:ascii="Segoe UI" w:hAnsi="Segoe UI" w:cs="Segoe UI"/>
          <w:b/>
          <w:bCs/>
        </w:rPr>
        <w:t>Solution 4 - Binet's Nth-term Formula</w:t>
      </w:r>
    </w:p>
    <w:p w14:paraId="524BFA96" w14:textId="77777777" w:rsidR="00DC7A51" w:rsidRDefault="00DC7A51" w:rsidP="00DC7A51">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Using Binet's Formula for the Nth Fibonacci involves the usage of our golden section number </w:t>
      </w:r>
      <w:r>
        <w:rPr>
          <w:rStyle w:val="Strong"/>
          <w:rFonts w:ascii="Segoe UI" w:hAnsi="Segoe UI" w:cs="Segoe UI"/>
          <w:color w:val="424242"/>
          <w:sz w:val="21"/>
          <w:szCs w:val="21"/>
        </w:rPr>
        <w:t>Phi</w:t>
      </w:r>
      <w:r>
        <w:rPr>
          <w:rFonts w:ascii="Segoe UI" w:hAnsi="Segoe UI" w:cs="Segoe UI"/>
          <w:color w:val="424242"/>
          <w:sz w:val="21"/>
          <w:szCs w:val="21"/>
        </w:rPr>
        <w:t>.</w:t>
      </w:r>
      <w:r>
        <w:rPr>
          <w:rFonts w:ascii="Segoe UI" w:hAnsi="Segoe UI" w:cs="Segoe UI"/>
          <w:color w:val="424242"/>
          <w:sz w:val="21"/>
          <w:szCs w:val="21"/>
        </w:rPr>
        <w:br/>
      </w:r>
      <w:r>
        <w:rPr>
          <w:rStyle w:val="Strong"/>
          <w:rFonts w:ascii="Segoe UI" w:hAnsi="Segoe UI" w:cs="Segoe UI"/>
          <w:color w:val="424242"/>
          <w:sz w:val="21"/>
          <w:szCs w:val="21"/>
        </w:rPr>
        <w:t>Phi</w:t>
      </w:r>
      <w:r>
        <w:rPr>
          <w:rFonts w:ascii="Segoe UI" w:hAnsi="Segoe UI" w:cs="Segoe UI"/>
          <w:color w:val="424242"/>
          <w:sz w:val="21"/>
          <w:szCs w:val="21"/>
        </w:rPr>
        <w:t> = ( sqrt(5) + 1 ) / 2</w:t>
      </w:r>
      <w:r>
        <w:rPr>
          <w:rFonts w:ascii="Segoe UI" w:hAnsi="Segoe UI" w:cs="Segoe UI"/>
          <w:color w:val="424242"/>
          <w:sz w:val="21"/>
          <w:szCs w:val="21"/>
        </w:rPr>
        <w:br/>
        <w:t>Using approximation equation is good enough here, since we know N &gt;= 0 &amp;&amp; N &lt;= 30, we can safely use the following rounded function</w:t>
      </w:r>
      <w:r>
        <w:rPr>
          <w:rFonts w:ascii="Segoe UI" w:hAnsi="Segoe UI" w:cs="Segoe UI"/>
          <w:color w:val="424242"/>
          <w:sz w:val="21"/>
          <w:szCs w:val="21"/>
        </w:rPr>
        <w:br/>
        <w:t>Fib(N) = round( ( </w:t>
      </w:r>
      <w:r>
        <w:rPr>
          <w:rStyle w:val="Strong"/>
          <w:rFonts w:ascii="Segoe UI" w:hAnsi="Segoe UI" w:cs="Segoe UI"/>
          <w:color w:val="424242"/>
          <w:sz w:val="21"/>
          <w:szCs w:val="21"/>
        </w:rPr>
        <w:t>Phi</w:t>
      </w:r>
      <w:r>
        <w:rPr>
          <w:rFonts w:ascii="Segoe UI" w:hAnsi="Segoe UI" w:cs="Segoe UI"/>
          <w:color w:val="424242"/>
          <w:sz w:val="21"/>
          <w:szCs w:val="21"/>
        </w:rPr>
        <w:t>^N ) / sqrt(5) )</w:t>
      </w:r>
      <w:r>
        <w:rPr>
          <w:rFonts w:ascii="Segoe UI" w:hAnsi="Segoe UI" w:cs="Segoe UI"/>
          <w:color w:val="424242"/>
          <w:sz w:val="21"/>
          <w:szCs w:val="21"/>
        </w:rPr>
        <w:br/>
        <w:t>Full mathematical explanation of Binet's Formula </w:t>
      </w:r>
      <w:hyperlink r:id="rId81" w:history="1">
        <w:r>
          <w:rPr>
            <w:rStyle w:val="Hyperlink"/>
            <w:rFonts w:ascii="Segoe UI" w:hAnsi="Segoe UI" w:cs="Segoe UI"/>
            <w:color w:val="607D8B"/>
            <w:sz w:val="21"/>
            <w:szCs w:val="21"/>
          </w:rPr>
          <w:t>here</w:t>
        </w:r>
      </w:hyperlink>
      <w:r>
        <w:rPr>
          <w:rFonts w:ascii="Segoe UI" w:hAnsi="Segoe UI" w:cs="Segoe UI"/>
          <w:color w:val="424242"/>
          <w:sz w:val="21"/>
          <w:szCs w:val="21"/>
        </w:rPr>
        <w:br/>
        <w:t>Time Complexity - O(1)</w:t>
      </w:r>
      <w:r>
        <w:rPr>
          <w:rFonts w:ascii="Segoe UI" w:hAnsi="Segoe UI" w:cs="Segoe UI"/>
          <w:color w:val="424242"/>
          <w:sz w:val="21"/>
          <w:szCs w:val="21"/>
        </w:rPr>
        <w:br/>
        <w:t>Space Complexity - O(1)</w:t>
      </w:r>
    </w:p>
    <w:p w14:paraId="47D93FE2"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fib</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74749073"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double</w:t>
      </w:r>
      <w:r>
        <w:rPr>
          <w:rStyle w:val="HTMLCode"/>
          <w:rFonts w:ascii="Consolas" w:hAnsi="Consolas"/>
          <w:color w:val="263238"/>
        </w:rPr>
        <w:t xml:space="preserve"> phi = (</w:t>
      </w:r>
      <w:r>
        <w:rPr>
          <w:rStyle w:val="hljs-builtin"/>
          <w:rFonts w:ascii="Consolas" w:hAnsi="Consolas"/>
          <w:color w:val="5C2699"/>
        </w:rPr>
        <w:t>sqrt</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xml:space="preserve">) / </w:t>
      </w:r>
      <w:r>
        <w:rPr>
          <w:rStyle w:val="hljs-number"/>
          <w:rFonts w:ascii="Consolas" w:hAnsi="Consolas"/>
          <w:color w:val="1C00CF"/>
        </w:rPr>
        <w:t>2</w:t>
      </w:r>
      <w:r>
        <w:rPr>
          <w:rStyle w:val="HTMLCode"/>
          <w:rFonts w:ascii="Consolas" w:hAnsi="Consolas"/>
          <w:color w:val="263238"/>
        </w:rPr>
        <w:t xml:space="preserve">;     </w:t>
      </w:r>
    </w:p>
    <w:p w14:paraId="36D67354" w14:textId="77777777"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round(</w:t>
      </w:r>
      <w:r>
        <w:rPr>
          <w:rStyle w:val="hljs-builtin"/>
          <w:rFonts w:ascii="Consolas" w:hAnsi="Consolas"/>
          <w:color w:val="5C2699"/>
        </w:rPr>
        <w:t>pow</w:t>
      </w:r>
      <w:r>
        <w:rPr>
          <w:rStyle w:val="HTMLCode"/>
          <w:rFonts w:ascii="Consolas" w:hAnsi="Consolas"/>
          <w:color w:val="263238"/>
        </w:rPr>
        <w:t xml:space="preserve">(phi, N) / </w:t>
      </w:r>
      <w:r>
        <w:rPr>
          <w:rStyle w:val="hljs-builtin"/>
          <w:rFonts w:ascii="Consolas" w:hAnsi="Consolas"/>
          <w:color w:val="5C2699"/>
        </w:rPr>
        <w:t>sqrt</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w:t>
      </w:r>
    </w:p>
    <w:p w14:paraId="5C13388D" w14:textId="4E1E5F2F" w:rsidR="00DC7A51" w:rsidRDefault="00DC7A51" w:rsidP="00DC7A5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42883E8" w14:textId="733C4974" w:rsidR="0002318B" w:rsidRPr="0002318B" w:rsidRDefault="0002318B" w:rsidP="0002318B">
      <w:pPr>
        <w:pStyle w:val="NormalWeb"/>
        <w:shd w:val="clear" w:color="auto" w:fill="FFFFFF"/>
        <w:spacing w:before="0" w:beforeAutospacing="0" w:after="240" w:afterAutospacing="0"/>
        <w:rPr>
          <w:rFonts w:ascii="Segoe UI" w:hAnsi="Segoe UI" w:cs="Segoe UI"/>
          <w:color w:val="263238"/>
          <w:sz w:val="21"/>
          <w:szCs w:val="21"/>
        </w:rPr>
      </w:pPr>
      <w:r>
        <w:rPr>
          <w:rStyle w:val="HTMLCode"/>
          <w:rFonts w:ascii="Consolas" w:hAnsi="Consolas"/>
          <w:color w:val="263238"/>
        </w:rPr>
        <w:t>138)</w:t>
      </w:r>
      <w:r w:rsidRPr="0002318B">
        <w:rPr>
          <w:rFonts w:ascii="Segoe UI" w:hAnsi="Segoe UI" w:cs="Segoe UI"/>
          <w:color w:val="263238"/>
          <w:sz w:val="21"/>
          <w:szCs w:val="21"/>
        </w:rPr>
        <w:t xml:space="preserve"> The Tribonacci sequence T</w:t>
      </w:r>
      <w:r w:rsidRPr="0002318B">
        <w:rPr>
          <w:rFonts w:ascii="Segoe UI" w:hAnsi="Segoe UI" w:cs="Segoe UI"/>
          <w:color w:val="263238"/>
          <w:sz w:val="16"/>
          <w:szCs w:val="16"/>
          <w:vertAlign w:val="subscript"/>
        </w:rPr>
        <w:t>n</w:t>
      </w:r>
      <w:r w:rsidRPr="0002318B">
        <w:rPr>
          <w:rFonts w:ascii="Segoe UI" w:hAnsi="Segoe UI" w:cs="Segoe UI"/>
          <w:color w:val="263238"/>
          <w:sz w:val="21"/>
          <w:szCs w:val="21"/>
        </w:rPr>
        <w:t> is defined as follows: </w:t>
      </w:r>
    </w:p>
    <w:p w14:paraId="31594C59" w14:textId="77777777" w:rsidR="0002318B" w:rsidRPr="0002318B" w:rsidRDefault="0002318B" w:rsidP="0002318B">
      <w:pPr>
        <w:shd w:val="clear" w:color="auto" w:fill="FFFFFF"/>
        <w:spacing w:after="240" w:line="240" w:lineRule="auto"/>
        <w:rPr>
          <w:rFonts w:ascii="Segoe UI" w:eastAsia="Times New Roman" w:hAnsi="Segoe UI" w:cs="Segoe UI"/>
          <w:color w:val="263238"/>
          <w:sz w:val="21"/>
          <w:szCs w:val="21"/>
        </w:rPr>
      </w:pPr>
      <w:r w:rsidRPr="0002318B">
        <w:rPr>
          <w:rFonts w:ascii="Segoe UI" w:eastAsia="Times New Roman" w:hAnsi="Segoe UI" w:cs="Segoe UI"/>
          <w:color w:val="263238"/>
          <w:sz w:val="21"/>
          <w:szCs w:val="21"/>
        </w:rPr>
        <w:t>T</w:t>
      </w:r>
      <w:r w:rsidRPr="0002318B">
        <w:rPr>
          <w:rFonts w:ascii="Segoe UI" w:eastAsia="Times New Roman" w:hAnsi="Segoe UI" w:cs="Segoe UI"/>
          <w:color w:val="263238"/>
          <w:sz w:val="16"/>
          <w:szCs w:val="16"/>
          <w:vertAlign w:val="subscript"/>
        </w:rPr>
        <w:t>0</w:t>
      </w:r>
      <w:r w:rsidRPr="0002318B">
        <w:rPr>
          <w:rFonts w:ascii="Segoe UI" w:eastAsia="Times New Roman" w:hAnsi="Segoe UI" w:cs="Segoe UI"/>
          <w:color w:val="263238"/>
          <w:sz w:val="21"/>
          <w:szCs w:val="21"/>
        </w:rPr>
        <w:t> = 0, T</w:t>
      </w:r>
      <w:r w:rsidRPr="0002318B">
        <w:rPr>
          <w:rFonts w:ascii="Segoe UI" w:eastAsia="Times New Roman" w:hAnsi="Segoe UI" w:cs="Segoe UI"/>
          <w:color w:val="263238"/>
          <w:sz w:val="16"/>
          <w:szCs w:val="16"/>
          <w:vertAlign w:val="subscript"/>
        </w:rPr>
        <w:t>1</w:t>
      </w:r>
      <w:r w:rsidRPr="0002318B">
        <w:rPr>
          <w:rFonts w:ascii="Segoe UI" w:eastAsia="Times New Roman" w:hAnsi="Segoe UI" w:cs="Segoe UI"/>
          <w:color w:val="263238"/>
          <w:sz w:val="21"/>
          <w:szCs w:val="21"/>
        </w:rPr>
        <w:t> = 1, T</w:t>
      </w:r>
      <w:r w:rsidRPr="0002318B">
        <w:rPr>
          <w:rFonts w:ascii="Segoe UI" w:eastAsia="Times New Roman" w:hAnsi="Segoe UI" w:cs="Segoe UI"/>
          <w:color w:val="263238"/>
          <w:sz w:val="16"/>
          <w:szCs w:val="16"/>
          <w:vertAlign w:val="subscript"/>
        </w:rPr>
        <w:t>2</w:t>
      </w:r>
      <w:r w:rsidRPr="0002318B">
        <w:rPr>
          <w:rFonts w:ascii="Segoe UI" w:eastAsia="Times New Roman" w:hAnsi="Segoe UI" w:cs="Segoe UI"/>
          <w:color w:val="263238"/>
          <w:sz w:val="21"/>
          <w:szCs w:val="21"/>
        </w:rPr>
        <w:t> = 1, and T</w:t>
      </w:r>
      <w:r w:rsidRPr="0002318B">
        <w:rPr>
          <w:rFonts w:ascii="Segoe UI" w:eastAsia="Times New Roman" w:hAnsi="Segoe UI" w:cs="Segoe UI"/>
          <w:color w:val="263238"/>
          <w:sz w:val="16"/>
          <w:szCs w:val="16"/>
          <w:vertAlign w:val="subscript"/>
        </w:rPr>
        <w:t>n+3</w:t>
      </w:r>
      <w:r w:rsidRPr="0002318B">
        <w:rPr>
          <w:rFonts w:ascii="Segoe UI" w:eastAsia="Times New Roman" w:hAnsi="Segoe UI" w:cs="Segoe UI"/>
          <w:color w:val="263238"/>
          <w:sz w:val="21"/>
          <w:szCs w:val="21"/>
        </w:rPr>
        <w:t> = T</w:t>
      </w:r>
      <w:r w:rsidRPr="0002318B">
        <w:rPr>
          <w:rFonts w:ascii="Segoe UI" w:eastAsia="Times New Roman" w:hAnsi="Segoe UI" w:cs="Segoe UI"/>
          <w:color w:val="263238"/>
          <w:sz w:val="16"/>
          <w:szCs w:val="16"/>
          <w:vertAlign w:val="subscript"/>
        </w:rPr>
        <w:t>n</w:t>
      </w:r>
      <w:r w:rsidRPr="0002318B">
        <w:rPr>
          <w:rFonts w:ascii="Segoe UI" w:eastAsia="Times New Roman" w:hAnsi="Segoe UI" w:cs="Segoe UI"/>
          <w:color w:val="263238"/>
          <w:sz w:val="21"/>
          <w:szCs w:val="21"/>
        </w:rPr>
        <w:t> + T</w:t>
      </w:r>
      <w:r w:rsidRPr="0002318B">
        <w:rPr>
          <w:rFonts w:ascii="Segoe UI" w:eastAsia="Times New Roman" w:hAnsi="Segoe UI" w:cs="Segoe UI"/>
          <w:color w:val="263238"/>
          <w:sz w:val="16"/>
          <w:szCs w:val="16"/>
          <w:vertAlign w:val="subscript"/>
        </w:rPr>
        <w:t>n+1</w:t>
      </w:r>
      <w:r w:rsidRPr="0002318B">
        <w:rPr>
          <w:rFonts w:ascii="Segoe UI" w:eastAsia="Times New Roman" w:hAnsi="Segoe UI" w:cs="Segoe UI"/>
          <w:color w:val="263238"/>
          <w:sz w:val="21"/>
          <w:szCs w:val="21"/>
        </w:rPr>
        <w:t> + T</w:t>
      </w:r>
      <w:r w:rsidRPr="0002318B">
        <w:rPr>
          <w:rFonts w:ascii="Segoe UI" w:eastAsia="Times New Roman" w:hAnsi="Segoe UI" w:cs="Segoe UI"/>
          <w:color w:val="263238"/>
          <w:sz w:val="16"/>
          <w:szCs w:val="16"/>
          <w:vertAlign w:val="subscript"/>
        </w:rPr>
        <w:t>n+2</w:t>
      </w:r>
      <w:r w:rsidRPr="0002318B">
        <w:rPr>
          <w:rFonts w:ascii="Segoe UI" w:eastAsia="Times New Roman" w:hAnsi="Segoe UI" w:cs="Segoe UI"/>
          <w:color w:val="263238"/>
          <w:sz w:val="21"/>
          <w:szCs w:val="21"/>
        </w:rPr>
        <w:t> for n &gt;= 0.</w:t>
      </w:r>
    </w:p>
    <w:p w14:paraId="49D2CFD8" w14:textId="77777777" w:rsidR="0002318B" w:rsidRPr="0002318B" w:rsidRDefault="0002318B" w:rsidP="0002318B">
      <w:pPr>
        <w:shd w:val="clear" w:color="auto" w:fill="FFFFFF"/>
        <w:spacing w:after="240" w:line="240" w:lineRule="auto"/>
        <w:rPr>
          <w:rFonts w:ascii="Segoe UI" w:eastAsia="Times New Roman" w:hAnsi="Segoe UI" w:cs="Segoe UI"/>
          <w:color w:val="263238"/>
          <w:sz w:val="21"/>
          <w:szCs w:val="21"/>
        </w:rPr>
      </w:pPr>
      <w:r w:rsidRPr="0002318B">
        <w:rPr>
          <w:rFonts w:ascii="Segoe UI" w:eastAsia="Times New Roman" w:hAnsi="Segoe UI" w:cs="Segoe UI"/>
          <w:color w:val="263238"/>
          <w:sz w:val="21"/>
          <w:szCs w:val="21"/>
        </w:rPr>
        <w:t>Given </w:t>
      </w:r>
      <w:r w:rsidRPr="0002318B">
        <w:rPr>
          <w:rFonts w:ascii="Courier New" w:eastAsia="Times New Roman" w:hAnsi="Courier New" w:cs="Courier New"/>
          <w:color w:val="546E7A"/>
          <w:sz w:val="20"/>
          <w:szCs w:val="20"/>
          <w:shd w:val="clear" w:color="auto" w:fill="F7F9FA"/>
        </w:rPr>
        <w:t>n</w:t>
      </w:r>
      <w:r w:rsidRPr="0002318B">
        <w:rPr>
          <w:rFonts w:ascii="Segoe UI" w:eastAsia="Times New Roman" w:hAnsi="Segoe UI" w:cs="Segoe UI"/>
          <w:color w:val="263238"/>
          <w:sz w:val="21"/>
          <w:szCs w:val="21"/>
        </w:rPr>
        <w:t>, return the value of T</w:t>
      </w:r>
      <w:r w:rsidRPr="0002318B">
        <w:rPr>
          <w:rFonts w:ascii="Segoe UI" w:eastAsia="Times New Roman" w:hAnsi="Segoe UI" w:cs="Segoe UI"/>
          <w:color w:val="263238"/>
          <w:sz w:val="16"/>
          <w:szCs w:val="16"/>
          <w:vertAlign w:val="subscript"/>
        </w:rPr>
        <w:t>n</w:t>
      </w:r>
      <w:r w:rsidRPr="0002318B">
        <w:rPr>
          <w:rFonts w:ascii="Segoe UI" w:eastAsia="Times New Roman" w:hAnsi="Segoe UI" w:cs="Segoe UI"/>
          <w:color w:val="263238"/>
          <w:sz w:val="21"/>
          <w:szCs w:val="21"/>
        </w:rPr>
        <w:t>.</w:t>
      </w:r>
    </w:p>
    <w:p w14:paraId="377C5F52" w14:textId="77777777" w:rsidR="0002318B" w:rsidRPr="0002318B" w:rsidRDefault="0002318B" w:rsidP="0002318B">
      <w:pPr>
        <w:shd w:val="clear" w:color="auto" w:fill="FFFFFF"/>
        <w:spacing w:after="240" w:line="240" w:lineRule="auto"/>
        <w:rPr>
          <w:rFonts w:ascii="Segoe UI" w:eastAsia="Times New Roman" w:hAnsi="Segoe UI" w:cs="Segoe UI"/>
          <w:color w:val="263238"/>
          <w:sz w:val="21"/>
          <w:szCs w:val="21"/>
        </w:rPr>
      </w:pPr>
      <w:r w:rsidRPr="0002318B">
        <w:rPr>
          <w:rFonts w:ascii="Segoe UI" w:eastAsia="Times New Roman" w:hAnsi="Segoe UI" w:cs="Segoe UI"/>
          <w:color w:val="263238"/>
          <w:sz w:val="21"/>
          <w:szCs w:val="21"/>
        </w:rPr>
        <w:lastRenderedPageBreak/>
        <w:t> </w:t>
      </w:r>
    </w:p>
    <w:p w14:paraId="39619C10" w14:textId="77777777" w:rsidR="0002318B" w:rsidRPr="0002318B" w:rsidRDefault="0002318B" w:rsidP="0002318B">
      <w:pPr>
        <w:shd w:val="clear" w:color="auto" w:fill="FFFFFF"/>
        <w:spacing w:after="240" w:line="240" w:lineRule="auto"/>
        <w:rPr>
          <w:rFonts w:ascii="Segoe UI" w:eastAsia="Times New Roman" w:hAnsi="Segoe UI" w:cs="Segoe UI"/>
          <w:color w:val="263238"/>
          <w:sz w:val="21"/>
          <w:szCs w:val="21"/>
        </w:rPr>
      </w:pPr>
      <w:r w:rsidRPr="0002318B">
        <w:rPr>
          <w:rFonts w:ascii="Segoe UI" w:eastAsia="Times New Roman" w:hAnsi="Segoe UI" w:cs="Segoe UI"/>
          <w:b/>
          <w:bCs/>
          <w:color w:val="263238"/>
          <w:sz w:val="21"/>
          <w:szCs w:val="21"/>
        </w:rPr>
        <w:t>Example 1:</w:t>
      </w:r>
    </w:p>
    <w:p w14:paraId="70ACF264" w14:textId="77777777" w:rsidR="0002318B" w:rsidRPr="0002318B" w:rsidRDefault="0002318B" w:rsidP="00023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18B">
        <w:rPr>
          <w:rFonts w:ascii="Consolas" w:eastAsia="Times New Roman" w:hAnsi="Consolas" w:cs="Courier New"/>
          <w:b/>
          <w:bCs/>
          <w:color w:val="263238"/>
          <w:sz w:val="20"/>
          <w:szCs w:val="20"/>
        </w:rPr>
        <w:t>Input:</w:t>
      </w:r>
      <w:r w:rsidRPr="0002318B">
        <w:rPr>
          <w:rFonts w:ascii="Consolas" w:eastAsia="Times New Roman" w:hAnsi="Consolas" w:cs="Courier New"/>
          <w:color w:val="263238"/>
          <w:sz w:val="20"/>
          <w:szCs w:val="20"/>
        </w:rPr>
        <w:t xml:space="preserve"> n = 4</w:t>
      </w:r>
    </w:p>
    <w:p w14:paraId="35DBEBB4" w14:textId="77777777" w:rsidR="0002318B" w:rsidRPr="0002318B" w:rsidRDefault="0002318B" w:rsidP="00023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18B">
        <w:rPr>
          <w:rFonts w:ascii="Consolas" w:eastAsia="Times New Roman" w:hAnsi="Consolas" w:cs="Courier New"/>
          <w:b/>
          <w:bCs/>
          <w:color w:val="263238"/>
          <w:sz w:val="20"/>
          <w:szCs w:val="20"/>
        </w:rPr>
        <w:t>Output:</w:t>
      </w:r>
      <w:r w:rsidRPr="0002318B">
        <w:rPr>
          <w:rFonts w:ascii="Consolas" w:eastAsia="Times New Roman" w:hAnsi="Consolas" w:cs="Courier New"/>
          <w:color w:val="263238"/>
          <w:sz w:val="20"/>
          <w:szCs w:val="20"/>
        </w:rPr>
        <w:t xml:space="preserve"> 4</w:t>
      </w:r>
    </w:p>
    <w:p w14:paraId="50EE1827" w14:textId="77777777" w:rsidR="0002318B" w:rsidRPr="0002318B" w:rsidRDefault="0002318B" w:rsidP="00023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18B">
        <w:rPr>
          <w:rFonts w:ascii="Consolas" w:eastAsia="Times New Roman" w:hAnsi="Consolas" w:cs="Courier New"/>
          <w:b/>
          <w:bCs/>
          <w:color w:val="263238"/>
          <w:sz w:val="20"/>
          <w:szCs w:val="20"/>
        </w:rPr>
        <w:t>Explanation:</w:t>
      </w:r>
    </w:p>
    <w:p w14:paraId="5921801C" w14:textId="77777777" w:rsidR="0002318B" w:rsidRPr="0002318B" w:rsidRDefault="0002318B" w:rsidP="00023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318B">
        <w:rPr>
          <w:rFonts w:ascii="Consolas" w:eastAsia="Times New Roman" w:hAnsi="Consolas" w:cs="Courier New"/>
          <w:color w:val="263238"/>
          <w:sz w:val="20"/>
          <w:szCs w:val="20"/>
        </w:rPr>
        <w:t>T_3 = 0 + 1 + 1 = 2</w:t>
      </w:r>
    </w:p>
    <w:p w14:paraId="7E3671BA" w14:textId="53E87CCF" w:rsidR="0002318B" w:rsidRPr="0002318B" w:rsidRDefault="0002318B" w:rsidP="00023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TMLCode"/>
          <w:rFonts w:ascii="Consolas" w:eastAsiaTheme="minorHAnsi" w:hAnsi="Consolas"/>
          <w:color w:val="263238"/>
        </w:rPr>
      </w:pPr>
      <w:r w:rsidRPr="0002318B">
        <w:rPr>
          <w:rFonts w:ascii="Consolas" w:eastAsia="Times New Roman" w:hAnsi="Consolas" w:cs="Courier New"/>
          <w:color w:val="263238"/>
          <w:sz w:val="20"/>
          <w:szCs w:val="20"/>
        </w:rPr>
        <w:t>T_4 = 1 + 1 + 2 = 4</w:t>
      </w:r>
    </w:p>
    <w:p w14:paraId="2BC6ACB7" w14:textId="065FE856" w:rsidR="0002318B" w:rsidRPr="0002318B" w:rsidRDefault="0002318B" w:rsidP="0002318B">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sidRPr="0002318B">
        <w:t xml:space="preserve"> </w:t>
      </w:r>
      <w:r w:rsidRPr="0002318B">
        <w:rPr>
          <w:rStyle w:val="HTMLCode"/>
          <w:rFonts w:ascii="Consolas" w:hAnsi="Consolas"/>
          <w:color w:val="263238"/>
        </w:rPr>
        <w:t>int dp[38]={0};</w:t>
      </w:r>
    </w:p>
    <w:p w14:paraId="7FDCB92D"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int tribonacci(int n) {</w:t>
      </w:r>
    </w:p>
    <w:p w14:paraId="51B8E53D"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w:t>
      </w:r>
    </w:p>
    <w:p w14:paraId="3D3F3299"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if(n==0||n==1)</w:t>
      </w:r>
    </w:p>
    <w:p w14:paraId="3C84DE77"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return n;</w:t>
      </w:r>
    </w:p>
    <w:p w14:paraId="50574EA0"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if(n==2)</w:t>
      </w:r>
    </w:p>
    <w:p w14:paraId="40703055"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return 1;</w:t>
      </w:r>
    </w:p>
    <w:p w14:paraId="2AFB0F69"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if(dp[n]!=0)</w:t>
      </w:r>
    </w:p>
    <w:p w14:paraId="7C8B0383"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return dp[n];</w:t>
      </w:r>
    </w:p>
    <w:p w14:paraId="7C12A6A8"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return dp[n]=tribonacci(n-1)+tribonacci(n-2)+tribonacci(n-3);</w:t>
      </w:r>
    </w:p>
    <w:p w14:paraId="729074C9" w14:textId="77777777" w:rsidR="0002318B" w:rsidRP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w:t>
      </w:r>
    </w:p>
    <w:p w14:paraId="2A6279B4" w14:textId="2860DC19" w:rsidR="0002318B" w:rsidRDefault="0002318B" w:rsidP="0002318B">
      <w:pPr>
        <w:pStyle w:val="HTMLPreformatted"/>
        <w:shd w:val="clear" w:color="auto" w:fill="F7F9FA"/>
        <w:spacing w:after="240"/>
        <w:rPr>
          <w:rStyle w:val="HTMLCode"/>
          <w:rFonts w:ascii="Consolas" w:hAnsi="Consolas"/>
          <w:color w:val="263238"/>
        </w:rPr>
      </w:pPr>
      <w:r w:rsidRPr="0002318B">
        <w:rPr>
          <w:rStyle w:val="HTMLCode"/>
          <w:rFonts w:ascii="Consolas" w:hAnsi="Consolas"/>
          <w:color w:val="263238"/>
        </w:rPr>
        <w:t xml:space="preserve">    }</w:t>
      </w:r>
    </w:p>
    <w:p w14:paraId="0C5F32A9" w14:textId="72D0933A" w:rsidR="00BE4E48" w:rsidRPr="00BE4E48" w:rsidRDefault="0002318B" w:rsidP="00BE4E48">
      <w:pPr>
        <w:pStyle w:val="NormalWeb"/>
        <w:shd w:val="clear" w:color="auto" w:fill="FFFFFF"/>
        <w:spacing w:before="0" w:beforeAutospacing="0" w:after="240" w:afterAutospacing="0"/>
        <w:rPr>
          <w:rFonts w:ascii="Segoe UI" w:hAnsi="Segoe UI" w:cs="Segoe UI"/>
          <w:color w:val="263238"/>
          <w:sz w:val="21"/>
          <w:szCs w:val="21"/>
        </w:rPr>
      </w:pPr>
      <w:r>
        <w:rPr>
          <w:rStyle w:val="HTMLCode"/>
          <w:rFonts w:ascii="Consolas" w:hAnsi="Consolas"/>
          <w:color w:val="263238"/>
        </w:rPr>
        <w:t>139)</w:t>
      </w:r>
      <w:r w:rsidR="00BE4E48" w:rsidRPr="00BE4E48">
        <w:rPr>
          <w:rFonts w:ascii="Segoe UI" w:hAnsi="Segoe UI" w:cs="Segoe UI"/>
          <w:color w:val="263238"/>
          <w:sz w:val="21"/>
          <w:szCs w:val="21"/>
        </w:rPr>
        <w:t xml:space="preserve"> Given an integer array </w:t>
      </w:r>
      <w:r w:rsidR="00BE4E48" w:rsidRPr="00BE4E48">
        <w:rPr>
          <w:rFonts w:ascii="Courier New" w:hAnsi="Courier New" w:cs="Courier New"/>
          <w:color w:val="546E7A"/>
          <w:sz w:val="20"/>
          <w:szCs w:val="20"/>
          <w:shd w:val="clear" w:color="auto" w:fill="F7F9FA"/>
        </w:rPr>
        <w:t>nums</w:t>
      </w:r>
      <w:r w:rsidR="00BE4E48" w:rsidRPr="00BE4E48">
        <w:rPr>
          <w:rFonts w:ascii="Segoe UI" w:hAnsi="Segoe UI" w:cs="Segoe UI"/>
          <w:color w:val="263238"/>
          <w:sz w:val="21"/>
          <w:szCs w:val="21"/>
        </w:rPr>
        <w:t>, return the length of the longest strictly increasing subsequence.</w:t>
      </w:r>
    </w:p>
    <w:p w14:paraId="3B2724BC" w14:textId="77777777" w:rsidR="00BE4E48" w:rsidRPr="00BE4E48" w:rsidRDefault="00BE4E48" w:rsidP="00BE4E48">
      <w:pPr>
        <w:shd w:val="clear" w:color="auto" w:fill="FFFFFF"/>
        <w:spacing w:after="240" w:line="240" w:lineRule="auto"/>
        <w:rPr>
          <w:rFonts w:ascii="Segoe UI" w:eastAsia="Times New Roman" w:hAnsi="Segoe UI" w:cs="Segoe UI"/>
          <w:color w:val="263238"/>
          <w:sz w:val="21"/>
          <w:szCs w:val="21"/>
        </w:rPr>
      </w:pPr>
      <w:r w:rsidRPr="00BE4E48">
        <w:rPr>
          <w:rFonts w:ascii="Segoe UI" w:eastAsia="Times New Roman" w:hAnsi="Segoe UI" w:cs="Segoe UI"/>
          <w:color w:val="263238"/>
          <w:sz w:val="21"/>
          <w:szCs w:val="21"/>
        </w:rPr>
        <w:t>A </w:t>
      </w:r>
      <w:r w:rsidRPr="00BE4E48">
        <w:rPr>
          <w:rFonts w:ascii="Segoe UI" w:eastAsia="Times New Roman" w:hAnsi="Segoe UI" w:cs="Segoe UI"/>
          <w:b/>
          <w:bCs/>
          <w:color w:val="263238"/>
          <w:sz w:val="21"/>
          <w:szCs w:val="21"/>
        </w:rPr>
        <w:t>subsequence</w:t>
      </w:r>
      <w:r w:rsidRPr="00BE4E48">
        <w:rPr>
          <w:rFonts w:ascii="Segoe UI" w:eastAsia="Times New Roman" w:hAnsi="Segoe UI" w:cs="Segoe UI"/>
          <w:color w:val="263238"/>
          <w:sz w:val="21"/>
          <w:szCs w:val="21"/>
        </w:rPr>
        <w:t> is a sequence that can be derived from an array by deleting some or no elements without changing the order of the remaining elements. For example, </w:t>
      </w:r>
      <w:r w:rsidRPr="00BE4E48">
        <w:rPr>
          <w:rFonts w:ascii="Courier New" w:eastAsia="Times New Roman" w:hAnsi="Courier New" w:cs="Courier New"/>
          <w:color w:val="546E7A"/>
          <w:sz w:val="20"/>
          <w:szCs w:val="20"/>
          <w:shd w:val="clear" w:color="auto" w:fill="F7F9FA"/>
        </w:rPr>
        <w:t>[3,6,2,7]</w:t>
      </w:r>
      <w:r w:rsidRPr="00BE4E48">
        <w:rPr>
          <w:rFonts w:ascii="Segoe UI" w:eastAsia="Times New Roman" w:hAnsi="Segoe UI" w:cs="Segoe UI"/>
          <w:color w:val="263238"/>
          <w:sz w:val="21"/>
          <w:szCs w:val="21"/>
        </w:rPr>
        <w:t> is a subsequence of the array </w:t>
      </w:r>
      <w:r w:rsidRPr="00BE4E48">
        <w:rPr>
          <w:rFonts w:ascii="Courier New" w:eastAsia="Times New Roman" w:hAnsi="Courier New" w:cs="Courier New"/>
          <w:color w:val="546E7A"/>
          <w:sz w:val="20"/>
          <w:szCs w:val="20"/>
          <w:shd w:val="clear" w:color="auto" w:fill="F7F9FA"/>
        </w:rPr>
        <w:t>[0,3,1,6,2,2,7]</w:t>
      </w:r>
      <w:r w:rsidRPr="00BE4E48">
        <w:rPr>
          <w:rFonts w:ascii="Segoe UI" w:eastAsia="Times New Roman" w:hAnsi="Segoe UI" w:cs="Segoe UI"/>
          <w:color w:val="263238"/>
          <w:sz w:val="21"/>
          <w:szCs w:val="21"/>
        </w:rPr>
        <w:t>.</w:t>
      </w:r>
    </w:p>
    <w:p w14:paraId="67B901A2" w14:textId="63BB2A63" w:rsidR="00BE4E48" w:rsidRPr="00BE4E48" w:rsidRDefault="00BE4E48" w:rsidP="00BE4E48">
      <w:pPr>
        <w:shd w:val="clear" w:color="auto" w:fill="FFFFFF"/>
        <w:spacing w:after="240" w:line="240" w:lineRule="auto"/>
        <w:rPr>
          <w:rFonts w:ascii="Segoe UI" w:eastAsia="Times New Roman" w:hAnsi="Segoe UI" w:cs="Segoe UI"/>
          <w:color w:val="263238"/>
          <w:sz w:val="21"/>
          <w:szCs w:val="21"/>
        </w:rPr>
      </w:pPr>
      <w:r w:rsidRPr="00BE4E48">
        <w:rPr>
          <w:rFonts w:ascii="Segoe UI" w:eastAsia="Times New Roman" w:hAnsi="Segoe UI" w:cs="Segoe UI"/>
          <w:color w:val="263238"/>
          <w:sz w:val="21"/>
          <w:szCs w:val="21"/>
        </w:rPr>
        <w:t> </w:t>
      </w:r>
      <w:r w:rsidR="00643D20" w:rsidRPr="00643D20">
        <w:rPr>
          <w:rFonts w:ascii="Segoe UI" w:eastAsia="Times New Roman" w:hAnsi="Segoe UI" w:cs="Segoe UI"/>
          <w:color w:val="263238"/>
          <w:sz w:val="21"/>
          <w:szCs w:val="21"/>
          <w:highlight w:val="cyan"/>
        </w:rPr>
        <w:t>ALL CODE VARIATIONS GET COVERED</w:t>
      </w:r>
    </w:p>
    <w:p w14:paraId="3F808CAD" w14:textId="77777777" w:rsidR="00BE4E48" w:rsidRPr="00BE4E48" w:rsidRDefault="00BE4E48" w:rsidP="00BE4E48">
      <w:pPr>
        <w:shd w:val="clear" w:color="auto" w:fill="FFFFFF"/>
        <w:spacing w:after="240" w:line="240" w:lineRule="auto"/>
        <w:rPr>
          <w:rFonts w:ascii="Segoe UI" w:eastAsia="Times New Roman" w:hAnsi="Segoe UI" w:cs="Segoe UI"/>
          <w:color w:val="263238"/>
          <w:sz w:val="21"/>
          <w:szCs w:val="21"/>
        </w:rPr>
      </w:pPr>
      <w:r w:rsidRPr="00BE4E48">
        <w:rPr>
          <w:rFonts w:ascii="Segoe UI" w:eastAsia="Times New Roman" w:hAnsi="Segoe UI" w:cs="Segoe UI"/>
          <w:b/>
          <w:bCs/>
          <w:color w:val="263238"/>
          <w:sz w:val="21"/>
          <w:szCs w:val="21"/>
        </w:rPr>
        <w:t>Example 1:</w:t>
      </w:r>
    </w:p>
    <w:p w14:paraId="41A1A71C" w14:textId="77777777" w:rsidR="00BE4E48" w:rsidRPr="00BE4E48" w:rsidRDefault="00BE4E48" w:rsidP="00BE4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4E48">
        <w:rPr>
          <w:rFonts w:ascii="Consolas" w:eastAsia="Times New Roman" w:hAnsi="Consolas" w:cs="Courier New"/>
          <w:b/>
          <w:bCs/>
          <w:color w:val="263238"/>
          <w:sz w:val="20"/>
          <w:szCs w:val="20"/>
        </w:rPr>
        <w:t>Input:</w:t>
      </w:r>
      <w:r w:rsidRPr="00BE4E48">
        <w:rPr>
          <w:rFonts w:ascii="Consolas" w:eastAsia="Times New Roman" w:hAnsi="Consolas" w:cs="Courier New"/>
          <w:color w:val="263238"/>
          <w:sz w:val="20"/>
          <w:szCs w:val="20"/>
        </w:rPr>
        <w:t xml:space="preserve"> nums = [10,9,2,5,3,7,101,18]</w:t>
      </w:r>
    </w:p>
    <w:p w14:paraId="7194A3FA" w14:textId="77777777" w:rsidR="00BE4E48" w:rsidRPr="00BE4E48" w:rsidRDefault="00BE4E48" w:rsidP="00BE4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4E48">
        <w:rPr>
          <w:rFonts w:ascii="Consolas" w:eastAsia="Times New Roman" w:hAnsi="Consolas" w:cs="Courier New"/>
          <w:b/>
          <w:bCs/>
          <w:color w:val="263238"/>
          <w:sz w:val="20"/>
          <w:szCs w:val="20"/>
        </w:rPr>
        <w:t>Output:</w:t>
      </w:r>
      <w:r w:rsidRPr="00BE4E48">
        <w:rPr>
          <w:rFonts w:ascii="Consolas" w:eastAsia="Times New Roman" w:hAnsi="Consolas" w:cs="Courier New"/>
          <w:color w:val="263238"/>
          <w:sz w:val="20"/>
          <w:szCs w:val="20"/>
        </w:rPr>
        <w:t xml:space="preserve"> 4</w:t>
      </w:r>
    </w:p>
    <w:p w14:paraId="26E86F0B" w14:textId="60FA7EDD" w:rsidR="0002318B" w:rsidRPr="00BE4E48" w:rsidRDefault="00BE4E48" w:rsidP="00BE4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TMLCode"/>
          <w:rFonts w:ascii="Consolas" w:eastAsiaTheme="minorHAnsi" w:hAnsi="Consolas"/>
          <w:color w:val="263238"/>
        </w:rPr>
      </w:pPr>
      <w:r w:rsidRPr="00BE4E48">
        <w:rPr>
          <w:rFonts w:ascii="Consolas" w:eastAsia="Times New Roman" w:hAnsi="Consolas" w:cs="Courier New"/>
          <w:b/>
          <w:bCs/>
          <w:color w:val="263238"/>
          <w:sz w:val="20"/>
          <w:szCs w:val="20"/>
        </w:rPr>
        <w:lastRenderedPageBreak/>
        <w:t>Explanation:</w:t>
      </w:r>
      <w:r w:rsidRPr="00BE4E48">
        <w:rPr>
          <w:rFonts w:ascii="Consolas" w:eastAsia="Times New Roman" w:hAnsi="Consolas" w:cs="Courier New"/>
          <w:color w:val="263238"/>
          <w:sz w:val="20"/>
          <w:szCs w:val="20"/>
        </w:rPr>
        <w:t xml:space="preserve"> The longest increasing subsequence is [2,3,7,101], therefore the length is 4.</w:t>
      </w:r>
    </w:p>
    <w:p w14:paraId="10BBBEAB" w14:textId="77777777" w:rsidR="00BE4E48" w:rsidRPr="00BE4E48" w:rsidRDefault="0002318B" w:rsidP="00BE4E48">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sidR="00BE4E48" w:rsidRPr="00BE4E48">
        <w:rPr>
          <w:rStyle w:val="HTMLCode"/>
          <w:rFonts w:ascii="Consolas" w:hAnsi="Consolas"/>
          <w:color w:val="263238"/>
        </w:rPr>
        <w:t xml:space="preserve"> int lengthOfLIS(vector&lt;int&gt;&amp; nums) {</w:t>
      </w:r>
    </w:p>
    <w:p w14:paraId="0D8E6F41"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int n=nums.size();</w:t>
      </w:r>
    </w:p>
    <w:p w14:paraId="2C4ECEE1"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vector&lt;int&gt;dp(n,1);</w:t>
      </w:r>
    </w:p>
    <w:p w14:paraId="66636567"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for(int i=0;i&lt;n;i++)</w:t>
      </w:r>
    </w:p>
    <w:p w14:paraId="0E360E31"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w:t>
      </w:r>
    </w:p>
    <w:p w14:paraId="4ACB253F"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for(int j=0;j&lt;i;j++)</w:t>
      </w:r>
    </w:p>
    <w:p w14:paraId="6E60CB9C"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w:t>
      </w:r>
    </w:p>
    <w:p w14:paraId="127004D4"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if(nums[i]&gt;nums[j]&amp;&amp;dp[i]&lt;dp[j]+1)</w:t>
      </w:r>
    </w:p>
    <w:p w14:paraId="6E75F4E1"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dp[i]=dp[j]+1;</w:t>
      </w:r>
    </w:p>
    <w:p w14:paraId="3E4060F6"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w:t>
      </w:r>
    </w:p>
    <w:p w14:paraId="46D495B5"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w:t>
      </w:r>
    </w:p>
    <w:p w14:paraId="64802083" w14:textId="77777777" w:rsidR="00BE4E48" w:rsidRPr="00BE4E48"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return *max_element(dp.begin(),dp.end());</w:t>
      </w:r>
    </w:p>
    <w:p w14:paraId="1F789631" w14:textId="4A44A3EC" w:rsidR="0002318B" w:rsidRDefault="00BE4E48" w:rsidP="00BE4E48">
      <w:pPr>
        <w:pStyle w:val="HTMLPreformatted"/>
        <w:shd w:val="clear" w:color="auto" w:fill="F7F9FA"/>
        <w:spacing w:after="240"/>
        <w:rPr>
          <w:rStyle w:val="HTMLCode"/>
          <w:rFonts w:ascii="Consolas" w:hAnsi="Consolas"/>
          <w:color w:val="263238"/>
        </w:rPr>
      </w:pPr>
      <w:r w:rsidRPr="00BE4E48">
        <w:rPr>
          <w:rStyle w:val="HTMLCode"/>
          <w:rFonts w:ascii="Consolas" w:hAnsi="Consolas"/>
          <w:color w:val="263238"/>
        </w:rPr>
        <w:t xml:space="preserve">    }</w:t>
      </w:r>
    </w:p>
    <w:p w14:paraId="46516FFF" w14:textId="186E6438" w:rsidR="00F15A45" w:rsidRDefault="00F15A45" w:rsidP="00BE4E48">
      <w:pPr>
        <w:pStyle w:val="HTMLPreformatted"/>
        <w:shd w:val="clear" w:color="auto" w:fill="F7F9FA"/>
        <w:spacing w:after="240"/>
        <w:rPr>
          <w:rStyle w:val="HTMLCode"/>
          <w:rFonts w:ascii="Consolas" w:hAnsi="Consolas"/>
          <w:color w:val="263238"/>
        </w:rPr>
      </w:pPr>
      <w:r w:rsidRPr="003C7397">
        <w:rPr>
          <w:rStyle w:val="HTMLCode"/>
          <w:rFonts w:ascii="Consolas" w:hAnsi="Consolas"/>
          <w:color w:val="263238"/>
          <w:highlight w:val="cyan"/>
        </w:rPr>
        <w:t>***********NlogN******</w:t>
      </w:r>
    </w:p>
    <w:p w14:paraId="44BB89EA" w14:textId="00BAAB1D" w:rsidR="00F15A45" w:rsidRPr="00F15A45" w:rsidRDefault="00F15A45" w:rsidP="00F15A45">
      <w:pPr>
        <w:pStyle w:val="HTMLPreformatted"/>
        <w:shd w:val="clear" w:color="auto" w:fill="F7F9FA"/>
        <w:spacing w:after="240"/>
        <w:rPr>
          <w:rFonts w:ascii="Consolas" w:hAnsi="Consolas"/>
          <w:color w:val="263238"/>
        </w:rPr>
      </w:pPr>
      <w:r>
        <w:rPr>
          <w:rStyle w:val="HTMLCode"/>
          <w:rFonts w:ascii="Consolas" w:hAnsi="Consolas"/>
          <w:color w:val="263238"/>
        </w:rPr>
        <w:t>:</w:t>
      </w:r>
      <w:r w:rsidRPr="00F15A45">
        <w:rPr>
          <w:rStyle w:val="CommentTextChar"/>
          <w:rFonts w:ascii="Consolas" w:hAnsi="Consolas"/>
          <w:color w:val="AA0D91"/>
        </w:rPr>
        <w:t xml:space="preserve"> </w:t>
      </w:r>
      <w:r w:rsidRPr="00F15A45">
        <w:rPr>
          <w:rFonts w:ascii="Consolas" w:hAnsi="Consolas"/>
          <w:color w:val="AA0D91"/>
        </w:rPr>
        <w:t>int</w:t>
      </w:r>
      <w:r w:rsidRPr="00F15A45">
        <w:rPr>
          <w:rFonts w:ascii="Consolas" w:hAnsi="Consolas"/>
          <w:color w:val="263238"/>
        </w:rPr>
        <w:t xml:space="preserve"> </w:t>
      </w:r>
      <w:r w:rsidRPr="00F15A45">
        <w:rPr>
          <w:rFonts w:ascii="Consolas" w:hAnsi="Consolas"/>
          <w:color w:val="1C00CF"/>
        </w:rPr>
        <w:t>lengthOfLIS</w:t>
      </w:r>
      <w:r w:rsidRPr="00F15A45">
        <w:rPr>
          <w:rFonts w:ascii="Consolas" w:hAnsi="Consolas"/>
          <w:color w:val="5C2699"/>
        </w:rPr>
        <w:t>(vector&lt;</w:t>
      </w:r>
      <w:r w:rsidRPr="00F15A45">
        <w:rPr>
          <w:rFonts w:ascii="Consolas" w:hAnsi="Consolas"/>
          <w:color w:val="AA0D91"/>
        </w:rPr>
        <w:t>int</w:t>
      </w:r>
      <w:r w:rsidRPr="00F15A45">
        <w:rPr>
          <w:rFonts w:ascii="Consolas" w:hAnsi="Consolas"/>
          <w:color w:val="5C2699"/>
        </w:rPr>
        <w:t>&gt;&amp; nums)</w:t>
      </w:r>
      <w:r w:rsidRPr="00F15A45">
        <w:rPr>
          <w:rFonts w:ascii="Consolas" w:hAnsi="Consolas"/>
          <w:color w:val="263238"/>
        </w:rPr>
        <w:t xml:space="preserve"> {</w:t>
      </w:r>
    </w:p>
    <w:p w14:paraId="69A6A235"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5C2699"/>
          <w:sz w:val="20"/>
          <w:szCs w:val="20"/>
        </w:rPr>
        <w:t>vector</w:t>
      </w:r>
      <w:r w:rsidRPr="00F15A45">
        <w:rPr>
          <w:rFonts w:ascii="Consolas" w:eastAsia="Times New Roman" w:hAnsi="Consolas" w:cs="Courier New"/>
          <w:color w:val="263238"/>
          <w:sz w:val="20"/>
          <w:szCs w:val="20"/>
        </w:rPr>
        <w:t>&lt;</w:t>
      </w:r>
      <w:r w:rsidRPr="00F15A45">
        <w:rPr>
          <w:rFonts w:ascii="Consolas" w:eastAsia="Times New Roman" w:hAnsi="Consolas" w:cs="Courier New"/>
          <w:color w:val="AA0D91"/>
          <w:sz w:val="20"/>
          <w:szCs w:val="20"/>
        </w:rPr>
        <w:t>int</w:t>
      </w:r>
      <w:r w:rsidRPr="00F15A45">
        <w:rPr>
          <w:rFonts w:ascii="Consolas" w:eastAsia="Times New Roman" w:hAnsi="Consolas" w:cs="Courier New"/>
          <w:color w:val="263238"/>
          <w:sz w:val="20"/>
          <w:szCs w:val="20"/>
        </w:rPr>
        <w:t>&gt; res;</w:t>
      </w:r>
    </w:p>
    <w:p w14:paraId="38A9C10B"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AA0D91"/>
          <w:sz w:val="20"/>
          <w:szCs w:val="20"/>
        </w:rPr>
        <w:t>for</w:t>
      </w:r>
      <w:r w:rsidRPr="00F15A45">
        <w:rPr>
          <w:rFonts w:ascii="Consolas" w:eastAsia="Times New Roman" w:hAnsi="Consolas" w:cs="Courier New"/>
          <w:color w:val="263238"/>
          <w:sz w:val="20"/>
          <w:szCs w:val="20"/>
        </w:rPr>
        <w:t>(</w:t>
      </w:r>
      <w:r w:rsidRPr="00F15A45">
        <w:rPr>
          <w:rFonts w:ascii="Consolas" w:eastAsia="Times New Roman" w:hAnsi="Consolas" w:cs="Courier New"/>
          <w:color w:val="AA0D91"/>
          <w:sz w:val="20"/>
          <w:szCs w:val="20"/>
        </w:rPr>
        <w:t>int</w:t>
      </w:r>
      <w:r w:rsidRPr="00F15A45">
        <w:rPr>
          <w:rFonts w:ascii="Consolas" w:eastAsia="Times New Roman" w:hAnsi="Consolas" w:cs="Courier New"/>
          <w:color w:val="263238"/>
          <w:sz w:val="20"/>
          <w:szCs w:val="20"/>
        </w:rPr>
        <w:t xml:space="preserve"> i=</w:t>
      </w:r>
      <w:r w:rsidRPr="00F15A45">
        <w:rPr>
          <w:rFonts w:ascii="Consolas" w:eastAsia="Times New Roman" w:hAnsi="Consolas" w:cs="Courier New"/>
          <w:color w:val="1C00CF"/>
          <w:sz w:val="20"/>
          <w:szCs w:val="20"/>
        </w:rPr>
        <w:t>0</w:t>
      </w:r>
      <w:r w:rsidRPr="00F15A45">
        <w:rPr>
          <w:rFonts w:ascii="Consolas" w:eastAsia="Times New Roman" w:hAnsi="Consolas" w:cs="Courier New"/>
          <w:color w:val="263238"/>
          <w:sz w:val="20"/>
          <w:szCs w:val="20"/>
        </w:rPr>
        <w:t>; i&lt;nums.size(); i++) {</w:t>
      </w:r>
    </w:p>
    <w:p w14:paraId="635F8B26"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AA0D91"/>
          <w:sz w:val="20"/>
          <w:szCs w:val="20"/>
        </w:rPr>
        <w:t>auto</w:t>
      </w:r>
      <w:r w:rsidRPr="00F15A45">
        <w:rPr>
          <w:rFonts w:ascii="Consolas" w:eastAsia="Times New Roman" w:hAnsi="Consolas" w:cs="Courier New"/>
          <w:color w:val="263238"/>
          <w:sz w:val="20"/>
          <w:szCs w:val="20"/>
        </w:rPr>
        <w:t xml:space="preserve"> it = </w:t>
      </w:r>
      <w:r w:rsidRPr="00F15A45">
        <w:rPr>
          <w:rFonts w:ascii="Consolas" w:eastAsia="Times New Roman" w:hAnsi="Consolas" w:cs="Courier New"/>
          <w:color w:val="5C2699"/>
          <w:sz w:val="20"/>
          <w:szCs w:val="20"/>
        </w:rPr>
        <w:t>std</w:t>
      </w:r>
      <w:r w:rsidRPr="00F15A45">
        <w:rPr>
          <w:rFonts w:ascii="Consolas" w:eastAsia="Times New Roman" w:hAnsi="Consolas" w:cs="Courier New"/>
          <w:color w:val="263238"/>
          <w:sz w:val="20"/>
          <w:szCs w:val="20"/>
        </w:rPr>
        <w:t>::lower_bound(res.begin(), res.end(), nums[i]);</w:t>
      </w:r>
    </w:p>
    <w:p w14:paraId="636A2DEF"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AA0D91"/>
          <w:sz w:val="20"/>
          <w:szCs w:val="20"/>
        </w:rPr>
        <w:t>if</w:t>
      </w:r>
      <w:r w:rsidRPr="00F15A45">
        <w:rPr>
          <w:rFonts w:ascii="Consolas" w:eastAsia="Times New Roman" w:hAnsi="Consolas" w:cs="Courier New"/>
          <w:color w:val="263238"/>
          <w:sz w:val="20"/>
          <w:szCs w:val="20"/>
        </w:rPr>
        <w:t>(it==res.end()) res.push_back(nums[i]);</w:t>
      </w:r>
    </w:p>
    <w:p w14:paraId="7B7110B3"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AA0D91"/>
          <w:sz w:val="20"/>
          <w:szCs w:val="20"/>
        </w:rPr>
        <w:t>else</w:t>
      </w:r>
      <w:r w:rsidRPr="00F15A45">
        <w:rPr>
          <w:rFonts w:ascii="Consolas" w:eastAsia="Times New Roman" w:hAnsi="Consolas" w:cs="Courier New"/>
          <w:color w:val="263238"/>
          <w:sz w:val="20"/>
          <w:szCs w:val="20"/>
        </w:rPr>
        <w:t xml:space="preserve"> *it = nums[i];</w:t>
      </w:r>
    </w:p>
    <w:p w14:paraId="3B9A8BED"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p>
    <w:p w14:paraId="32F6E854" w14:textId="77777777" w:rsidR="00F15A45" w:rsidRP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 xml:space="preserve">    </w:t>
      </w:r>
      <w:r w:rsidRPr="00F15A45">
        <w:rPr>
          <w:rFonts w:ascii="Consolas" w:eastAsia="Times New Roman" w:hAnsi="Consolas" w:cs="Courier New"/>
          <w:color w:val="AA0D91"/>
          <w:sz w:val="20"/>
          <w:szCs w:val="20"/>
        </w:rPr>
        <w:t>return</w:t>
      </w:r>
      <w:r w:rsidRPr="00F15A45">
        <w:rPr>
          <w:rFonts w:ascii="Consolas" w:eastAsia="Times New Roman" w:hAnsi="Consolas" w:cs="Courier New"/>
          <w:color w:val="263238"/>
          <w:sz w:val="20"/>
          <w:szCs w:val="20"/>
        </w:rPr>
        <w:t xml:space="preserve"> res.size();</w:t>
      </w:r>
    </w:p>
    <w:p w14:paraId="5E07813F" w14:textId="7E07FBBC" w:rsidR="00F15A45" w:rsidRDefault="00F15A45"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5A45">
        <w:rPr>
          <w:rFonts w:ascii="Consolas" w:eastAsia="Times New Roman" w:hAnsi="Consolas" w:cs="Courier New"/>
          <w:color w:val="263238"/>
          <w:sz w:val="20"/>
          <w:szCs w:val="20"/>
        </w:rPr>
        <w:t>}</w:t>
      </w:r>
    </w:p>
    <w:p w14:paraId="639D3B33" w14:textId="6B94B133" w:rsidR="003C7397" w:rsidRDefault="003C7397"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highlight w:val="cyan"/>
        </w:rPr>
        <w:t>*****using upperbound</w:t>
      </w:r>
      <w:r>
        <w:rPr>
          <w:rFonts w:ascii="Consolas" w:eastAsia="Times New Roman" w:hAnsi="Consolas" w:cs="Courier New"/>
          <w:color w:val="263238"/>
          <w:sz w:val="20"/>
          <w:szCs w:val="20"/>
          <w:highlight w:val="cyan"/>
        </w:rPr>
        <w:t xml:space="preserve"> ans set</w:t>
      </w:r>
      <w:r w:rsidRPr="003C7397">
        <w:rPr>
          <w:rFonts w:ascii="Consolas" w:eastAsia="Times New Roman" w:hAnsi="Consolas" w:cs="Courier New"/>
          <w:color w:val="263238"/>
          <w:sz w:val="20"/>
          <w:szCs w:val="20"/>
          <w:highlight w:val="cyan"/>
        </w:rPr>
        <w:t>*************</w:t>
      </w:r>
    </w:p>
    <w:p w14:paraId="40208169" w14:textId="7C744216" w:rsidR="003C7397" w:rsidRPr="003C7397" w:rsidRDefault="003C7397" w:rsidP="003C7397">
      <w:pPr>
        <w:pStyle w:val="HTMLPreformatted"/>
        <w:shd w:val="clear" w:color="auto" w:fill="F7F9FA"/>
        <w:spacing w:after="240"/>
        <w:rPr>
          <w:rFonts w:ascii="Consolas" w:hAnsi="Consolas"/>
          <w:color w:val="263238"/>
        </w:rPr>
      </w:pPr>
      <w:r>
        <w:rPr>
          <w:rStyle w:val="HTMLCode"/>
          <w:rFonts w:ascii="Consolas" w:eastAsiaTheme="minorHAnsi" w:hAnsi="Consolas"/>
          <w:color w:val="263238"/>
        </w:rPr>
        <w:t>:</w:t>
      </w:r>
      <w:r w:rsidRPr="003C7397">
        <w:rPr>
          <w:rStyle w:val="CommentTextChar"/>
          <w:rFonts w:ascii="Consolas" w:hAnsi="Consolas"/>
          <w:color w:val="AA0D91"/>
        </w:rPr>
        <w:t xml:space="preserve"> </w:t>
      </w:r>
      <w:r w:rsidRPr="003C7397">
        <w:rPr>
          <w:rFonts w:ascii="Consolas" w:hAnsi="Consolas"/>
          <w:color w:val="AA0D91"/>
        </w:rPr>
        <w:t>class</w:t>
      </w:r>
      <w:r w:rsidRPr="003C7397">
        <w:rPr>
          <w:rFonts w:ascii="Consolas" w:hAnsi="Consolas"/>
          <w:color w:val="263238"/>
        </w:rPr>
        <w:t xml:space="preserve"> </w:t>
      </w:r>
      <w:r w:rsidRPr="003C7397">
        <w:rPr>
          <w:rFonts w:ascii="Consolas" w:hAnsi="Consolas"/>
          <w:color w:val="5C2699"/>
        </w:rPr>
        <w:t>Solution</w:t>
      </w:r>
      <w:r w:rsidRPr="003C7397">
        <w:rPr>
          <w:rFonts w:ascii="Consolas" w:hAnsi="Consolas"/>
          <w:color w:val="263238"/>
        </w:rPr>
        <w:t xml:space="preserve"> {</w:t>
      </w:r>
    </w:p>
    <w:p w14:paraId="3A117CF3"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AA0D91"/>
          <w:sz w:val="20"/>
          <w:szCs w:val="20"/>
        </w:rPr>
        <w:t>public</w:t>
      </w:r>
      <w:r w:rsidRPr="003C7397">
        <w:rPr>
          <w:rFonts w:ascii="Consolas" w:eastAsia="Times New Roman" w:hAnsi="Consolas" w:cs="Courier New"/>
          <w:color w:val="263238"/>
          <w:sz w:val="20"/>
          <w:szCs w:val="20"/>
        </w:rPr>
        <w:t>:</w:t>
      </w:r>
    </w:p>
    <w:p w14:paraId="4BF34E05"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lastRenderedPageBreak/>
        <w:t xml:space="preserve">    </w:t>
      </w:r>
      <w:r w:rsidRPr="003C7397">
        <w:rPr>
          <w:rFonts w:ascii="Consolas" w:eastAsia="Times New Roman" w:hAnsi="Consolas" w:cs="Courier New"/>
          <w:color w:val="AA0D91"/>
          <w:sz w:val="20"/>
          <w:szCs w:val="20"/>
        </w:rPr>
        <w:t>int</w:t>
      </w:r>
      <w:r w:rsidRPr="003C7397">
        <w:rPr>
          <w:rFonts w:ascii="Consolas" w:eastAsia="Times New Roman" w:hAnsi="Consolas" w:cs="Courier New"/>
          <w:color w:val="263238"/>
          <w:sz w:val="20"/>
          <w:szCs w:val="20"/>
        </w:rPr>
        <w:t xml:space="preserve"> </w:t>
      </w:r>
      <w:r w:rsidRPr="003C7397">
        <w:rPr>
          <w:rFonts w:ascii="Consolas" w:eastAsia="Times New Roman" w:hAnsi="Consolas" w:cs="Courier New"/>
          <w:color w:val="1C00CF"/>
          <w:sz w:val="20"/>
          <w:szCs w:val="20"/>
        </w:rPr>
        <w:t>lengthOfLIS</w:t>
      </w:r>
      <w:r w:rsidRPr="003C7397">
        <w:rPr>
          <w:rFonts w:ascii="Consolas" w:eastAsia="Times New Roman" w:hAnsi="Consolas" w:cs="Courier New"/>
          <w:color w:val="5C2699"/>
          <w:sz w:val="20"/>
          <w:szCs w:val="20"/>
        </w:rPr>
        <w:t>(vector&lt;</w:t>
      </w:r>
      <w:r w:rsidRPr="003C7397">
        <w:rPr>
          <w:rFonts w:ascii="Consolas" w:eastAsia="Times New Roman" w:hAnsi="Consolas" w:cs="Courier New"/>
          <w:color w:val="AA0D91"/>
          <w:sz w:val="20"/>
          <w:szCs w:val="20"/>
        </w:rPr>
        <w:t>int</w:t>
      </w:r>
      <w:r w:rsidRPr="003C7397">
        <w:rPr>
          <w:rFonts w:ascii="Consolas" w:eastAsia="Times New Roman" w:hAnsi="Consolas" w:cs="Courier New"/>
          <w:color w:val="5C2699"/>
          <w:sz w:val="20"/>
          <w:szCs w:val="20"/>
        </w:rPr>
        <w:t>&gt;&amp; nums)</w:t>
      </w:r>
      <w:r w:rsidRPr="003C7397">
        <w:rPr>
          <w:rFonts w:ascii="Consolas" w:eastAsia="Times New Roman" w:hAnsi="Consolas" w:cs="Courier New"/>
          <w:color w:val="263238"/>
          <w:sz w:val="20"/>
          <w:szCs w:val="20"/>
        </w:rPr>
        <w:t xml:space="preserve"> {</w:t>
      </w:r>
    </w:p>
    <w:p w14:paraId="5004E431"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 xml:space="preserve">        </w:t>
      </w:r>
      <w:r w:rsidRPr="003C7397">
        <w:rPr>
          <w:rFonts w:ascii="Consolas" w:eastAsia="Times New Roman" w:hAnsi="Consolas" w:cs="Courier New"/>
          <w:color w:val="5C2699"/>
          <w:sz w:val="20"/>
          <w:szCs w:val="20"/>
        </w:rPr>
        <w:t>set</w:t>
      </w:r>
      <w:r w:rsidRPr="003C7397">
        <w:rPr>
          <w:rFonts w:ascii="Consolas" w:eastAsia="Times New Roman" w:hAnsi="Consolas" w:cs="Courier New"/>
          <w:color w:val="263238"/>
          <w:sz w:val="20"/>
          <w:szCs w:val="20"/>
        </w:rPr>
        <w:t>&lt;</w:t>
      </w:r>
      <w:r w:rsidRPr="003C7397">
        <w:rPr>
          <w:rFonts w:ascii="Consolas" w:eastAsia="Times New Roman" w:hAnsi="Consolas" w:cs="Courier New"/>
          <w:color w:val="AA0D91"/>
          <w:sz w:val="20"/>
          <w:szCs w:val="20"/>
        </w:rPr>
        <w:t>int</w:t>
      </w:r>
      <w:r w:rsidRPr="003C7397">
        <w:rPr>
          <w:rFonts w:ascii="Consolas" w:eastAsia="Times New Roman" w:hAnsi="Consolas" w:cs="Courier New"/>
          <w:color w:val="263238"/>
          <w:sz w:val="20"/>
          <w:szCs w:val="20"/>
        </w:rPr>
        <w:t>&gt; s;</w:t>
      </w:r>
    </w:p>
    <w:p w14:paraId="66B3057D"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AA0D91"/>
          <w:sz w:val="20"/>
          <w:szCs w:val="20"/>
        </w:rPr>
        <w:t>for</w:t>
      </w:r>
      <w:r w:rsidRPr="003C7397">
        <w:rPr>
          <w:rFonts w:ascii="Consolas" w:eastAsia="Times New Roman" w:hAnsi="Consolas" w:cs="Courier New"/>
          <w:color w:val="263238"/>
          <w:sz w:val="20"/>
          <w:szCs w:val="20"/>
        </w:rPr>
        <w:t xml:space="preserve"> (</w:t>
      </w:r>
      <w:r w:rsidRPr="003C7397">
        <w:rPr>
          <w:rFonts w:ascii="Consolas" w:eastAsia="Times New Roman" w:hAnsi="Consolas" w:cs="Courier New"/>
          <w:color w:val="AA0D91"/>
          <w:sz w:val="20"/>
          <w:szCs w:val="20"/>
        </w:rPr>
        <w:t>auto</w:t>
      </w:r>
      <w:r w:rsidRPr="003C7397">
        <w:rPr>
          <w:rFonts w:ascii="Consolas" w:eastAsia="Times New Roman" w:hAnsi="Consolas" w:cs="Courier New"/>
          <w:color w:val="263238"/>
          <w:sz w:val="20"/>
          <w:szCs w:val="20"/>
        </w:rPr>
        <w:t xml:space="preserve"> a : nums) {</w:t>
      </w:r>
    </w:p>
    <w:p w14:paraId="7CE67681"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AA0D91"/>
          <w:sz w:val="20"/>
          <w:szCs w:val="20"/>
        </w:rPr>
        <w:t>if</w:t>
      </w:r>
      <w:r w:rsidRPr="003C7397">
        <w:rPr>
          <w:rFonts w:ascii="Consolas" w:eastAsia="Times New Roman" w:hAnsi="Consolas" w:cs="Courier New"/>
          <w:color w:val="263238"/>
          <w:sz w:val="20"/>
          <w:szCs w:val="20"/>
        </w:rPr>
        <w:t xml:space="preserve"> (s.find(a) != s.end()) </w:t>
      </w:r>
      <w:r w:rsidRPr="003C7397">
        <w:rPr>
          <w:rFonts w:ascii="Consolas" w:eastAsia="Times New Roman" w:hAnsi="Consolas" w:cs="Courier New"/>
          <w:color w:val="AA0D91"/>
          <w:sz w:val="20"/>
          <w:szCs w:val="20"/>
        </w:rPr>
        <w:t>continue</w:t>
      </w:r>
      <w:r w:rsidRPr="003C7397">
        <w:rPr>
          <w:rFonts w:ascii="Consolas" w:eastAsia="Times New Roman" w:hAnsi="Consolas" w:cs="Courier New"/>
          <w:color w:val="263238"/>
          <w:sz w:val="20"/>
          <w:szCs w:val="20"/>
        </w:rPr>
        <w:t>;</w:t>
      </w:r>
    </w:p>
    <w:p w14:paraId="305D3ADC"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t>s.insert(a);</w:t>
      </w:r>
    </w:p>
    <w:p w14:paraId="03A7D77A"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AA0D91"/>
          <w:sz w:val="20"/>
          <w:szCs w:val="20"/>
        </w:rPr>
        <w:t>auto</w:t>
      </w:r>
      <w:r w:rsidRPr="003C7397">
        <w:rPr>
          <w:rFonts w:ascii="Consolas" w:eastAsia="Times New Roman" w:hAnsi="Consolas" w:cs="Courier New"/>
          <w:color w:val="263238"/>
          <w:sz w:val="20"/>
          <w:szCs w:val="20"/>
        </w:rPr>
        <w:t xml:space="preserve"> it = s.upper_bound(a);</w:t>
      </w:r>
    </w:p>
    <w:p w14:paraId="590216B8"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AA0D91"/>
          <w:sz w:val="20"/>
          <w:szCs w:val="20"/>
        </w:rPr>
        <w:t>if</w:t>
      </w:r>
      <w:r w:rsidRPr="003C7397">
        <w:rPr>
          <w:rFonts w:ascii="Consolas" w:eastAsia="Times New Roman" w:hAnsi="Consolas" w:cs="Courier New"/>
          <w:color w:val="263238"/>
          <w:sz w:val="20"/>
          <w:szCs w:val="20"/>
        </w:rPr>
        <w:t xml:space="preserve"> (it != s.end()) s.erase(it);</w:t>
      </w:r>
    </w:p>
    <w:p w14:paraId="402E81E9"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t>}</w:t>
      </w:r>
    </w:p>
    <w:p w14:paraId="533AA527"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ab/>
      </w:r>
      <w:r w:rsidRPr="003C7397">
        <w:rPr>
          <w:rFonts w:ascii="Consolas" w:eastAsia="Times New Roman" w:hAnsi="Consolas" w:cs="Courier New"/>
          <w:color w:val="263238"/>
          <w:sz w:val="20"/>
          <w:szCs w:val="20"/>
        </w:rPr>
        <w:tab/>
      </w:r>
      <w:r w:rsidRPr="003C7397">
        <w:rPr>
          <w:rFonts w:ascii="Consolas" w:eastAsia="Times New Roman" w:hAnsi="Consolas" w:cs="Courier New"/>
          <w:color w:val="AA0D91"/>
          <w:sz w:val="20"/>
          <w:szCs w:val="20"/>
        </w:rPr>
        <w:t>return</w:t>
      </w:r>
      <w:r w:rsidRPr="003C7397">
        <w:rPr>
          <w:rFonts w:ascii="Consolas" w:eastAsia="Times New Roman" w:hAnsi="Consolas" w:cs="Courier New"/>
          <w:color w:val="263238"/>
          <w:sz w:val="20"/>
          <w:szCs w:val="20"/>
        </w:rPr>
        <w:t xml:space="preserve"> s.size();</w:t>
      </w:r>
    </w:p>
    <w:p w14:paraId="0BDEBD63"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 xml:space="preserve">    }</w:t>
      </w:r>
    </w:p>
    <w:p w14:paraId="7B1427DF" w14:textId="77777777" w:rsidR="003C7397" w:rsidRPr="003C7397" w:rsidRDefault="003C7397" w:rsidP="003C73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7397">
        <w:rPr>
          <w:rFonts w:ascii="Consolas" w:eastAsia="Times New Roman" w:hAnsi="Consolas" w:cs="Courier New"/>
          <w:color w:val="263238"/>
          <w:sz w:val="20"/>
          <w:szCs w:val="20"/>
        </w:rPr>
        <w:t>};</w:t>
      </w:r>
    </w:p>
    <w:p w14:paraId="4B664182" w14:textId="77777777" w:rsidR="00A0090B" w:rsidRPr="00A0090B" w:rsidRDefault="00A0090B" w:rsidP="00A0090B">
      <w:pPr>
        <w:shd w:val="clear" w:color="auto" w:fill="FFFFFF"/>
        <w:spacing w:after="240"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Indeed, geeksforgeeks provides a very detailed explanation, but maybe a short summary would help.</w:t>
      </w:r>
    </w:p>
    <w:p w14:paraId="2CEBED32" w14:textId="77777777" w:rsidR="00A0090B" w:rsidRPr="00A0090B" w:rsidRDefault="00A0090B" w:rsidP="00A0090B">
      <w:pPr>
        <w:numPr>
          <w:ilvl w:val="0"/>
          <w:numId w:val="44"/>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The algo is O(nlogn) because lower_bound() is logarithmic on a sorted input. We keep our vector res sorted, so the search in dp is logarithmic.</w:t>
      </w:r>
    </w:p>
    <w:p w14:paraId="71F77040" w14:textId="77777777" w:rsidR="00A0090B" w:rsidRPr="00A0090B" w:rsidRDefault="00A0090B" w:rsidP="00A0090B">
      <w:pPr>
        <w:numPr>
          <w:ilvl w:val="0"/>
          <w:numId w:val="44"/>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Res is composed to be:</w:t>
      </w:r>
    </w:p>
    <w:p w14:paraId="3C9A4654" w14:textId="77777777" w:rsidR="00A0090B" w:rsidRPr="00A0090B" w:rsidRDefault="00A0090B" w:rsidP="00A0090B">
      <w:pPr>
        <w:numPr>
          <w:ilvl w:val="0"/>
          <w:numId w:val="4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sorted</w:t>
      </w:r>
    </w:p>
    <w:p w14:paraId="0588E0C2" w14:textId="77777777" w:rsidR="00A0090B" w:rsidRPr="00A0090B" w:rsidRDefault="00A0090B" w:rsidP="00A0090B">
      <w:pPr>
        <w:numPr>
          <w:ilvl w:val="0"/>
          <w:numId w:val="4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having a length of the longest found increasing sub-sequence</w:t>
      </w:r>
      <w:r w:rsidRPr="00A0090B">
        <w:rPr>
          <w:rFonts w:ascii="Segoe UI" w:eastAsia="Times New Roman" w:hAnsi="Segoe UI" w:cs="Segoe UI"/>
          <w:color w:val="424242"/>
          <w:sz w:val="21"/>
          <w:szCs w:val="21"/>
        </w:rPr>
        <w:br/>
        <w:t>So it doesn't contain that subsequence. Only it's length is valid.</w:t>
      </w:r>
    </w:p>
    <w:p w14:paraId="6F231697" w14:textId="77777777" w:rsidR="00A0090B" w:rsidRPr="00A0090B" w:rsidRDefault="00A0090B" w:rsidP="00A0090B">
      <w:pPr>
        <w:numPr>
          <w:ilvl w:val="0"/>
          <w:numId w:val="4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So what algo is doing? For each number we have 2 options:</w:t>
      </w:r>
    </w:p>
    <w:p w14:paraId="30268DD3" w14:textId="77777777" w:rsidR="00A0090B" w:rsidRPr="00A0090B" w:rsidRDefault="00A0090B" w:rsidP="00A0090B">
      <w:pPr>
        <w:numPr>
          <w:ilvl w:val="0"/>
          <w:numId w:val="47"/>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if it's the highest found value, we push it back, since a high value obviously makes our increasing sequence longer</w:t>
      </w:r>
    </w:p>
    <w:p w14:paraId="521BB1F1" w14:textId="77777777" w:rsidR="00A0090B" w:rsidRPr="00A0090B" w:rsidRDefault="00A0090B" w:rsidP="00A0090B">
      <w:pPr>
        <w:numPr>
          <w:ilvl w:val="0"/>
          <w:numId w:val="47"/>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if it's not the highest found value, then it could be a nice start (or continuation) of a shorter sequence. And we keep that sequence in place. Merging all found and possible sequences into one dp</w:t>
      </w:r>
    </w:p>
    <w:p w14:paraId="0B863FAC" w14:textId="77777777" w:rsidR="00A0090B" w:rsidRPr="00A0090B" w:rsidRDefault="00A0090B" w:rsidP="00A0090B">
      <w:pPr>
        <w:shd w:val="clear" w:color="auto" w:fill="FFFFFF"/>
        <w:spacing w:after="240"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See how res is changing when we go through the numbers:</w:t>
      </w:r>
    </w:p>
    <w:p w14:paraId="38456A26"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7</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8</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5</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9</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0</w:t>
      </w:r>
      <w:r w:rsidRPr="00A0090B">
        <w:rPr>
          <w:rFonts w:ascii="Consolas" w:eastAsia="Times New Roman" w:hAnsi="Consolas" w:cs="Courier New"/>
          <w:color w:val="263238"/>
          <w:sz w:val="20"/>
          <w:szCs w:val="20"/>
        </w:rPr>
        <w:t>]</w:t>
      </w:r>
    </w:p>
    <w:p w14:paraId="5A060447"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p>
    <w:p w14:paraId="33DEF4C8"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p>
    <w:p w14:paraId="0B616018"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7</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7</w:t>
      </w:r>
      <w:r w:rsidRPr="00A0090B">
        <w:rPr>
          <w:rFonts w:ascii="Consolas" w:eastAsia="Times New Roman" w:hAnsi="Consolas" w:cs="Courier New"/>
          <w:color w:val="263238"/>
          <w:sz w:val="20"/>
          <w:szCs w:val="20"/>
        </w:rPr>
        <w:t>]</w:t>
      </w:r>
    </w:p>
    <w:p w14:paraId="31B03E7A"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8</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7</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8</w:t>
      </w:r>
      <w:r w:rsidRPr="00A0090B">
        <w:rPr>
          <w:rFonts w:ascii="Consolas" w:eastAsia="Times New Roman" w:hAnsi="Consolas" w:cs="Courier New"/>
          <w:color w:val="263238"/>
          <w:sz w:val="20"/>
          <w:szCs w:val="20"/>
        </w:rPr>
        <w:t>]</w:t>
      </w:r>
    </w:p>
    <w:p w14:paraId="5159AC48"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lastRenderedPageBreak/>
        <w:t>3</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8</w:t>
      </w:r>
      <w:r w:rsidRPr="00A0090B">
        <w:rPr>
          <w:rFonts w:ascii="Consolas" w:eastAsia="Times New Roman" w:hAnsi="Consolas" w:cs="Courier New"/>
          <w:color w:val="263238"/>
          <w:sz w:val="20"/>
          <w:szCs w:val="20"/>
        </w:rPr>
        <w:t xml:space="preserve">]  </w:t>
      </w:r>
      <w:r w:rsidRPr="00A0090B">
        <w:rPr>
          <w:rFonts w:ascii="Consolas" w:eastAsia="Times New Roman" w:hAnsi="Consolas" w:cs="Courier New"/>
          <w:color w:val="006A00"/>
          <w:sz w:val="20"/>
          <w:szCs w:val="20"/>
        </w:rPr>
        <w:t>// we replaced 7 with 3, since for the longest sequence we need only the last number and 1,2,3 is our new shorter sequence</w:t>
      </w:r>
    </w:p>
    <w:p w14:paraId="78331773"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 xml:space="preserve">] </w:t>
      </w:r>
      <w:r w:rsidRPr="00A0090B">
        <w:rPr>
          <w:rFonts w:ascii="Consolas" w:eastAsia="Times New Roman" w:hAnsi="Consolas" w:cs="Courier New"/>
          <w:color w:val="006A00"/>
          <w:sz w:val="20"/>
          <w:szCs w:val="20"/>
        </w:rPr>
        <w:t>// we replaced 8 with 4, since the max len is the same but 4 has more chances for longer sequence</w:t>
      </w:r>
    </w:p>
    <w:p w14:paraId="5B179A0D"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5</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5</w:t>
      </w:r>
      <w:r w:rsidRPr="00A0090B">
        <w:rPr>
          <w:rFonts w:ascii="Consolas" w:eastAsia="Times New Roman" w:hAnsi="Consolas" w:cs="Courier New"/>
          <w:color w:val="263238"/>
          <w:sz w:val="20"/>
          <w:szCs w:val="20"/>
        </w:rPr>
        <w:t>]</w:t>
      </w:r>
    </w:p>
    <w:p w14:paraId="337DC78E"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9</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1</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5</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9</w:t>
      </w:r>
      <w:r w:rsidRPr="00A0090B">
        <w:rPr>
          <w:rFonts w:ascii="Consolas" w:eastAsia="Times New Roman" w:hAnsi="Consolas" w:cs="Courier New"/>
          <w:color w:val="263238"/>
          <w:sz w:val="20"/>
          <w:szCs w:val="20"/>
        </w:rPr>
        <w:t>]</w:t>
      </w:r>
    </w:p>
    <w:p w14:paraId="7B5D5C76" w14:textId="77777777" w:rsidR="00A0090B" w:rsidRPr="00A0090B" w:rsidRDefault="00A0090B" w:rsidP="00A009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90B">
        <w:rPr>
          <w:rFonts w:ascii="Consolas" w:eastAsia="Times New Roman" w:hAnsi="Consolas" w:cs="Courier New"/>
          <w:color w:val="1C00CF"/>
          <w:sz w:val="20"/>
          <w:szCs w:val="20"/>
        </w:rPr>
        <w:t>0</w:t>
      </w:r>
      <w:r w:rsidRPr="00A0090B">
        <w:rPr>
          <w:rFonts w:ascii="Consolas" w:eastAsia="Times New Roman" w:hAnsi="Consolas" w:cs="Courier New"/>
          <w:color w:val="263238"/>
          <w:sz w:val="20"/>
          <w:szCs w:val="20"/>
        </w:rPr>
        <w:t xml:space="preserve"> -&gt; [</w:t>
      </w:r>
      <w:r w:rsidRPr="00A0090B">
        <w:rPr>
          <w:rFonts w:ascii="Consolas" w:eastAsia="Times New Roman" w:hAnsi="Consolas" w:cs="Courier New"/>
          <w:color w:val="1C00CF"/>
          <w:sz w:val="20"/>
          <w:szCs w:val="20"/>
        </w:rPr>
        <w:t>0</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2</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3</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4</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5</w:t>
      </w:r>
      <w:r w:rsidRPr="00A0090B">
        <w:rPr>
          <w:rFonts w:ascii="Consolas" w:eastAsia="Times New Roman" w:hAnsi="Consolas" w:cs="Courier New"/>
          <w:color w:val="263238"/>
          <w:sz w:val="20"/>
          <w:szCs w:val="20"/>
        </w:rPr>
        <w:t>,</w:t>
      </w:r>
      <w:r w:rsidRPr="00A0090B">
        <w:rPr>
          <w:rFonts w:ascii="Consolas" w:eastAsia="Times New Roman" w:hAnsi="Consolas" w:cs="Courier New"/>
          <w:color w:val="1C00CF"/>
          <w:sz w:val="20"/>
          <w:szCs w:val="20"/>
        </w:rPr>
        <w:t>9</w:t>
      </w:r>
      <w:r w:rsidRPr="00A0090B">
        <w:rPr>
          <w:rFonts w:ascii="Consolas" w:eastAsia="Times New Roman" w:hAnsi="Consolas" w:cs="Courier New"/>
          <w:color w:val="263238"/>
          <w:sz w:val="20"/>
          <w:szCs w:val="20"/>
        </w:rPr>
        <w:t xml:space="preserve">] </w:t>
      </w:r>
      <w:r w:rsidRPr="00A0090B">
        <w:rPr>
          <w:rFonts w:ascii="Consolas" w:eastAsia="Times New Roman" w:hAnsi="Consolas" w:cs="Courier New"/>
          <w:color w:val="006A00"/>
          <w:sz w:val="20"/>
          <w:szCs w:val="20"/>
        </w:rPr>
        <w:t>// we replaced 1 with 0, so that it can become a new sequence</w:t>
      </w:r>
    </w:p>
    <w:p w14:paraId="47B11ED1" w14:textId="77777777" w:rsidR="00A0090B" w:rsidRPr="00A0090B" w:rsidRDefault="00A0090B" w:rsidP="00A0090B">
      <w:pPr>
        <w:shd w:val="clear" w:color="auto" w:fill="FFFFFF"/>
        <w:spacing w:after="0" w:line="240" w:lineRule="auto"/>
        <w:rPr>
          <w:rFonts w:ascii="Segoe UI" w:eastAsia="Times New Roman" w:hAnsi="Segoe UI" w:cs="Segoe UI"/>
          <w:color w:val="424242"/>
          <w:sz w:val="21"/>
          <w:szCs w:val="21"/>
        </w:rPr>
      </w:pPr>
      <w:r w:rsidRPr="00A0090B">
        <w:rPr>
          <w:rFonts w:ascii="Segoe UI" w:eastAsia="Times New Roman" w:hAnsi="Segoe UI" w:cs="Segoe UI"/>
          <w:color w:val="424242"/>
          <w:sz w:val="21"/>
          <w:szCs w:val="21"/>
        </w:rPr>
        <w:t>So in the end our res contains [0,2,3,4,5,9] which is not a found sequence, but it has the length of the valid answer = 6.</w:t>
      </w:r>
    </w:p>
    <w:p w14:paraId="2A58E1FA" w14:textId="4F4A9CF5" w:rsidR="003C7397" w:rsidRPr="00F15A45" w:rsidRDefault="003C7397" w:rsidP="00F15A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TMLCode"/>
          <w:rFonts w:ascii="Consolas" w:eastAsiaTheme="minorHAnsi" w:hAnsi="Consolas"/>
          <w:color w:val="263238"/>
        </w:rPr>
      </w:pPr>
    </w:p>
    <w:p w14:paraId="7F0FBB69" w14:textId="1667FBD7" w:rsidR="00822876" w:rsidRPr="00822876" w:rsidRDefault="00BE4E48" w:rsidP="00822876">
      <w:pPr>
        <w:pStyle w:val="NormalWeb"/>
        <w:shd w:val="clear" w:color="auto" w:fill="FFFFFF"/>
        <w:spacing w:before="0" w:beforeAutospacing="0" w:after="150" w:afterAutospacing="0"/>
        <w:rPr>
          <w:rFonts w:ascii="Arial" w:hAnsi="Arial" w:cs="Arial"/>
          <w:color w:val="333333"/>
          <w:sz w:val="21"/>
          <w:szCs w:val="21"/>
        </w:rPr>
      </w:pPr>
      <w:r>
        <w:rPr>
          <w:rStyle w:val="HTMLCode"/>
          <w:rFonts w:ascii="Consolas" w:hAnsi="Consolas"/>
          <w:color w:val="263238"/>
        </w:rPr>
        <w:t>140)</w:t>
      </w:r>
      <w:r w:rsidR="00822876" w:rsidRPr="00822876">
        <w:rPr>
          <w:rFonts w:ascii="Arial" w:hAnsi="Arial" w:cs="Arial"/>
          <w:color w:val="333333"/>
          <w:sz w:val="27"/>
          <w:szCs w:val="27"/>
        </w:rPr>
        <w:t xml:space="preserve"> You are given weights and values of </w:t>
      </w:r>
      <w:r w:rsidR="00822876" w:rsidRPr="00822876">
        <w:rPr>
          <w:rFonts w:ascii="Arial" w:hAnsi="Arial" w:cs="Arial"/>
          <w:b/>
          <w:bCs/>
          <w:color w:val="333333"/>
          <w:sz w:val="27"/>
          <w:szCs w:val="27"/>
        </w:rPr>
        <w:t>N</w:t>
      </w:r>
      <w:r w:rsidR="00822876" w:rsidRPr="00822876">
        <w:rPr>
          <w:rFonts w:ascii="Arial" w:hAnsi="Arial" w:cs="Arial"/>
          <w:color w:val="333333"/>
          <w:sz w:val="27"/>
          <w:szCs w:val="27"/>
        </w:rPr>
        <w:t> items, put these items in a knapsack of capacity </w:t>
      </w:r>
      <w:r w:rsidR="00822876" w:rsidRPr="00822876">
        <w:rPr>
          <w:rFonts w:ascii="Arial" w:hAnsi="Arial" w:cs="Arial"/>
          <w:b/>
          <w:bCs/>
          <w:color w:val="333333"/>
          <w:sz w:val="27"/>
          <w:szCs w:val="27"/>
        </w:rPr>
        <w:t>W</w:t>
      </w:r>
      <w:r w:rsidR="00822876" w:rsidRPr="00822876">
        <w:rPr>
          <w:rFonts w:ascii="Arial" w:hAnsi="Arial" w:cs="Arial"/>
          <w:color w:val="333333"/>
          <w:sz w:val="27"/>
          <w:szCs w:val="27"/>
        </w:rPr>
        <w:t> to get the maximum total value in the knapsack. Note that we have only </w:t>
      </w:r>
      <w:r w:rsidR="00822876" w:rsidRPr="00822876">
        <w:rPr>
          <w:rFonts w:ascii="Arial" w:hAnsi="Arial" w:cs="Arial"/>
          <w:b/>
          <w:bCs/>
          <w:color w:val="333333"/>
          <w:sz w:val="27"/>
          <w:szCs w:val="27"/>
        </w:rPr>
        <w:t>one quantity of each item</w:t>
      </w:r>
      <w:r w:rsidR="00822876" w:rsidRPr="00822876">
        <w:rPr>
          <w:rFonts w:ascii="Arial" w:hAnsi="Arial" w:cs="Arial"/>
          <w:color w:val="333333"/>
          <w:sz w:val="27"/>
          <w:szCs w:val="27"/>
        </w:rPr>
        <w:t>.</w:t>
      </w:r>
      <w:r w:rsidR="00822876" w:rsidRPr="00822876">
        <w:rPr>
          <w:rFonts w:ascii="Arial" w:hAnsi="Arial" w:cs="Arial"/>
          <w:color w:val="333333"/>
          <w:sz w:val="27"/>
          <w:szCs w:val="27"/>
        </w:rPr>
        <w:br/>
        <w:t>In other words, given two integer arrays </w:t>
      </w:r>
      <w:r w:rsidR="00822876" w:rsidRPr="00822876">
        <w:rPr>
          <w:rFonts w:ascii="Arial" w:hAnsi="Arial" w:cs="Arial"/>
          <w:b/>
          <w:bCs/>
          <w:color w:val="333333"/>
          <w:sz w:val="27"/>
          <w:szCs w:val="27"/>
        </w:rPr>
        <w:t>val[0..N-1]</w:t>
      </w:r>
      <w:r w:rsidR="00822876" w:rsidRPr="00822876">
        <w:rPr>
          <w:rFonts w:ascii="Arial" w:hAnsi="Arial" w:cs="Arial"/>
          <w:color w:val="333333"/>
          <w:sz w:val="27"/>
          <w:szCs w:val="27"/>
        </w:rPr>
        <w:t> and </w:t>
      </w:r>
      <w:r w:rsidR="00822876" w:rsidRPr="00822876">
        <w:rPr>
          <w:rFonts w:ascii="Arial" w:hAnsi="Arial" w:cs="Arial"/>
          <w:b/>
          <w:bCs/>
          <w:color w:val="333333"/>
          <w:sz w:val="27"/>
          <w:szCs w:val="27"/>
        </w:rPr>
        <w:t>wt[0..N-1]</w:t>
      </w:r>
      <w:r w:rsidR="00822876" w:rsidRPr="00822876">
        <w:rPr>
          <w:rFonts w:ascii="Arial" w:hAnsi="Arial" w:cs="Arial"/>
          <w:color w:val="333333"/>
          <w:sz w:val="27"/>
          <w:szCs w:val="27"/>
        </w:rPr>
        <w:t> which represent values and weights associated with </w:t>
      </w:r>
      <w:r w:rsidR="00822876" w:rsidRPr="00822876">
        <w:rPr>
          <w:rFonts w:ascii="Arial" w:hAnsi="Arial" w:cs="Arial"/>
          <w:b/>
          <w:bCs/>
          <w:color w:val="333333"/>
          <w:sz w:val="27"/>
          <w:szCs w:val="27"/>
        </w:rPr>
        <w:t>N</w:t>
      </w:r>
      <w:r w:rsidR="00822876" w:rsidRPr="00822876">
        <w:rPr>
          <w:rFonts w:ascii="Arial" w:hAnsi="Arial" w:cs="Arial"/>
          <w:color w:val="333333"/>
          <w:sz w:val="27"/>
          <w:szCs w:val="27"/>
        </w:rPr>
        <w:t> items respectively. Also given an integer W which represents knapsack capacity, find out the maximum value subset of </w:t>
      </w:r>
      <w:r w:rsidR="00822876" w:rsidRPr="00822876">
        <w:rPr>
          <w:rFonts w:ascii="Arial" w:hAnsi="Arial" w:cs="Arial"/>
          <w:b/>
          <w:bCs/>
          <w:color w:val="333333"/>
          <w:sz w:val="27"/>
          <w:szCs w:val="27"/>
        </w:rPr>
        <w:t>val[]</w:t>
      </w:r>
      <w:r w:rsidR="00822876" w:rsidRPr="00822876">
        <w:rPr>
          <w:rFonts w:ascii="Arial" w:hAnsi="Arial" w:cs="Arial"/>
          <w:color w:val="333333"/>
          <w:sz w:val="27"/>
          <w:szCs w:val="27"/>
        </w:rPr>
        <w:t> such that sum of the weights of this subset is smaller than or equal to </w:t>
      </w:r>
      <w:r w:rsidR="00822876" w:rsidRPr="00822876">
        <w:rPr>
          <w:rFonts w:ascii="Arial" w:hAnsi="Arial" w:cs="Arial"/>
          <w:b/>
          <w:bCs/>
          <w:color w:val="333333"/>
          <w:sz w:val="27"/>
          <w:szCs w:val="27"/>
        </w:rPr>
        <w:t>W.</w:t>
      </w:r>
      <w:r w:rsidR="00822876" w:rsidRPr="00822876">
        <w:rPr>
          <w:rFonts w:ascii="Arial" w:hAnsi="Arial" w:cs="Arial"/>
          <w:color w:val="333333"/>
          <w:sz w:val="27"/>
          <w:szCs w:val="27"/>
        </w:rPr>
        <w:t> You cannot break an item, </w:t>
      </w:r>
      <w:r w:rsidR="00822876" w:rsidRPr="00822876">
        <w:rPr>
          <w:rFonts w:ascii="Arial" w:hAnsi="Arial" w:cs="Arial"/>
          <w:b/>
          <w:bCs/>
          <w:color w:val="333333"/>
          <w:sz w:val="27"/>
          <w:szCs w:val="27"/>
        </w:rPr>
        <w:t>either pick the complete item or don’t pick it (0-1 property)</w:t>
      </w:r>
      <w:r w:rsidR="00822876" w:rsidRPr="00822876">
        <w:rPr>
          <w:rFonts w:ascii="Arial" w:hAnsi="Arial" w:cs="Arial"/>
          <w:color w:val="333333"/>
          <w:sz w:val="27"/>
          <w:szCs w:val="27"/>
        </w:rPr>
        <w:t>.</w:t>
      </w:r>
    </w:p>
    <w:p w14:paraId="1995A308" w14:textId="77777777" w:rsidR="00822876" w:rsidRPr="00822876" w:rsidRDefault="00822876" w:rsidP="00822876">
      <w:pPr>
        <w:shd w:val="clear" w:color="auto" w:fill="FFFFFF"/>
        <w:spacing w:after="150" w:line="240" w:lineRule="auto"/>
        <w:rPr>
          <w:rFonts w:ascii="Arial" w:eastAsia="Times New Roman" w:hAnsi="Arial" w:cs="Arial"/>
          <w:color w:val="333333"/>
          <w:sz w:val="21"/>
          <w:szCs w:val="21"/>
        </w:rPr>
      </w:pPr>
      <w:r w:rsidRPr="00822876">
        <w:rPr>
          <w:rFonts w:ascii="Arial" w:eastAsia="Times New Roman" w:hAnsi="Arial" w:cs="Arial"/>
          <w:b/>
          <w:bCs/>
          <w:color w:val="333333"/>
          <w:sz w:val="27"/>
          <w:szCs w:val="27"/>
        </w:rPr>
        <w:t>Example 1:</w:t>
      </w:r>
    </w:p>
    <w:p w14:paraId="1C9C355D" w14:textId="77777777" w:rsidR="00822876"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22876">
        <w:rPr>
          <w:rFonts w:ascii="Consolas" w:eastAsia="Times New Roman" w:hAnsi="Consolas" w:cs="Courier New"/>
          <w:b/>
          <w:bCs/>
          <w:color w:val="333333"/>
          <w:sz w:val="27"/>
          <w:szCs w:val="27"/>
        </w:rPr>
        <w:t>Input:</w:t>
      </w:r>
    </w:p>
    <w:p w14:paraId="2FB7E0E4" w14:textId="77777777" w:rsidR="00822876"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22876">
        <w:rPr>
          <w:rFonts w:ascii="Consolas" w:eastAsia="Times New Roman" w:hAnsi="Consolas" w:cs="Courier New"/>
          <w:color w:val="333333"/>
          <w:sz w:val="27"/>
          <w:szCs w:val="27"/>
        </w:rPr>
        <w:t>N = 3</w:t>
      </w:r>
    </w:p>
    <w:p w14:paraId="3C3B55D5" w14:textId="77777777" w:rsidR="00822876"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22876">
        <w:rPr>
          <w:rFonts w:ascii="Consolas" w:eastAsia="Times New Roman" w:hAnsi="Consolas" w:cs="Courier New"/>
          <w:color w:val="333333"/>
          <w:sz w:val="27"/>
          <w:szCs w:val="27"/>
        </w:rPr>
        <w:t>W = 4</w:t>
      </w:r>
    </w:p>
    <w:p w14:paraId="4B589F66" w14:textId="77777777" w:rsidR="00822876"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22876">
        <w:rPr>
          <w:rFonts w:ascii="Consolas" w:eastAsia="Times New Roman" w:hAnsi="Consolas" w:cs="Courier New"/>
          <w:color w:val="333333"/>
          <w:sz w:val="27"/>
          <w:szCs w:val="27"/>
        </w:rPr>
        <w:t>values[] = {1,2,3}</w:t>
      </w:r>
    </w:p>
    <w:p w14:paraId="21E7EFC9" w14:textId="77777777" w:rsidR="00822876"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22876">
        <w:rPr>
          <w:rFonts w:ascii="Consolas" w:eastAsia="Times New Roman" w:hAnsi="Consolas" w:cs="Courier New"/>
          <w:color w:val="333333"/>
          <w:sz w:val="27"/>
          <w:szCs w:val="27"/>
        </w:rPr>
        <w:t>weight[] = {4,5,1}</w:t>
      </w:r>
    </w:p>
    <w:p w14:paraId="71494096" w14:textId="156FB1D2" w:rsidR="00BE4E48" w:rsidRPr="00822876" w:rsidRDefault="00822876" w:rsidP="00822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Style w:val="HTMLCode"/>
          <w:rFonts w:ascii="Consolas" w:eastAsiaTheme="minorHAnsi" w:hAnsi="Consolas"/>
          <w:color w:val="333333"/>
        </w:rPr>
      </w:pPr>
      <w:r w:rsidRPr="00822876">
        <w:rPr>
          <w:rFonts w:ascii="Consolas" w:eastAsia="Times New Roman" w:hAnsi="Consolas" w:cs="Courier New"/>
          <w:b/>
          <w:bCs/>
          <w:color w:val="333333"/>
          <w:sz w:val="27"/>
          <w:szCs w:val="27"/>
        </w:rPr>
        <w:t xml:space="preserve">Output: </w:t>
      </w:r>
      <w:r w:rsidRPr="00822876">
        <w:rPr>
          <w:rFonts w:ascii="Consolas" w:eastAsia="Times New Roman" w:hAnsi="Consolas" w:cs="Courier New"/>
          <w:color w:val="333333"/>
          <w:sz w:val="27"/>
          <w:szCs w:val="27"/>
        </w:rPr>
        <w:t>3</w:t>
      </w:r>
    </w:p>
    <w:p w14:paraId="3D3D0D13" w14:textId="77777777" w:rsidR="00822876" w:rsidRPr="00822876" w:rsidRDefault="00BE4E48" w:rsidP="00822876">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sidR="00822876" w:rsidRPr="00822876">
        <w:rPr>
          <w:rStyle w:val="HTMLCode"/>
          <w:rFonts w:ascii="Consolas" w:hAnsi="Consolas"/>
          <w:color w:val="263238"/>
        </w:rPr>
        <w:t xml:space="preserve"> int knapSack(int W, int wt[], int val[], int n) </w:t>
      </w:r>
    </w:p>
    <w:p w14:paraId="6A2B5DF4"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 </w:t>
      </w:r>
    </w:p>
    <w:p w14:paraId="1CC0587F"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 Your code here</w:t>
      </w:r>
    </w:p>
    <w:p w14:paraId="1A0FC779"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int dp[1001][1001];</w:t>
      </w:r>
    </w:p>
    <w:p w14:paraId="6A641D6F"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for(int i=0;i&lt;=n;i++)</w:t>
      </w:r>
    </w:p>
    <w:p w14:paraId="1DCA192C"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lastRenderedPageBreak/>
        <w:t xml:space="preserve">       {</w:t>
      </w:r>
    </w:p>
    <w:p w14:paraId="6D346B66"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for(int j=0;j&lt;=W;j++)</w:t>
      </w:r>
    </w:p>
    <w:p w14:paraId="0F090DA9"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695DCB8F"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dp[i][j]=0;</w:t>
      </w:r>
    </w:p>
    <w:p w14:paraId="4E570B82"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7C615CE7"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3E361296"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for(int i=1;i&lt;n+1;i++)</w:t>
      </w:r>
    </w:p>
    <w:p w14:paraId="3B73EA52"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68F11FDB"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for(int j=1;j&lt;W+1;j++)</w:t>
      </w:r>
    </w:p>
    <w:p w14:paraId="05600D1F"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50E41BB4"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if(wt[i-1]&lt;=j)</w:t>
      </w:r>
    </w:p>
    <w:p w14:paraId="5A07A021"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dp[i][j]=max(val[i-1]+dp[i-1][j-wt[i-1]],dp[i-1][j]);</w:t>
      </w:r>
    </w:p>
    <w:p w14:paraId="719706B9"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else</w:t>
      </w:r>
    </w:p>
    <w:p w14:paraId="49E9E742"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dp[i][j]=dp[i-1][j];</w:t>
      </w:r>
    </w:p>
    <w:p w14:paraId="2D59B927"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6620CF67"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13C19224" w14:textId="77777777" w:rsidR="00822876" w:rsidRPr="00822876"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return dp[n][W];</w:t>
      </w:r>
    </w:p>
    <w:p w14:paraId="39A30CD8" w14:textId="790A9EC4" w:rsidR="00BE4E48" w:rsidRDefault="00822876" w:rsidP="00822876">
      <w:pPr>
        <w:pStyle w:val="HTMLPreformatted"/>
        <w:shd w:val="clear" w:color="auto" w:fill="F7F9FA"/>
        <w:spacing w:after="240"/>
        <w:rPr>
          <w:rStyle w:val="HTMLCode"/>
          <w:rFonts w:ascii="Consolas" w:hAnsi="Consolas"/>
          <w:color w:val="263238"/>
        </w:rPr>
      </w:pPr>
      <w:r w:rsidRPr="00822876">
        <w:rPr>
          <w:rStyle w:val="HTMLCode"/>
          <w:rFonts w:ascii="Consolas" w:hAnsi="Consolas"/>
          <w:color w:val="263238"/>
        </w:rPr>
        <w:t xml:space="preserve">    }</w:t>
      </w:r>
    </w:p>
    <w:p w14:paraId="1AA4AE6B" w14:textId="66B0754A" w:rsidR="00FC34D5" w:rsidRPr="00FC34D5" w:rsidRDefault="00822876" w:rsidP="00FC34D5">
      <w:pPr>
        <w:pStyle w:val="NormalWeb"/>
        <w:shd w:val="clear" w:color="auto" w:fill="FFFFFF"/>
        <w:spacing w:before="0" w:beforeAutospacing="0" w:after="150" w:afterAutospacing="0"/>
        <w:rPr>
          <w:rFonts w:ascii="Arial" w:hAnsi="Arial" w:cs="Arial"/>
          <w:color w:val="333333"/>
          <w:sz w:val="21"/>
          <w:szCs w:val="21"/>
        </w:rPr>
      </w:pPr>
      <w:r>
        <w:rPr>
          <w:rStyle w:val="HTMLCode"/>
          <w:rFonts w:ascii="Consolas" w:hAnsi="Consolas"/>
          <w:color w:val="263238"/>
        </w:rPr>
        <w:t>141)</w:t>
      </w:r>
      <w:r w:rsidR="00FC34D5" w:rsidRPr="00FC34D5">
        <w:rPr>
          <w:rFonts w:ascii="Arial" w:hAnsi="Arial" w:cs="Arial"/>
          <w:color w:val="333333"/>
          <w:sz w:val="27"/>
          <w:szCs w:val="27"/>
        </w:rPr>
        <w:t xml:space="preserve"> Given an array of non-negative integers, and a value </w:t>
      </w:r>
      <w:r w:rsidR="00FC34D5" w:rsidRPr="00FC34D5">
        <w:rPr>
          <w:rFonts w:ascii="Arial" w:hAnsi="Arial" w:cs="Arial"/>
          <w:i/>
          <w:iCs/>
          <w:color w:val="333333"/>
          <w:sz w:val="27"/>
          <w:szCs w:val="27"/>
        </w:rPr>
        <w:t>sum</w:t>
      </w:r>
      <w:r w:rsidR="00FC34D5" w:rsidRPr="00FC34D5">
        <w:rPr>
          <w:rFonts w:ascii="Arial" w:hAnsi="Arial" w:cs="Arial"/>
          <w:color w:val="333333"/>
          <w:sz w:val="27"/>
          <w:szCs w:val="27"/>
        </w:rPr>
        <w:t>, determine if there is a subset of the given set with sum equal to given </w:t>
      </w:r>
      <w:r w:rsidR="00FC34D5" w:rsidRPr="00FC34D5">
        <w:rPr>
          <w:rFonts w:ascii="Arial" w:hAnsi="Arial" w:cs="Arial"/>
          <w:i/>
          <w:iCs/>
          <w:color w:val="333333"/>
          <w:sz w:val="27"/>
          <w:szCs w:val="27"/>
        </w:rPr>
        <w:t>sum</w:t>
      </w:r>
      <w:r w:rsidR="00FC34D5" w:rsidRPr="00FC34D5">
        <w:rPr>
          <w:rFonts w:ascii="Arial" w:hAnsi="Arial" w:cs="Arial"/>
          <w:color w:val="333333"/>
          <w:sz w:val="27"/>
          <w:szCs w:val="27"/>
        </w:rPr>
        <w:t>. </w:t>
      </w:r>
    </w:p>
    <w:p w14:paraId="3AC40E85" w14:textId="77777777" w:rsidR="00FC34D5" w:rsidRPr="00FC34D5" w:rsidRDefault="00FC34D5" w:rsidP="00FC34D5">
      <w:pPr>
        <w:shd w:val="clear" w:color="auto" w:fill="FFFFFF"/>
        <w:spacing w:after="150" w:line="240" w:lineRule="auto"/>
        <w:rPr>
          <w:rFonts w:ascii="Arial" w:eastAsia="Times New Roman" w:hAnsi="Arial" w:cs="Arial"/>
          <w:color w:val="333333"/>
          <w:sz w:val="21"/>
          <w:szCs w:val="21"/>
        </w:rPr>
      </w:pPr>
      <w:r w:rsidRPr="00FC34D5">
        <w:rPr>
          <w:rFonts w:ascii="Arial" w:eastAsia="Times New Roman" w:hAnsi="Arial" w:cs="Arial"/>
          <w:color w:val="333333"/>
          <w:sz w:val="21"/>
          <w:szCs w:val="21"/>
        </w:rPr>
        <w:br/>
      </w:r>
      <w:r w:rsidRPr="00FC34D5">
        <w:rPr>
          <w:rFonts w:ascii="Arial" w:eastAsia="Times New Roman" w:hAnsi="Arial" w:cs="Arial"/>
          <w:b/>
          <w:bCs/>
          <w:color w:val="333333"/>
          <w:sz w:val="27"/>
          <w:szCs w:val="27"/>
        </w:rPr>
        <w:t>Example 1:</w:t>
      </w:r>
    </w:p>
    <w:p w14:paraId="0E6DE161"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C34D5">
        <w:rPr>
          <w:rFonts w:ascii="Consolas" w:eastAsia="Times New Roman" w:hAnsi="Consolas" w:cs="Courier New"/>
          <w:b/>
          <w:bCs/>
          <w:color w:val="333333"/>
          <w:sz w:val="27"/>
          <w:szCs w:val="27"/>
        </w:rPr>
        <w:t>Input</w:t>
      </w:r>
      <w:r w:rsidRPr="00FC34D5">
        <w:rPr>
          <w:rFonts w:ascii="Consolas" w:eastAsia="Times New Roman" w:hAnsi="Consolas" w:cs="Courier New"/>
          <w:color w:val="333333"/>
          <w:sz w:val="20"/>
          <w:szCs w:val="20"/>
        </w:rPr>
        <w:t>:</w:t>
      </w:r>
    </w:p>
    <w:p w14:paraId="286C10A5"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C34D5">
        <w:rPr>
          <w:rFonts w:ascii="Consolas" w:eastAsia="Times New Roman" w:hAnsi="Consolas" w:cs="Courier New"/>
          <w:color w:val="333333"/>
          <w:sz w:val="27"/>
          <w:szCs w:val="27"/>
        </w:rPr>
        <w:t>N = 6</w:t>
      </w:r>
    </w:p>
    <w:p w14:paraId="54C74B94"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C34D5">
        <w:rPr>
          <w:rFonts w:ascii="Consolas" w:eastAsia="Times New Roman" w:hAnsi="Consolas" w:cs="Courier New"/>
          <w:color w:val="333333"/>
          <w:sz w:val="27"/>
          <w:szCs w:val="27"/>
        </w:rPr>
        <w:t>arr[] = {3, 34, 4, 12, 5, 2}</w:t>
      </w:r>
    </w:p>
    <w:p w14:paraId="7CAB4B19"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C34D5">
        <w:rPr>
          <w:rFonts w:ascii="Consolas" w:eastAsia="Times New Roman" w:hAnsi="Consolas" w:cs="Courier New"/>
          <w:color w:val="333333"/>
          <w:sz w:val="27"/>
          <w:szCs w:val="27"/>
        </w:rPr>
        <w:t>sum = 9</w:t>
      </w:r>
    </w:p>
    <w:p w14:paraId="526CF238"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C34D5">
        <w:rPr>
          <w:rFonts w:ascii="Consolas" w:eastAsia="Times New Roman" w:hAnsi="Consolas" w:cs="Courier New"/>
          <w:b/>
          <w:bCs/>
          <w:color w:val="333333"/>
          <w:sz w:val="27"/>
          <w:szCs w:val="27"/>
        </w:rPr>
        <w:t>Output:</w:t>
      </w:r>
      <w:r w:rsidRPr="00FC34D5">
        <w:rPr>
          <w:rFonts w:ascii="Consolas" w:eastAsia="Times New Roman" w:hAnsi="Consolas" w:cs="Courier New"/>
          <w:color w:val="333333"/>
          <w:sz w:val="27"/>
          <w:szCs w:val="27"/>
        </w:rPr>
        <w:t> 1 </w:t>
      </w:r>
    </w:p>
    <w:p w14:paraId="38953D2A" w14:textId="77777777" w:rsidR="00FC34D5"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C34D5">
        <w:rPr>
          <w:rFonts w:ascii="Consolas" w:eastAsia="Times New Roman" w:hAnsi="Consolas" w:cs="Courier New"/>
          <w:b/>
          <w:bCs/>
          <w:color w:val="333333"/>
          <w:sz w:val="27"/>
          <w:szCs w:val="27"/>
        </w:rPr>
        <w:t>Explanation</w:t>
      </w:r>
      <w:r w:rsidRPr="00FC34D5">
        <w:rPr>
          <w:rFonts w:ascii="Consolas" w:eastAsia="Times New Roman" w:hAnsi="Consolas" w:cs="Courier New"/>
          <w:color w:val="333333"/>
          <w:sz w:val="27"/>
          <w:szCs w:val="27"/>
        </w:rPr>
        <w:t>: Here there exists a subset with</w:t>
      </w:r>
    </w:p>
    <w:p w14:paraId="2779B419" w14:textId="71D49CD7" w:rsidR="00822876" w:rsidRPr="00FC34D5" w:rsidRDefault="00FC34D5" w:rsidP="00FC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Style w:val="HTMLCode"/>
          <w:rFonts w:ascii="Consolas" w:eastAsiaTheme="minorHAnsi" w:hAnsi="Consolas"/>
          <w:color w:val="333333"/>
        </w:rPr>
      </w:pPr>
      <w:r w:rsidRPr="00FC34D5">
        <w:rPr>
          <w:rFonts w:ascii="Consolas" w:eastAsia="Times New Roman" w:hAnsi="Consolas" w:cs="Courier New"/>
          <w:color w:val="333333"/>
          <w:sz w:val="27"/>
          <w:szCs w:val="27"/>
        </w:rPr>
        <w:lastRenderedPageBreak/>
        <w:t>sum = 9, 4+3+2 = 9.</w:t>
      </w:r>
    </w:p>
    <w:p w14:paraId="50041BA4" w14:textId="21E2D518" w:rsidR="00FC34D5" w:rsidRPr="00FC34D5" w:rsidRDefault="00822876" w:rsidP="00FC34D5">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sidR="00FC34D5" w:rsidRPr="00FC34D5">
        <w:t xml:space="preserve"> </w:t>
      </w:r>
      <w:r w:rsidR="00FC34D5" w:rsidRPr="00FC34D5">
        <w:rPr>
          <w:rStyle w:val="HTMLCode"/>
          <w:rFonts w:ascii="Consolas" w:hAnsi="Consolas"/>
          <w:color w:val="263238"/>
        </w:rPr>
        <w:t>bool isSubsetSum(int N, int arr[], int sum){</w:t>
      </w:r>
    </w:p>
    <w:p w14:paraId="48A54F00"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 code here </w:t>
      </w:r>
    </w:p>
    <w:p w14:paraId="08D48679"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bool dp[N+1][sum];</w:t>
      </w:r>
    </w:p>
    <w:p w14:paraId="5C3790C5"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for(int i=0;i&lt;=N;i++)</w:t>
      </w:r>
    </w:p>
    <w:p w14:paraId="5AB9B3FA"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213A5291"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for(int j=0;j&lt;=sum;j++)</w:t>
      </w:r>
    </w:p>
    <w:p w14:paraId="557E48DC"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68BE04FF"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if(i==0||j==0)</w:t>
      </w:r>
    </w:p>
    <w:p w14:paraId="5CD2AC1D"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dp[i][j]=0;</w:t>
      </w:r>
    </w:p>
    <w:p w14:paraId="1921A995"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if(i==0&amp;&amp;j==0)</w:t>
      </w:r>
    </w:p>
    <w:p w14:paraId="3B7372D3"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dp[i][j]=1;</w:t>
      </w:r>
    </w:p>
    <w:p w14:paraId="5708DD3F"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0A1C9680"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05C67376"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for(int i=1;i&lt;=N;i++)</w:t>
      </w:r>
    </w:p>
    <w:p w14:paraId="294829DE"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507B05BC"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for(int j=1;j&lt;=sum;j++)</w:t>
      </w:r>
    </w:p>
    <w:p w14:paraId="1A97E034"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4F80FBBD"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if(arr[i-1]&lt;=j)</w:t>
      </w:r>
    </w:p>
    <w:p w14:paraId="22465B20"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dp[i][j]=dp[i-1][j-arr[i-1]]||dp[i-1][j];</w:t>
      </w:r>
    </w:p>
    <w:p w14:paraId="0022AFD3"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else</w:t>
      </w:r>
    </w:p>
    <w:p w14:paraId="4DBFD2EC"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dp[i][j]=dp[i-1][j];</w:t>
      </w:r>
    </w:p>
    <w:p w14:paraId="530B7416"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79715BBC"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0CD94325" w14:textId="77777777" w:rsidR="00FC34D5" w:rsidRPr="00FC34D5"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return dp[N][sum];</w:t>
      </w:r>
    </w:p>
    <w:p w14:paraId="0711871F" w14:textId="1615C3AD" w:rsidR="00822876" w:rsidRDefault="00FC34D5" w:rsidP="00FC34D5">
      <w:pPr>
        <w:pStyle w:val="HTMLPreformatted"/>
        <w:shd w:val="clear" w:color="auto" w:fill="F7F9FA"/>
        <w:spacing w:after="240"/>
        <w:rPr>
          <w:rStyle w:val="HTMLCode"/>
          <w:rFonts w:ascii="Consolas" w:hAnsi="Consolas"/>
          <w:color w:val="263238"/>
        </w:rPr>
      </w:pPr>
      <w:r w:rsidRPr="00FC34D5">
        <w:rPr>
          <w:rStyle w:val="HTMLCode"/>
          <w:rFonts w:ascii="Consolas" w:hAnsi="Consolas"/>
          <w:color w:val="263238"/>
        </w:rPr>
        <w:t xml:space="preserve">    }</w:t>
      </w:r>
    </w:p>
    <w:p w14:paraId="100E7338" w14:textId="43047858" w:rsidR="00457705" w:rsidRPr="00457705" w:rsidRDefault="00FC34D5" w:rsidP="00457705">
      <w:pPr>
        <w:pStyle w:val="NormalWeb"/>
        <w:shd w:val="clear" w:color="auto" w:fill="FFFFFF"/>
        <w:spacing w:before="0" w:beforeAutospacing="0" w:after="240" w:afterAutospacing="0"/>
        <w:rPr>
          <w:rFonts w:ascii="Segoe UI" w:hAnsi="Segoe UI" w:cs="Segoe UI"/>
          <w:color w:val="263238"/>
          <w:sz w:val="21"/>
          <w:szCs w:val="21"/>
        </w:rPr>
      </w:pPr>
      <w:r>
        <w:rPr>
          <w:rStyle w:val="HTMLCode"/>
          <w:rFonts w:ascii="Consolas" w:hAnsi="Consolas"/>
          <w:color w:val="263238"/>
        </w:rPr>
        <w:lastRenderedPageBreak/>
        <w:t>142)</w:t>
      </w:r>
      <w:r w:rsidR="00457705" w:rsidRPr="00457705">
        <w:rPr>
          <w:rFonts w:ascii="Segoe UI" w:hAnsi="Segoe UI" w:cs="Segoe UI"/>
          <w:color w:val="263238"/>
          <w:sz w:val="21"/>
          <w:szCs w:val="21"/>
        </w:rPr>
        <w:t xml:space="preserve"> Given a </w:t>
      </w:r>
      <w:r w:rsidR="00457705" w:rsidRPr="00457705">
        <w:rPr>
          <w:rFonts w:ascii="Segoe UI" w:hAnsi="Segoe UI" w:cs="Segoe UI"/>
          <w:b/>
          <w:bCs/>
          <w:color w:val="263238"/>
          <w:sz w:val="21"/>
          <w:szCs w:val="21"/>
        </w:rPr>
        <w:t>non-empty</w:t>
      </w:r>
      <w:r w:rsidR="00457705" w:rsidRPr="00457705">
        <w:rPr>
          <w:rFonts w:ascii="Segoe UI" w:hAnsi="Segoe UI" w:cs="Segoe UI"/>
          <w:color w:val="263238"/>
          <w:sz w:val="21"/>
          <w:szCs w:val="21"/>
        </w:rPr>
        <w:t> array </w:t>
      </w:r>
      <w:r w:rsidR="00457705" w:rsidRPr="00457705">
        <w:rPr>
          <w:rFonts w:ascii="Courier New" w:hAnsi="Courier New" w:cs="Courier New"/>
          <w:color w:val="546E7A"/>
          <w:sz w:val="20"/>
          <w:szCs w:val="20"/>
          <w:shd w:val="clear" w:color="auto" w:fill="F7F9FA"/>
        </w:rPr>
        <w:t>nums</w:t>
      </w:r>
      <w:r w:rsidR="00457705" w:rsidRPr="00457705">
        <w:rPr>
          <w:rFonts w:ascii="Segoe UI" w:hAnsi="Segoe UI" w:cs="Segoe UI"/>
          <w:color w:val="263238"/>
          <w:sz w:val="21"/>
          <w:szCs w:val="21"/>
        </w:rPr>
        <w:t> containing </w:t>
      </w:r>
      <w:r w:rsidR="00457705" w:rsidRPr="00457705">
        <w:rPr>
          <w:rFonts w:ascii="Segoe UI" w:hAnsi="Segoe UI" w:cs="Segoe UI"/>
          <w:b/>
          <w:bCs/>
          <w:color w:val="263238"/>
          <w:sz w:val="21"/>
          <w:szCs w:val="21"/>
        </w:rPr>
        <w:t>only positive integers</w:t>
      </w:r>
      <w:r w:rsidR="00457705" w:rsidRPr="00457705">
        <w:rPr>
          <w:rFonts w:ascii="Segoe UI" w:hAnsi="Segoe UI" w:cs="Segoe UI"/>
          <w:color w:val="263238"/>
          <w:sz w:val="21"/>
          <w:szCs w:val="21"/>
        </w:rPr>
        <w:t>, find if the array can be partitioned into two subsets such that the sum of elements in both subsets is equal.</w:t>
      </w:r>
    </w:p>
    <w:p w14:paraId="1566F500" w14:textId="77777777" w:rsidR="00457705" w:rsidRPr="00457705" w:rsidRDefault="00457705" w:rsidP="00457705">
      <w:pPr>
        <w:shd w:val="clear" w:color="auto" w:fill="FFFFFF"/>
        <w:spacing w:after="240" w:line="240" w:lineRule="auto"/>
        <w:rPr>
          <w:rFonts w:ascii="Segoe UI" w:eastAsia="Times New Roman" w:hAnsi="Segoe UI" w:cs="Segoe UI"/>
          <w:color w:val="263238"/>
          <w:sz w:val="21"/>
          <w:szCs w:val="21"/>
        </w:rPr>
      </w:pPr>
      <w:r w:rsidRPr="00457705">
        <w:rPr>
          <w:rFonts w:ascii="Segoe UI" w:eastAsia="Times New Roman" w:hAnsi="Segoe UI" w:cs="Segoe UI"/>
          <w:color w:val="263238"/>
          <w:sz w:val="21"/>
          <w:szCs w:val="21"/>
        </w:rPr>
        <w:t> </w:t>
      </w:r>
    </w:p>
    <w:p w14:paraId="29D1C9AF" w14:textId="77777777" w:rsidR="00457705" w:rsidRPr="00457705" w:rsidRDefault="00457705" w:rsidP="00457705">
      <w:pPr>
        <w:shd w:val="clear" w:color="auto" w:fill="FFFFFF"/>
        <w:spacing w:after="240" w:line="240" w:lineRule="auto"/>
        <w:rPr>
          <w:rFonts w:ascii="Segoe UI" w:eastAsia="Times New Roman" w:hAnsi="Segoe UI" w:cs="Segoe UI"/>
          <w:color w:val="263238"/>
          <w:sz w:val="21"/>
          <w:szCs w:val="21"/>
        </w:rPr>
      </w:pPr>
      <w:r w:rsidRPr="00457705">
        <w:rPr>
          <w:rFonts w:ascii="Segoe UI" w:eastAsia="Times New Roman" w:hAnsi="Segoe UI" w:cs="Segoe UI"/>
          <w:b/>
          <w:bCs/>
          <w:color w:val="263238"/>
          <w:sz w:val="21"/>
          <w:szCs w:val="21"/>
        </w:rPr>
        <w:t>Example 1:</w:t>
      </w:r>
    </w:p>
    <w:p w14:paraId="7032F964" w14:textId="77777777" w:rsidR="00457705" w:rsidRPr="00457705" w:rsidRDefault="00457705" w:rsidP="004577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57705">
        <w:rPr>
          <w:rFonts w:ascii="Consolas" w:eastAsia="Times New Roman" w:hAnsi="Consolas" w:cs="Courier New"/>
          <w:b/>
          <w:bCs/>
          <w:color w:val="263238"/>
          <w:sz w:val="20"/>
          <w:szCs w:val="20"/>
        </w:rPr>
        <w:t>Input:</w:t>
      </w:r>
      <w:r w:rsidRPr="00457705">
        <w:rPr>
          <w:rFonts w:ascii="Consolas" w:eastAsia="Times New Roman" w:hAnsi="Consolas" w:cs="Courier New"/>
          <w:color w:val="263238"/>
          <w:sz w:val="20"/>
          <w:szCs w:val="20"/>
        </w:rPr>
        <w:t xml:space="preserve"> nums = [1,5,11,5]</w:t>
      </w:r>
    </w:p>
    <w:p w14:paraId="6E9661B8" w14:textId="77777777" w:rsidR="00457705" w:rsidRPr="00457705" w:rsidRDefault="00457705" w:rsidP="004577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57705">
        <w:rPr>
          <w:rFonts w:ascii="Consolas" w:eastAsia="Times New Roman" w:hAnsi="Consolas" w:cs="Courier New"/>
          <w:b/>
          <w:bCs/>
          <w:color w:val="263238"/>
          <w:sz w:val="20"/>
          <w:szCs w:val="20"/>
        </w:rPr>
        <w:t>Output:</w:t>
      </w:r>
      <w:r w:rsidRPr="00457705">
        <w:rPr>
          <w:rFonts w:ascii="Consolas" w:eastAsia="Times New Roman" w:hAnsi="Consolas" w:cs="Courier New"/>
          <w:color w:val="263238"/>
          <w:sz w:val="20"/>
          <w:szCs w:val="20"/>
        </w:rPr>
        <w:t xml:space="preserve"> true</w:t>
      </w:r>
    </w:p>
    <w:p w14:paraId="5C008209" w14:textId="47E49DF3" w:rsidR="00FC34D5" w:rsidRPr="00457705" w:rsidRDefault="00457705" w:rsidP="004577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TMLCode"/>
          <w:rFonts w:ascii="Consolas" w:eastAsiaTheme="minorHAnsi" w:hAnsi="Consolas"/>
          <w:color w:val="263238"/>
        </w:rPr>
      </w:pPr>
      <w:r w:rsidRPr="00457705">
        <w:rPr>
          <w:rFonts w:ascii="Consolas" w:eastAsia="Times New Roman" w:hAnsi="Consolas" w:cs="Courier New"/>
          <w:b/>
          <w:bCs/>
          <w:color w:val="263238"/>
          <w:sz w:val="20"/>
          <w:szCs w:val="20"/>
        </w:rPr>
        <w:t>Explanation:</w:t>
      </w:r>
      <w:r w:rsidRPr="00457705">
        <w:rPr>
          <w:rFonts w:ascii="Consolas" w:eastAsia="Times New Roman" w:hAnsi="Consolas" w:cs="Courier New"/>
          <w:color w:val="263238"/>
          <w:sz w:val="20"/>
          <w:szCs w:val="20"/>
        </w:rPr>
        <w:t xml:space="preserve"> The array can be partitioned as [1, 5, 5] and [11].</w:t>
      </w:r>
    </w:p>
    <w:p w14:paraId="289A9870" w14:textId="77777777" w:rsidR="00457705" w:rsidRPr="00457705" w:rsidRDefault="00FC34D5" w:rsidP="00457705">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r w:rsidR="00457705" w:rsidRPr="00457705">
        <w:rPr>
          <w:rStyle w:val="HTMLCode"/>
          <w:rFonts w:ascii="Consolas" w:hAnsi="Consolas"/>
          <w:color w:val="263238"/>
        </w:rPr>
        <w:t xml:space="preserve"> bool subsum(vector&lt;int&gt;v,int sum)</w:t>
      </w:r>
    </w:p>
    <w:p w14:paraId="4DD6D608"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45DDC679"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bool dp[v.size()+1][sum+1];</w:t>
      </w:r>
    </w:p>
    <w:p w14:paraId="6813FA6E"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for(int i=0;i&lt;=v.size();i++)</w:t>
      </w:r>
    </w:p>
    <w:p w14:paraId="617B2C12"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4D568DC6"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for(int j=0;j&lt;=sum;j++)</w:t>
      </w:r>
    </w:p>
    <w:p w14:paraId="0C89B99A"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1AA2062A"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if(i==0||j==0)</w:t>
      </w:r>
    </w:p>
    <w:p w14:paraId="54D33C18"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dp[i][j]=0;</w:t>
      </w:r>
    </w:p>
    <w:p w14:paraId="46B53F75"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if(i==0&amp;&amp;j==0)</w:t>
      </w:r>
    </w:p>
    <w:p w14:paraId="32504412"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dp[i][j]=1;</w:t>
      </w:r>
    </w:p>
    <w:p w14:paraId="4C5034D7"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3C07EED4"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176202E0"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for(int i=1;i&lt;=v.size();i++)</w:t>
      </w:r>
    </w:p>
    <w:p w14:paraId="26150645"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0F9E5611"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for(int j=1;j&lt;=sum;j++)</w:t>
      </w:r>
    </w:p>
    <w:p w14:paraId="48588B37"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07E189F0"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if(v[i-1]&lt;=j)</w:t>
      </w:r>
    </w:p>
    <w:p w14:paraId="72755E34"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dp[i][j]=dp[i-1][j-v[i-1]]||dp[i-1][j];</w:t>
      </w:r>
    </w:p>
    <w:p w14:paraId="1BABDC91"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else</w:t>
      </w:r>
    </w:p>
    <w:p w14:paraId="2B395AE7"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lastRenderedPageBreak/>
        <w:t xml:space="preserve">                    dp[i][j]=dp[i-1][j];</w:t>
      </w:r>
    </w:p>
    <w:p w14:paraId="52611A8C"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72444366"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3FDA9864"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return dp[v.size()][sum];</w:t>
      </w:r>
    </w:p>
    <w:p w14:paraId="40150361"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012F6BEC"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bool canPartition(vector&lt;int&gt;&amp; nums) {</w:t>
      </w:r>
    </w:p>
    <w:p w14:paraId="134BDB62"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int sum=0;</w:t>
      </w:r>
    </w:p>
    <w:p w14:paraId="602BFD3E"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for(int i=0;i&lt;nums.size();i++)</w:t>
      </w:r>
    </w:p>
    <w:p w14:paraId="129F132C"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7BAF4078"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sum+=nums[i];</w:t>
      </w:r>
    </w:p>
    <w:p w14:paraId="0D49325C"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w:t>
      </w:r>
    </w:p>
    <w:p w14:paraId="4C1DA327"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if(sum%2!=0)</w:t>
      </w:r>
    </w:p>
    <w:p w14:paraId="2808DDB2"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return 0;</w:t>
      </w:r>
    </w:p>
    <w:p w14:paraId="772DB6EC"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else</w:t>
      </w:r>
    </w:p>
    <w:p w14:paraId="2FCF83F5" w14:textId="77777777" w:rsidR="00457705" w:rsidRPr="00457705" w:rsidRDefault="00457705" w:rsidP="00457705">
      <w:pPr>
        <w:pStyle w:val="HTMLPreformatted"/>
        <w:shd w:val="clear" w:color="auto" w:fill="F7F9FA"/>
        <w:spacing w:after="240"/>
        <w:rPr>
          <w:rStyle w:val="HTMLCode"/>
          <w:rFonts w:ascii="Consolas" w:hAnsi="Consolas"/>
          <w:color w:val="263238"/>
        </w:rPr>
      </w:pPr>
      <w:r w:rsidRPr="00457705">
        <w:rPr>
          <w:rStyle w:val="HTMLCode"/>
          <w:rFonts w:ascii="Consolas" w:hAnsi="Consolas"/>
          <w:color w:val="263238"/>
        </w:rPr>
        <w:t xml:space="preserve">            return subsum(nums,sum/2);</w:t>
      </w:r>
    </w:p>
    <w:p w14:paraId="6B887583" w14:textId="47060A2C" w:rsidR="00FC34D5" w:rsidRDefault="00457705" w:rsidP="00457705">
      <w:pPr>
        <w:pStyle w:val="HTMLPreformatted"/>
        <w:shd w:val="clear" w:color="auto" w:fill="F7F9FA"/>
        <w:spacing w:after="240"/>
        <w:rPr>
          <w:rFonts w:ascii="Consolas" w:hAnsi="Consolas"/>
          <w:color w:val="263238"/>
        </w:rPr>
      </w:pPr>
      <w:r w:rsidRPr="00457705">
        <w:rPr>
          <w:rStyle w:val="HTMLCode"/>
          <w:rFonts w:ascii="Consolas" w:hAnsi="Consolas"/>
          <w:color w:val="263238"/>
        </w:rPr>
        <w:t xml:space="preserve">    }</w:t>
      </w:r>
    </w:p>
    <w:p w14:paraId="75EBAA3D" w14:textId="140DCE06" w:rsidR="00934E60" w:rsidRPr="00934E60" w:rsidRDefault="00457705" w:rsidP="00934E60">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143)</w:t>
      </w:r>
      <w:r w:rsidR="00934E60" w:rsidRPr="00934E60">
        <w:rPr>
          <w:rFonts w:ascii="Arial" w:hAnsi="Arial" w:cs="Arial"/>
          <w:color w:val="333333"/>
          <w:sz w:val="27"/>
          <w:szCs w:val="27"/>
        </w:rPr>
        <w:t xml:space="preserve"> Given an array </w:t>
      </w:r>
      <w:r w:rsidR="00934E60" w:rsidRPr="00934E60">
        <w:rPr>
          <w:rFonts w:ascii="Arial" w:hAnsi="Arial" w:cs="Arial"/>
          <w:b/>
          <w:bCs/>
          <w:color w:val="333333"/>
          <w:sz w:val="27"/>
          <w:szCs w:val="27"/>
        </w:rPr>
        <w:t>arr[]</w:t>
      </w:r>
      <w:r w:rsidR="00934E60" w:rsidRPr="00934E60">
        <w:rPr>
          <w:rFonts w:ascii="Arial" w:hAnsi="Arial" w:cs="Arial"/>
          <w:color w:val="333333"/>
          <w:sz w:val="27"/>
          <w:szCs w:val="27"/>
        </w:rPr>
        <w:t> of integers and an integer </w:t>
      </w:r>
      <w:r w:rsidR="00934E60" w:rsidRPr="00934E60">
        <w:rPr>
          <w:rFonts w:ascii="Arial" w:hAnsi="Arial" w:cs="Arial"/>
          <w:b/>
          <w:bCs/>
          <w:color w:val="333333"/>
          <w:sz w:val="27"/>
          <w:szCs w:val="27"/>
        </w:rPr>
        <w:t>sum</w:t>
      </w:r>
      <w:r w:rsidR="00934E60" w:rsidRPr="00934E60">
        <w:rPr>
          <w:rFonts w:ascii="Arial" w:hAnsi="Arial" w:cs="Arial"/>
          <w:color w:val="333333"/>
          <w:sz w:val="27"/>
          <w:szCs w:val="27"/>
        </w:rPr>
        <w:t>, the task is to count all subsets of the given array with a sum equal to a given </w:t>
      </w:r>
      <w:r w:rsidR="00934E60" w:rsidRPr="00934E60">
        <w:rPr>
          <w:rFonts w:ascii="Arial" w:hAnsi="Arial" w:cs="Arial"/>
          <w:b/>
          <w:bCs/>
          <w:color w:val="333333"/>
          <w:sz w:val="27"/>
          <w:szCs w:val="27"/>
        </w:rPr>
        <w:t>sum</w:t>
      </w:r>
      <w:r w:rsidR="00934E60" w:rsidRPr="00934E60">
        <w:rPr>
          <w:rFonts w:ascii="Arial" w:hAnsi="Arial" w:cs="Arial"/>
          <w:color w:val="333333"/>
          <w:sz w:val="27"/>
          <w:szCs w:val="27"/>
        </w:rPr>
        <w:t>.</w:t>
      </w:r>
    </w:p>
    <w:p w14:paraId="6CEEE95B" w14:textId="77777777" w:rsidR="00934E60" w:rsidRPr="00934E60" w:rsidRDefault="00934E60" w:rsidP="00934E60">
      <w:pPr>
        <w:shd w:val="clear" w:color="auto" w:fill="FFFFFF"/>
        <w:spacing w:after="150" w:line="240" w:lineRule="auto"/>
        <w:rPr>
          <w:rFonts w:ascii="Arial" w:eastAsia="Times New Roman" w:hAnsi="Arial" w:cs="Arial"/>
          <w:color w:val="333333"/>
          <w:sz w:val="21"/>
          <w:szCs w:val="21"/>
        </w:rPr>
      </w:pPr>
      <w:r w:rsidRPr="00934E60">
        <w:rPr>
          <w:rFonts w:ascii="Arial" w:eastAsia="Times New Roman" w:hAnsi="Arial" w:cs="Arial"/>
          <w:color w:val="333333"/>
          <w:sz w:val="27"/>
          <w:szCs w:val="27"/>
        </w:rPr>
        <w:t>Note: Answer can be very large, so, output answer modulo 10</w:t>
      </w:r>
      <w:r w:rsidRPr="00934E60">
        <w:rPr>
          <w:rFonts w:ascii="Arial" w:eastAsia="Times New Roman" w:hAnsi="Arial" w:cs="Arial"/>
          <w:color w:val="333333"/>
          <w:sz w:val="20"/>
          <w:szCs w:val="20"/>
          <w:vertAlign w:val="superscript"/>
        </w:rPr>
        <w:t>9</w:t>
      </w:r>
      <w:r w:rsidRPr="00934E60">
        <w:rPr>
          <w:rFonts w:ascii="Arial" w:eastAsia="Times New Roman" w:hAnsi="Arial" w:cs="Arial"/>
          <w:color w:val="333333"/>
          <w:sz w:val="27"/>
          <w:szCs w:val="27"/>
        </w:rPr>
        <w:t>+7</w:t>
      </w:r>
    </w:p>
    <w:p w14:paraId="247B4A5C" w14:textId="77777777" w:rsidR="00934E60" w:rsidRPr="00934E60" w:rsidRDefault="00934E60" w:rsidP="00934E60">
      <w:pPr>
        <w:shd w:val="clear" w:color="auto" w:fill="FFFFFF"/>
        <w:spacing w:after="150" w:line="240" w:lineRule="auto"/>
        <w:rPr>
          <w:rFonts w:ascii="Arial" w:eastAsia="Times New Roman" w:hAnsi="Arial" w:cs="Arial"/>
          <w:color w:val="333333"/>
          <w:sz w:val="21"/>
          <w:szCs w:val="21"/>
        </w:rPr>
      </w:pPr>
      <w:r w:rsidRPr="00934E60">
        <w:rPr>
          <w:rFonts w:ascii="Arial" w:eastAsia="Times New Roman" w:hAnsi="Arial" w:cs="Arial"/>
          <w:b/>
          <w:bCs/>
          <w:color w:val="333333"/>
          <w:sz w:val="27"/>
          <w:szCs w:val="27"/>
        </w:rPr>
        <w:t>Example 1:</w:t>
      </w:r>
    </w:p>
    <w:p w14:paraId="28E08078" w14:textId="77777777" w:rsidR="00934E60" w:rsidRPr="00934E60" w:rsidRDefault="00934E60" w:rsidP="00934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34E60">
        <w:rPr>
          <w:rFonts w:ascii="Consolas" w:eastAsia="Times New Roman" w:hAnsi="Consolas" w:cs="Courier New"/>
          <w:b/>
          <w:bCs/>
          <w:color w:val="333333"/>
          <w:sz w:val="27"/>
          <w:szCs w:val="27"/>
        </w:rPr>
        <w:t>Input</w:t>
      </w:r>
      <w:r w:rsidRPr="00934E60">
        <w:rPr>
          <w:rFonts w:ascii="Consolas" w:eastAsia="Times New Roman" w:hAnsi="Consolas" w:cs="Courier New"/>
          <w:color w:val="333333"/>
          <w:sz w:val="27"/>
          <w:szCs w:val="27"/>
        </w:rPr>
        <w:t>: N = 6, arr[] = {2, 3, 5, 6, 8, 10}</w:t>
      </w:r>
    </w:p>
    <w:p w14:paraId="47AD354A" w14:textId="77777777" w:rsidR="00934E60" w:rsidRPr="00934E60" w:rsidRDefault="00934E60" w:rsidP="00934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934E60">
        <w:rPr>
          <w:rFonts w:ascii="Consolas" w:eastAsia="Times New Roman" w:hAnsi="Consolas" w:cs="Courier New"/>
          <w:color w:val="333333"/>
          <w:sz w:val="27"/>
          <w:szCs w:val="27"/>
        </w:rPr>
        <w:t xml:space="preserve">       sum = 10</w:t>
      </w:r>
    </w:p>
    <w:p w14:paraId="5AE22C7A" w14:textId="77777777" w:rsidR="00934E60" w:rsidRPr="00934E60" w:rsidRDefault="00934E60" w:rsidP="00934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34E60">
        <w:rPr>
          <w:rFonts w:ascii="Consolas" w:eastAsia="Times New Roman" w:hAnsi="Consolas" w:cs="Courier New"/>
          <w:b/>
          <w:bCs/>
          <w:color w:val="333333"/>
          <w:sz w:val="27"/>
          <w:szCs w:val="27"/>
        </w:rPr>
        <w:t>Output:</w:t>
      </w:r>
      <w:r w:rsidRPr="00934E60">
        <w:rPr>
          <w:rFonts w:ascii="Consolas" w:eastAsia="Times New Roman" w:hAnsi="Consolas" w:cs="Courier New"/>
          <w:color w:val="333333"/>
          <w:sz w:val="27"/>
          <w:szCs w:val="27"/>
        </w:rPr>
        <w:t xml:space="preserve"> 3</w:t>
      </w:r>
    </w:p>
    <w:p w14:paraId="31D120EF" w14:textId="77777777" w:rsidR="00934E60" w:rsidRPr="00934E60" w:rsidRDefault="00934E60" w:rsidP="00934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934E60">
        <w:rPr>
          <w:rFonts w:ascii="Consolas" w:eastAsia="Times New Roman" w:hAnsi="Consolas" w:cs="Courier New"/>
          <w:b/>
          <w:bCs/>
          <w:color w:val="333333"/>
          <w:sz w:val="27"/>
          <w:szCs w:val="27"/>
        </w:rPr>
        <w:t>Explanation</w:t>
      </w:r>
      <w:r w:rsidRPr="00934E60">
        <w:rPr>
          <w:rFonts w:ascii="Consolas" w:eastAsia="Times New Roman" w:hAnsi="Consolas" w:cs="Courier New"/>
          <w:color w:val="333333"/>
          <w:sz w:val="27"/>
          <w:szCs w:val="27"/>
        </w:rPr>
        <w:t>: {2, 3, 5}, {2, 8}, {10}</w:t>
      </w:r>
    </w:p>
    <w:p w14:paraId="2AABE158" w14:textId="3EE937C8" w:rsidR="00DF1013" w:rsidRDefault="00DF1013" w:rsidP="00DF1013">
      <w:pPr>
        <w:shd w:val="clear" w:color="auto" w:fill="FFFFFF"/>
        <w:spacing w:after="0" w:line="240" w:lineRule="auto"/>
        <w:textAlignment w:val="baseline"/>
        <w:rPr>
          <w:rFonts w:ascii="Arial" w:hAnsi="Arial" w:cs="Arial"/>
          <w:color w:val="273239"/>
          <w:spacing w:val="2"/>
          <w:sz w:val="26"/>
          <w:szCs w:val="26"/>
        </w:rPr>
      </w:pPr>
    </w:p>
    <w:p w14:paraId="57A2C779" w14:textId="42E6D3AA" w:rsidR="00934E60" w:rsidRPr="00934E60" w:rsidRDefault="00457705" w:rsidP="00934E60">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34E60" w:rsidRPr="00934E60">
        <w:t xml:space="preserve"> </w:t>
      </w:r>
      <w:r w:rsidR="00934E60" w:rsidRPr="00934E60">
        <w:rPr>
          <w:rFonts w:ascii="Arial" w:hAnsi="Arial" w:cs="Arial"/>
          <w:color w:val="273239"/>
          <w:spacing w:val="2"/>
          <w:sz w:val="26"/>
          <w:szCs w:val="26"/>
        </w:rPr>
        <w:t>int perfectSum(int arr[], int n, int sum)</w:t>
      </w:r>
    </w:p>
    <w:p w14:paraId="1ACB5F3A"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ab/>
        <w:t>{</w:t>
      </w:r>
    </w:p>
    <w:p w14:paraId="0710E7A0"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 Your code goes here</w:t>
      </w:r>
    </w:p>
    <w:p w14:paraId="2E929767"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int dp[n+1][sum+1];</w:t>
      </w:r>
    </w:p>
    <w:p w14:paraId="48C71FB0"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lastRenderedPageBreak/>
        <w:t xml:space="preserve">        for(int i=0;i&lt;=n;i++)</w:t>
      </w:r>
    </w:p>
    <w:p w14:paraId="1A17718A"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106B835E"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for(int j=0;j&lt;=sum;j++)</w:t>
      </w:r>
    </w:p>
    <w:p w14:paraId="079B6486"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6F6C2512"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if(i==0||j==0)</w:t>
      </w:r>
    </w:p>
    <w:p w14:paraId="22D70CD1"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dp[i][j]=0;</w:t>
      </w:r>
    </w:p>
    <w:p w14:paraId="2F136958"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16BD3062"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dp[i][0]=1;</w:t>
      </w:r>
    </w:p>
    <w:p w14:paraId="72F5EA27"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5F24D01B"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2250720E"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for(int i=1;i&lt;=n;i++)</w:t>
      </w:r>
    </w:p>
    <w:p w14:paraId="03343930"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05829F76"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for(int j=1;j&lt;=sum;j++)</w:t>
      </w:r>
    </w:p>
    <w:p w14:paraId="7F2C2E1C"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5CF1DA80"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if(arr[i-1]&lt;=j)</w:t>
      </w:r>
    </w:p>
    <w:p w14:paraId="4558589C"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dp[i][j]=dp[i-1][j-arr[i-1]]%1000000007+dp[i-1][j]%1000000007;</w:t>
      </w:r>
    </w:p>
    <w:p w14:paraId="694C3907"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else</w:t>
      </w:r>
    </w:p>
    <w:p w14:paraId="2C34B203"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dp[i][j]=dp[i-1][j]%1000000007;</w:t>
      </w:r>
    </w:p>
    <w:p w14:paraId="7C9DE937"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5108D1CC"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5A6571D3"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return dp[n][sum]%1000000007;</w:t>
      </w:r>
    </w:p>
    <w:p w14:paraId="00CC8904" w14:textId="77777777" w:rsidR="00934E60" w:rsidRPr="00934E60"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 xml:space="preserve">    }</w:t>
      </w:r>
    </w:p>
    <w:p w14:paraId="7FB73377" w14:textId="2C530C0F" w:rsidR="00457705" w:rsidRDefault="00934E60" w:rsidP="00934E60">
      <w:pPr>
        <w:shd w:val="clear" w:color="auto" w:fill="FFFFFF"/>
        <w:spacing w:after="0" w:line="240" w:lineRule="auto"/>
        <w:textAlignment w:val="baseline"/>
        <w:rPr>
          <w:rFonts w:ascii="Arial" w:hAnsi="Arial" w:cs="Arial"/>
          <w:color w:val="273239"/>
          <w:spacing w:val="2"/>
          <w:sz w:val="26"/>
          <w:szCs w:val="26"/>
        </w:rPr>
      </w:pPr>
      <w:r w:rsidRPr="00934E60">
        <w:rPr>
          <w:rFonts w:ascii="Arial" w:hAnsi="Arial" w:cs="Arial"/>
          <w:color w:val="273239"/>
          <w:spacing w:val="2"/>
          <w:sz w:val="26"/>
          <w:szCs w:val="26"/>
        </w:rPr>
        <w:tab/>
        <w:t xml:space="preserve">  </w:t>
      </w:r>
    </w:p>
    <w:p w14:paraId="3ABD7E3E" w14:textId="34E98A2E" w:rsidR="007372FD" w:rsidRPr="007372FD" w:rsidRDefault="00934E60" w:rsidP="007372FD">
      <w:pPr>
        <w:pStyle w:val="NormalWeb"/>
        <w:shd w:val="clear" w:color="auto" w:fill="F8F9F9"/>
        <w:rPr>
          <w:rFonts w:ascii="Lato" w:hAnsi="Lato"/>
          <w:color w:val="1A3D3C"/>
          <w:spacing w:val="2"/>
          <w:sz w:val="21"/>
          <w:szCs w:val="21"/>
        </w:rPr>
      </w:pPr>
      <w:r>
        <w:rPr>
          <w:rFonts w:ascii="Arial" w:hAnsi="Arial" w:cs="Arial"/>
          <w:color w:val="273239"/>
          <w:spacing w:val="2"/>
          <w:sz w:val="26"/>
          <w:szCs w:val="26"/>
        </w:rPr>
        <w:t>144)</w:t>
      </w:r>
      <w:r w:rsidR="007372FD" w:rsidRPr="007372FD">
        <w:rPr>
          <w:rStyle w:val="TitleChar"/>
          <w:rFonts w:ascii="Lato" w:hAnsi="Lato"/>
          <w:color w:val="1A3D3C"/>
          <w:spacing w:val="2"/>
          <w:sz w:val="21"/>
          <w:szCs w:val="21"/>
        </w:rPr>
        <w:t xml:space="preserve"> </w:t>
      </w:r>
      <w:r w:rsidR="007372FD" w:rsidRPr="007372FD">
        <w:rPr>
          <w:rFonts w:ascii="Lato" w:hAnsi="Lato"/>
          <w:b/>
          <w:bCs/>
          <w:color w:val="1A3D3C"/>
          <w:spacing w:val="2"/>
          <w:sz w:val="21"/>
          <w:szCs w:val="21"/>
        </w:rPr>
        <w:t>Problem Description</w:t>
      </w:r>
    </w:p>
    <w:p w14:paraId="12A0EA97"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 xml:space="preserve">Given an integer array </w:t>
      </w:r>
      <w:r w:rsidRPr="007372FD">
        <w:rPr>
          <w:rFonts w:ascii="Lato" w:eastAsia="Times New Roman" w:hAnsi="Lato" w:cs="Times New Roman"/>
          <w:b/>
          <w:bCs/>
          <w:color w:val="1A3D3C"/>
          <w:spacing w:val="2"/>
          <w:sz w:val="21"/>
          <w:szCs w:val="21"/>
        </w:rPr>
        <w:t>A</w:t>
      </w:r>
      <w:r w:rsidRPr="007372FD">
        <w:rPr>
          <w:rFonts w:ascii="Lato" w:eastAsia="Times New Roman" w:hAnsi="Lato" w:cs="Times New Roman"/>
          <w:color w:val="1A3D3C"/>
          <w:spacing w:val="2"/>
          <w:sz w:val="21"/>
          <w:szCs w:val="21"/>
        </w:rPr>
        <w:t xml:space="preserve"> containing </w:t>
      </w:r>
      <w:r w:rsidRPr="007372FD">
        <w:rPr>
          <w:rFonts w:ascii="Lato" w:eastAsia="Times New Roman" w:hAnsi="Lato" w:cs="Times New Roman"/>
          <w:b/>
          <w:bCs/>
          <w:color w:val="1A3D3C"/>
          <w:spacing w:val="2"/>
          <w:sz w:val="21"/>
          <w:szCs w:val="21"/>
        </w:rPr>
        <w:t>N</w:t>
      </w:r>
      <w:r w:rsidRPr="007372FD">
        <w:rPr>
          <w:rFonts w:ascii="Lato" w:eastAsia="Times New Roman" w:hAnsi="Lato" w:cs="Times New Roman"/>
          <w:color w:val="1A3D3C"/>
          <w:spacing w:val="2"/>
          <w:sz w:val="21"/>
          <w:szCs w:val="21"/>
        </w:rPr>
        <w:t xml:space="preserve"> integers.</w:t>
      </w:r>
    </w:p>
    <w:p w14:paraId="42546312"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 xml:space="preserve">You need to divide the array </w:t>
      </w:r>
      <w:r w:rsidRPr="007372FD">
        <w:rPr>
          <w:rFonts w:ascii="Lato" w:eastAsia="Times New Roman" w:hAnsi="Lato" w:cs="Times New Roman"/>
          <w:b/>
          <w:bCs/>
          <w:color w:val="1A3D3C"/>
          <w:spacing w:val="2"/>
          <w:sz w:val="21"/>
          <w:szCs w:val="21"/>
        </w:rPr>
        <w:t>A</w:t>
      </w:r>
      <w:r w:rsidRPr="007372FD">
        <w:rPr>
          <w:rFonts w:ascii="Lato" w:eastAsia="Times New Roman" w:hAnsi="Lato" w:cs="Times New Roman"/>
          <w:color w:val="1A3D3C"/>
          <w:spacing w:val="2"/>
          <w:sz w:val="21"/>
          <w:szCs w:val="21"/>
        </w:rPr>
        <w:t xml:space="preserve"> into two subsets S1 and S2 such that the absolute difference between their sums is minimum.</w:t>
      </w:r>
    </w:p>
    <w:p w14:paraId="3A697691"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 xml:space="preserve">Find and return this </w:t>
      </w:r>
      <w:r w:rsidRPr="007372FD">
        <w:rPr>
          <w:rFonts w:ascii="Lato" w:eastAsia="Times New Roman" w:hAnsi="Lato" w:cs="Times New Roman"/>
          <w:b/>
          <w:bCs/>
          <w:color w:val="1A3D3C"/>
          <w:spacing w:val="2"/>
          <w:sz w:val="21"/>
          <w:szCs w:val="21"/>
        </w:rPr>
        <w:t>minimum possible absolute difference</w:t>
      </w:r>
      <w:r w:rsidRPr="007372FD">
        <w:rPr>
          <w:rFonts w:ascii="Lato" w:eastAsia="Times New Roman" w:hAnsi="Lato" w:cs="Times New Roman"/>
          <w:color w:val="1A3D3C"/>
          <w:spacing w:val="2"/>
          <w:sz w:val="21"/>
          <w:szCs w:val="21"/>
        </w:rPr>
        <w:t>.</w:t>
      </w:r>
    </w:p>
    <w:p w14:paraId="7AF66806"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b/>
          <w:bCs/>
          <w:color w:val="1A3D3C"/>
          <w:spacing w:val="2"/>
          <w:sz w:val="21"/>
          <w:szCs w:val="21"/>
        </w:rPr>
        <w:t>NOTE:</w:t>
      </w:r>
    </w:p>
    <w:p w14:paraId="5A0195BB" w14:textId="77777777" w:rsidR="007372FD" w:rsidRPr="007372FD" w:rsidRDefault="007372FD" w:rsidP="007372FD">
      <w:pPr>
        <w:shd w:val="clear" w:color="auto" w:fill="F9F9F9"/>
        <w:spacing w:after="0" w:line="240" w:lineRule="auto"/>
        <w:rPr>
          <w:rFonts w:ascii="Lato" w:eastAsia="Times New Roman" w:hAnsi="Lato" w:cs="Times New Roman"/>
          <w:color w:val="1A3D3C"/>
          <w:spacing w:val="2"/>
          <w:sz w:val="21"/>
          <w:szCs w:val="21"/>
        </w:rPr>
      </w:pPr>
      <w:r w:rsidRPr="007372FD">
        <w:rPr>
          <w:rFonts w:ascii="Lato" w:eastAsia="Times New Roman" w:hAnsi="Symbol" w:cs="Times New Roman"/>
          <w:color w:val="1A3D3C"/>
          <w:spacing w:val="2"/>
          <w:sz w:val="21"/>
          <w:szCs w:val="21"/>
        </w:rPr>
        <w:t></w:t>
      </w:r>
      <w:r w:rsidRPr="007372FD">
        <w:rPr>
          <w:rFonts w:ascii="Lato" w:eastAsia="Times New Roman" w:hAnsi="Lato" w:cs="Times New Roman"/>
          <w:color w:val="1A3D3C"/>
          <w:spacing w:val="2"/>
          <w:sz w:val="21"/>
          <w:szCs w:val="21"/>
        </w:rPr>
        <w:t xml:space="preserve">  Subsets can contain elements from A in any order (not necessary to be contiguous).</w:t>
      </w:r>
    </w:p>
    <w:p w14:paraId="09DA01FA" w14:textId="77777777" w:rsidR="007372FD" w:rsidRPr="007372FD" w:rsidRDefault="007372FD" w:rsidP="007372FD">
      <w:pPr>
        <w:shd w:val="clear" w:color="auto" w:fill="F9F9F9"/>
        <w:spacing w:after="0" w:line="240" w:lineRule="auto"/>
        <w:rPr>
          <w:rFonts w:ascii="Lato" w:eastAsia="Times New Roman" w:hAnsi="Lato" w:cs="Times New Roman"/>
          <w:color w:val="1A3D3C"/>
          <w:spacing w:val="2"/>
          <w:sz w:val="21"/>
          <w:szCs w:val="21"/>
        </w:rPr>
      </w:pPr>
      <w:r w:rsidRPr="007372FD">
        <w:rPr>
          <w:rFonts w:ascii="Lato" w:eastAsia="Times New Roman" w:hAnsi="Symbol" w:cs="Times New Roman"/>
          <w:color w:val="1A3D3C"/>
          <w:spacing w:val="2"/>
          <w:sz w:val="21"/>
          <w:szCs w:val="21"/>
        </w:rPr>
        <w:t></w:t>
      </w:r>
      <w:r w:rsidRPr="007372FD">
        <w:rPr>
          <w:rFonts w:ascii="Lato" w:eastAsia="Times New Roman" w:hAnsi="Lato" w:cs="Times New Roman"/>
          <w:color w:val="1A3D3C"/>
          <w:spacing w:val="2"/>
          <w:sz w:val="21"/>
          <w:szCs w:val="21"/>
        </w:rPr>
        <w:t xml:space="preserve">  Each element of A should belong to any one subset S1 or S2, not both.</w:t>
      </w:r>
    </w:p>
    <w:p w14:paraId="0B8A7B89" w14:textId="77777777" w:rsidR="007372FD" w:rsidRPr="007372FD" w:rsidRDefault="007372FD" w:rsidP="007372FD">
      <w:pPr>
        <w:shd w:val="clear" w:color="auto" w:fill="F9F9F9"/>
        <w:spacing w:after="0" w:line="240" w:lineRule="auto"/>
        <w:rPr>
          <w:rFonts w:ascii="Lato" w:eastAsia="Times New Roman" w:hAnsi="Lato" w:cs="Times New Roman"/>
          <w:color w:val="1A3D3C"/>
          <w:spacing w:val="2"/>
          <w:sz w:val="21"/>
          <w:szCs w:val="21"/>
        </w:rPr>
      </w:pPr>
      <w:r w:rsidRPr="007372FD">
        <w:rPr>
          <w:rFonts w:ascii="Lato" w:eastAsia="Times New Roman" w:hAnsi="Symbol" w:cs="Times New Roman"/>
          <w:color w:val="1A3D3C"/>
          <w:spacing w:val="2"/>
          <w:sz w:val="21"/>
          <w:szCs w:val="21"/>
        </w:rPr>
        <w:t></w:t>
      </w:r>
      <w:r w:rsidRPr="007372FD">
        <w:rPr>
          <w:rFonts w:ascii="Lato" w:eastAsia="Times New Roman" w:hAnsi="Lato" w:cs="Times New Roman"/>
          <w:color w:val="1A3D3C"/>
          <w:spacing w:val="2"/>
          <w:sz w:val="21"/>
          <w:szCs w:val="21"/>
        </w:rPr>
        <w:t xml:space="preserve">  It may be possible that one subset remains empty.</w:t>
      </w:r>
    </w:p>
    <w:p w14:paraId="5AB1F496" w14:textId="77777777" w:rsidR="007372FD" w:rsidRPr="007372FD" w:rsidRDefault="007372FD" w:rsidP="007372FD">
      <w:pPr>
        <w:spacing w:after="0" w:line="240" w:lineRule="auto"/>
        <w:rPr>
          <w:rFonts w:ascii="Times New Roman" w:eastAsia="Times New Roman" w:hAnsi="Times New Roman" w:cs="Times New Roman"/>
          <w:sz w:val="24"/>
          <w:szCs w:val="24"/>
        </w:rPr>
      </w:pPr>
      <w:r w:rsidRPr="007372FD">
        <w:rPr>
          <w:rFonts w:ascii="Lato" w:eastAsia="Times New Roman" w:hAnsi="Lato" w:cs="Times New Roman"/>
          <w:color w:val="1A3D3C"/>
          <w:spacing w:val="2"/>
          <w:sz w:val="21"/>
          <w:szCs w:val="21"/>
        </w:rPr>
        <w:br/>
      </w:r>
      <w:r w:rsidRPr="007372FD">
        <w:rPr>
          <w:rFonts w:ascii="Lato" w:eastAsia="Times New Roman" w:hAnsi="Lato" w:cs="Times New Roman"/>
          <w:color w:val="1A3D3C"/>
          <w:spacing w:val="2"/>
          <w:sz w:val="21"/>
          <w:szCs w:val="21"/>
        </w:rPr>
        <w:br/>
      </w:r>
      <w:r w:rsidRPr="007372FD">
        <w:rPr>
          <w:rFonts w:ascii="Lato" w:eastAsia="Times New Roman" w:hAnsi="Lato" w:cs="Times New Roman"/>
          <w:b/>
          <w:bCs/>
          <w:color w:val="1A3D3C"/>
          <w:spacing w:val="2"/>
          <w:sz w:val="21"/>
          <w:szCs w:val="21"/>
          <w:shd w:val="clear" w:color="auto" w:fill="F8F9F9"/>
        </w:rPr>
        <w:t>Problem Constraints</w:t>
      </w:r>
    </w:p>
    <w:p w14:paraId="7800F2B5"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1 &lt;= N &lt;= 100</w:t>
      </w:r>
    </w:p>
    <w:p w14:paraId="576C1040"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1 &lt;= A[i] &lt;= 100</w:t>
      </w:r>
    </w:p>
    <w:p w14:paraId="67B842E3" w14:textId="77777777" w:rsidR="007372FD" w:rsidRPr="007372FD" w:rsidRDefault="007372FD" w:rsidP="007372FD">
      <w:pPr>
        <w:spacing w:after="0" w:line="240" w:lineRule="auto"/>
        <w:rPr>
          <w:rFonts w:ascii="Times New Roman" w:eastAsia="Times New Roman" w:hAnsi="Times New Roman" w:cs="Times New Roman"/>
          <w:sz w:val="24"/>
          <w:szCs w:val="24"/>
        </w:rPr>
      </w:pPr>
      <w:r w:rsidRPr="007372FD">
        <w:rPr>
          <w:rFonts w:ascii="Lato" w:eastAsia="Times New Roman" w:hAnsi="Lato" w:cs="Times New Roman"/>
          <w:color w:val="1A3D3C"/>
          <w:spacing w:val="2"/>
          <w:sz w:val="21"/>
          <w:szCs w:val="21"/>
        </w:rPr>
        <w:lastRenderedPageBreak/>
        <w:br/>
      </w:r>
      <w:r w:rsidRPr="007372FD">
        <w:rPr>
          <w:rFonts w:ascii="Lato" w:eastAsia="Times New Roman" w:hAnsi="Lato" w:cs="Times New Roman"/>
          <w:color w:val="1A3D3C"/>
          <w:spacing w:val="2"/>
          <w:sz w:val="21"/>
          <w:szCs w:val="21"/>
        </w:rPr>
        <w:br/>
      </w:r>
      <w:r w:rsidRPr="007372FD">
        <w:rPr>
          <w:rFonts w:ascii="Lato" w:eastAsia="Times New Roman" w:hAnsi="Lato" w:cs="Times New Roman"/>
          <w:b/>
          <w:bCs/>
          <w:color w:val="1A3D3C"/>
          <w:spacing w:val="2"/>
          <w:sz w:val="21"/>
          <w:szCs w:val="21"/>
          <w:shd w:val="clear" w:color="auto" w:fill="F8F9F9"/>
        </w:rPr>
        <w:t>Input Format</w:t>
      </w:r>
    </w:p>
    <w:p w14:paraId="22EADDED"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 xml:space="preserve">First and only argument is an integer array </w:t>
      </w:r>
      <w:r w:rsidRPr="007372FD">
        <w:rPr>
          <w:rFonts w:ascii="Lato" w:eastAsia="Times New Roman" w:hAnsi="Lato" w:cs="Times New Roman"/>
          <w:b/>
          <w:bCs/>
          <w:color w:val="1A3D3C"/>
          <w:spacing w:val="2"/>
          <w:sz w:val="21"/>
          <w:szCs w:val="21"/>
        </w:rPr>
        <w:t>A</w:t>
      </w:r>
      <w:r w:rsidRPr="007372FD">
        <w:rPr>
          <w:rFonts w:ascii="Lato" w:eastAsia="Times New Roman" w:hAnsi="Lato" w:cs="Times New Roman"/>
          <w:color w:val="1A3D3C"/>
          <w:spacing w:val="2"/>
          <w:sz w:val="21"/>
          <w:szCs w:val="21"/>
        </w:rPr>
        <w:t>.</w:t>
      </w:r>
    </w:p>
    <w:p w14:paraId="2750904F" w14:textId="77777777" w:rsidR="007372FD" w:rsidRPr="007372FD" w:rsidRDefault="007372FD" w:rsidP="007372FD">
      <w:pPr>
        <w:spacing w:after="0" w:line="240" w:lineRule="auto"/>
        <w:rPr>
          <w:rFonts w:ascii="Times New Roman" w:eastAsia="Times New Roman" w:hAnsi="Times New Roman" w:cs="Times New Roman"/>
          <w:sz w:val="24"/>
          <w:szCs w:val="24"/>
        </w:rPr>
      </w:pPr>
      <w:r w:rsidRPr="007372FD">
        <w:rPr>
          <w:rFonts w:ascii="Lato" w:eastAsia="Times New Roman" w:hAnsi="Lato" w:cs="Times New Roman"/>
          <w:color w:val="1A3D3C"/>
          <w:spacing w:val="2"/>
          <w:sz w:val="21"/>
          <w:szCs w:val="21"/>
        </w:rPr>
        <w:br/>
      </w:r>
      <w:r w:rsidRPr="007372FD">
        <w:rPr>
          <w:rFonts w:ascii="Lato" w:eastAsia="Times New Roman" w:hAnsi="Lato" w:cs="Times New Roman"/>
          <w:color w:val="1A3D3C"/>
          <w:spacing w:val="2"/>
          <w:sz w:val="21"/>
          <w:szCs w:val="21"/>
        </w:rPr>
        <w:br/>
      </w:r>
      <w:r w:rsidRPr="007372FD">
        <w:rPr>
          <w:rFonts w:ascii="Lato" w:eastAsia="Times New Roman" w:hAnsi="Lato" w:cs="Times New Roman"/>
          <w:b/>
          <w:bCs/>
          <w:color w:val="1A3D3C"/>
          <w:spacing w:val="2"/>
          <w:sz w:val="21"/>
          <w:szCs w:val="21"/>
          <w:shd w:val="clear" w:color="auto" w:fill="F8F9F9"/>
        </w:rPr>
        <w:t>Output Format</w:t>
      </w:r>
    </w:p>
    <w:p w14:paraId="58BCFDEA"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Return an integer denoting the minimum possible difference among the sums of two subsets.</w:t>
      </w:r>
    </w:p>
    <w:p w14:paraId="6565E454" w14:textId="77777777" w:rsidR="007372FD" w:rsidRPr="007372FD" w:rsidRDefault="007372FD" w:rsidP="007372FD">
      <w:pPr>
        <w:spacing w:after="0" w:line="240" w:lineRule="auto"/>
        <w:rPr>
          <w:rFonts w:ascii="Times New Roman" w:eastAsia="Times New Roman" w:hAnsi="Times New Roman" w:cs="Times New Roman"/>
          <w:sz w:val="24"/>
          <w:szCs w:val="24"/>
        </w:rPr>
      </w:pPr>
      <w:r w:rsidRPr="007372FD">
        <w:rPr>
          <w:rFonts w:ascii="Lato" w:eastAsia="Times New Roman" w:hAnsi="Lato" w:cs="Times New Roman"/>
          <w:color w:val="1A3D3C"/>
          <w:spacing w:val="2"/>
          <w:sz w:val="21"/>
          <w:szCs w:val="21"/>
        </w:rPr>
        <w:br/>
      </w:r>
      <w:r w:rsidRPr="007372FD">
        <w:rPr>
          <w:rFonts w:ascii="Lato" w:eastAsia="Times New Roman" w:hAnsi="Lato" w:cs="Times New Roman"/>
          <w:color w:val="1A3D3C"/>
          <w:spacing w:val="2"/>
          <w:sz w:val="21"/>
          <w:szCs w:val="21"/>
        </w:rPr>
        <w:br/>
      </w:r>
      <w:r w:rsidRPr="007372FD">
        <w:rPr>
          <w:rFonts w:ascii="Lato" w:eastAsia="Times New Roman" w:hAnsi="Lato" w:cs="Times New Roman"/>
          <w:b/>
          <w:bCs/>
          <w:color w:val="1A3D3C"/>
          <w:spacing w:val="2"/>
          <w:sz w:val="21"/>
          <w:szCs w:val="21"/>
          <w:shd w:val="clear" w:color="auto" w:fill="F8F9F9"/>
        </w:rPr>
        <w:t>Example Input</w:t>
      </w:r>
    </w:p>
    <w:p w14:paraId="10F5610E"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Input 1:</w:t>
      </w:r>
    </w:p>
    <w:p w14:paraId="30991733" w14:textId="77777777" w:rsidR="007372FD" w:rsidRPr="007372FD" w:rsidRDefault="007372FD" w:rsidP="007372F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7372FD">
        <w:rPr>
          <w:rFonts w:ascii="Courier New" w:eastAsia="Times New Roman" w:hAnsi="Courier New" w:cs="Courier New"/>
          <w:color w:val="1A3D3C"/>
          <w:spacing w:val="2"/>
          <w:sz w:val="21"/>
          <w:szCs w:val="21"/>
        </w:rPr>
        <w:t xml:space="preserve"> A = [1, 6, 11, 5]</w:t>
      </w:r>
    </w:p>
    <w:p w14:paraId="7C1BD372" w14:textId="77777777" w:rsidR="007372FD" w:rsidRPr="007372FD" w:rsidRDefault="007372FD" w:rsidP="007372FD">
      <w:pPr>
        <w:spacing w:after="0" w:line="240" w:lineRule="auto"/>
        <w:rPr>
          <w:rFonts w:ascii="Times New Roman" w:eastAsia="Times New Roman" w:hAnsi="Times New Roman" w:cs="Times New Roman"/>
          <w:sz w:val="24"/>
          <w:szCs w:val="24"/>
        </w:rPr>
      </w:pPr>
      <w:r w:rsidRPr="007372FD">
        <w:rPr>
          <w:rFonts w:ascii="Lato" w:eastAsia="Times New Roman" w:hAnsi="Lato" w:cs="Times New Roman"/>
          <w:color w:val="1A3D3C"/>
          <w:spacing w:val="2"/>
          <w:sz w:val="21"/>
          <w:szCs w:val="21"/>
        </w:rPr>
        <w:br/>
      </w:r>
      <w:r w:rsidRPr="007372FD">
        <w:rPr>
          <w:rFonts w:ascii="Lato" w:eastAsia="Times New Roman" w:hAnsi="Lato" w:cs="Times New Roman"/>
          <w:color w:val="1A3D3C"/>
          <w:spacing w:val="2"/>
          <w:sz w:val="21"/>
          <w:szCs w:val="21"/>
        </w:rPr>
        <w:br/>
      </w:r>
      <w:r w:rsidRPr="007372FD">
        <w:rPr>
          <w:rFonts w:ascii="Lato" w:eastAsia="Times New Roman" w:hAnsi="Lato" w:cs="Times New Roman"/>
          <w:b/>
          <w:bCs/>
          <w:color w:val="1A3D3C"/>
          <w:spacing w:val="2"/>
          <w:sz w:val="21"/>
          <w:szCs w:val="21"/>
          <w:shd w:val="clear" w:color="auto" w:fill="F8F9F9"/>
        </w:rPr>
        <w:t>Example Output</w:t>
      </w:r>
    </w:p>
    <w:p w14:paraId="528BA709" w14:textId="77777777" w:rsidR="007372FD" w:rsidRPr="007372FD" w:rsidRDefault="007372FD" w:rsidP="007372FD">
      <w:pPr>
        <w:shd w:val="clear" w:color="auto" w:fill="F9F9F9"/>
        <w:spacing w:before="100" w:beforeAutospacing="1" w:after="100" w:afterAutospacing="1" w:line="240" w:lineRule="auto"/>
        <w:rPr>
          <w:rFonts w:ascii="Lato" w:eastAsia="Times New Roman" w:hAnsi="Lato" w:cs="Times New Roman"/>
          <w:color w:val="1A3D3C"/>
          <w:spacing w:val="2"/>
          <w:sz w:val="21"/>
          <w:szCs w:val="21"/>
        </w:rPr>
      </w:pPr>
      <w:r w:rsidRPr="007372FD">
        <w:rPr>
          <w:rFonts w:ascii="Lato" w:eastAsia="Times New Roman" w:hAnsi="Lato" w:cs="Times New Roman"/>
          <w:color w:val="1A3D3C"/>
          <w:spacing w:val="2"/>
          <w:sz w:val="21"/>
          <w:szCs w:val="21"/>
        </w:rPr>
        <w:t>Output 1:</w:t>
      </w:r>
    </w:p>
    <w:p w14:paraId="691D3293" w14:textId="29F498EC" w:rsidR="007372FD" w:rsidRPr="007372FD" w:rsidRDefault="007372FD" w:rsidP="007372F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7372FD">
        <w:rPr>
          <w:rFonts w:ascii="Courier New" w:eastAsia="Times New Roman" w:hAnsi="Courier New" w:cs="Courier New"/>
          <w:color w:val="1A3D3C"/>
          <w:spacing w:val="2"/>
          <w:sz w:val="21"/>
          <w:szCs w:val="21"/>
        </w:rPr>
        <w:t xml:space="preserve"> 1</w:t>
      </w:r>
    </w:p>
    <w:p w14:paraId="5685AB08" w14:textId="77777777" w:rsidR="00180868" w:rsidRPr="00180868" w:rsidRDefault="00934E60" w:rsidP="00180868">
      <w:pPr>
        <w:shd w:val="clear" w:color="auto" w:fill="FFFFFE"/>
        <w:spacing w:line="285" w:lineRule="atLeast"/>
        <w:rPr>
          <w:rFonts w:ascii="Consolas" w:eastAsia="Times New Roman" w:hAnsi="Consolas" w:cs="Times New Roman"/>
          <w:color w:val="000000"/>
          <w:sz w:val="21"/>
          <w:szCs w:val="21"/>
        </w:rPr>
      </w:pPr>
      <w:r>
        <w:rPr>
          <w:rFonts w:ascii="Arial" w:hAnsi="Arial" w:cs="Arial"/>
          <w:color w:val="273239"/>
          <w:spacing w:val="2"/>
          <w:sz w:val="26"/>
          <w:szCs w:val="26"/>
        </w:rPr>
        <w:t>:</w:t>
      </w:r>
      <w:r w:rsidR="007372FD" w:rsidRPr="007372FD">
        <w:rPr>
          <w:rFonts w:ascii="Consolas" w:hAnsi="Consolas"/>
          <w:color w:val="0000FF"/>
          <w:sz w:val="21"/>
          <w:szCs w:val="21"/>
        </w:rPr>
        <w:t xml:space="preserve"> </w:t>
      </w:r>
      <w:r w:rsidR="00180868" w:rsidRPr="00180868">
        <w:rPr>
          <w:rFonts w:ascii="Consolas" w:eastAsia="Times New Roman" w:hAnsi="Consolas" w:cs="Times New Roman"/>
          <w:color w:val="0000FF"/>
          <w:sz w:val="21"/>
          <w:szCs w:val="21"/>
        </w:rPr>
        <w:t>int</w:t>
      </w:r>
      <w:r w:rsidR="00180868" w:rsidRPr="00180868">
        <w:rPr>
          <w:rFonts w:ascii="Consolas" w:eastAsia="Times New Roman" w:hAnsi="Consolas" w:cs="Times New Roman"/>
          <w:color w:val="000000"/>
          <w:sz w:val="21"/>
          <w:szCs w:val="21"/>
        </w:rPr>
        <w:t> Solution::solve(vector&lt;</w:t>
      </w:r>
      <w:r w:rsidR="00180868" w:rsidRPr="00180868">
        <w:rPr>
          <w:rFonts w:ascii="Consolas" w:eastAsia="Times New Roman" w:hAnsi="Consolas" w:cs="Times New Roman"/>
          <w:color w:val="0000FF"/>
          <w:sz w:val="21"/>
          <w:szCs w:val="21"/>
        </w:rPr>
        <w:t>int</w:t>
      </w:r>
      <w:r w:rsidR="00180868" w:rsidRPr="00180868">
        <w:rPr>
          <w:rFonts w:ascii="Consolas" w:eastAsia="Times New Roman" w:hAnsi="Consolas" w:cs="Times New Roman"/>
          <w:color w:val="000000"/>
          <w:sz w:val="21"/>
          <w:szCs w:val="21"/>
        </w:rPr>
        <w:t>&gt; &amp;A) {</w:t>
      </w:r>
    </w:p>
    <w:p w14:paraId="60FF3BEE"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sum=</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w:t>
      </w:r>
    </w:p>
    <w:p w14:paraId="3AAAF420"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n=A.size();</w:t>
      </w:r>
    </w:p>
    <w:p w14:paraId="4B644139"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for</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i=</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;i&lt;A.size();i++)</w:t>
      </w:r>
    </w:p>
    <w:p w14:paraId="6026FA20"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52569655"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sum+=A[i];</w:t>
      </w:r>
    </w:p>
    <w:p w14:paraId="5ED22C9E"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40069F43"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s=sum;</w:t>
      </w:r>
    </w:p>
    <w:p w14:paraId="59189C77"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sum=sum/</w:t>
      </w:r>
      <w:r w:rsidRPr="00180868">
        <w:rPr>
          <w:rFonts w:ascii="Consolas" w:eastAsia="Times New Roman" w:hAnsi="Consolas" w:cs="Times New Roman"/>
          <w:color w:val="098658"/>
          <w:sz w:val="21"/>
          <w:szCs w:val="21"/>
        </w:rPr>
        <w:t>2</w:t>
      </w:r>
      <w:r w:rsidRPr="00180868">
        <w:rPr>
          <w:rFonts w:ascii="Consolas" w:eastAsia="Times New Roman" w:hAnsi="Consolas" w:cs="Times New Roman"/>
          <w:color w:val="000000"/>
          <w:sz w:val="21"/>
          <w:szCs w:val="21"/>
        </w:rPr>
        <w:t>;</w:t>
      </w:r>
    </w:p>
    <w:p w14:paraId="203753E1"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dp[n+</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][sum+</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w:t>
      </w:r>
    </w:p>
    <w:p w14:paraId="05999FA1"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for</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i=</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;i&lt;=A.size();i++)</w:t>
      </w:r>
    </w:p>
    <w:p w14:paraId="718DA280"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619FFF7C"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for</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j=</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;j&lt;=sum;j++)</w:t>
      </w:r>
    </w:p>
    <w:p w14:paraId="521922F8"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295F65A7" w14:textId="4AC26760" w:rsid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if</w:t>
      </w:r>
      <w:r w:rsidRPr="00180868">
        <w:rPr>
          <w:rFonts w:ascii="Consolas" w:eastAsia="Times New Roman" w:hAnsi="Consolas" w:cs="Times New Roman"/>
          <w:color w:val="000000"/>
          <w:sz w:val="21"/>
          <w:szCs w:val="21"/>
        </w:rPr>
        <w:t>(i==</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||j==</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w:t>
      </w:r>
    </w:p>
    <w:p w14:paraId="2CD33AE6" w14:textId="77777777" w:rsidR="00E8305E" w:rsidRPr="00180868" w:rsidRDefault="00E8305E" w:rsidP="00180868">
      <w:pPr>
        <w:shd w:val="clear" w:color="auto" w:fill="FFFFFE"/>
        <w:spacing w:after="0" w:line="285" w:lineRule="atLeast"/>
        <w:rPr>
          <w:rFonts w:ascii="Consolas" w:eastAsia="Times New Roman" w:hAnsi="Consolas" w:cs="Times New Roman"/>
          <w:color w:val="000000"/>
          <w:sz w:val="21"/>
          <w:szCs w:val="21"/>
        </w:rPr>
      </w:pPr>
    </w:p>
    <w:p w14:paraId="4BCB7E2D"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dp[i][j]=</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w:t>
      </w:r>
    </w:p>
    <w:p w14:paraId="58B45B43"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dp[i][</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w:t>
      </w:r>
    </w:p>
    <w:p w14:paraId="1A1E0E28"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0E11CED4"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5C385AA1"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ans=</w:t>
      </w:r>
      <w:r w:rsidRPr="00180868">
        <w:rPr>
          <w:rFonts w:ascii="Consolas" w:eastAsia="Times New Roman" w:hAnsi="Consolas" w:cs="Times New Roman"/>
          <w:color w:val="098658"/>
          <w:sz w:val="21"/>
          <w:szCs w:val="21"/>
        </w:rPr>
        <w:t>0</w:t>
      </w:r>
      <w:r w:rsidRPr="00180868">
        <w:rPr>
          <w:rFonts w:ascii="Consolas" w:eastAsia="Times New Roman" w:hAnsi="Consolas" w:cs="Times New Roman"/>
          <w:color w:val="000000"/>
          <w:sz w:val="21"/>
          <w:szCs w:val="21"/>
        </w:rPr>
        <w:t>;</w:t>
      </w:r>
    </w:p>
    <w:p w14:paraId="78F9B47E"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lastRenderedPageBreak/>
        <w:t>    </w:t>
      </w:r>
      <w:r w:rsidRPr="00180868">
        <w:rPr>
          <w:rFonts w:ascii="Consolas" w:eastAsia="Times New Roman" w:hAnsi="Consolas" w:cs="Times New Roman"/>
          <w:color w:val="0000FF"/>
          <w:sz w:val="21"/>
          <w:szCs w:val="21"/>
        </w:rPr>
        <w:t>for</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;i&lt;=A.size();i++)</w:t>
      </w:r>
    </w:p>
    <w:p w14:paraId="1E8E3618"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50BDF4FC"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for</w:t>
      </w:r>
      <w:r w:rsidRPr="00180868">
        <w:rPr>
          <w:rFonts w:ascii="Consolas" w:eastAsia="Times New Roman" w:hAnsi="Consolas" w:cs="Times New Roman"/>
          <w:color w:val="000000"/>
          <w:sz w:val="21"/>
          <w:szCs w:val="21"/>
        </w:rPr>
        <w:t>(</w:t>
      </w:r>
      <w:r w:rsidRPr="00180868">
        <w:rPr>
          <w:rFonts w:ascii="Consolas" w:eastAsia="Times New Roman" w:hAnsi="Consolas" w:cs="Times New Roman"/>
          <w:color w:val="0000FF"/>
          <w:sz w:val="21"/>
          <w:szCs w:val="21"/>
        </w:rPr>
        <w:t>int</w:t>
      </w:r>
      <w:r w:rsidRPr="00180868">
        <w:rPr>
          <w:rFonts w:ascii="Consolas" w:eastAsia="Times New Roman" w:hAnsi="Consolas" w:cs="Times New Roman"/>
          <w:color w:val="000000"/>
          <w:sz w:val="21"/>
          <w:szCs w:val="21"/>
        </w:rPr>
        <w:t> j=</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;j&lt;=sum;j++)</w:t>
      </w:r>
    </w:p>
    <w:p w14:paraId="226C3F37"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2DC1E863"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if</w:t>
      </w:r>
      <w:r w:rsidRPr="00180868">
        <w:rPr>
          <w:rFonts w:ascii="Consolas" w:eastAsia="Times New Roman" w:hAnsi="Consolas" w:cs="Times New Roman"/>
          <w:color w:val="000000"/>
          <w:sz w:val="21"/>
          <w:szCs w:val="21"/>
        </w:rPr>
        <w:t>(A[i-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]&lt;=j)</w:t>
      </w:r>
    </w:p>
    <w:p w14:paraId="02FCFBC7"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dp[i][j]=dp[i-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][j-A[i-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]]||dp[i-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][j];</w:t>
      </w:r>
    </w:p>
    <w:p w14:paraId="3E53C4A7"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else</w:t>
      </w:r>
    </w:p>
    <w:p w14:paraId="2EAC1FD3"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dp[i][j]=dp[i-</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][j];</w:t>
      </w:r>
    </w:p>
    <w:p w14:paraId="1C4DB460"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if</w:t>
      </w:r>
      <w:r w:rsidRPr="00180868">
        <w:rPr>
          <w:rFonts w:ascii="Consolas" w:eastAsia="Times New Roman" w:hAnsi="Consolas" w:cs="Times New Roman"/>
          <w:color w:val="000000"/>
          <w:sz w:val="21"/>
          <w:szCs w:val="21"/>
        </w:rPr>
        <w:t>(dp[i][j]==</w:t>
      </w:r>
      <w:r w:rsidRPr="00180868">
        <w:rPr>
          <w:rFonts w:ascii="Consolas" w:eastAsia="Times New Roman" w:hAnsi="Consolas" w:cs="Times New Roman"/>
          <w:color w:val="098658"/>
          <w:sz w:val="21"/>
          <w:szCs w:val="21"/>
        </w:rPr>
        <w:t>1</w:t>
      </w:r>
      <w:r w:rsidRPr="00180868">
        <w:rPr>
          <w:rFonts w:ascii="Consolas" w:eastAsia="Times New Roman" w:hAnsi="Consolas" w:cs="Times New Roman"/>
          <w:color w:val="000000"/>
          <w:sz w:val="21"/>
          <w:szCs w:val="21"/>
        </w:rPr>
        <w:t>)</w:t>
      </w:r>
    </w:p>
    <w:p w14:paraId="6C0D8EBB"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ans=j;</w:t>
      </w:r>
    </w:p>
    <w:p w14:paraId="5F297D30"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55B491F2"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p>
    <w:p w14:paraId="0B4FE641"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    </w:t>
      </w:r>
      <w:r w:rsidRPr="00180868">
        <w:rPr>
          <w:rFonts w:ascii="Consolas" w:eastAsia="Times New Roman" w:hAnsi="Consolas" w:cs="Times New Roman"/>
          <w:color w:val="0000FF"/>
          <w:sz w:val="21"/>
          <w:szCs w:val="21"/>
        </w:rPr>
        <w:t>return</w:t>
      </w:r>
      <w:r w:rsidRPr="00180868">
        <w:rPr>
          <w:rFonts w:ascii="Consolas" w:eastAsia="Times New Roman" w:hAnsi="Consolas" w:cs="Times New Roman"/>
          <w:color w:val="000000"/>
          <w:sz w:val="21"/>
          <w:szCs w:val="21"/>
        </w:rPr>
        <w:t> s-</w:t>
      </w:r>
      <w:r w:rsidRPr="00180868">
        <w:rPr>
          <w:rFonts w:ascii="Consolas" w:eastAsia="Times New Roman" w:hAnsi="Consolas" w:cs="Times New Roman"/>
          <w:color w:val="098658"/>
          <w:sz w:val="21"/>
          <w:szCs w:val="21"/>
        </w:rPr>
        <w:t>2</w:t>
      </w:r>
      <w:r w:rsidRPr="00180868">
        <w:rPr>
          <w:rFonts w:ascii="Consolas" w:eastAsia="Times New Roman" w:hAnsi="Consolas" w:cs="Times New Roman"/>
          <w:color w:val="000000"/>
          <w:sz w:val="21"/>
          <w:szCs w:val="21"/>
        </w:rPr>
        <w:t>*ans;</w:t>
      </w:r>
    </w:p>
    <w:p w14:paraId="13411053" w14:textId="77777777" w:rsidR="00180868" w:rsidRPr="00180868" w:rsidRDefault="00180868" w:rsidP="00180868">
      <w:pPr>
        <w:shd w:val="clear" w:color="auto" w:fill="FFFFFE"/>
        <w:spacing w:after="0" w:line="285" w:lineRule="atLeast"/>
        <w:rPr>
          <w:rFonts w:ascii="Consolas" w:eastAsia="Times New Roman" w:hAnsi="Consolas" w:cs="Times New Roman"/>
          <w:color w:val="000000"/>
          <w:sz w:val="21"/>
          <w:szCs w:val="21"/>
        </w:rPr>
      </w:pPr>
      <w:r w:rsidRPr="00180868">
        <w:rPr>
          <w:rFonts w:ascii="Consolas" w:eastAsia="Times New Roman" w:hAnsi="Consolas" w:cs="Times New Roman"/>
          <w:color w:val="000000"/>
          <w:sz w:val="21"/>
          <w:szCs w:val="21"/>
        </w:rPr>
        <w:t>}</w:t>
      </w:r>
    </w:p>
    <w:p w14:paraId="74B7F101" w14:textId="7618D16C" w:rsidR="00ED6C62" w:rsidRDefault="007372FD" w:rsidP="00ED6C62">
      <w:pPr>
        <w:pStyle w:val="NormalWeb"/>
        <w:shd w:val="clear" w:color="auto" w:fill="FFFFFF"/>
        <w:spacing w:before="0" w:beforeAutospacing="0" w:after="240" w:afterAutospacing="0"/>
        <w:rPr>
          <w:rFonts w:ascii="Arial" w:hAnsi="Arial" w:cs="Arial"/>
          <w:color w:val="273239"/>
          <w:spacing w:val="2"/>
          <w:sz w:val="26"/>
          <w:szCs w:val="26"/>
        </w:rPr>
      </w:pPr>
      <w:r>
        <w:rPr>
          <w:rFonts w:ascii="Arial" w:hAnsi="Arial" w:cs="Arial"/>
          <w:color w:val="273239"/>
          <w:spacing w:val="2"/>
          <w:sz w:val="26"/>
          <w:szCs w:val="26"/>
        </w:rPr>
        <w:t>145</w:t>
      </w:r>
      <w:r w:rsidRPr="00ED6C62">
        <w:rPr>
          <w:rFonts w:ascii="Arial" w:hAnsi="Arial" w:cs="Arial"/>
          <w:color w:val="273239"/>
          <w:spacing w:val="2"/>
          <w:sz w:val="26"/>
          <w:szCs w:val="26"/>
          <w:highlight w:val="cyan"/>
        </w:rPr>
        <w:t>)</w:t>
      </w:r>
      <w:r w:rsidR="00ED6C62" w:rsidRPr="00ED6C62">
        <w:rPr>
          <w:rFonts w:ascii="Arial" w:hAnsi="Arial" w:cs="Arial"/>
          <w:color w:val="273239"/>
          <w:spacing w:val="2"/>
          <w:sz w:val="26"/>
          <w:szCs w:val="26"/>
          <w:highlight w:val="cyan"/>
        </w:rPr>
        <w:t>*******************TARGET SUM==COUNT # OF SUBSET WITH GIVEN DIFFERENCE**********</w:t>
      </w:r>
    </w:p>
    <w:p w14:paraId="15CFCC2D" w14:textId="7328865F" w:rsidR="00ED6C62" w:rsidRPr="00ED6C62" w:rsidRDefault="00ED6C62" w:rsidP="00ED6C62">
      <w:pPr>
        <w:pStyle w:val="NormalWeb"/>
        <w:shd w:val="clear" w:color="auto" w:fill="FFFFFF"/>
        <w:spacing w:before="0" w:beforeAutospacing="0" w:after="240" w:afterAutospacing="0"/>
        <w:rPr>
          <w:rFonts w:ascii="Segoe UI" w:hAnsi="Segoe UI" w:cs="Segoe UI"/>
          <w:color w:val="263238"/>
          <w:sz w:val="21"/>
          <w:szCs w:val="21"/>
        </w:rPr>
      </w:pPr>
      <w:r w:rsidRPr="00ED6C62">
        <w:rPr>
          <w:rFonts w:ascii="Segoe UI" w:hAnsi="Segoe UI" w:cs="Segoe UI"/>
          <w:color w:val="263238"/>
          <w:sz w:val="21"/>
          <w:szCs w:val="21"/>
        </w:rPr>
        <w:t xml:space="preserve"> You are given an integer array </w:t>
      </w:r>
      <w:r w:rsidRPr="00ED6C62">
        <w:rPr>
          <w:rFonts w:ascii="Courier New" w:hAnsi="Courier New" w:cs="Courier New"/>
          <w:color w:val="546E7A"/>
          <w:sz w:val="20"/>
          <w:szCs w:val="20"/>
          <w:shd w:val="clear" w:color="auto" w:fill="F7F9FA"/>
        </w:rPr>
        <w:t>nums</w:t>
      </w:r>
      <w:r w:rsidRPr="00ED6C62">
        <w:rPr>
          <w:rFonts w:ascii="Segoe UI" w:hAnsi="Segoe UI" w:cs="Segoe UI"/>
          <w:color w:val="263238"/>
          <w:sz w:val="21"/>
          <w:szCs w:val="21"/>
        </w:rPr>
        <w:t> and an integer </w:t>
      </w:r>
      <w:r w:rsidRPr="00ED6C62">
        <w:rPr>
          <w:rFonts w:ascii="Courier New" w:hAnsi="Courier New" w:cs="Courier New"/>
          <w:color w:val="546E7A"/>
          <w:sz w:val="20"/>
          <w:szCs w:val="20"/>
          <w:shd w:val="clear" w:color="auto" w:fill="F7F9FA"/>
        </w:rPr>
        <w:t>target</w:t>
      </w:r>
      <w:r w:rsidRPr="00ED6C62">
        <w:rPr>
          <w:rFonts w:ascii="Segoe UI" w:hAnsi="Segoe UI" w:cs="Segoe UI"/>
          <w:color w:val="263238"/>
          <w:sz w:val="21"/>
          <w:szCs w:val="21"/>
        </w:rPr>
        <w:t>.</w:t>
      </w:r>
    </w:p>
    <w:p w14:paraId="5FD89DEE" w14:textId="77777777" w:rsidR="00ED6C62" w:rsidRPr="00ED6C62" w:rsidRDefault="00ED6C62" w:rsidP="00ED6C62">
      <w:pPr>
        <w:shd w:val="clear" w:color="auto" w:fill="FFFFFF"/>
        <w:spacing w:after="240" w:line="240" w:lineRule="auto"/>
        <w:rPr>
          <w:rFonts w:ascii="Segoe UI" w:eastAsia="Times New Roman" w:hAnsi="Segoe UI" w:cs="Segoe UI"/>
          <w:color w:val="263238"/>
          <w:sz w:val="21"/>
          <w:szCs w:val="21"/>
        </w:rPr>
      </w:pPr>
      <w:r w:rsidRPr="00ED6C62">
        <w:rPr>
          <w:rFonts w:ascii="Segoe UI" w:eastAsia="Times New Roman" w:hAnsi="Segoe UI" w:cs="Segoe UI"/>
          <w:color w:val="263238"/>
          <w:sz w:val="21"/>
          <w:szCs w:val="21"/>
        </w:rPr>
        <w:t>You want to build an </w:t>
      </w:r>
      <w:r w:rsidRPr="00ED6C62">
        <w:rPr>
          <w:rFonts w:ascii="Segoe UI" w:eastAsia="Times New Roman" w:hAnsi="Segoe UI" w:cs="Segoe UI"/>
          <w:b/>
          <w:bCs/>
          <w:color w:val="263238"/>
          <w:sz w:val="21"/>
          <w:szCs w:val="21"/>
        </w:rPr>
        <w:t>expression</w:t>
      </w:r>
      <w:r w:rsidRPr="00ED6C62">
        <w:rPr>
          <w:rFonts w:ascii="Segoe UI" w:eastAsia="Times New Roman" w:hAnsi="Segoe UI" w:cs="Segoe UI"/>
          <w:color w:val="263238"/>
          <w:sz w:val="21"/>
          <w:szCs w:val="21"/>
        </w:rPr>
        <w:t> out of nums by adding one of the symbols </w:t>
      </w:r>
      <w:r w:rsidRPr="00ED6C62">
        <w:rPr>
          <w:rFonts w:ascii="Courier New" w:eastAsia="Times New Roman" w:hAnsi="Courier New" w:cs="Courier New"/>
          <w:color w:val="546E7A"/>
          <w:sz w:val="20"/>
          <w:szCs w:val="20"/>
          <w:shd w:val="clear" w:color="auto" w:fill="F7F9FA"/>
        </w:rPr>
        <w:t>'+'</w:t>
      </w:r>
      <w:r w:rsidRPr="00ED6C62">
        <w:rPr>
          <w:rFonts w:ascii="Segoe UI" w:eastAsia="Times New Roman" w:hAnsi="Segoe UI" w:cs="Segoe UI"/>
          <w:color w:val="263238"/>
          <w:sz w:val="21"/>
          <w:szCs w:val="21"/>
        </w:rPr>
        <w:t> and </w:t>
      </w:r>
      <w:r w:rsidRPr="00ED6C62">
        <w:rPr>
          <w:rFonts w:ascii="Courier New" w:eastAsia="Times New Roman" w:hAnsi="Courier New" w:cs="Courier New"/>
          <w:color w:val="546E7A"/>
          <w:sz w:val="20"/>
          <w:szCs w:val="20"/>
          <w:shd w:val="clear" w:color="auto" w:fill="F7F9FA"/>
        </w:rPr>
        <w:t>'-'</w:t>
      </w:r>
      <w:r w:rsidRPr="00ED6C62">
        <w:rPr>
          <w:rFonts w:ascii="Segoe UI" w:eastAsia="Times New Roman" w:hAnsi="Segoe UI" w:cs="Segoe UI"/>
          <w:color w:val="263238"/>
          <w:sz w:val="21"/>
          <w:szCs w:val="21"/>
        </w:rPr>
        <w:t> before each integer in nums and then concatenate all the integers.</w:t>
      </w:r>
    </w:p>
    <w:p w14:paraId="142FAD86" w14:textId="77777777" w:rsidR="00ED6C62" w:rsidRPr="00ED6C62" w:rsidRDefault="00ED6C62" w:rsidP="00A0090B">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D6C62">
        <w:rPr>
          <w:rFonts w:ascii="Segoe UI" w:eastAsia="Times New Roman" w:hAnsi="Segoe UI" w:cs="Segoe UI"/>
          <w:color w:val="263238"/>
          <w:sz w:val="21"/>
          <w:szCs w:val="21"/>
        </w:rPr>
        <w:t>For example, if </w:t>
      </w:r>
      <w:r w:rsidRPr="00ED6C62">
        <w:rPr>
          <w:rFonts w:ascii="Courier New" w:eastAsia="Times New Roman" w:hAnsi="Courier New" w:cs="Courier New"/>
          <w:color w:val="546E7A"/>
          <w:sz w:val="20"/>
          <w:szCs w:val="20"/>
          <w:shd w:val="clear" w:color="auto" w:fill="F7F9FA"/>
        </w:rPr>
        <w:t>nums = [2, 1]</w:t>
      </w:r>
      <w:r w:rsidRPr="00ED6C62">
        <w:rPr>
          <w:rFonts w:ascii="Segoe UI" w:eastAsia="Times New Roman" w:hAnsi="Segoe UI" w:cs="Segoe UI"/>
          <w:color w:val="263238"/>
          <w:sz w:val="21"/>
          <w:szCs w:val="21"/>
        </w:rPr>
        <w:t>, you can add a </w:t>
      </w:r>
      <w:r w:rsidRPr="00ED6C62">
        <w:rPr>
          <w:rFonts w:ascii="Courier New" w:eastAsia="Times New Roman" w:hAnsi="Courier New" w:cs="Courier New"/>
          <w:color w:val="546E7A"/>
          <w:sz w:val="20"/>
          <w:szCs w:val="20"/>
          <w:shd w:val="clear" w:color="auto" w:fill="F7F9FA"/>
        </w:rPr>
        <w:t>'+'</w:t>
      </w:r>
      <w:r w:rsidRPr="00ED6C62">
        <w:rPr>
          <w:rFonts w:ascii="Segoe UI" w:eastAsia="Times New Roman" w:hAnsi="Segoe UI" w:cs="Segoe UI"/>
          <w:color w:val="263238"/>
          <w:sz w:val="21"/>
          <w:szCs w:val="21"/>
        </w:rPr>
        <w:t> before </w:t>
      </w:r>
      <w:r w:rsidRPr="00ED6C62">
        <w:rPr>
          <w:rFonts w:ascii="Courier New" w:eastAsia="Times New Roman" w:hAnsi="Courier New" w:cs="Courier New"/>
          <w:color w:val="546E7A"/>
          <w:sz w:val="20"/>
          <w:szCs w:val="20"/>
          <w:shd w:val="clear" w:color="auto" w:fill="F7F9FA"/>
        </w:rPr>
        <w:t>2</w:t>
      </w:r>
      <w:r w:rsidRPr="00ED6C62">
        <w:rPr>
          <w:rFonts w:ascii="Segoe UI" w:eastAsia="Times New Roman" w:hAnsi="Segoe UI" w:cs="Segoe UI"/>
          <w:color w:val="263238"/>
          <w:sz w:val="21"/>
          <w:szCs w:val="21"/>
        </w:rPr>
        <w:t> and a </w:t>
      </w:r>
      <w:r w:rsidRPr="00ED6C62">
        <w:rPr>
          <w:rFonts w:ascii="Courier New" w:eastAsia="Times New Roman" w:hAnsi="Courier New" w:cs="Courier New"/>
          <w:color w:val="546E7A"/>
          <w:sz w:val="20"/>
          <w:szCs w:val="20"/>
          <w:shd w:val="clear" w:color="auto" w:fill="F7F9FA"/>
        </w:rPr>
        <w:t>'-'</w:t>
      </w:r>
      <w:r w:rsidRPr="00ED6C62">
        <w:rPr>
          <w:rFonts w:ascii="Segoe UI" w:eastAsia="Times New Roman" w:hAnsi="Segoe UI" w:cs="Segoe UI"/>
          <w:color w:val="263238"/>
          <w:sz w:val="21"/>
          <w:szCs w:val="21"/>
        </w:rPr>
        <w:t> before </w:t>
      </w:r>
      <w:r w:rsidRPr="00ED6C62">
        <w:rPr>
          <w:rFonts w:ascii="Courier New" w:eastAsia="Times New Roman" w:hAnsi="Courier New" w:cs="Courier New"/>
          <w:color w:val="546E7A"/>
          <w:sz w:val="20"/>
          <w:szCs w:val="20"/>
          <w:shd w:val="clear" w:color="auto" w:fill="F7F9FA"/>
        </w:rPr>
        <w:t>1</w:t>
      </w:r>
      <w:r w:rsidRPr="00ED6C62">
        <w:rPr>
          <w:rFonts w:ascii="Segoe UI" w:eastAsia="Times New Roman" w:hAnsi="Segoe UI" w:cs="Segoe UI"/>
          <w:color w:val="263238"/>
          <w:sz w:val="21"/>
          <w:szCs w:val="21"/>
        </w:rPr>
        <w:t> and concatenate them to build the expression </w:t>
      </w:r>
      <w:r w:rsidRPr="00ED6C62">
        <w:rPr>
          <w:rFonts w:ascii="Courier New" w:eastAsia="Times New Roman" w:hAnsi="Courier New" w:cs="Courier New"/>
          <w:color w:val="546E7A"/>
          <w:sz w:val="20"/>
          <w:szCs w:val="20"/>
          <w:shd w:val="clear" w:color="auto" w:fill="F7F9FA"/>
        </w:rPr>
        <w:t>"+2-1"</w:t>
      </w:r>
      <w:r w:rsidRPr="00ED6C62">
        <w:rPr>
          <w:rFonts w:ascii="Segoe UI" w:eastAsia="Times New Roman" w:hAnsi="Segoe UI" w:cs="Segoe UI"/>
          <w:color w:val="263238"/>
          <w:sz w:val="21"/>
          <w:szCs w:val="21"/>
        </w:rPr>
        <w:t>.</w:t>
      </w:r>
    </w:p>
    <w:p w14:paraId="04209D0A" w14:textId="77777777" w:rsidR="00ED6C62" w:rsidRPr="00ED6C62" w:rsidRDefault="00ED6C62" w:rsidP="00ED6C62">
      <w:pPr>
        <w:shd w:val="clear" w:color="auto" w:fill="FFFFFF"/>
        <w:spacing w:after="240" w:line="240" w:lineRule="auto"/>
        <w:rPr>
          <w:rFonts w:ascii="Segoe UI" w:eastAsia="Times New Roman" w:hAnsi="Segoe UI" w:cs="Segoe UI"/>
          <w:color w:val="263238"/>
          <w:sz w:val="21"/>
          <w:szCs w:val="21"/>
        </w:rPr>
      </w:pPr>
      <w:r w:rsidRPr="00ED6C62">
        <w:rPr>
          <w:rFonts w:ascii="Segoe UI" w:eastAsia="Times New Roman" w:hAnsi="Segoe UI" w:cs="Segoe UI"/>
          <w:color w:val="263238"/>
          <w:sz w:val="21"/>
          <w:szCs w:val="21"/>
        </w:rPr>
        <w:t>Return the number of different </w:t>
      </w:r>
      <w:r w:rsidRPr="00ED6C62">
        <w:rPr>
          <w:rFonts w:ascii="Segoe UI" w:eastAsia="Times New Roman" w:hAnsi="Segoe UI" w:cs="Segoe UI"/>
          <w:b/>
          <w:bCs/>
          <w:color w:val="263238"/>
          <w:sz w:val="21"/>
          <w:szCs w:val="21"/>
        </w:rPr>
        <w:t>expressions</w:t>
      </w:r>
      <w:r w:rsidRPr="00ED6C62">
        <w:rPr>
          <w:rFonts w:ascii="Segoe UI" w:eastAsia="Times New Roman" w:hAnsi="Segoe UI" w:cs="Segoe UI"/>
          <w:color w:val="263238"/>
          <w:sz w:val="21"/>
          <w:szCs w:val="21"/>
        </w:rPr>
        <w:t> that you can build, which evaluates to </w:t>
      </w:r>
      <w:r w:rsidRPr="00ED6C62">
        <w:rPr>
          <w:rFonts w:ascii="Courier New" w:eastAsia="Times New Roman" w:hAnsi="Courier New" w:cs="Courier New"/>
          <w:color w:val="546E7A"/>
          <w:sz w:val="20"/>
          <w:szCs w:val="20"/>
          <w:shd w:val="clear" w:color="auto" w:fill="F7F9FA"/>
        </w:rPr>
        <w:t>target</w:t>
      </w:r>
      <w:r w:rsidRPr="00ED6C62">
        <w:rPr>
          <w:rFonts w:ascii="Segoe UI" w:eastAsia="Times New Roman" w:hAnsi="Segoe UI" w:cs="Segoe UI"/>
          <w:color w:val="263238"/>
          <w:sz w:val="21"/>
          <w:szCs w:val="21"/>
        </w:rPr>
        <w:t>.</w:t>
      </w:r>
    </w:p>
    <w:p w14:paraId="72353450" w14:textId="77777777" w:rsidR="00ED6C62" w:rsidRPr="00ED6C62" w:rsidRDefault="00ED6C62" w:rsidP="00ED6C62">
      <w:pPr>
        <w:shd w:val="clear" w:color="auto" w:fill="FFFFFF"/>
        <w:spacing w:after="240" w:line="240" w:lineRule="auto"/>
        <w:rPr>
          <w:rFonts w:ascii="Segoe UI" w:eastAsia="Times New Roman" w:hAnsi="Segoe UI" w:cs="Segoe UI"/>
          <w:color w:val="263238"/>
          <w:sz w:val="21"/>
          <w:szCs w:val="21"/>
        </w:rPr>
      </w:pPr>
      <w:r w:rsidRPr="00ED6C62">
        <w:rPr>
          <w:rFonts w:ascii="Segoe UI" w:eastAsia="Times New Roman" w:hAnsi="Segoe UI" w:cs="Segoe UI"/>
          <w:color w:val="263238"/>
          <w:sz w:val="21"/>
          <w:szCs w:val="21"/>
        </w:rPr>
        <w:t> </w:t>
      </w:r>
    </w:p>
    <w:p w14:paraId="7E24DD4A" w14:textId="77777777" w:rsidR="00ED6C62" w:rsidRPr="00ED6C62" w:rsidRDefault="00ED6C62" w:rsidP="00ED6C62">
      <w:pPr>
        <w:shd w:val="clear" w:color="auto" w:fill="FFFFFF"/>
        <w:spacing w:after="240" w:line="240" w:lineRule="auto"/>
        <w:rPr>
          <w:rFonts w:ascii="Segoe UI" w:eastAsia="Times New Roman" w:hAnsi="Segoe UI" w:cs="Segoe UI"/>
          <w:color w:val="263238"/>
          <w:sz w:val="21"/>
          <w:szCs w:val="21"/>
        </w:rPr>
      </w:pPr>
      <w:r w:rsidRPr="00ED6C62">
        <w:rPr>
          <w:rFonts w:ascii="Segoe UI" w:eastAsia="Times New Roman" w:hAnsi="Segoe UI" w:cs="Segoe UI"/>
          <w:b/>
          <w:bCs/>
          <w:color w:val="263238"/>
          <w:sz w:val="21"/>
          <w:szCs w:val="21"/>
        </w:rPr>
        <w:t>Example 1:</w:t>
      </w:r>
    </w:p>
    <w:p w14:paraId="674A6661"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b/>
          <w:bCs/>
          <w:color w:val="263238"/>
          <w:sz w:val="20"/>
          <w:szCs w:val="20"/>
        </w:rPr>
        <w:t>Input:</w:t>
      </w:r>
      <w:r w:rsidRPr="00ED6C62">
        <w:rPr>
          <w:rFonts w:ascii="Consolas" w:eastAsia="Times New Roman" w:hAnsi="Consolas" w:cs="Courier New"/>
          <w:color w:val="263238"/>
          <w:sz w:val="20"/>
          <w:szCs w:val="20"/>
        </w:rPr>
        <w:t xml:space="preserve"> nums = [1,1,1,1,1], target = 3</w:t>
      </w:r>
    </w:p>
    <w:p w14:paraId="2C4672E1"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b/>
          <w:bCs/>
          <w:color w:val="263238"/>
          <w:sz w:val="20"/>
          <w:szCs w:val="20"/>
        </w:rPr>
        <w:t>Output:</w:t>
      </w:r>
      <w:r w:rsidRPr="00ED6C62">
        <w:rPr>
          <w:rFonts w:ascii="Consolas" w:eastAsia="Times New Roman" w:hAnsi="Consolas" w:cs="Courier New"/>
          <w:color w:val="263238"/>
          <w:sz w:val="20"/>
          <w:szCs w:val="20"/>
        </w:rPr>
        <w:t xml:space="preserve"> 5</w:t>
      </w:r>
    </w:p>
    <w:p w14:paraId="25B1DAD6"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b/>
          <w:bCs/>
          <w:color w:val="263238"/>
          <w:sz w:val="20"/>
          <w:szCs w:val="20"/>
        </w:rPr>
        <w:t>Explanation:</w:t>
      </w:r>
      <w:r w:rsidRPr="00ED6C62">
        <w:rPr>
          <w:rFonts w:ascii="Consolas" w:eastAsia="Times New Roman" w:hAnsi="Consolas" w:cs="Courier New"/>
          <w:color w:val="263238"/>
          <w:sz w:val="20"/>
          <w:szCs w:val="20"/>
        </w:rPr>
        <w:t xml:space="preserve"> There are 5 ways to assign symbols to make the sum of nums be target 3.</w:t>
      </w:r>
    </w:p>
    <w:p w14:paraId="332506F4"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color w:val="263238"/>
          <w:sz w:val="20"/>
          <w:szCs w:val="20"/>
        </w:rPr>
        <w:t>-1 + 1 + 1 + 1 + 1 = 3</w:t>
      </w:r>
    </w:p>
    <w:p w14:paraId="2E8895DC"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color w:val="263238"/>
          <w:sz w:val="20"/>
          <w:szCs w:val="20"/>
        </w:rPr>
        <w:t xml:space="preserve">+1 - 1 + 1 + 1 + 1 = </w:t>
      </w:r>
      <w:r w:rsidR="00EC2289">
        <w:rPr>
          <w:rFonts w:ascii="Consolas" w:eastAsia="Times New Roman" w:hAnsi="Consolas" w:cs="Courier New"/>
          <w:color w:val="263238"/>
          <w:sz w:val="20"/>
          <w:szCs w:val="20"/>
        </w:rPr>
        <w:t>3</w:t>
      </w:r>
    </w:p>
    <w:p w14:paraId="48E9DCE2"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color w:val="263238"/>
          <w:sz w:val="20"/>
          <w:szCs w:val="20"/>
        </w:rPr>
        <w:t>+1 + 1 - 1 + 1 + 1 = 3</w:t>
      </w:r>
    </w:p>
    <w:p w14:paraId="4ECB9A46" w14:textId="77777777" w:rsidR="00ED6C62" w:rsidRPr="00ED6C62" w:rsidRDefault="00ED6C62" w:rsidP="00ED6C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color w:val="263238"/>
          <w:sz w:val="20"/>
          <w:szCs w:val="20"/>
        </w:rPr>
        <w:t>+1 + 1 + 1 - 1 + 1 = 3</w:t>
      </w:r>
    </w:p>
    <w:p w14:paraId="36D8560A" w14:textId="11AD0660" w:rsidR="00934E60" w:rsidRPr="00F422FE" w:rsidRDefault="00ED6C62" w:rsidP="00F422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6C62">
        <w:rPr>
          <w:rFonts w:ascii="Consolas" w:eastAsia="Times New Roman" w:hAnsi="Consolas" w:cs="Courier New"/>
          <w:color w:val="263238"/>
          <w:sz w:val="20"/>
          <w:szCs w:val="20"/>
        </w:rPr>
        <w:t>+1 + 1 + 1 + 1 - 1 = 3</w:t>
      </w:r>
    </w:p>
    <w:p w14:paraId="6E30B1C3" w14:textId="3214142E" w:rsidR="00F422FE" w:rsidRPr="00F422FE" w:rsidRDefault="007372FD" w:rsidP="00F422FE">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F422FE" w:rsidRPr="00F422FE">
        <w:t xml:space="preserve"> </w:t>
      </w:r>
      <w:r w:rsidR="00F422FE" w:rsidRPr="00F422FE">
        <w:rPr>
          <w:rFonts w:ascii="Arial" w:hAnsi="Arial" w:cs="Arial"/>
          <w:color w:val="273239"/>
          <w:spacing w:val="2"/>
          <w:sz w:val="26"/>
          <w:szCs w:val="26"/>
        </w:rPr>
        <w:t>int subsum(vector&lt;int&gt;v,int k)</w:t>
      </w:r>
    </w:p>
    <w:p w14:paraId="5D207A34"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lastRenderedPageBreak/>
        <w:t xml:space="preserve">    {</w:t>
      </w:r>
    </w:p>
    <w:p w14:paraId="41FCFA2D"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21166FA9"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int n=v.size();</w:t>
      </w:r>
    </w:p>
    <w:p w14:paraId="74C65BAA"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int dp[n+1][k+1];</w:t>
      </w:r>
    </w:p>
    <w:p w14:paraId="78B78E94"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for(int i=0;i&lt;=n;i++)</w:t>
      </w:r>
    </w:p>
    <w:p w14:paraId="34E5AD7E"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6A3D79A3"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for(int j=0;j&lt;=k;j++)</w:t>
      </w:r>
    </w:p>
    <w:p w14:paraId="53704B43"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16043C82"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if(i==0)</w:t>
      </w:r>
    </w:p>
    <w:p w14:paraId="3B9201AC"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dp[i][j]=0;</w:t>
      </w:r>
    </w:p>
    <w:p w14:paraId="6B56F108"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if(j==0)</w:t>
      </w:r>
    </w:p>
    <w:p w14:paraId="0169C00A"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dp[i][j]=1;</w:t>
      </w:r>
    </w:p>
    <w:p w14:paraId="50F8E41F"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775464B5"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7BA86B30"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dp[0][0]=1;</w:t>
      </w:r>
    </w:p>
    <w:p w14:paraId="0724FEF6"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for(int i=1;i&lt;=n;i++)</w:t>
      </w:r>
    </w:p>
    <w:p w14:paraId="3155D3D9"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44ACF350"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for(int j=0;j&lt;=k;j++)</w:t>
      </w:r>
    </w:p>
    <w:p w14:paraId="39FF28D7"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0CCEA5B6"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if(v[i-1]&lt;=j)</w:t>
      </w:r>
    </w:p>
    <w:p w14:paraId="6EB7F647"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dp[i][j]=dp[i-1][j-v[i-1]]+dp[i-1][j];</w:t>
      </w:r>
    </w:p>
    <w:p w14:paraId="227006B8"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else</w:t>
      </w:r>
    </w:p>
    <w:p w14:paraId="3EBE7D50"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dp[i][j]=dp[i-1][j];</w:t>
      </w:r>
    </w:p>
    <w:p w14:paraId="2CDA2FF1"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496E0E23"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1E212989"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return dp[n][k];</w:t>
      </w:r>
    </w:p>
    <w:p w14:paraId="794337EB"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22C539B2"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int findTargetSumWays(vector&lt;int&gt;&amp; nums, int target) {</w:t>
      </w:r>
    </w:p>
    <w:p w14:paraId="034316F1"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int ans=0;</w:t>
      </w:r>
    </w:p>
    <w:p w14:paraId="3FD3D4A5"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target=abs(target);</w:t>
      </w:r>
    </w:p>
    <w:p w14:paraId="3C91A785"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for(int i=0;i&lt;nums.size();i++)</w:t>
      </w:r>
    </w:p>
    <w:p w14:paraId="3AD4612C"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00A0B63F"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ans+=nums[i];</w:t>
      </w:r>
    </w:p>
    <w:p w14:paraId="307C3986"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28B78AB8"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if(ans&lt;target||(target+ans)%2!=0)</w:t>
      </w:r>
    </w:p>
    <w:p w14:paraId="24518D4C"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return 0;</w:t>
      </w:r>
    </w:p>
    <w:p w14:paraId="67A673A3"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int ans1=(target+ans)/2;</w:t>
      </w:r>
    </w:p>
    <w:p w14:paraId="77AF204C" w14:textId="77777777" w:rsidR="00F422FE" w:rsidRPr="00F422FE"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return subsum(nums,ans1);</w:t>
      </w:r>
    </w:p>
    <w:p w14:paraId="465D8778" w14:textId="4756F031" w:rsidR="007372FD" w:rsidRDefault="00F422FE" w:rsidP="00F422FE">
      <w:pPr>
        <w:shd w:val="clear" w:color="auto" w:fill="FFFFFF"/>
        <w:spacing w:after="0" w:line="240" w:lineRule="auto"/>
        <w:textAlignment w:val="baseline"/>
        <w:rPr>
          <w:rFonts w:ascii="Arial" w:hAnsi="Arial" w:cs="Arial"/>
          <w:color w:val="273239"/>
          <w:spacing w:val="2"/>
          <w:sz w:val="26"/>
          <w:szCs w:val="26"/>
        </w:rPr>
      </w:pPr>
      <w:r w:rsidRPr="00F422FE">
        <w:rPr>
          <w:rFonts w:ascii="Arial" w:hAnsi="Arial" w:cs="Arial"/>
          <w:color w:val="273239"/>
          <w:spacing w:val="2"/>
          <w:sz w:val="26"/>
          <w:szCs w:val="26"/>
        </w:rPr>
        <w:t xml:space="preserve">    }</w:t>
      </w:r>
    </w:p>
    <w:p w14:paraId="730D8458" w14:textId="01EAC0EB" w:rsidR="0012599F" w:rsidRPr="0012599F" w:rsidRDefault="00F422FE" w:rsidP="0012599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146)</w:t>
      </w:r>
      <w:r w:rsidR="0012599F" w:rsidRPr="0012599F">
        <w:rPr>
          <w:rFonts w:ascii="Arial" w:hAnsi="Arial" w:cs="Arial"/>
          <w:color w:val="333333"/>
          <w:sz w:val="27"/>
          <w:szCs w:val="27"/>
        </w:rPr>
        <w:t xml:space="preserve"> Given a set of </w:t>
      </w:r>
      <w:r w:rsidR="0012599F" w:rsidRPr="0012599F">
        <w:rPr>
          <w:rFonts w:ascii="Arial" w:hAnsi="Arial" w:cs="Arial"/>
          <w:b/>
          <w:bCs/>
          <w:color w:val="333333"/>
          <w:sz w:val="27"/>
          <w:szCs w:val="27"/>
        </w:rPr>
        <w:t>N</w:t>
      </w:r>
      <w:r w:rsidR="0012599F" w:rsidRPr="0012599F">
        <w:rPr>
          <w:rFonts w:ascii="Arial" w:hAnsi="Arial" w:cs="Arial"/>
          <w:color w:val="333333"/>
          <w:sz w:val="27"/>
          <w:szCs w:val="27"/>
        </w:rPr>
        <w:t> items, each with a weight and a value, represented by the array </w:t>
      </w:r>
      <w:r w:rsidR="0012599F" w:rsidRPr="0012599F">
        <w:rPr>
          <w:rFonts w:ascii="Arial" w:hAnsi="Arial" w:cs="Arial"/>
          <w:b/>
          <w:bCs/>
          <w:color w:val="333333"/>
          <w:sz w:val="27"/>
          <w:szCs w:val="27"/>
        </w:rPr>
        <w:t>w[]</w:t>
      </w:r>
      <w:r w:rsidR="0012599F" w:rsidRPr="0012599F">
        <w:rPr>
          <w:rFonts w:ascii="Arial" w:hAnsi="Arial" w:cs="Arial"/>
          <w:color w:val="333333"/>
          <w:sz w:val="27"/>
          <w:szCs w:val="27"/>
        </w:rPr>
        <w:t> and </w:t>
      </w:r>
      <w:r w:rsidR="0012599F" w:rsidRPr="0012599F">
        <w:rPr>
          <w:rFonts w:ascii="Arial" w:hAnsi="Arial" w:cs="Arial"/>
          <w:b/>
          <w:bCs/>
          <w:color w:val="333333"/>
          <w:sz w:val="27"/>
          <w:szCs w:val="27"/>
        </w:rPr>
        <w:t>val[]</w:t>
      </w:r>
      <w:r w:rsidR="0012599F" w:rsidRPr="0012599F">
        <w:rPr>
          <w:rFonts w:ascii="Arial" w:hAnsi="Arial" w:cs="Arial"/>
          <w:color w:val="333333"/>
          <w:sz w:val="27"/>
          <w:szCs w:val="27"/>
        </w:rPr>
        <w:t> respectively. Also, a knapsack with weight limit </w:t>
      </w:r>
      <w:r w:rsidR="0012599F" w:rsidRPr="0012599F">
        <w:rPr>
          <w:rFonts w:ascii="Arial" w:hAnsi="Arial" w:cs="Arial"/>
          <w:b/>
          <w:bCs/>
          <w:color w:val="333333"/>
          <w:sz w:val="27"/>
          <w:szCs w:val="27"/>
        </w:rPr>
        <w:t>W</w:t>
      </w:r>
      <w:r w:rsidR="0012599F" w:rsidRPr="0012599F">
        <w:rPr>
          <w:rFonts w:ascii="Arial" w:hAnsi="Arial" w:cs="Arial"/>
          <w:color w:val="333333"/>
          <w:sz w:val="27"/>
          <w:szCs w:val="27"/>
        </w:rPr>
        <w:t>.</w:t>
      </w:r>
      <w:r w:rsidR="0012599F" w:rsidRPr="0012599F">
        <w:rPr>
          <w:rFonts w:ascii="Arial" w:hAnsi="Arial" w:cs="Arial"/>
          <w:color w:val="333333"/>
          <w:sz w:val="27"/>
          <w:szCs w:val="27"/>
        </w:rPr>
        <w:br/>
        <w:t xml:space="preserve">The task is to fill the knapsack in such a way that we can get the maximum </w:t>
      </w:r>
      <w:r w:rsidR="0012599F" w:rsidRPr="0012599F">
        <w:rPr>
          <w:rFonts w:ascii="Arial" w:hAnsi="Arial" w:cs="Arial"/>
          <w:color w:val="333333"/>
          <w:sz w:val="27"/>
          <w:szCs w:val="27"/>
        </w:rPr>
        <w:lastRenderedPageBreak/>
        <w:t>profit. Return the maximum profit.</w:t>
      </w:r>
      <w:r w:rsidR="0012599F" w:rsidRPr="0012599F">
        <w:rPr>
          <w:rFonts w:ascii="Arial" w:hAnsi="Arial" w:cs="Arial"/>
          <w:color w:val="333333"/>
          <w:sz w:val="27"/>
          <w:szCs w:val="27"/>
        </w:rPr>
        <w:br/>
        <w:t>Note: Each item can be taken any number of times.</w:t>
      </w:r>
    </w:p>
    <w:p w14:paraId="689B1FC0" w14:textId="77777777" w:rsidR="0012599F" w:rsidRPr="0012599F" w:rsidRDefault="0012599F" w:rsidP="0012599F">
      <w:pPr>
        <w:shd w:val="clear" w:color="auto" w:fill="FFFFFF"/>
        <w:spacing w:after="150" w:line="240" w:lineRule="auto"/>
        <w:rPr>
          <w:rFonts w:ascii="Arial" w:eastAsia="Times New Roman" w:hAnsi="Arial" w:cs="Arial"/>
          <w:color w:val="333333"/>
          <w:sz w:val="21"/>
          <w:szCs w:val="21"/>
        </w:rPr>
      </w:pPr>
      <w:r w:rsidRPr="0012599F">
        <w:rPr>
          <w:rFonts w:ascii="Arial" w:eastAsia="Times New Roman" w:hAnsi="Arial" w:cs="Arial"/>
          <w:color w:val="333333"/>
          <w:sz w:val="21"/>
          <w:szCs w:val="21"/>
        </w:rPr>
        <w:t> </w:t>
      </w:r>
    </w:p>
    <w:p w14:paraId="221DE54A" w14:textId="77777777" w:rsidR="0012599F" w:rsidRPr="0012599F" w:rsidRDefault="0012599F" w:rsidP="0012599F">
      <w:pPr>
        <w:shd w:val="clear" w:color="auto" w:fill="FFFFFF"/>
        <w:spacing w:after="150" w:line="240" w:lineRule="auto"/>
        <w:rPr>
          <w:rFonts w:ascii="Arial" w:eastAsia="Times New Roman" w:hAnsi="Arial" w:cs="Arial"/>
          <w:color w:val="333333"/>
          <w:sz w:val="21"/>
          <w:szCs w:val="21"/>
        </w:rPr>
      </w:pPr>
      <w:r w:rsidRPr="0012599F">
        <w:rPr>
          <w:rFonts w:ascii="Arial" w:eastAsia="Times New Roman" w:hAnsi="Arial" w:cs="Arial"/>
          <w:b/>
          <w:bCs/>
          <w:color w:val="333333"/>
          <w:sz w:val="27"/>
          <w:szCs w:val="27"/>
        </w:rPr>
        <w:t>Example 1:</w:t>
      </w:r>
    </w:p>
    <w:p w14:paraId="6FF207DE"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b/>
          <w:bCs/>
          <w:color w:val="333333"/>
          <w:sz w:val="27"/>
          <w:szCs w:val="27"/>
        </w:rPr>
        <w:t>Input:</w:t>
      </w:r>
      <w:r w:rsidRPr="0012599F">
        <w:rPr>
          <w:rFonts w:ascii="Consolas" w:eastAsia="Times New Roman" w:hAnsi="Consolas" w:cs="Courier New"/>
          <w:color w:val="333333"/>
          <w:sz w:val="27"/>
          <w:szCs w:val="27"/>
        </w:rPr>
        <w:t xml:space="preserve"> N = 2, W = 3</w:t>
      </w:r>
    </w:p>
    <w:p w14:paraId="3324D47F"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color w:val="333333"/>
          <w:sz w:val="27"/>
          <w:szCs w:val="27"/>
        </w:rPr>
        <w:t>val[] = {1, 1}</w:t>
      </w:r>
    </w:p>
    <w:p w14:paraId="26F8E7ED"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color w:val="333333"/>
          <w:sz w:val="27"/>
          <w:szCs w:val="27"/>
        </w:rPr>
        <w:t>wt[] = {2, 1}</w:t>
      </w:r>
    </w:p>
    <w:p w14:paraId="35E63621"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b/>
          <w:bCs/>
          <w:color w:val="333333"/>
          <w:sz w:val="27"/>
          <w:szCs w:val="27"/>
        </w:rPr>
        <w:t>Output:</w:t>
      </w:r>
      <w:r w:rsidRPr="0012599F">
        <w:rPr>
          <w:rFonts w:ascii="Consolas" w:eastAsia="Times New Roman" w:hAnsi="Consolas" w:cs="Courier New"/>
          <w:color w:val="333333"/>
          <w:sz w:val="27"/>
          <w:szCs w:val="27"/>
        </w:rPr>
        <w:t xml:space="preserve"> 3</w:t>
      </w:r>
    </w:p>
    <w:p w14:paraId="5BB77152"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b/>
          <w:bCs/>
          <w:color w:val="333333"/>
          <w:sz w:val="27"/>
          <w:szCs w:val="27"/>
        </w:rPr>
        <w:t>Explanation:</w:t>
      </w:r>
      <w:r w:rsidRPr="0012599F">
        <w:rPr>
          <w:rFonts w:ascii="Consolas" w:eastAsia="Times New Roman" w:hAnsi="Consolas" w:cs="Courier New"/>
          <w:color w:val="333333"/>
          <w:sz w:val="27"/>
          <w:szCs w:val="27"/>
        </w:rPr>
        <w:t xml:space="preserve"> </w:t>
      </w:r>
    </w:p>
    <w:p w14:paraId="27832EC2"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color w:val="333333"/>
          <w:sz w:val="27"/>
          <w:szCs w:val="27"/>
        </w:rPr>
        <w:t>1.Pick the 2nd element thrice.</w:t>
      </w:r>
    </w:p>
    <w:p w14:paraId="6EA58564" w14:textId="77777777" w:rsidR="0012599F"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2599F">
        <w:rPr>
          <w:rFonts w:ascii="Consolas" w:eastAsia="Times New Roman" w:hAnsi="Consolas" w:cs="Courier New"/>
          <w:color w:val="333333"/>
          <w:sz w:val="27"/>
          <w:szCs w:val="27"/>
        </w:rPr>
        <w:t xml:space="preserve">2.Total profit = 1 + 1 + 1 = 3. Also the total </w:t>
      </w:r>
    </w:p>
    <w:p w14:paraId="6D496C94" w14:textId="296E874F" w:rsidR="00F422FE" w:rsidRPr="0012599F" w:rsidRDefault="0012599F" w:rsidP="00125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2599F">
        <w:rPr>
          <w:rFonts w:ascii="Consolas" w:eastAsia="Times New Roman" w:hAnsi="Consolas" w:cs="Courier New"/>
          <w:color w:val="333333"/>
          <w:sz w:val="27"/>
          <w:szCs w:val="27"/>
        </w:rPr>
        <w:t xml:space="preserve">  weight = 1 + 1 + 1  = 3 which is &lt;= W.</w:t>
      </w:r>
    </w:p>
    <w:p w14:paraId="603348CC" w14:textId="2852D544" w:rsidR="0012599F" w:rsidRPr="0012599F" w:rsidRDefault="00F422FE" w:rsidP="0012599F">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2599F" w:rsidRPr="0012599F">
        <w:t xml:space="preserve"> </w:t>
      </w:r>
      <w:r w:rsidR="0012599F" w:rsidRPr="0012599F">
        <w:rPr>
          <w:rFonts w:ascii="Arial" w:hAnsi="Arial" w:cs="Arial"/>
          <w:color w:val="273239"/>
          <w:spacing w:val="2"/>
          <w:sz w:val="26"/>
          <w:szCs w:val="26"/>
        </w:rPr>
        <w:t>int knapSack(int N, int W, int val[], int wt[])</w:t>
      </w:r>
    </w:p>
    <w:p w14:paraId="2A7CAFE6"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0C74D2B7"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 code here</w:t>
      </w:r>
    </w:p>
    <w:p w14:paraId="78C466E2"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int dp[N+1][W+1];</w:t>
      </w:r>
    </w:p>
    <w:p w14:paraId="21ABD2FB"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for(int i=0;i&lt;=N;i++)</w:t>
      </w:r>
    </w:p>
    <w:p w14:paraId="57C9A9CB"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6E83BCF1"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for(int j=0;j&lt;=W;j++)</w:t>
      </w:r>
    </w:p>
    <w:p w14:paraId="4EF44E7B"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0D7391F0"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if(i==0||j==0)</w:t>
      </w:r>
    </w:p>
    <w:p w14:paraId="25B26215"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dp[i][j]=0;</w:t>
      </w:r>
    </w:p>
    <w:p w14:paraId="47697474"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dp[i][0]=0;</w:t>
      </w:r>
    </w:p>
    <w:p w14:paraId="33A56227"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6AB34E1A"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7BC836C6"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for(int i=1;i&lt;=N;i++)</w:t>
      </w:r>
    </w:p>
    <w:p w14:paraId="4AEA4962"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190E0D65"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for(int j=1;j&lt;=W;j++)</w:t>
      </w:r>
    </w:p>
    <w:p w14:paraId="4B249888"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55FC8620"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53B268F8"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if(wt[i-1]&lt;=j)</w:t>
      </w:r>
    </w:p>
    <w:p w14:paraId="7E71C8C8"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dp[i][j]=max(val[i-1]+dp[i][j-wt[i-1]],dp[i-1][j]);</w:t>
      </w:r>
    </w:p>
    <w:p w14:paraId="6E30A6ED"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else</w:t>
      </w:r>
    </w:p>
    <w:p w14:paraId="5B80BF1E"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dp[i][j]=dp[i-1][j];</w:t>
      </w:r>
    </w:p>
    <w:p w14:paraId="7530C6D3"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6B488031"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576AB53C" w14:textId="77777777" w:rsidR="0012599F" w:rsidRPr="0012599F"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lastRenderedPageBreak/>
        <w:t xml:space="preserve">        return dp[N][W];</w:t>
      </w:r>
    </w:p>
    <w:p w14:paraId="135C67D1" w14:textId="0CCC476E" w:rsidR="00F422FE" w:rsidRDefault="0012599F" w:rsidP="0012599F">
      <w:pPr>
        <w:shd w:val="clear" w:color="auto" w:fill="FFFFFF"/>
        <w:spacing w:after="0" w:line="240" w:lineRule="auto"/>
        <w:textAlignment w:val="baseline"/>
        <w:rPr>
          <w:rFonts w:ascii="Arial" w:hAnsi="Arial" w:cs="Arial"/>
          <w:color w:val="273239"/>
          <w:spacing w:val="2"/>
          <w:sz w:val="26"/>
          <w:szCs w:val="26"/>
        </w:rPr>
      </w:pPr>
      <w:r w:rsidRPr="0012599F">
        <w:rPr>
          <w:rFonts w:ascii="Arial" w:hAnsi="Arial" w:cs="Arial"/>
          <w:color w:val="273239"/>
          <w:spacing w:val="2"/>
          <w:sz w:val="26"/>
          <w:szCs w:val="26"/>
        </w:rPr>
        <w:t xml:space="preserve">    }</w:t>
      </w:r>
    </w:p>
    <w:p w14:paraId="79BC28D0" w14:textId="54E0E3EB" w:rsidR="00C31BF3" w:rsidRPr="00C31BF3" w:rsidRDefault="0012599F" w:rsidP="00C31BF3">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147)</w:t>
      </w:r>
      <w:r w:rsidR="00C31BF3" w:rsidRPr="00C31BF3">
        <w:rPr>
          <w:rFonts w:ascii="Segoe UI" w:hAnsi="Segoe UI" w:cs="Segoe UI"/>
          <w:color w:val="263238"/>
          <w:sz w:val="21"/>
          <w:szCs w:val="21"/>
        </w:rPr>
        <w:t xml:space="preserve"> You are given an integer array </w:t>
      </w:r>
      <w:r w:rsidR="00C31BF3" w:rsidRPr="00C31BF3">
        <w:rPr>
          <w:rFonts w:ascii="Courier New" w:hAnsi="Courier New" w:cs="Courier New"/>
          <w:color w:val="546E7A"/>
          <w:sz w:val="20"/>
          <w:szCs w:val="20"/>
          <w:shd w:val="clear" w:color="auto" w:fill="F7F9FA"/>
        </w:rPr>
        <w:t>coins</w:t>
      </w:r>
      <w:r w:rsidR="00C31BF3" w:rsidRPr="00C31BF3">
        <w:rPr>
          <w:rFonts w:ascii="Segoe UI" w:hAnsi="Segoe UI" w:cs="Segoe UI"/>
          <w:color w:val="263238"/>
          <w:sz w:val="21"/>
          <w:szCs w:val="21"/>
        </w:rPr>
        <w:t> representing coins of different denominations and an integer </w:t>
      </w:r>
      <w:r w:rsidR="00C31BF3" w:rsidRPr="00C31BF3">
        <w:rPr>
          <w:rFonts w:ascii="Courier New" w:hAnsi="Courier New" w:cs="Courier New"/>
          <w:color w:val="546E7A"/>
          <w:sz w:val="20"/>
          <w:szCs w:val="20"/>
          <w:shd w:val="clear" w:color="auto" w:fill="F7F9FA"/>
        </w:rPr>
        <w:t>amount</w:t>
      </w:r>
      <w:r w:rsidR="00C31BF3" w:rsidRPr="00C31BF3">
        <w:rPr>
          <w:rFonts w:ascii="Segoe UI" w:hAnsi="Segoe UI" w:cs="Segoe UI"/>
          <w:color w:val="263238"/>
          <w:sz w:val="21"/>
          <w:szCs w:val="21"/>
        </w:rPr>
        <w:t> representing a total amount of money.</w:t>
      </w:r>
    </w:p>
    <w:p w14:paraId="4276B99C" w14:textId="77777777" w:rsidR="00C31BF3" w:rsidRPr="00C31BF3" w:rsidRDefault="00C31BF3" w:rsidP="00C31BF3">
      <w:pPr>
        <w:shd w:val="clear" w:color="auto" w:fill="FFFFFF"/>
        <w:spacing w:after="240" w:line="240" w:lineRule="auto"/>
        <w:rPr>
          <w:rFonts w:ascii="Segoe UI" w:eastAsia="Times New Roman" w:hAnsi="Segoe UI" w:cs="Segoe UI"/>
          <w:color w:val="263238"/>
          <w:sz w:val="21"/>
          <w:szCs w:val="21"/>
        </w:rPr>
      </w:pPr>
      <w:r w:rsidRPr="00C31BF3">
        <w:rPr>
          <w:rFonts w:ascii="Segoe UI" w:eastAsia="Times New Roman" w:hAnsi="Segoe UI" w:cs="Segoe UI"/>
          <w:color w:val="263238"/>
          <w:sz w:val="21"/>
          <w:szCs w:val="21"/>
        </w:rPr>
        <w:t>Return </w:t>
      </w:r>
      <w:r w:rsidRPr="00C31BF3">
        <w:rPr>
          <w:rFonts w:ascii="Segoe UI" w:eastAsia="Times New Roman" w:hAnsi="Segoe UI" w:cs="Segoe UI"/>
          <w:i/>
          <w:iCs/>
          <w:color w:val="263238"/>
          <w:sz w:val="21"/>
          <w:szCs w:val="21"/>
        </w:rPr>
        <w:t>the fewest number of coins that you need to make up that amount</w:t>
      </w:r>
      <w:r w:rsidRPr="00C31BF3">
        <w:rPr>
          <w:rFonts w:ascii="Segoe UI" w:eastAsia="Times New Roman" w:hAnsi="Segoe UI" w:cs="Segoe UI"/>
          <w:color w:val="263238"/>
          <w:sz w:val="21"/>
          <w:szCs w:val="21"/>
        </w:rPr>
        <w:t>. If that amount of money cannot be made up by any combination of the coins, return </w:t>
      </w:r>
      <w:r w:rsidRPr="00C31BF3">
        <w:rPr>
          <w:rFonts w:ascii="Courier New" w:eastAsia="Times New Roman" w:hAnsi="Courier New" w:cs="Courier New"/>
          <w:color w:val="546E7A"/>
          <w:sz w:val="20"/>
          <w:szCs w:val="20"/>
          <w:shd w:val="clear" w:color="auto" w:fill="F7F9FA"/>
        </w:rPr>
        <w:t>-1</w:t>
      </w:r>
      <w:r w:rsidRPr="00C31BF3">
        <w:rPr>
          <w:rFonts w:ascii="Segoe UI" w:eastAsia="Times New Roman" w:hAnsi="Segoe UI" w:cs="Segoe UI"/>
          <w:color w:val="263238"/>
          <w:sz w:val="21"/>
          <w:szCs w:val="21"/>
        </w:rPr>
        <w:t>.</w:t>
      </w:r>
    </w:p>
    <w:p w14:paraId="5FBB6DDC" w14:textId="77777777" w:rsidR="00C31BF3" w:rsidRPr="00C31BF3" w:rsidRDefault="00C31BF3" w:rsidP="00C31BF3">
      <w:pPr>
        <w:shd w:val="clear" w:color="auto" w:fill="FFFFFF"/>
        <w:spacing w:after="240" w:line="240" w:lineRule="auto"/>
        <w:rPr>
          <w:rFonts w:ascii="Segoe UI" w:eastAsia="Times New Roman" w:hAnsi="Segoe UI" w:cs="Segoe UI"/>
          <w:color w:val="263238"/>
          <w:sz w:val="21"/>
          <w:szCs w:val="21"/>
        </w:rPr>
      </w:pPr>
      <w:r w:rsidRPr="00C31BF3">
        <w:rPr>
          <w:rFonts w:ascii="Segoe UI" w:eastAsia="Times New Roman" w:hAnsi="Segoe UI" w:cs="Segoe UI"/>
          <w:color w:val="263238"/>
          <w:sz w:val="21"/>
          <w:szCs w:val="21"/>
        </w:rPr>
        <w:t>You may assume that you have an infinite number of each kind of coin.</w:t>
      </w:r>
    </w:p>
    <w:p w14:paraId="3472891C" w14:textId="77777777" w:rsidR="00C31BF3" w:rsidRPr="00C31BF3" w:rsidRDefault="00C31BF3" w:rsidP="00C31BF3">
      <w:pPr>
        <w:shd w:val="clear" w:color="auto" w:fill="FFFFFF"/>
        <w:spacing w:after="240" w:line="240" w:lineRule="auto"/>
        <w:rPr>
          <w:rFonts w:ascii="Segoe UI" w:eastAsia="Times New Roman" w:hAnsi="Segoe UI" w:cs="Segoe UI"/>
          <w:color w:val="263238"/>
          <w:sz w:val="21"/>
          <w:szCs w:val="21"/>
        </w:rPr>
      </w:pPr>
      <w:r w:rsidRPr="00C31BF3">
        <w:rPr>
          <w:rFonts w:ascii="Segoe UI" w:eastAsia="Times New Roman" w:hAnsi="Segoe UI" w:cs="Segoe UI"/>
          <w:color w:val="263238"/>
          <w:sz w:val="21"/>
          <w:szCs w:val="21"/>
        </w:rPr>
        <w:t> </w:t>
      </w:r>
    </w:p>
    <w:p w14:paraId="2902B823" w14:textId="77777777" w:rsidR="00C31BF3" w:rsidRPr="00C31BF3" w:rsidRDefault="00C31BF3" w:rsidP="00C31BF3">
      <w:pPr>
        <w:shd w:val="clear" w:color="auto" w:fill="FFFFFF"/>
        <w:spacing w:after="240" w:line="240" w:lineRule="auto"/>
        <w:rPr>
          <w:rFonts w:ascii="Segoe UI" w:eastAsia="Times New Roman" w:hAnsi="Segoe UI" w:cs="Segoe UI"/>
          <w:color w:val="263238"/>
          <w:sz w:val="21"/>
          <w:szCs w:val="21"/>
        </w:rPr>
      </w:pPr>
      <w:r w:rsidRPr="00C31BF3">
        <w:rPr>
          <w:rFonts w:ascii="Segoe UI" w:eastAsia="Times New Roman" w:hAnsi="Segoe UI" w:cs="Segoe UI"/>
          <w:b/>
          <w:bCs/>
          <w:color w:val="263238"/>
          <w:sz w:val="21"/>
          <w:szCs w:val="21"/>
        </w:rPr>
        <w:t>Example 1:</w:t>
      </w:r>
    </w:p>
    <w:p w14:paraId="685EDCB2" w14:textId="77777777" w:rsidR="00C31BF3" w:rsidRPr="00C31BF3" w:rsidRDefault="00C31BF3" w:rsidP="00C31B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1BF3">
        <w:rPr>
          <w:rFonts w:ascii="Consolas" w:eastAsia="Times New Roman" w:hAnsi="Consolas" w:cs="Courier New"/>
          <w:b/>
          <w:bCs/>
          <w:color w:val="263238"/>
          <w:sz w:val="20"/>
          <w:szCs w:val="20"/>
        </w:rPr>
        <w:t>Input:</w:t>
      </w:r>
      <w:r w:rsidRPr="00C31BF3">
        <w:rPr>
          <w:rFonts w:ascii="Consolas" w:eastAsia="Times New Roman" w:hAnsi="Consolas" w:cs="Courier New"/>
          <w:color w:val="263238"/>
          <w:sz w:val="20"/>
          <w:szCs w:val="20"/>
        </w:rPr>
        <w:t xml:space="preserve"> coins = [1,2,5], amount = 11</w:t>
      </w:r>
    </w:p>
    <w:p w14:paraId="1A458B88" w14:textId="77777777" w:rsidR="00C31BF3" w:rsidRPr="00C31BF3" w:rsidRDefault="00C31BF3" w:rsidP="00C31B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1BF3">
        <w:rPr>
          <w:rFonts w:ascii="Consolas" w:eastAsia="Times New Roman" w:hAnsi="Consolas" w:cs="Courier New"/>
          <w:b/>
          <w:bCs/>
          <w:color w:val="263238"/>
          <w:sz w:val="20"/>
          <w:szCs w:val="20"/>
        </w:rPr>
        <w:t>Output:</w:t>
      </w:r>
      <w:r w:rsidRPr="00C31BF3">
        <w:rPr>
          <w:rFonts w:ascii="Consolas" w:eastAsia="Times New Roman" w:hAnsi="Consolas" w:cs="Courier New"/>
          <w:color w:val="263238"/>
          <w:sz w:val="20"/>
          <w:szCs w:val="20"/>
        </w:rPr>
        <w:t xml:space="preserve"> 3</w:t>
      </w:r>
    </w:p>
    <w:p w14:paraId="13DD0382" w14:textId="05DD2F34" w:rsidR="0012599F" w:rsidRPr="00C31BF3" w:rsidRDefault="00C31BF3" w:rsidP="00C31B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1BF3">
        <w:rPr>
          <w:rFonts w:ascii="Consolas" w:eastAsia="Times New Roman" w:hAnsi="Consolas" w:cs="Courier New"/>
          <w:b/>
          <w:bCs/>
          <w:color w:val="263238"/>
          <w:sz w:val="20"/>
          <w:szCs w:val="20"/>
        </w:rPr>
        <w:t>Explanation:</w:t>
      </w:r>
      <w:r w:rsidRPr="00C31BF3">
        <w:rPr>
          <w:rFonts w:ascii="Consolas" w:eastAsia="Times New Roman" w:hAnsi="Consolas" w:cs="Courier New"/>
          <w:color w:val="263238"/>
          <w:sz w:val="20"/>
          <w:szCs w:val="20"/>
        </w:rPr>
        <w:t xml:space="preserve"> 11 = 5 + 5 + 1</w:t>
      </w:r>
    </w:p>
    <w:p w14:paraId="0F8AD662" w14:textId="5990A735" w:rsidR="00C31BF3" w:rsidRPr="00C31BF3" w:rsidRDefault="0012599F" w:rsidP="00C31BF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C31BF3" w:rsidRPr="00C31BF3">
        <w:t xml:space="preserve"> </w:t>
      </w:r>
      <w:r w:rsidR="00C31BF3" w:rsidRPr="00C31BF3">
        <w:rPr>
          <w:rFonts w:ascii="Arial" w:hAnsi="Arial" w:cs="Arial"/>
          <w:color w:val="273239"/>
          <w:spacing w:val="2"/>
          <w:sz w:val="26"/>
          <w:szCs w:val="26"/>
        </w:rPr>
        <w:t>int coinChange(vector&lt;int&gt;&amp; coins, int amount) {</w:t>
      </w:r>
    </w:p>
    <w:p w14:paraId="5C4F293E"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vector&lt;int&gt;dp(amount+1,amount+1);</w:t>
      </w:r>
    </w:p>
    <w:p w14:paraId="63EE1FD7"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dp[0]=0;</w:t>
      </w:r>
    </w:p>
    <w:p w14:paraId="41485FA9"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for(int i=1;i&lt;=amount;i++)</w:t>
      </w:r>
    </w:p>
    <w:p w14:paraId="108AA718"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w:t>
      </w:r>
    </w:p>
    <w:p w14:paraId="32390F3F"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for(int j=0;j&lt;coins.size();j++)</w:t>
      </w:r>
    </w:p>
    <w:p w14:paraId="520AC152"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w:t>
      </w:r>
    </w:p>
    <w:p w14:paraId="01A7540A"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if(coins[j]&lt;=i)</w:t>
      </w:r>
    </w:p>
    <w:p w14:paraId="0B4FB0AB"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dp[i]=min(dp[i],dp[i-coins[j]]+1);</w:t>
      </w:r>
    </w:p>
    <w:p w14:paraId="0B3949F8"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w:t>
      </w:r>
    </w:p>
    <w:p w14:paraId="2FD776C4"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w:t>
      </w:r>
    </w:p>
    <w:p w14:paraId="77F3F9DB" w14:textId="77777777" w:rsidR="00C31BF3" w:rsidRPr="00C31BF3"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return dp[amount]&gt;amount?-1:dp[amount];</w:t>
      </w:r>
    </w:p>
    <w:p w14:paraId="30E14FE0" w14:textId="1D6B8FA5" w:rsidR="0012599F" w:rsidRDefault="00C31BF3" w:rsidP="00C31BF3">
      <w:pPr>
        <w:shd w:val="clear" w:color="auto" w:fill="FFFFFF"/>
        <w:spacing w:after="0" w:line="240" w:lineRule="auto"/>
        <w:textAlignment w:val="baseline"/>
        <w:rPr>
          <w:rFonts w:ascii="Arial" w:hAnsi="Arial" w:cs="Arial"/>
          <w:color w:val="273239"/>
          <w:spacing w:val="2"/>
          <w:sz w:val="26"/>
          <w:szCs w:val="26"/>
        </w:rPr>
      </w:pPr>
      <w:r w:rsidRPr="00C31BF3">
        <w:rPr>
          <w:rFonts w:ascii="Arial" w:hAnsi="Arial" w:cs="Arial"/>
          <w:color w:val="273239"/>
          <w:spacing w:val="2"/>
          <w:sz w:val="26"/>
          <w:szCs w:val="26"/>
        </w:rPr>
        <w:t xml:space="preserve">    }</w:t>
      </w:r>
    </w:p>
    <w:p w14:paraId="20BEADA7" w14:textId="60C71F5C" w:rsidR="005B05C1" w:rsidRDefault="005B05C1" w:rsidP="00C31BF3">
      <w:pPr>
        <w:shd w:val="clear" w:color="auto" w:fill="FFFFFF"/>
        <w:spacing w:after="0" w:line="240" w:lineRule="auto"/>
        <w:textAlignment w:val="baseline"/>
        <w:rPr>
          <w:rFonts w:ascii="Arial" w:hAnsi="Arial" w:cs="Arial"/>
          <w:color w:val="273239"/>
          <w:spacing w:val="2"/>
          <w:sz w:val="26"/>
          <w:szCs w:val="26"/>
        </w:rPr>
      </w:pPr>
      <w:r w:rsidRPr="005B05C1">
        <w:rPr>
          <w:rFonts w:ascii="Arial" w:hAnsi="Arial" w:cs="Arial"/>
          <w:color w:val="273239"/>
          <w:spacing w:val="2"/>
          <w:sz w:val="26"/>
          <w:szCs w:val="26"/>
          <w:highlight w:val="cyan"/>
        </w:rPr>
        <w:t>HOUSE ROBBER MORE VARIATIONS</w:t>
      </w:r>
    </w:p>
    <w:p w14:paraId="27C5D3DA" w14:textId="77777777" w:rsidR="00B06059" w:rsidRPr="00B06059" w:rsidRDefault="00C31BF3" w:rsidP="00B06059">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148)</w:t>
      </w:r>
      <w:r w:rsidR="00867E54" w:rsidRPr="00867E54">
        <w:rPr>
          <w:rFonts w:ascii="Arial" w:hAnsi="Arial" w:cs="Arial"/>
          <w:color w:val="273239"/>
        </w:rPr>
        <w:t xml:space="preserve"> </w:t>
      </w:r>
      <w:r w:rsidR="00B06059" w:rsidRPr="00B06059">
        <w:rPr>
          <w:rFonts w:ascii="Segoe UI" w:hAnsi="Segoe UI" w:cs="Segoe UI"/>
          <w:color w:val="263238"/>
          <w:sz w:val="21"/>
          <w:szCs w:val="21"/>
        </w:rPr>
        <w:t>You are given an integer array </w:t>
      </w:r>
      <w:r w:rsidR="00B06059" w:rsidRPr="00B06059">
        <w:rPr>
          <w:rFonts w:ascii="Courier New" w:hAnsi="Courier New" w:cs="Courier New"/>
          <w:color w:val="546E7A"/>
          <w:sz w:val="20"/>
          <w:szCs w:val="20"/>
          <w:shd w:val="clear" w:color="auto" w:fill="F7F9FA"/>
        </w:rPr>
        <w:t>nums</w:t>
      </w:r>
      <w:r w:rsidR="00B06059" w:rsidRPr="00B06059">
        <w:rPr>
          <w:rFonts w:ascii="Segoe UI" w:hAnsi="Segoe UI" w:cs="Segoe UI"/>
          <w:color w:val="263238"/>
          <w:sz w:val="21"/>
          <w:szCs w:val="21"/>
        </w:rPr>
        <w:t>. You want to maximize the number of points you get by performing the following operation any number of times:</w:t>
      </w:r>
    </w:p>
    <w:p w14:paraId="709DC66B" w14:textId="05775CC6" w:rsidR="00D70225" w:rsidRPr="00B06059" w:rsidRDefault="00B06059" w:rsidP="00A0090B">
      <w:pPr>
        <w:numPr>
          <w:ilvl w:val="0"/>
          <w:numId w:val="4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059">
        <w:rPr>
          <w:rFonts w:ascii="Segoe UI" w:eastAsia="Times New Roman" w:hAnsi="Segoe UI" w:cs="Segoe UI"/>
          <w:color w:val="263238"/>
          <w:sz w:val="21"/>
          <w:szCs w:val="21"/>
        </w:rPr>
        <w:t>Pick any </w:t>
      </w:r>
      <w:r w:rsidRPr="00B06059">
        <w:rPr>
          <w:rFonts w:ascii="Courier New" w:eastAsia="Times New Roman" w:hAnsi="Courier New" w:cs="Courier New"/>
          <w:color w:val="546E7A"/>
          <w:sz w:val="20"/>
          <w:szCs w:val="20"/>
          <w:shd w:val="clear" w:color="auto" w:fill="F7F9FA"/>
        </w:rPr>
        <w:t>nums[i]</w:t>
      </w:r>
      <w:r w:rsidRPr="00B06059">
        <w:rPr>
          <w:rFonts w:ascii="Segoe UI" w:eastAsia="Times New Roman" w:hAnsi="Segoe UI" w:cs="Segoe UI"/>
          <w:color w:val="263238"/>
          <w:sz w:val="21"/>
          <w:szCs w:val="21"/>
        </w:rPr>
        <w:t> and delete it to earn </w:t>
      </w:r>
      <w:r w:rsidRPr="00B06059">
        <w:rPr>
          <w:rFonts w:ascii="Courier New" w:eastAsia="Times New Roman" w:hAnsi="Courier New" w:cs="Courier New"/>
          <w:color w:val="546E7A"/>
          <w:sz w:val="20"/>
          <w:szCs w:val="20"/>
          <w:shd w:val="clear" w:color="auto" w:fill="F7F9FA"/>
        </w:rPr>
        <w:t>nums[i]</w:t>
      </w:r>
      <w:r w:rsidRPr="00B06059">
        <w:rPr>
          <w:rFonts w:ascii="Segoe UI" w:eastAsia="Times New Roman" w:hAnsi="Segoe UI" w:cs="Segoe UI"/>
          <w:color w:val="263238"/>
          <w:sz w:val="21"/>
          <w:szCs w:val="21"/>
        </w:rPr>
        <w:t> points. Afterwards, you must delete </w:t>
      </w:r>
      <w:r w:rsidRPr="00B06059">
        <w:rPr>
          <w:rFonts w:ascii="Segoe UI" w:eastAsia="Times New Roman" w:hAnsi="Segoe UI" w:cs="Segoe UI"/>
          <w:b/>
          <w:bCs/>
          <w:color w:val="263238"/>
          <w:sz w:val="21"/>
          <w:szCs w:val="21"/>
        </w:rPr>
        <w:t>every</w:t>
      </w:r>
      <w:r w:rsidRPr="00B06059">
        <w:rPr>
          <w:rFonts w:ascii="Segoe UI" w:eastAsia="Times New Roman" w:hAnsi="Segoe UI" w:cs="Segoe UI"/>
          <w:color w:val="263238"/>
          <w:sz w:val="21"/>
          <w:szCs w:val="21"/>
        </w:rPr>
        <w:t> element equal to </w:t>
      </w:r>
      <w:r w:rsidRPr="00B06059">
        <w:rPr>
          <w:rFonts w:ascii="Courier New" w:eastAsia="Times New Roman" w:hAnsi="Courier New" w:cs="Courier New"/>
          <w:color w:val="546E7A"/>
          <w:sz w:val="20"/>
          <w:szCs w:val="20"/>
          <w:shd w:val="clear" w:color="auto" w:fill="F7F9FA"/>
        </w:rPr>
        <w:t>nums[i] - 1</w:t>
      </w:r>
      <w:r w:rsidRPr="00B06059">
        <w:rPr>
          <w:rFonts w:ascii="Segoe UI" w:eastAsia="Times New Roman" w:hAnsi="Segoe UI" w:cs="Segoe UI"/>
          <w:color w:val="263238"/>
          <w:sz w:val="21"/>
          <w:szCs w:val="21"/>
        </w:rPr>
        <w:t> and </w:t>
      </w:r>
      <w:r w:rsidRPr="00B06059">
        <w:rPr>
          <w:rFonts w:ascii="Segoe UI" w:eastAsia="Times New Roman" w:hAnsi="Segoe UI" w:cs="Segoe UI"/>
          <w:b/>
          <w:bCs/>
          <w:color w:val="263238"/>
          <w:sz w:val="21"/>
          <w:szCs w:val="21"/>
        </w:rPr>
        <w:t>every</w:t>
      </w:r>
      <w:r w:rsidRPr="00B06059">
        <w:rPr>
          <w:rFonts w:ascii="Segoe UI" w:eastAsia="Times New Roman" w:hAnsi="Segoe UI" w:cs="Segoe UI"/>
          <w:color w:val="263238"/>
          <w:sz w:val="21"/>
          <w:szCs w:val="21"/>
        </w:rPr>
        <w:t> element equal to </w:t>
      </w:r>
      <w:r w:rsidRPr="00B06059">
        <w:rPr>
          <w:rFonts w:ascii="Courier New" w:eastAsia="Times New Roman" w:hAnsi="Courier New" w:cs="Courier New"/>
          <w:color w:val="546E7A"/>
          <w:sz w:val="20"/>
          <w:szCs w:val="20"/>
          <w:shd w:val="clear" w:color="auto" w:fill="F7F9FA"/>
        </w:rPr>
        <w:t>nums[i] + 1</w:t>
      </w:r>
      <w:r w:rsidRPr="00B06059">
        <w:rPr>
          <w:rFonts w:ascii="Segoe UI" w:eastAsia="Times New Roman" w:hAnsi="Segoe UI" w:cs="Segoe UI"/>
          <w:color w:val="263238"/>
          <w:sz w:val="21"/>
          <w:szCs w:val="21"/>
        </w:rPr>
        <w:t>.</w:t>
      </w:r>
    </w:p>
    <w:p w14:paraId="6D9DA766" w14:textId="77777777" w:rsidR="00B06059" w:rsidRPr="00B06059" w:rsidRDefault="00B06059" w:rsidP="00B06059">
      <w:pPr>
        <w:shd w:val="clear" w:color="auto" w:fill="FFFFFF"/>
        <w:spacing w:after="240" w:line="240" w:lineRule="auto"/>
        <w:rPr>
          <w:rFonts w:ascii="Segoe UI" w:eastAsia="Times New Roman" w:hAnsi="Segoe UI" w:cs="Segoe UI"/>
          <w:color w:val="263238"/>
          <w:sz w:val="21"/>
          <w:szCs w:val="21"/>
        </w:rPr>
      </w:pPr>
      <w:r w:rsidRPr="00B06059">
        <w:rPr>
          <w:rFonts w:ascii="Segoe UI" w:eastAsia="Times New Roman" w:hAnsi="Segoe UI" w:cs="Segoe UI"/>
          <w:color w:val="263238"/>
          <w:sz w:val="21"/>
          <w:szCs w:val="21"/>
        </w:rPr>
        <w:t>Return </w:t>
      </w:r>
      <w:r w:rsidRPr="00B06059">
        <w:rPr>
          <w:rFonts w:ascii="Segoe UI" w:eastAsia="Times New Roman" w:hAnsi="Segoe UI" w:cs="Segoe UI"/>
          <w:i/>
          <w:iCs/>
          <w:color w:val="263238"/>
          <w:sz w:val="21"/>
          <w:szCs w:val="21"/>
        </w:rPr>
        <w:t>the </w:t>
      </w:r>
      <w:r w:rsidRPr="00B06059">
        <w:rPr>
          <w:rFonts w:ascii="Segoe UI" w:eastAsia="Times New Roman" w:hAnsi="Segoe UI" w:cs="Segoe UI"/>
          <w:b/>
          <w:bCs/>
          <w:i/>
          <w:iCs/>
          <w:color w:val="263238"/>
          <w:sz w:val="21"/>
          <w:szCs w:val="21"/>
        </w:rPr>
        <w:t>maximum number of points</w:t>
      </w:r>
      <w:r w:rsidRPr="00B06059">
        <w:rPr>
          <w:rFonts w:ascii="Segoe UI" w:eastAsia="Times New Roman" w:hAnsi="Segoe UI" w:cs="Segoe UI"/>
          <w:i/>
          <w:iCs/>
          <w:color w:val="263238"/>
          <w:sz w:val="21"/>
          <w:szCs w:val="21"/>
        </w:rPr>
        <w:t> you can earn by applying the above operation some number of times</w:t>
      </w:r>
      <w:r w:rsidRPr="00B06059">
        <w:rPr>
          <w:rFonts w:ascii="Segoe UI" w:eastAsia="Times New Roman" w:hAnsi="Segoe UI" w:cs="Segoe UI"/>
          <w:color w:val="263238"/>
          <w:sz w:val="21"/>
          <w:szCs w:val="21"/>
        </w:rPr>
        <w:t>.</w:t>
      </w:r>
    </w:p>
    <w:p w14:paraId="542BF275" w14:textId="77777777" w:rsidR="00B06059" w:rsidRPr="00B06059" w:rsidRDefault="00B06059" w:rsidP="00B06059">
      <w:pPr>
        <w:shd w:val="clear" w:color="auto" w:fill="FFFFFF"/>
        <w:spacing w:after="240" w:line="240" w:lineRule="auto"/>
        <w:rPr>
          <w:rFonts w:ascii="Segoe UI" w:eastAsia="Times New Roman" w:hAnsi="Segoe UI" w:cs="Segoe UI"/>
          <w:color w:val="263238"/>
          <w:sz w:val="21"/>
          <w:szCs w:val="21"/>
        </w:rPr>
      </w:pPr>
      <w:r w:rsidRPr="00B06059">
        <w:rPr>
          <w:rFonts w:ascii="Segoe UI" w:eastAsia="Times New Roman" w:hAnsi="Segoe UI" w:cs="Segoe UI"/>
          <w:color w:val="263238"/>
          <w:sz w:val="21"/>
          <w:szCs w:val="21"/>
        </w:rPr>
        <w:t> </w:t>
      </w:r>
    </w:p>
    <w:p w14:paraId="35015CD4" w14:textId="77777777" w:rsidR="00B06059" w:rsidRPr="00B06059" w:rsidRDefault="00B06059" w:rsidP="00B06059">
      <w:pPr>
        <w:shd w:val="clear" w:color="auto" w:fill="FFFFFF"/>
        <w:spacing w:after="240" w:line="240" w:lineRule="auto"/>
        <w:rPr>
          <w:rFonts w:ascii="Segoe UI" w:eastAsia="Times New Roman" w:hAnsi="Segoe UI" w:cs="Segoe UI"/>
          <w:color w:val="263238"/>
          <w:sz w:val="21"/>
          <w:szCs w:val="21"/>
        </w:rPr>
      </w:pPr>
      <w:r w:rsidRPr="00B06059">
        <w:rPr>
          <w:rFonts w:ascii="Segoe UI" w:eastAsia="Times New Roman" w:hAnsi="Segoe UI" w:cs="Segoe UI"/>
          <w:b/>
          <w:bCs/>
          <w:color w:val="263238"/>
          <w:sz w:val="21"/>
          <w:szCs w:val="21"/>
        </w:rPr>
        <w:t>Example 1:</w:t>
      </w:r>
    </w:p>
    <w:p w14:paraId="10530131"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b/>
          <w:bCs/>
          <w:color w:val="263238"/>
          <w:sz w:val="20"/>
          <w:szCs w:val="20"/>
        </w:rPr>
        <w:lastRenderedPageBreak/>
        <w:t>Input:</w:t>
      </w:r>
      <w:r w:rsidRPr="00B06059">
        <w:rPr>
          <w:rFonts w:ascii="Consolas" w:eastAsia="Times New Roman" w:hAnsi="Consolas" w:cs="Courier New"/>
          <w:color w:val="263238"/>
          <w:sz w:val="20"/>
          <w:szCs w:val="20"/>
        </w:rPr>
        <w:t xml:space="preserve"> nums = [3,4,2]</w:t>
      </w:r>
    </w:p>
    <w:p w14:paraId="5B6175EA"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b/>
          <w:bCs/>
          <w:color w:val="263238"/>
          <w:sz w:val="20"/>
          <w:szCs w:val="20"/>
        </w:rPr>
        <w:t>Output:</w:t>
      </w:r>
      <w:r w:rsidRPr="00B06059">
        <w:rPr>
          <w:rFonts w:ascii="Consolas" w:eastAsia="Times New Roman" w:hAnsi="Consolas" w:cs="Courier New"/>
          <w:color w:val="263238"/>
          <w:sz w:val="20"/>
          <w:szCs w:val="20"/>
        </w:rPr>
        <w:t xml:space="preserve"> 6</w:t>
      </w:r>
    </w:p>
    <w:p w14:paraId="44F565ED"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b/>
          <w:bCs/>
          <w:color w:val="263238"/>
          <w:sz w:val="20"/>
          <w:szCs w:val="20"/>
        </w:rPr>
        <w:t>Explanation:</w:t>
      </w:r>
      <w:r w:rsidRPr="00B06059">
        <w:rPr>
          <w:rFonts w:ascii="Consolas" w:eastAsia="Times New Roman" w:hAnsi="Consolas" w:cs="Courier New"/>
          <w:color w:val="263238"/>
          <w:sz w:val="20"/>
          <w:szCs w:val="20"/>
        </w:rPr>
        <w:t xml:space="preserve"> You can perform the following operations:</w:t>
      </w:r>
    </w:p>
    <w:p w14:paraId="15541FB9"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color w:val="263238"/>
          <w:sz w:val="20"/>
          <w:szCs w:val="20"/>
        </w:rPr>
        <w:t>- Delete 4 to earn 4 points. Consequently, 3 is also deleted. nums = [2].</w:t>
      </w:r>
    </w:p>
    <w:p w14:paraId="5751C1E4"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color w:val="263238"/>
          <w:sz w:val="20"/>
          <w:szCs w:val="20"/>
        </w:rPr>
        <w:t>- Delete 2 to earn 2 points. nums = [].</w:t>
      </w:r>
    </w:p>
    <w:p w14:paraId="76881ED1" w14:textId="77777777" w:rsidR="00B06059" w:rsidRPr="00B06059" w:rsidRDefault="00B06059" w:rsidP="00B06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059">
        <w:rPr>
          <w:rFonts w:ascii="Consolas" w:eastAsia="Times New Roman" w:hAnsi="Consolas" w:cs="Courier New"/>
          <w:color w:val="263238"/>
          <w:sz w:val="20"/>
          <w:szCs w:val="20"/>
        </w:rPr>
        <w:t>You earn a total of 6 points.</w:t>
      </w:r>
    </w:p>
    <w:p w14:paraId="32101E50" w14:textId="77777777" w:rsidR="005B05C1" w:rsidRPr="005B05C1" w:rsidRDefault="005B05C1" w:rsidP="005B05C1">
      <w:pPr>
        <w:pStyle w:val="NoSpacing"/>
        <w:rPr>
          <w:rFonts w:ascii="Arial" w:hAnsi="Arial" w:cs="Arial"/>
          <w:color w:val="273239"/>
        </w:rPr>
      </w:pPr>
      <w:r>
        <w:rPr>
          <w:rFonts w:ascii="Arial" w:hAnsi="Arial" w:cs="Arial"/>
          <w:color w:val="273239"/>
        </w:rPr>
        <w:t>:</w:t>
      </w:r>
      <w:r w:rsidRPr="005B05C1">
        <w:rPr>
          <w:rFonts w:ascii="Arial" w:hAnsi="Arial" w:cs="Arial"/>
          <w:color w:val="273239"/>
        </w:rPr>
        <w:t xml:space="preserve"> int deleteAndEarn(vector&lt;int&gt;&amp; nums) {</w:t>
      </w:r>
    </w:p>
    <w:p w14:paraId="2F67BE40"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int n=10001;</w:t>
      </w:r>
    </w:p>
    <w:p w14:paraId="39FA7943"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vector&lt;int&gt;bucket(n,0);</w:t>
      </w:r>
    </w:p>
    <w:p w14:paraId="590ADB47"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for(auto it:nums)</w:t>
      </w:r>
    </w:p>
    <w:p w14:paraId="108B07C4"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bucket[it]+=it;</w:t>
      </w:r>
    </w:p>
    <w:p w14:paraId="40B59CEE"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vector&lt;int&gt;dp(n,0);</w:t>
      </w:r>
    </w:p>
    <w:p w14:paraId="12522F2E"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dp[0]=0;</w:t>
      </w:r>
    </w:p>
    <w:p w14:paraId="75E8AD95"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dp[1]=bucket[1];</w:t>
      </w:r>
    </w:p>
    <w:p w14:paraId="7A581DF8"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for(int i=2;i&lt;n;i++)</w:t>
      </w:r>
    </w:p>
    <w:p w14:paraId="2182A237"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dp[i]=max(bucket[i]+dp[i-2],dp[i-1]);</w:t>
      </w:r>
    </w:p>
    <w:p w14:paraId="2B95D9D8" w14:textId="77777777" w:rsidR="005B05C1" w:rsidRPr="005B05C1" w:rsidRDefault="005B05C1" w:rsidP="005B05C1">
      <w:pPr>
        <w:pStyle w:val="NoSpacing"/>
        <w:rPr>
          <w:rFonts w:ascii="Arial" w:hAnsi="Arial" w:cs="Arial"/>
          <w:color w:val="273239"/>
        </w:rPr>
      </w:pPr>
      <w:r w:rsidRPr="005B05C1">
        <w:rPr>
          <w:rFonts w:ascii="Arial" w:hAnsi="Arial" w:cs="Arial"/>
          <w:color w:val="273239"/>
        </w:rPr>
        <w:t xml:space="preserve">        return dp[n-1];</w:t>
      </w:r>
    </w:p>
    <w:p w14:paraId="29ADCA39" w14:textId="2ED30059" w:rsidR="00277D01" w:rsidRDefault="005B05C1" w:rsidP="005B05C1">
      <w:pPr>
        <w:pStyle w:val="NoSpacing"/>
        <w:rPr>
          <w:rFonts w:ascii="Arial" w:hAnsi="Arial" w:cs="Arial"/>
          <w:color w:val="273239"/>
        </w:rPr>
      </w:pPr>
      <w:r w:rsidRPr="005B05C1">
        <w:rPr>
          <w:rFonts w:ascii="Arial" w:hAnsi="Arial" w:cs="Arial"/>
          <w:color w:val="273239"/>
        </w:rPr>
        <w:t xml:space="preserve">    }</w:t>
      </w:r>
    </w:p>
    <w:p w14:paraId="6D628E01" w14:textId="77777777" w:rsidR="00277D01" w:rsidRPr="00277D01" w:rsidRDefault="00277D01" w:rsidP="001563C7">
      <w:pPr>
        <w:pStyle w:val="NoSpacing"/>
        <w:rPr>
          <w:rFonts w:ascii="Arial" w:hAnsi="Arial" w:cs="Arial"/>
          <w:color w:val="FF0000"/>
        </w:rPr>
      </w:pPr>
      <w:r w:rsidRPr="00277D01">
        <w:rPr>
          <w:rFonts w:ascii="Arial" w:hAnsi="Arial" w:cs="Arial"/>
          <w:color w:val="FF0000"/>
          <w:highlight w:val="yellow"/>
        </w:rPr>
        <w:t>Gfg variant</w:t>
      </w:r>
    </w:p>
    <w:p w14:paraId="1D2D62A2" w14:textId="5C636D3C" w:rsidR="00867E54" w:rsidRDefault="00867E54" w:rsidP="001563C7">
      <w:pPr>
        <w:pStyle w:val="NoSpacing"/>
        <w:rPr>
          <w:rFonts w:ascii="Arial" w:hAnsi="Arial" w:cs="Arial"/>
          <w:color w:val="273239"/>
        </w:rPr>
      </w:pPr>
      <w:r w:rsidRPr="001563C7">
        <w:t>Find maximum possible stolen value from houses</w:t>
      </w:r>
      <w:r w:rsidR="00C10033" w:rsidRPr="007E04A1">
        <w:rPr>
          <w:highlight w:val="cyan"/>
        </w:rPr>
        <w:t>(STIKLER THIEF)</w:t>
      </w:r>
    </w:p>
    <w:p w14:paraId="42727C4A" w14:textId="337764D4" w:rsidR="00C31BF3" w:rsidRPr="00867E54" w:rsidRDefault="00867E54" w:rsidP="00867E54">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There are n houses build in a line, each of which contains some value in it. A thief is going to steal the maximal value of these houses, but he can’t steal in two adjacent houses because the owner of the stolen houses will tell his two neighbors left and right side. What is the maximum stolen value?</w:t>
      </w:r>
    </w:p>
    <w:p w14:paraId="5AE2639E" w14:textId="613BF63C" w:rsidR="00056C80" w:rsidRPr="00056C80" w:rsidRDefault="00C31BF3" w:rsidP="00056C80">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056C80" w:rsidRPr="00056C80">
        <w:t xml:space="preserve"> </w:t>
      </w:r>
      <w:r w:rsidR="00056C80" w:rsidRPr="00056C80">
        <w:rPr>
          <w:rFonts w:ascii="Arial" w:hAnsi="Arial" w:cs="Arial"/>
          <w:color w:val="273239"/>
          <w:spacing w:val="2"/>
          <w:sz w:val="26"/>
          <w:szCs w:val="26"/>
        </w:rPr>
        <w:t>int FindMaxSum(int arr[], int n)</w:t>
      </w:r>
    </w:p>
    <w:p w14:paraId="3A148A3A"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w:t>
      </w:r>
    </w:p>
    <w:p w14:paraId="4107A724"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 Your code here</w:t>
      </w:r>
    </w:p>
    <w:p w14:paraId="5DA3E246"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if(n==0)</w:t>
      </w:r>
    </w:p>
    <w:p w14:paraId="732C7B3B"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return 0;</w:t>
      </w:r>
    </w:p>
    <w:p w14:paraId="0C80848B"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if(n==1)</w:t>
      </w:r>
    </w:p>
    <w:p w14:paraId="39697095"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return arr[0];</w:t>
      </w:r>
    </w:p>
    <w:p w14:paraId="1D10E4CA"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if(n==2)</w:t>
      </w:r>
    </w:p>
    <w:p w14:paraId="2C25D900"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return max(arr[0],arr[1]);</w:t>
      </w:r>
    </w:p>
    <w:p w14:paraId="430290A5"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int dp[n];</w:t>
      </w:r>
    </w:p>
    <w:p w14:paraId="5473D3E5"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dp[0]=arr[0];</w:t>
      </w:r>
    </w:p>
    <w:p w14:paraId="7A94DCBE"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dp[1]=max(arr[0],arr[1]);</w:t>
      </w:r>
    </w:p>
    <w:p w14:paraId="3BE55C16"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for(int i=2;i&lt;n;i++)</w:t>
      </w:r>
    </w:p>
    <w:p w14:paraId="690A8398"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dp[i]=max(arr[i]+dp[i-2],dp[i-1]);</w:t>
      </w:r>
    </w:p>
    <w:p w14:paraId="5367429F" w14:textId="77777777" w:rsidR="00056C80" w:rsidRPr="00056C80"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return dp[n-1];</w:t>
      </w:r>
    </w:p>
    <w:p w14:paraId="4D139C27" w14:textId="5C4BFE25" w:rsidR="00C31BF3" w:rsidRDefault="00056C80" w:rsidP="00056C80">
      <w:pPr>
        <w:shd w:val="clear" w:color="auto" w:fill="FFFFFF"/>
        <w:spacing w:after="0" w:line="240" w:lineRule="auto"/>
        <w:textAlignment w:val="baseline"/>
        <w:rPr>
          <w:rFonts w:ascii="Arial" w:hAnsi="Arial" w:cs="Arial"/>
          <w:color w:val="273239"/>
          <w:spacing w:val="2"/>
          <w:sz w:val="26"/>
          <w:szCs w:val="26"/>
        </w:rPr>
      </w:pPr>
      <w:r w:rsidRPr="00056C80">
        <w:rPr>
          <w:rFonts w:ascii="Arial" w:hAnsi="Arial" w:cs="Arial"/>
          <w:color w:val="273239"/>
          <w:spacing w:val="2"/>
          <w:sz w:val="26"/>
          <w:szCs w:val="26"/>
        </w:rPr>
        <w:t xml:space="preserve">    }</w:t>
      </w:r>
    </w:p>
    <w:p w14:paraId="6A61CA73" w14:textId="78EEBC30" w:rsidR="00277D01" w:rsidRDefault="00277D01" w:rsidP="00056C80">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highlight w:val="yellow"/>
        </w:rPr>
        <w:t>Leetcode variant</w:t>
      </w:r>
    </w:p>
    <w:p w14:paraId="237408BE" w14:textId="5BE6229E"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lastRenderedPageBreak/>
        <w:t>There is some frustration when people publish their perfect fine-grained algorithms without sharing any information abut how they were derived. This is an attempt to change the situation. There is not much more explanation</w:t>
      </w:r>
      <w:r w:rsidR="00B653FE">
        <w:rPr>
          <w:rFonts w:ascii="Segoe UI" w:eastAsia="Times New Roman" w:hAnsi="Segoe UI" w:cs="Segoe UI"/>
          <w:color w:val="424242"/>
          <w:sz w:val="21"/>
          <w:szCs w:val="21"/>
        </w:rPr>
        <w:t>path</w:t>
      </w:r>
      <w:r w:rsidRPr="00277D01">
        <w:rPr>
          <w:rFonts w:ascii="Segoe UI" w:eastAsia="Times New Roman" w:hAnsi="Segoe UI" w:cs="Segoe UI"/>
          <w:color w:val="424242"/>
          <w:sz w:val="21"/>
          <w:szCs w:val="21"/>
        </w:rPr>
        <w:t xml:space="preserve"> but it's rather an example of higher level improvements. Converting a solution to the next step shouldn't be as hard as attempting to come up with perfect algorithm at first attempt.</w:t>
      </w:r>
    </w:p>
    <w:p w14:paraId="35802655"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This particular problem and most of others can be approached using the following sequence:</w:t>
      </w:r>
    </w:p>
    <w:p w14:paraId="104B6565" w14:textId="77777777" w:rsidR="00277D01" w:rsidRPr="00277D01" w:rsidRDefault="00277D01" w:rsidP="00A0090B">
      <w:pPr>
        <w:numPr>
          <w:ilvl w:val="0"/>
          <w:numId w:val="3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Find recursive relation</w:t>
      </w:r>
    </w:p>
    <w:p w14:paraId="377D975A" w14:textId="77777777" w:rsidR="00277D01" w:rsidRPr="00277D01" w:rsidRDefault="00277D01" w:rsidP="00A0090B">
      <w:pPr>
        <w:numPr>
          <w:ilvl w:val="0"/>
          <w:numId w:val="3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Recursive (top-down)</w:t>
      </w:r>
    </w:p>
    <w:p w14:paraId="6824325B" w14:textId="77777777" w:rsidR="00277D01" w:rsidRPr="00277D01" w:rsidRDefault="00277D01" w:rsidP="00A0090B">
      <w:pPr>
        <w:numPr>
          <w:ilvl w:val="0"/>
          <w:numId w:val="3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Recursive + memo (top-down)</w:t>
      </w:r>
    </w:p>
    <w:p w14:paraId="4FACC505" w14:textId="77777777" w:rsidR="00277D01" w:rsidRPr="00277D01" w:rsidRDefault="00277D01" w:rsidP="00A0090B">
      <w:pPr>
        <w:numPr>
          <w:ilvl w:val="0"/>
          <w:numId w:val="3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Iterative + memo (bottom-up)</w:t>
      </w:r>
    </w:p>
    <w:p w14:paraId="320F233D" w14:textId="77777777" w:rsidR="00277D01" w:rsidRPr="00277D01" w:rsidRDefault="00277D01" w:rsidP="00A0090B">
      <w:pPr>
        <w:numPr>
          <w:ilvl w:val="0"/>
          <w:numId w:val="3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Iterative + N variables (bottom-up)</w:t>
      </w:r>
    </w:p>
    <w:p w14:paraId="09C7AD83"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b/>
          <w:bCs/>
          <w:color w:val="424242"/>
          <w:sz w:val="21"/>
          <w:szCs w:val="21"/>
        </w:rPr>
        <w:t>Step 1.</w:t>
      </w:r>
      <w:r w:rsidRPr="00277D01">
        <w:rPr>
          <w:rFonts w:ascii="Segoe UI" w:eastAsia="Times New Roman" w:hAnsi="Segoe UI" w:cs="Segoe UI"/>
          <w:color w:val="424242"/>
          <w:sz w:val="21"/>
          <w:szCs w:val="21"/>
        </w:rPr>
        <w:t> Figure out recursive relation.</w:t>
      </w:r>
      <w:r w:rsidRPr="00277D01">
        <w:rPr>
          <w:rFonts w:ascii="Segoe UI" w:eastAsia="Times New Roman" w:hAnsi="Segoe UI" w:cs="Segoe UI"/>
          <w:color w:val="424242"/>
          <w:sz w:val="21"/>
          <w:szCs w:val="21"/>
        </w:rPr>
        <w:br/>
        <w:t>A robber has 2 options: a) rob current house </w:t>
      </w:r>
      <w:r w:rsidRPr="00277D01">
        <w:rPr>
          <w:rFonts w:ascii="Courier New" w:eastAsia="Times New Roman" w:hAnsi="Courier New" w:cs="Courier New"/>
          <w:color w:val="546E7A"/>
          <w:sz w:val="20"/>
          <w:szCs w:val="20"/>
          <w:shd w:val="clear" w:color="auto" w:fill="F7F9FA"/>
        </w:rPr>
        <w:t>i</w:t>
      </w:r>
      <w:r w:rsidRPr="00277D01">
        <w:rPr>
          <w:rFonts w:ascii="Segoe UI" w:eastAsia="Times New Roman" w:hAnsi="Segoe UI" w:cs="Segoe UI"/>
          <w:color w:val="424242"/>
          <w:sz w:val="21"/>
          <w:szCs w:val="21"/>
        </w:rPr>
        <w:t>; b) don't rob current house.</w:t>
      </w:r>
      <w:r w:rsidRPr="00277D01">
        <w:rPr>
          <w:rFonts w:ascii="Segoe UI" w:eastAsia="Times New Roman" w:hAnsi="Segoe UI" w:cs="Segoe UI"/>
          <w:color w:val="424242"/>
          <w:sz w:val="21"/>
          <w:szCs w:val="21"/>
        </w:rPr>
        <w:br/>
        <w:t>If an option "a" is selected it means she can't rob previous </w:t>
      </w:r>
      <w:r w:rsidRPr="00277D01">
        <w:rPr>
          <w:rFonts w:ascii="Courier New" w:eastAsia="Times New Roman" w:hAnsi="Courier New" w:cs="Courier New"/>
          <w:color w:val="546E7A"/>
          <w:sz w:val="20"/>
          <w:szCs w:val="20"/>
          <w:shd w:val="clear" w:color="auto" w:fill="F7F9FA"/>
        </w:rPr>
        <w:t>i-1</w:t>
      </w:r>
      <w:r w:rsidRPr="00277D01">
        <w:rPr>
          <w:rFonts w:ascii="Segoe UI" w:eastAsia="Times New Roman" w:hAnsi="Segoe UI" w:cs="Segoe UI"/>
          <w:color w:val="424242"/>
          <w:sz w:val="21"/>
          <w:szCs w:val="21"/>
        </w:rPr>
        <w:t> house but can safely proceed to the one before previous </w:t>
      </w:r>
      <w:r w:rsidRPr="00277D01">
        <w:rPr>
          <w:rFonts w:ascii="Courier New" w:eastAsia="Times New Roman" w:hAnsi="Courier New" w:cs="Courier New"/>
          <w:color w:val="546E7A"/>
          <w:sz w:val="20"/>
          <w:szCs w:val="20"/>
          <w:shd w:val="clear" w:color="auto" w:fill="F7F9FA"/>
        </w:rPr>
        <w:t>i-2</w:t>
      </w:r>
      <w:r w:rsidRPr="00277D01">
        <w:rPr>
          <w:rFonts w:ascii="Segoe UI" w:eastAsia="Times New Roman" w:hAnsi="Segoe UI" w:cs="Segoe UI"/>
          <w:color w:val="424242"/>
          <w:sz w:val="21"/>
          <w:szCs w:val="21"/>
        </w:rPr>
        <w:t> and gets all cumulative loot that follows.</w:t>
      </w:r>
      <w:r w:rsidRPr="00277D01">
        <w:rPr>
          <w:rFonts w:ascii="Segoe UI" w:eastAsia="Times New Roman" w:hAnsi="Segoe UI" w:cs="Segoe UI"/>
          <w:color w:val="424242"/>
          <w:sz w:val="21"/>
          <w:szCs w:val="21"/>
        </w:rPr>
        <w:br/>
        <w:t>If an option "b" is selected the robber gets all the possible loot from robbery of </w:t>
      </w:r>
      <w:r w:rsidRPr="00277D01">
        <w:rPr>
          <w:rFonts w:ascii="Courier New" w:eastAsia="Times New Roman" w:hAnsi="Courier New" w:cs="Courier New"/>
          <w:color w:val="546E7A"/>
          <w:sz w:val="20"/>
          <w:szCs w:val="20"/>
          <w:shd w:val="clear" w:color="auto" w:fill="F7F9FA"/>
        </w:rPr>
        <w:t>i-1</w:t>
      </w:r>
      <w:r w:rsidRPr="00277D01">
        <w:rPr>
          <w:rFonts w:ascii="Segoe UI" w:eastAsia="Times New Roman" w:hAnsi="Segoe UI" w:cs="Segoe UI"/>
          <w:color w:val="424242"/>
          <w:sz w:val="21"/>
          <w:szCs w:val="21"/>
        </w:rPr>
        <w:t> and all the following buildings.</w:t>
      </w:r>
      <w:r w:rsidRPr="00277D01">
        <w:rPr>
          <w:rFonts w:ascii="Segoe UI" w:eastAsia="Times New Roman" w:hAnsi="Segoe UI" w:cs="Segoe UI"/>
          <w:color w:val="424242"/>
          <w:sz w:val="21"/>
          <w:szCs w:val="21"/>
        </w:rPr>
        <w:br/>
        <w:t>So it boils down to calculating what is more profitable:</w:t>
      </w:r>
    </w:p>
    <w:p w14:paraId="4C581F9B" w14:textId="77777777" w:rsidR="00277D01" w:rsidRPr="00277D01" w:rsidRDefault="00277D01" w:rsidP="00A0090B">
      <w:pPr>
        <w:numPr>
          <w:ilvl w:val="0"/>
          <w:numId w:val="3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robbery of current house + loot from houses before the previous</w:t>
      </w:r>
    </w:p>
    <w:p w14:paraId="6BC14CCE" w14:textId="77777777" w:rsidR="00277D01" w:rsidRPr="00277D01" w:rsidRDefault="00277D01" w:rsidP="00A0090B">
      <w:pPr>
        <w:numPr>
          <w:ilvl w:val="0"/>
          <w:numId w:val="3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loot from the previous house robbery and any loot captured before that</w:t>
      </w:r>
    </w:p>
    <w:p w14:paraId="71AC7052"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Courier New" w:eastAsia="Times New Roman" w:hAnsi="Courier New" w:cs="Courier New"/>
          <w:color w:val="546E7A"/>
          <w:sz w:val="20"/>
          <w:szCs w:val="20"/>
          <w:shd w:val="clear" w:color="auto" w:fill="F7F9FA"/>
        </w:rPr>
        <w:t>rob(i) = Math.max( rob(i - 2) + currentHouseValue, rob(i - 1) )</w:t>
      </w:r>
    </w:p>
    <w:p w14:paraId="7F5DF2CB"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b/>
          <w:bCs/>
          <w:color w:val="424242"/>
          <w:sz w:val="21"/>
          <w:szCs w:val="21"/>
        </w:rPr>
        <w:t>Step 2.</w:t>
      </w:r>
      <w:r w:rsidRPr="00277D01">
        <w:rPr>
          <w:rFonts w:ascii="Segoe UI" w:eastAsia="Times New Roman" w:hAnsi="Segoe UI" w:cs="Segoe UI"/>
          <w:color w:val="424242"/>
          <w:sz w:val="21"/>
          <w:szCs w:val="21"/>
        </w:rPr>
        <w:t> Recursive (top-down)</w:t>
      </w:r>
      <w:r w:rsidRPr="00277D01">
        <w:rPr>
          <w:rFonts w:ascii="Segoe UI" w:eastAsia="Times New Roman" w:hAnsi="Segoe UI" w:cs="Segoe UI"/>
          <w:color w:val="424242"/>
          <w:sz w:val="21"/>
          <w:szCs w:val="21"/>
        </w:rPr>
        <w:br/>
        <w:t>Converting the recurrent relation from Step 1 shound't be very hard.</w:t>
      </w:r>
    </w:p>
    <w:p w14:paraId="5238636F"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public</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nums)</w:t>
      </w:r>
      <w:r w:rsidRPr="00277D01">
        <w:rPr>
          <w:rFonts w:ascii="Consolas" w:eastAsia="Times New Roman" w:hAnsi="Consolas" w:cs="Courier New"/>
          <w:color w:val="263238"/>
          <w:sz w:val="20"/>
          <w:szCs w:val="20"/>
        </w:rPr>
        <w:t xml:space="preserve"> {</w:t>
      </w:r>
    </w:p>
    <w:p w14:paraId="584B85BF"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rob(nums, nums.length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6456C3D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6FA48FB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private</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xml:space="preserve">[] nums,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xml:space="preserve"> i)</w:t>
      </w:r>
      <w:r w:rsidRPr="00277D01">
        <w:rPr>
          <w:rFonts w:ascii="Consolas" w:eastAsia="Times New Roman" w:hAnsi="Consolas" w:cs="Courier New"/>
          <w:color w:val="263238"/>
          <w:sz w:val="20"/>
          <w:szCs w:val="20"/>
        </w:rPr>
        <w:t xml:space="preserve"> {</w:t>
      </w:r>
    </w:p>
    <w:p w14:paraId="172AFDB6"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if</w:t>
      </w:r>
      <w:r w:rsidRPr="00277D01">
        <w:rPr>
          <w:rFonts w:ascii="Consolas" w:eastAsia="Times New Roman" w:hAnsi="Consolas" w:cs="Courier New"/>
          <w:color w:val="263238"/>
          <w:sz w:val="20"/>
          <w:szCs w:val="20"/>
        </w:rPr>
        <w:t xml:space="preserve"> (i &lt;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w:t>
      </w:r>
    </w:p>
    <w:p w14:paraId="6753DD7F"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17653BB0"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p>
    <w:p w14:paraId="21AF8DA8"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Math.max(rob(nums, i - </w:t>
      </w:r>
      <w:r w:rsidRPr="00277D01">
        <w:rPr>
          <w:rFonts w:ascii="Consolas" w:eastAsia="Times New Roman" w:hAnsi="Consolas" w:cs="Courier New"/>
          <w:color w:val="1C00CF"/>
          <w:sz w:val="20"/>
          <w:szCs w:val="20"/>
        </w:rPr>
        <w:t>2</w:t>
      </w:r>
      <w:r w:rsidRPr="00277D01">
        <w:rPr>
          <w:rFonts w:ascii="Consolas" w:eastAsia="Times New Roman" w:hAnsi="Consolas" w:cs="Courier New"/>
          <w:color w:val="263238"/>
          <w:sz w:val="20"/>
          <w:szCs w:val="20"/>
        </w:rPr>
        <w:t xml:space="preserve">) + nums[i], rob(nums, i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66DA1AC7"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58423FB3"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lastRenderedPageBreak/>
        <w:t>This algorithm will process the same </w:t>
      </w:r>
      <w:r w:rsidRPr="00277D01">
        <w:rPr>
          <w:rFonts w:ascii="Courier New" w:eastAsia="Times New Roman" w:hAnsi="Courier New" w:cs="Courier New"/>
          <w:color w:val="546E7A"/>
          <w:sz w:val="20"/>
          <w:szCs w:val="20"/>
          <w:shd w:val="clear" w:color="auto" w:fill="F7F9FA"/>
        </w:rPr>
        <w:t>i</w:t>
      </w:r>
      <w:r w:rsidRPr="00277D01">
        <w:rPr>
          <w:rFonts w:ascii="Segoe UI" w:eastAsia="Times New Roman" w:hAnsi="Segoe UI" w:cs="Segoe UI"/>
          <w:color w:val="424242"/>
          <w:sz w:val="21"/>
          <w:szCs w:val="21"/>
        </w:rPr>
        <w:t> multiple times and it needs improvement. Time complexity: [to fill]</w:t>
      </w:r>
    </w:p>
    <w:p w14:paraId="00929617"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b/>
          <w:bCs/>
          <w:color w:val="424242"/>
          <w:sz w:val="21"/>
          <w:szCs w:val="21"/>
        </w:rPr>
        <w:t>Step 3.</w:t>
      </w:r>
      <w:r w:rsidRPr="00277D01">
        <w:rPr>
          <w:rFonts w:ascii="Segoe UI" w:eastAsia="Times New Roman" w:hAnsi="Segoe UI" w:cs="Segoe UI"/>
          <w:color w:val="424242"/>
          <w:sz w:val="21"/>
          <w:szCs w:val="21"/>
        </w:rPr>
        <w:t> Recursive + memo (top-down).</w:t>
      </w:r>
    </w:p>
    <w:p w14:paraId="12949E97"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memo;</w:t>
      </w:r>
    </w:p>
    <w:p w14:paraId="6A94BD1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public</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nums)</w:t>
      </w:r>
      <w:r w:rsidRPr="00277D01">
        <w:rPr>
          <w:rFonts w:ascii="Consolas" w:eastAsia="Times New Roman" w:hAnsi="Consolas" w:cs="Courier New"/>
          <w:color w:val="263238"/>
          <w:sz w:val="20"/>
          <w:szCs w:val="20"/>
        </w:rPr>
        <w:t xml:space="preserve"> {</w:t>
      </w:r>
    </w:p>
    <w:p w14:paraId="67278744"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memo = </w:t>
      </w:r>
      <w:r w:rsidRPr="00277D01">
        <w:rPr>
          <w:rFonts w:ascii="Consolas" w:eastAsia="Times New Roman" w:hAnsi="Consolas" w:cs="Courier New"/>
          <w:color w:val="AA0D91"/>
          <w:sz w:val="20"/>
          <w:szCs w:val="20"/>
        </w:rPr>
        <w:t>new</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[nums.length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727D24C0"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Arrays.fill(memo,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45F7CCE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rob(nums, nums.length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4E7D0DE4"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2E8AB859"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1ACF03F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private</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xml:space="preserve">[] nums,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xml:space="preserve"> i)</w:t>
      </w:r>
      <w:r w:rsidRPr="00277D01">
        <w:rPr>
          <w:rFonts w:ascii="Consolas" w:eastAsia="Times New Roman" w:hAnsi="Consolas" w:cs="Courier New"/>
          <w:color w:val="263238"/>
          <w:sz w:val="20"/>
          <w:szCs w:val="20"/>
        </w:rPr>
        <w:t xml:space="preserve"> {</w:t>
      </w:r>
    </w:p>
    <w:p w14:paraId="12D858E7"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if</w:t>
      </w:r>
      <w:r w:rsidRPr="00277D01">
        <w:rPr>
          <w:rFonts w:ascii="Consolas" w:eastAsia="Times New Roman" w:hAnsi="Consolas" w:cs="Courier New"/>
          <w:color w:val="263238"/>
          <w:sz w:val="20"/>
          <w:szCs w:val="20"/>
        </w:rPr>
        <w:t xml:space="preserve"> (i &lt;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w:t>
      </w:r>
    </w:p>
    <w:p w14:paraId="10D7498C"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2E2D391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p>
    <w:p w14:paraId="17F491F5"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if</w:t>
      </w:r>
      <w:r w:rsidRPr="00277D01">
        <w:rPr>
          <w:rFonts w:ascii="Consolas" w:eastAsia="Times New Roman" w:hAnsi="Consolas" w:cs="Courier New"/>
          <w:color w:val="263238"/>
          <w:sz w:val="20"/>
          <w:szCs w:val="20"/>
        </w:rPr>
        <w:t xml:space="preserve"> (memo[i] &gt;=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w:t>
      </w:r>
    </w:p>
    <w:p w14:paraId="1C9032F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memo[i];</w:t>
      </w:r>
    </w:p>
    <w:p w14:paraId="63008BE4"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p>
    <w:p w14:paraId="27039953"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result = Math.max(rob(nums, i - </w:t>
      </w:r>
      <w:r w:rsidRPr="00277D01">
        <w:rPr>
          <w:rFonts w:ascii="Consolas" w:eastAsia="Times New Roman" w:hAnsi="Consolas" w:cs="Courier New"/>
          <w:color w:val="1C00CF"/>
          <w:sz w:val="20"/>
          <w:szCs w:val="20"/>
        </w:rPr>
        <w:t>2</w:t>
      </w:r>
      <w:r w:rsidRPr="00277D01">
        <w:rPr>
          <w:rFonts w:ascii="Consolas" w:eastAsia="Times New Roman" w:hAnsi="Consolas" w:cs="Courier New"/>
          <w:color w:val="263238"/>
          <w:sz w:val="20"/>
          <w:szCs w:val="20"/>
        </w:rPr>
        <w:t xml:space="preserve">) + nums[i], rob(nums, i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501DC36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memo[i] = result;</w:t>
      </w:r>
    </w:p>
    <w:p w14:paraId="20DEB78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result;</w:t>
      </w:r>
    </w:p>
    <w:p w14:paraId="1B33F08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329FBBF2"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color w:val="424242"/>
          <w:sz w:val="21"/>
          <w:szCs w:val="21"/>
        </w:rPr>
        <w:t>Much better, this should run in </w:t>
      </w:r>
      <w:r w:rsidRPr="00277D01">
        <w:rPr>
          <w:rFonts w:ascii="Courier New" w:eastAsia="Times New Roman" w:hAnsi="Courier New" w:cs="Courier New"/>
          <w:color w:val="546E7A"/>
          <w:sz w:val="20"/>
          <w:szCs w:val="20"/>
          <w:shd w:val="clear" w:color="auto" w:fill="F7F9FA"/>
        </w:rPr>
        <w:t>O(n)</w:t>
      </w:r>
      <w:r w:rsidRPr="00277D01">
        <w:rPr>
          <w:rFonts w:ascii="Segoe UI" w:eastAsia="Times New Roman" w:hAnsi="Segoe UI" w:cs="Segoe UI"/>
          <w:color w:val="424242"/>
          <w:sz w:val="21"/>
          <w:szCs w:val="21"/>
        </w:rPr>
        <w:t> time. Space complexity is </w:t>
      </w:r>
      <w:r w:rsidRPr="00277D01">
        <w:rPr>
          <w:rFonts w:ascii="Courier New" w:eastAsia="Times New Roman" w:hAnsi="Courier New" w:cs="Courier New"/>
          <w:color w:val="546E7A"/>
          <w:sz w:val="20"/>
          <w:szCs w:val="20"/>
          <w:shd w:val="clear" w:color="auto" w:fill="F7F9FA"/>
        </w:rPr>
        <w:t>O(n)</w:t>
      </w:r>
      <w:r w:rsidRPr="00277D01">
        <w:rPr>
          <w:rFonts w:ascii="Segoe UI" w:eastAsia="Times New Roman" w:hAnsi="Segoe UI" w:cs="Segoe UI"/>
          <w:color w:val="424242"/>
          <w:sz w:val="21"/>
          <w:szCs w:val="21"/>
        </w:rPr>
        <w:t> as well, because of the recursion stack, let's try to get rid of it.</w:t>
      </w:r>
    </w:p>
    <w:p w14:paraId="34F9F647"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b/>
          <w:bCs/>
          <w:color w:val="424242"/>
          <w:sz w:val="21"/>
          <w:szCs w:val="21"/>
        </w:rPr>
        <w:t>Step 4.</w:t>
      </w:r>
      <w:r w:rsidRPr="00277D01">
        <w:rPr>
          <w:rFonts w:ascii="Segoe UI" w:eastAsia="Times New Roman" w:hAnsi="Segoe UI" w:cs="Segoe UI"/>
          <w:color w:val="424242"/>
          <w:sz w:val="21"/>
          <w:szCs w:val="21"/>
        </w:rPr>
        <w:t> Iterative + memo (bottom-up)</w:t>
      </w:r>
    </w:p>
    <w:p w14:paraId="7469C094"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public</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nums)</w:t>
      </w:r>
      <w:r w:rsidRPr="00277D01">
        <w:rPr>
          <w:rFonts w:ascii="Consolas" w:eastAsia="Times New Roman" w:hAnsi="Consolas" w:cs="Courier New"/>
          <w:color w:val="263238"/>
          <w:sz w:val="20"/>
          <w:szCs w:val="20"/>
        </w:rPr>
        <w:t xml:space="preserve"> {</w:t>
      </w:r>
    </w:p>
    <w:p w14:paraId="180DF636"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if</w:t>
      </w:r>
      <w:r w:rsidRPr="00277D01">
        <w:rPr>
          <w:rFonts w:ascii="Consolas" w:eastAsia="Times New Roman" w:hAnsi="Consolas" w:cs="Courier New"/>
          <w:color w:val="263238"/>
          <w:sz w:val="20"/>
          <w:szCs w:val="20"/>
        </w:rPr>
        <w:t xml:space="preserve"> (nums.length ==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6AAB469D"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memo = </w:t>
      </w:r>
      <w:r w:rsidRPr="00277D01">
        <w:rPr>
          <w:rFonts w:ascii="Consolas" w:eastAsia="Times New Roman" w:hAnsi="Consolas" w:cs="Courier New"/>
          <w:color w:val="AA0D91"/>
          <w:sz w:val="20"/>
          <w:szCs w:val="20"/>
        </w:rPr>
        <w:t>new</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[nums.length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w:t>
      </w:r>
    </w:p>
    <w:p w14:paraId="47C0DC70"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memo[</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xml:space="preserve">] =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4CD581A3"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lastRenderedPageBreak/>
        <w:t xml:space="preserve">    memo[</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 = nums[</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35DB38F6"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for</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i = </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 i &lt; nums.length; i++) {</w:t>
      </w:r>
    </w:p>
    <w:p w14:paraId="3624FAAD"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val = nums[i];</w:t>
      </w:r>
    </w:p>
    <w:p w14:paraId="43B1995C"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memo[i+</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 = Math.max(memo[i], memo[i</w:t>
      </w:r>
      <w:r w:rsidRPr="00277D01">
        <w:rPr>
          <w:rFonts w:ascii="Consolas" w:eastAsia="Times New Roman" w:hAnsi="Consolas" w:cs="Courier New"/>
          <w:color w:val="1C00CF"/>
          <w:sz w:val="20"/>
          <w:szCs w:val="20"/>
        </w:rPr>
        <w:t>-1</w:t>
      </w:r>
      <w:r w:rsidRPr="00277D01">
        <w:rPr>
          <w:rFonts w:ascii="Consolas" w:eastAsia="Times New Roman" w:hAnsi="Consolas" w:cs="Courier New"/>
          <w:color w:val="263238"/>
          <w:sz w:val="20"/>
          <w:szCs w:val="20"/>
        </w:rPr>
        <w:t>] + val);</w:t>
      </w:r>
    </w:p>
    <w:p w14:paraId="0F554873"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p>
    <w:p w14:paraId="55C91814"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memo[nums.length];</w:t>
      </w:r>
    </w:p>
    <w:p w14:paraId="1EAD88DD"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026858B6" w14:textId="77777777" w:rsidR="00277D01" w:rsidRPr="00277D01" w:rsidRDefault="00277D01" w:rsidP="00277D01">
      <w:pPr>
        <w:shd w:val="clear" w:color="auto" w:fill="FFFFFF"/>
        <w:spacing w:after="240" w:line="240" w:lineRule="auto"/>
        <w:rPr>
          <w:rFonts w:ascii="Segoe UI" w:eastAsia="Times New Roman" w:hAnsi="Segoe UI" w:cs="Segoe UI"/>
          <w:color w:val="424242"/>
          <w:sz w:val="21"/>
          <w:szCs w:val="21"/>
        </w:rPr>
      </w:pPr>
      <w:r w:rsidRPr="00277D01">
        <w:rPr>
          <w:rFonts w:ascii="Segoe UI" w:eastAsia="Times New Roman" w:hAnsi="Segoe UI" w:cs="Segoe UI"/>
          <w:b/>
          <w:bCs/>
          <w:color w:val="424242"/>
          <w:sz w:val="21"/>
          <w:szCs w:val="21"/>
        </w:rPr>
        <w:t>Step 5.</w:t>
      </w:r>
      <w:r w:rsidRPr="00277D01">
        <w:rPr>
          <w:rFonts w:ascii="Segoe UI" w:eastAsia="Times New Roman" w:hAnsi="Segoe UI" w:cs="Segoe UI"/>
          <w:color w:val="424242"/>
          <w:sz w:val="21"/>
          <w:szCs w:val="21"/>
        </w:rPr>
        <w:t> Iterative + 2 variables (bottom-up)</w:t>
      </w:r>
      <w:r w:rsidRPr="00277D01">
        <w:rPr>
          <w:rFonts w:ascii="Segoe UI" w:eastAsia="Times New Roman" w:hAnsi="Segoe UI" w:cs="Segoe UI"/>
          <w:color w:val="424242"/>
          <w:sz w:val="21"/>
          <w:szCs w:val="21"/>
        </w:rPr>
        <w:br/>
        <w:t>We can notice that in the previous step we use only </w:t>
      </w:r>
      <w:r w:rsidRPr="00277D01">
        <w:rPr>
          <w:rFonts w:ascii="Courier New" w:eastAsia="Times New Roman" w:hAnsi="Courier New" w:cs="Courier New"/>
          <w:color w:val="546E7A"/>
          <w:sz w:val="20"/>
          <w:szCs w:val="20"/>
          <w:shd w:val="clear" w:color="auto" w:fill="F7F9FA"/>
        </w:rPr>
        <w:t>memo[i]</w:t>
      </w:r>
      <w:r w:rsidRPr="00277D01">
        <w:rPr>
          <w:rFonts w:ascii="Segoe UI" w:eastAsia="Times New Roman" w:hAnsi="Segoe UI" w:cs="Segoe UI"/>
          <w:color w:val="424242"/>
          <w:sz w:val="21"/>
          <w:szCs w:val="21"/>
        </w:rPr>
        <w:t> and </w:t>
      </w:r>
      <w:r w:rsidRPr="00277D01">
        <w:rPr>
          <w:rFonts w:ascii="Courier New" w:eastAsia="Times New Roman" w:hAnsi="Courier New" w:cs="Courier New"/>
          <w:color w:val="546E7A"/>
          <w:sz w:val="20"/>
          <w:szCs w:val="20"/>
          <w:shd w:val="clear" w:color="auto" w:fill="F7F9FA"/>
        </w:rPr>
        <w:t>memo[i-1]</w:t>
      </w:r>
      <w:r w:rsidRPr="00277D01">
        <w:rPr>
          <w:rFonts w:ascii="Segoe UI" w:eastAsia="Times New Roman" w:hAnsi="Segoe UI" w:cs="Segoe UI"/>
          <w:color w:val="424242"/>
          <w:sz w:val="21"/>
          <w:szCs w:val="21"/>
        </w:rPr>
        <w:t>, so going just 2 steps back. We can hold them in 2 variables instead. This optimization is met in Fibonacci sequence creation and some other problems [to paste links].</w:t>
      </w:r>
    </w:p>
    <w:p w14:paraId="781FEA19"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006A00"/>
          <w:sz w:val="20"/>
          <w:szCs w:val="20"/>
        </w:rPr>
        <w:t>/* the order is: prev2, prev1, num  */</w:t>
      </w:r>
    </w:p>
    <w:p w14:paraId="7B64B2D2"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AA0D91"/>
          <w:sz w:val="20"/>
          <w:szCs w:val="20"/>
        </w:rPr>
        <w:t>public</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rob</w:t>
      </w:r>
      <w:r w:rsidRPr="00277D01">
        <w:rPr>
          <w:rFonts w:ascii="Consolas" w:eastAsia="Times New Roman" w:hAnsi="Consolas" w:cs="Courier New"/>
          <w:color w:val="5C2699"/>
          <w:sz w:val="20"/>
          <w:szCs w:val="20"/>
        </w:rPr>
        <w:t>(</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5C2699"/>
          <w:sz w:val="20"/>
          <w:szCs w:val="20"/>
        </w:rPr>
        <w:t>[] nums)</w:t>
      </w:r>
      <w:r w:rsidRPr="00277D01">
        <w:rPr>
          <w:rFonts w:ascii="Consolas" w:eastAsia="Times New Roman" w:hAnsi="Consolas" w:cs="Courier New"/>
          <w:color w:val="263238"/>
          <w:sz w:val="20"/>
          <w:szCs w:val="20"/>
        </w:rPr>
        <w:t xml:space="preserve"> {</w:t>
      </w:r>
    </w:p>
    <w:p w14:paraId="612D2F3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if</w:t>
      </w:r>
      <w:r w:rsidRPr="00277D01">
        <w:rPr>
          <w:rFonts w:ascii="Consolas" w:eastAsia="Times New Roman" w:hAnsi="Consolas" w:cs="Courier New"/>
          <w:color w:val="263238"/>
          <w:sz w:val="20"/>
          <w:szCs w:val="20"/>
        </w:rPr>
        <w:t xml:space="preserve"> (nums.length ==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1D79B78A"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prev1 =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6182D916"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prev2 = </w:t>
      </w:r>
      <w:r w:rsidRPr="00277D01">
        <w:rPr>
          <w:rFonts w:ascii="Consolas" w:eastAsia="Times New Roman" w:hAnsi="Consolas" w:cs="Courier New"/>
          <w:color w:val="1C00CF"/>
          <w:sz w:val="20"/>
          <w:szCs w:val="20"/>
        </w:rPr>
        <w:t>0</w:t>
      </w:r>
      <w:r w:rsidRPr="00277D01">
        <w:rPr>
          <w:rFonts w:ascii="Consolas" w:eastAsia="Times New Roman" w:hAnsi="Consolas" w:cs="Courier New"/>
          <w:color w:val="263238"/>
          <w:sz w:val="20"/>
          <w:szCs w:val="20"/>
        </w:rPr>
        <w:t>;</w:t>
      </w:r>
    </w:p>
    <w:p w14:paraId="73CF046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for</w:t>
      </w: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num : nums) {</w:t>
      </w:r>
    </w:p>
    <w:p w14:paraId="67E97E7F"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int</w:t>
      </w:r>
      <w:r w:rsidRPr="00277D01">
        <w:rPr>
          <w:rFonts w:ascii="Consolas" w:eastAsia="Times New Roman" w:hAnsi="Consolas" w:cs="Courier New"/>
          <w:color w:val="263238"/>
          <w:sz w:val="20"/>
          <w:szCs w:val="20"/>
        </w:rPr>
        <w:t xml:space="preserve"> tmp = prev1;</w:t>
      </w:r>
    </w:p>
    <w:p w14:paraId="03A6B145"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prev1 = Math.max(prev2 + num, prev1);</w:t>
      </w:r>
    </w:p>
    <w:p w14:paraId="2CEB6375"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prev2 = tmp;</w:t>
      </w:r>
    </w:p>
    <w:p w14:paraId="5D534C9B"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p>
    <w:p w14:paraId="5FAEACA0"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 xml:space="preserve">    </w:t>
      </w:r>
      <w:r w:rsidRPr="00277D01">
        <w:rPr>
          <w:rFonts w:ascii="Consolas" w:eastAsia="Times New Roman" w:hAnsi="Consolas" w:cs="Courier New"/>
          <w:color w:val="AA0D91"/>
          <w:sz w:val="20"/>
          <w:szCs w:val="20"/>
        </w:rPr>
        <w:t>return</w:t>
      </w:r>
      <w:r w:rsidRPr="00277D01">
        <w:rPr>
          <w:rFonts w:ascii="Consolas" w:eastAsia="Times New Roman" w:hAnsi="Consolas" w:cs="Courier New"/>
          <w:color w:val="263238"/>
          <w:sz w:val="20"/>
          <w:szCs w:val="20"/>
        </w:rPr>
        <w:t xml:space="preserve"> prev1;</w:t>
      </w:r>
    </w:p>
    <w:p w14:paraId="4B21598E" w14:textId="597577D9" w:rsid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color w:val="263238"/>
          <w:sz w:val="20"/>
          <w:szCs w:val="20"/>
        </w:rPr>
        <w:t>}</w:t>
      </w:r>
    </w:p>
    <w:p w14:paraId="0A83A2D1"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14F8B2C6" w14:textId="77777777" w:rsidR="00277D01" w:rsidRPr="00277D01" w:rsidRDefault="00277D01" w:rsidP="00277D01">
      <w:pPr>
        <w:shd w:val="clear" w:color="auto" w:fill="FFFFFF"/>
        <w:spacing w:after="240" w:line="240" w:lineRule="auto"/>
        <w:rPr>
          <w:rFonts w:ascii="Segoe UI" w:eastAsia="Times New Roman" w:hAnsi="Segoe UI" w:cs="Segoe UI"/>
          <w:color w:val="263238"/>
          <w:sz w:val="21"/>
          <w:szCs w:val="21"/>
        </w:rPr>
      </w:pPr>
      <w:r w:rsidRPr="00277D01">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systems connected and </w:t>
      </w:r>
      <w:r w:rsidRPr="00277D01">
        <w:rPr>
          <w:rFonts w:ascii="Segoe UI" w:eastAsia="Times New Roman" w:hAnsi="Segoe UI" w:cs="Segoe UI"/>
          <w:b/>
          <w:bCs/>
          <w:color w:val="263238"/>
          <w:sz w:val="21"/>
          <w:szCs w:val="21"/>
        </w:rPr>
        <w:t>it will automatically contact the police if two adjacent houses were broken into on the same night</w:t>
      </w:r>
      <w:r w:rsidRPr="00277D01">
        <w:rPr>
          <w:rFonts w:ascii="Segoe UI" w:eastAsia="Times New Roman" w:hAnsi="Segoe UI" w:cs="Segoe UI"/>
          <w:color w:val="263238"/>
          <w:sz w:val="21"/>
          <w:szCs w:val="21"/>
        </w:rPr>
        <w:t>.</w:t>
      </w:r>
    </w:p>
    <w:p w14:paraId="244B8C53" w14:textId="3C211557" w:rsidR="00277D01" w:rsidRPr="00277D01" w:rsidRDefault="00277D01" w:rsidP="00277D01">
      <w:pPr>
        <w:shd w:val="clear" w:color="auto" w:fill="FFFFFF"/>
        <w:spacing w:after="240" w:line="240" w:lineRule="auto"/>
        <w:rPr>
          <w:rFonts w:ascii="Segoe UI" w:eastAsia="Times New Roman" w:hAnsi="Segoe UI" w:cs="Segoe UI"/>
          <w:color w:val="263238"/>
          <w:sz w:val="21"/>
          <w:szCs w:val="21"/>
        </w:rPr>
      </w:pPr>
      <w:r w:rsidRPr="00277D01">
        <w:rPr>
          <w:rFonts w:ascii="Segoe UI" w:eastAsia="Times New Roman" w:hAnsi="Segoe UI" w:cs="Segoe UI"/>
          <w:color w:val="263238"/>
          <w:sz w:val="21"/>
          <w:szCs w:val="21"/>
        </w:rPr>
        <w:t>Given an integer array </w:t>
      </w:r>
      <w:r w:rsidRPr="00277D01">
        <w:rPr>
          <w:rFonts w:ascii="Courier New" w:eastAsia="Times New Roman" w:hAnsi="Courier New" w:cs="Courier New"/>
          <w:color w:val="546E7A"/>
          <w:sz w:val="20"/>
          <w:szCs w:val="20"/>
          <w:shd w:val="clear" w:color="auto" w:fill="F7F9FA"/>
        </w:rPr>
        <w:t>nums</w:t>
      </w:r>
      <w:r w:rsidRPr="00277D01">
        <w:rPr>
          <w:rFonts w:ascii="Segoe UI" w:eastAsia="Times New Roman" w:hAnsi="Segoe UI" w:cs="Segoe UI"/>
          <w:color w:val="263238"/>
          <w:sz w:val="21"/>
          <w:szCs w:val="21"/>
        </w:rPr>
        <w:t> representing the amount of money of each house, return </w:t>
      </w:r>
      <w:r w:rsidRPr="00277D01">
        <w:rPr>
          <w:rFonts w:ascii="Segoe UI" w:eastAsia="Times New Roman" w:hAnsi="Segoe UI" w:cs="Segoe UI"/>
          <w:i/>
          <w:iCs/>
          <w:color w:val="263238"/>
          <w:sz w:val="21"/>
          <w:szCs w:val="21"/>
        </w:rPr>
        <w:t>the maximum amount of money you can rob tonight </w:t>
      </w:r>
      <w:r w:rsidRPr="00277D01">
        <w:rPr>
          <w:rFonts w:ascii="Segoe UI" w:eastAsia="Times New Roman" w:hAnsi="Segoe UI" w:cs="Segoe UI"/>
          <w:b/>
          <w:bCs/>
          <w:i/>
          <w:iCs/>
          <w:color w:val="263238"/>
          <w:sz w:val="21"/>
          <w:szCs w:val="21"/>
        </w:rPr>
        <w:t>without alerting the police</w:t>
      </w:r>
      <w:r w:rsidRPr="00277D01">
        <w:rPr>
          <w:rFonts w:ascii="Segoe UI" w:eastAsia="Times New Roman" w:hAnsi="Segoe UI" w:cs="Segoe UI"/>
          <w:color w:val="263238"/>
          <w:sz w:val="21"/>
          <w:szCs w:val="21"/>
        </w:rPr>
        <w:t>.</w:t>
      </w:r>
    </w:p>
    <w:p w14:paraId="0153216D" w14:textId="77777777" w:rsidR="00277D01" w:rsidRPr="00277D01" w:rsidRDefault="00277D01" w:rsidP="00277D01">
      <w:pPr>
        <w:shd w:val="clear" w:color="auto" w:fill="FFFFFF"/>
        <w:spacing w:after="240" w:line="240" w:lineRule="auto"/>
        <w:rPr>
          <w:rFonts w:ascii="Segoe UI" w:eastAsia="Times New Roman" w:hAnsi="Segoe UI" w:cs="Segoe UI"/>
          <w:color w:val="263238"/>
          <w:sz w:val="21"/>
          <w:szCs w:val="21"/>
        </w:rPr>
      </w:pPr>
      <w:r w:rsidRPr="00277D01">
        <w:rPr>
          <w:rFonts w:ascii="Segoe UI" w:eastAsia="Times New Roman" w:hAnsi="Segoe UI" w:cs="Segoe UI"/>
          <w:b/>
          <w:bCs/>
          <w:color w:val="263238"/>
          <w:sz w:val="21"/>
          <w:szCs w:val="21"/>
        </w:rPr>
        <w:lastRenderedPageBreak/>
        <w:t>Example 1:</w:t>
      </w:r>
    </w:p>
    <w:p w14:paraId="6D35FAD5"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b/>
          <w:bCs/>
          <w:color w:val="263238"/>
          <w:sz w:val="20"/>
          <w:szCs w:val="20"/>
        </w:rPr>
        <w:t>Input:</w:t>
      </w:r>
      <w:r w:rsidRPr="00277D01">
        <w:rPr>
          <w:rFonts w:ascii="Consolas" w:eastAsia="Times New Roman" w:hAnsi="Consolas" w:cs="Courier New"/>
          <w:color w:val="263238"/>
          <w:sz w:val="20"/>
          <w:szCs w:val="20"/>
        </w:rPr>
        <w:t xml:space="preserve"> nums = [1,2,3,1]</w:t>
      </w:r>
    </w:p>
    <w:p w14:paraId="4AE4ABF9" w14:textId="77777777" w:rsidR="00277D01" w:rsidRPr="00277D01" w:rsidRDefault="00277D01" w:rsidP="00277D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7D01">
        <w:rPr>
          <w:rFonts w:ascii="Consolas" w:eastAsia="Times New Roman" w:hAnsi="Consolas" w:cs="Courier New"/>
          <w:b/>
          <w:bCs/>
          <w:color w:val="263238"/>
          <w:sz w:val="20"/>
          <w:szCs w:val="20"/>
        </w:rPr>
        <w:t>Output:</w:t>
      </w:r>
      <w:r w:rsidRPr="00277D01">
        <w:rPr>
          <w:rFonts w:ascii="Consolas" w:eastAsia="Times New Roman" w:hAnsi="Consolas" w:cs="Courier New"/>
          <w:color w:val="263238"/>
          <w:sz w:val="20"/>
          <w:szCs w:val="20"/>
        </w:rPr>
        <w:t xml:space="preserve"> 4</w:t>
      </w:r>
    </w:p>
    <w:p w14:paraId="1B1F49CE" w14:textId="3BC17F4A"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Pr>
          <w:rFonts w:ascii="Arial" w:hAnsi="Arial" w:cs="Arial"/>
          <w:color w:val="FF0000"/>
          <w:spacing w:val="2"/>
          <w:sz w:val="26"/>
          <w:szCs w:val="26"/>
        </w:rPr>
        <w:t>:</w:t>
      </w:r>
      <w:r w:rsidRPr="00277D01">
        <w:t xml:space="preserve"> </w:t>
      </w:r>
      <w:r w:rsidRPr="00277D01">
        <w:rPr>
          <w:rFonts w:ascii="Arial" w:hAnsi="Arial" w:cs="Arial"/>
          <w:color w:val="FF0000"/>
          <w:spacing w:val="2"/>
          <w:sz w:val="26"/>
          <w:szCs w:val="26"/>
        </w:rPr>
        <w:t>int rob(vector&lt;int&gt;&amp; nums) {</w:t>
      </w:r>
    </w:p>
    <w:p w14:paraId="1A5F130B"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if(nums.size()==0)</w:t>
      </w:r>
    </w:p>
    <w:p w14:paraId="4C6A511B"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return 0;</w:t>
      </w:r>
    </w:p>
    <w:p w14:paraId="25B656EC"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int pre1=0;</w:t>
      </w:r>
    </w:p>
    <w:p w14:paraId="5F31549A"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int pre2=0;</w:t>
      </w:r>
    </w:p>
    <w:p w14:paraId="028792FB"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for(auto it:nums)</w:t>
      </w:r>
    </w:p>
    <w:p w14:paraId="261E6467"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w:t>
      </w:r>
    </w:p>
    <w:p w14:paraId="76FE8641"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int temp=pre1;</w:t>
      </w:r>
    </w:p>
    <w:p w14:paraId="1D715D5B"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pre1=max(pre2+it,pre1);</w:t>
      </w:r>
    </w:p>
    <w:p w14:paraId="21173BB6"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pre2=temp;</w:t>
      </w:r>
    </w:p>
    <w:p w14:paraId="135A6BD1"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w:t>
      </w:r>
    </w:p>
    <w:p w14:paraId="0EE6FB55" w14:textId="77777777"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return pre1;</w:t>
      </w:r>
    </w:p>
    <w:p w14:paraId="79B67924" w14:textId="4E44AD84" w:rsidR="00277D01" w:rsidRPr="00277D01" w:rsidRDefault="00277D01" w:rsidP="00277D01">
      <w:pPr>
        <w:shd w:val="clear" w:color="auto" w:fill="FFFFFF"/>
        <w:spacing w:after="0" w:line="240" w:lineRule="auto"/>
        <w:textAlignment w:val="baseline"/>
        <w:rPr>
          <w:rFonts w:ascii="Arial" w:hAnsi="Arial" w:cs="Arial"/>
          <w:color w:val="FF0000"/>
          <w:spacing w:val="2"/>
          <w:sz w:val="26"/>
          <w:szCs w:val="26"/>
        </w:rPr>
      </w:pPr>
      <w:r w:rsidRPr="00277D01">
        <w:rPr>
          <w:rFonts w:ascii="Arial" w:hAnsi="Arial" w:cs="Arial"/>
          <w:color w:val="FF0000"/>
          <w:spacing w:val="2"/>
          <w:sz w:val="26"/>
          <w:szCs w:val="26"/>
        </w:rPr>
        <w:t xml:space="preserve">    }</w:t>
      </w:r>
    </w:p>
    <w:p w14:paraId="54CCFE39" w14:textId="47B9B20A" w:rsidR="008B08CE" w:rsidRPr="008B08CE" w:rsidRDefault="00056C80" w:rsidP="008B08C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149)</w:t>
      </w:r>
      <w:r w:rsidR="008B08CE" w:rsidRPr="008B08CE">
        <w:rPr>
          <w:rFonts w:ascii="Arial" w:hAnsi="Arial" w:cs="Arial"/>
          <w:color w:val="333333"/>
          <w:sz w:val="27"/>
          <w:szCs w:val="27"/>
        </w:rPr>
        <w:t xml:space="preserve"> Given an integer </w:t>
      </w:r>
      <w:r w:rsidR="008B08CE" w:rsidRPr="008B08CE">
        <w:rPr>
          <w:rFonts w:ascii="Arial" w:hAnsi="Arial" w:cs="Arial"/>
          <w:b/>
          <w:bCs/>
          <w:color w:val="333333"/>
          <w:sz w:val="27"/>
          <w:szCs w:val="27"/>
        </w:rPr>
        <w:t>x,</w:t>
      </w:r>
      <w:r w:rsidR="008B08CE" w:rsidRPr="008B08CE">
        <w:rPr>
          <w:rFonts w:ascii="Arial" w:hAnsi="Arial" w:cs="Arial"/>
          <w:color w:val="333333"/>
          <w:sz w:val="27"/>
          <w:szCs w:val="27"/>
        </w:rPr>
        <w:t> find the square root of x. If </w:t>
      </w:r>
      <w:r w:rsidR="008B08CE" w:rsidRPr="008B08CE">
        <w:rPr>
          <w:rFonts w:ascii="Arial" w:hAnsi="Arial" w:cs="Arial"/>
          <w:b/>
          <w:bCs/>
          <w:color w:val="333333"/>
          <w:sz w:val="27"/>
          <w:szCs w:val="27"/>
        </w:rPr>
        <w:t>x</w:t>
      </w:r>
      <w:r w:rsidR="008B08CE" w:rsidRPr="008B08CE">
        <w:rPr>
          <w:rFonts w:ascii="Arial" w:hAnsi="Arial" w:cs="Arial"/>
          <w:color w:val="333333"/>
          <w:sz w:val="27"/>
          <w:szCs w:val="27"/>
        </w:rPr>
        <w:t> is not a perfect square, then return floor(√x).</w:t>
      </w:r>
    </w:p>
    <w:p w14:paraId="5741B509" w14:textId="77777777" w:rsidR="008B08CE" w:rsidRPr="008B08CE" w:rsidRDefault="008B08CE" w:rsidP="008B08CE">
      <w:pPr>
        <w:shd w:val="clear" w:color="auto" w:fill="FFFFFF"/>
        <w:spacing w:after="150" w:line="240" w:lineRule="auto"/>
        <w:rPr>
          <w:rFonts w:ascii="Arial" w:eastAsia="Times New Roman" w:hAnsi="Arial" w:cs="Arial"/>
          <w:color w:val="333333"/>
          <w:sz w:val="21"/>
          <w:szCs w:val="21"/>
        </w:rPr>
      </w:pPr>
      <w:r w:rsidRPr="008B08CE">
        <w:rPr>
          <w:rFonts w:ascii="Arial" w:eastAsia="Times New Roman" w:hAnsi="Arial" w:cs="Arial"/>
          <w:color w:val="333333"/>
          <w:sz w:val="21"/>
          <w:szCs w:val="21"/>
        </w:rPr>
        <w:t> </w:t>
      </w:r>
    </w:p>
    <w:p w14:paraId="0ECAFC6E" w14:textId="77777777" w:rsidR="008B08CE" w:rsidRPr="008B08CE" w:rsidRDefault="008B08CE" w:rsidP="008B08CE">
      <w:pPr>
        <w:shd w:val="clear" w:color="auto" w:fill="FFFFFF"/>
        <w:spacing w:after="150" w:line="240" w:lineRule="auto"/>
        <w:rPr>
          <w:rFonts w:ascii="Arial" w:eastAsia="Times New Roman" w:hAnsi="Arial" w:cs="Arial"/>
          <w:color w:val="333333"/>
          <w:sz w:val="21"/>
          <w:szCs w:val="21"/>
        </w:rPr>
      </w:pPr>
      <w:r w:rsidRPr="008B08CE">
        <w:rPr>
          <w:rFonts w:ascii="Arial" w:eastAsia="Times New Roman" w:hAnsi="Arial" w:cs="Arial"/>
          <w:b/>
          <w:bCs/>
          <w:color w:val="333333"/>
          <w:sz w:val="27"/>
          <w:szCs w:val="27"/>
        </w:rPr>
        <w:t>Example 1:</w:t>
      </w:r>
    </w:p>
    <w:p w14:paraId="1C42B97E" w14:textId="77777777" w:rsidR="008B08CE" w:rsidRPr="008B08CE" w:rsidRDefault="008B08CE" w:rsidP="008B08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B08CE">
        <w:rPr>
          <w:rFonts w:ascii="Consolas" w:eastAsia="Times New Roman" w:hAnsi="Consolas" w:cs="Courier New"/>
          <w:b/>
          <w:bCs/>
          <w:color w:val="333333"/>
          <w:sz w:val="27"/>
          <w:szCs w:val="27"/>
        </w:rPr>
        <w:t>Input:</w:t>
      </w:r>
    </w:p>
    <w:p w14:paraId="46D2CCB9" w14:textId="77777777" w:rsidR="008B08CE" w:rsidRPr="008B08CE" w:rsidRDefault="008B08CE" w:rsidP="008B08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B08CE">
        <w:rPr>
          <w:rFonts w:ascii="Consolas" w:eastAsia="Times New Roman" w:hAnsi="Consolas" w:cs="Courier New"/>
          <w:color w:val="333333"/>
          <w:sz w:val="27"/>
          <w:szCs w:val="27"/>
        </w:rPr>
        <w:t>x = 5</w:t>
      </w:r>
    </w:p>
    <w:p w14:paraId="2004A6A8" w14:textId="77777777" w:rsidR="008B08CE" w:rsidRPr="008B08CE" w:rsidRDefault="008B08CE" w:rsidP="008B08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B08CE">
        <w:rPr>
          <w:rFonts w:ascii="Consolas" w:eastAsia="Times New Roman" w:hAnsi="Consolas" w:cs="Courier New"/>
          <w:b/>
          <w:bCs/>
          <w:color w:val="333333"/>
          <w:sz w:val="27"/>
          <w:szCs w:val="27"/>
        </w:rPr>
        <w:t xml:space="preserve">Output: </w:t>
      </w:r>
      <w:r w:rsidRPr="008B08CE">
        <w:rPr>
          <w:rFonts w:ascii="Consolas" w:eastAsia="Times New Roman" w:hAnsi="Consolas" w:cs="Courier New"/>
          <w:color w:val="333333"/>
          <w:sz w:val="27"/>
          <w:szCs w:val="27"/>
        </w:rPr>
        <w:t>2</w:t>
      </w:r>
    </w:p>
    <w:p w14:paraId="6D7A3F83" w14:textId="77777777" w:rsidR="008B08CE" w:rsidRPr="008B08CE" w:rsidRDefault="008B08CE" w:rsidP="008B08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B08CE">
        <w:rPr>
          <w:rFonts w:ascii="Consolas" w:eastAsia="Times New Roman" w:hAnsi="Consolas" w:cs="Courier New"/>
          <w:b/>
          <w:bCs/>
          <w:color w:val="333333"/>
          <w:sz w:val="27"/>
          <w:szCs w:val="27"/>
        </w:rPr>
        <w:t xml:space="preserve">Explanation: </w:t>
      </w:r>
      <w:r w:rsidRPr="008B08CE">
        <w:rPr>
          <w:rFonts w:ascii="Consolas" w:eastAsia="Times New Roman" w:hAnsi="Consolas" w:cs="Courier New"/>
          <w:color w:val="333333"/>
          <w:sz w:val="27"/>
          <w:szCs w:val="27"/>
        </w:rPr>
        <w:t xml:space="preserve">Since, 5 is not a perfect </w:t>
      </w:r>
    </w:p>
    <w:p w14:paraId="571DBAF9" w14:textId="35692D59" w:rsidR="00056C80" w:rsidRPr="008B08CE" w:rsidRDefault="008B08CE" w:rsidP="008B08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B08CE">
        <w:rPr>
          <w:rFonts w:ascii="Consolas" w:eastAsia="Times New Roman" w:hAnsi="Consolas" w:cs="Courier New"/>
          <w:color w:val="333333"/>
          <w:sz w:val="27"/>
          <w:szCs w:val="27"/>
        </w:rPr>
        <w:t>square, floor of square_root of 5 is 2.</w:t>
      </w:r>
    </w:p>
    <w:p w14:paraId="79CF6EB4" w14:textId="55E0AACE" w:rsidR="008B08CE" w:rsidRPr="008B08CE" w:rsidRDefault="00056C80" w:rsidP="008B08CE">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8B08CE" w:rsidRPr="008B08CE">
        <w:t xml:space="preserve"> </w:t>
      </w:r>
      <w:r w:rsidR="008B08CE" w:rsidRPr="008B08CE">
        <w:rPr>
          <w:rFonts w:ascii="Arial" w:hAnsi="Arial" w:cs="Arial"/>
          <w:color w:val="273239"/>
          <w:spacing w:val="2"/>
          <w:sz w:val="26"/>
          <w:szCs w:val="26"/>
        </w:rPr>
        <w:t xml:space="preserve">long long int floorSqrt(long long int x) </w:t>
      </w:r>
    </w:p>
    <w:p w14:paraId="25D6FB6F"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w:t>
      </w:r>
    </w:p>
    <w:p w14:paraId="43789788"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 Your code goes here </w:t>
      </w:r>
    </w:p>
    <w:p w14:paraId="045A1DD1"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long long int ans=0;</w:t>
      </w:r>
    </w:p>
    <w:p w14:paraId="10369380"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for(long long int i=0;i*i&lt;=x;i++)</w:t>
      </w:r>
    </w:p>
    <w:p w14:paraId="18C54E4C"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w:t>
      </w:r>
    </w:p>
    <w:p w14:paraId="6459874F"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ans=i;</w:t>
      </w:r>
    </w:p>
    <w:p w14:paraId="59A8C966"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w:t>
      </w:r>
    </w:p>
    <w:p w14:paraId="3B4336E1" w14:textId="77777777" w:rsidR="008B08CE" w:rsidRPr="008B08CE"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 xml:space="preserve">    return ans;</w:t>
      </w:r>
    </w:p>
    <w:p w14:paraId="255F8BDB" w14:textId="270593A1" w:rsidR="00056C80" w:rsidRDefault="008B08CE" w:rsidP="008B08CE">
      <w:pPr>
        <w:shd w:val="clear" w:color="auto" w:fill="FFFFFF"/>
        <w:spacing w:after="0" w:line="240" w:lineRule="auto"/>
        <w:textAlignment w:val="baseline"/>
        <w:rPr>
          <w:rFonts w:ascii="Arial" w:hAnsi="Arial" w:cs="Arial"/>
          <w:color w:val="273239"/>
          <w:spacing w:val="2"/>
          <w:sz w:val="26"/>
          <w:szCs w:val="26"/>
        </w:rPr>
      </w:pPr>
      <w:r w:rsidRPr="008B08CE">
        <w:rPr>
          <w:rFonts w:ascii="Arial" w:hAnsi="Arial" w:cs="Arial"/>
          <w:color w:val="273239"/>
          <w:spacing w:val="2"/>
          <w:sz w:val="26"/>
          <w:szCs w:val="26"/>
        </w:rPr>
        <w:t>}</w:t>
      </w:r>
    </w:p>
    <w:p w14:paraId="6771B943" w14:textId="2E58AAEB" w:rsidR="00217DF8" w:rsidRDefault="00217DF8" w:rsidP="008B08CE">
      <w:pPr>
        <w:shd w:val="clear" w:color="auto" w:fill="FFFFFF"/>
        <w:spacing w:after="0" w:line="240" w:lineRule="auto"/>
        <w:textAlignment w:val="baseline"/>
        <w:rPr>
          <w:rFonts w:ascii="Arial" w:hAnsi="Arial" w:cs="Arial"/>
          <w:color w:val="273239"/>
          <w:spacing w:val="2"/>
          <w:sz w:val="26"/>
          <w:szCs w:val="26"/>
        </w:rPr>
      </w:pPr>
      <w:r w:rsidRPr="00217DF8">
        <w:rPr>
          <w:rFonts w:ascii="Arial" w:hAnsi="Arial" w:cs="Arial"/>
          <w:color w:val="273239"/>
          <w:spacing w:val="2"/>
          <w:sz w:val="26"/>
          <w:szCs w:val="26"/>
          <w:highlight w:val="cyan"/>
        </w:rPr>
        <w:t>LEETCODE VARIANT</w:t>
      </w:r>
    </w:p>
    <w:p w14:paraId="34EA5622" w14:textId="679806B2" w:rsidR="00034D13" w:rsidRPr="00034D13" w:rsidRDefault="008B08CE" w:rsidP="00034D13">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lastRenderedPageBreak/>
        <w:t>150)</w:t>
      </w:r>
      <w:r w:rsidR="00034D13" w:rsidRPr="00034D13">
        <w:rPr>
          <w:rFonts w:ascii="Arial" w:hAnsi="Arial" w:cs="Arial"/>
          <w:color w:val="333333"/>
          <w:sz w:val="27"/>
          <w:szCs w:val="27"/>
        </w:rPr>
        <w:t xml:space="preserve"> Given a Binary Tree, convert it into its mirror.</w:t>
      </w:r>
      <w:r w:rsidR="00034D13" w:rsidRPr="00034D13">
        <w:rPr>
          <w:rFonts w:ascii="Arial" w:hAnsi="Arial" w:cs="Arial"/>
          <w:color w:val="333333"/>
          <w:sz w:val="27"/>
          <w:szCs w:val="27"/>
        </w:rPr>
        <w:br/>
      </w:r>
      <w:r w:rsidR="00034D13" w:rsidRPr="00034D13">
        <w:rPr>
          <w:rFonts w:ascii="Arial" w:hAnsi="Arial" w:cs="Arial"/>
          <w:noProof/>
          <w:color w:val="333333"/>
          <w:sz w:val="27"/>
          <w:szCs w:val="27"/>
        </w:rPr>
        <w:drawing>
          <wp:inline distT="0" distB="0" distL="0" distR="0" wp14:anchorId="66CF2C7B" wp14:editId="0ED94471">
            <wp:extent cx="4762500" cy="3810000"/>
            <wp:effectExtent l="0" t="0" r="0" b="0"/>
            <wp:docPr id="56" name="Picture 56" descr="Mirror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rorTree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00034D13" w:rsidRPr="00034D13">
        <w:rPr>
          <w:rFonts w:ascii="Arial" w:hAnsi="Arial" w:cs="Arial"/>
          <w:color w:val="333333"/>
          <w:sz w:val="27"/>
          <w:szCs w:val="27"/>
        </w:rPr>
        <w:t>            </w:t>
      </w:r>
    </w:p>
    <w:p w14:paraId="1CF71BF6" w14:textId="77777777" w:rsidR="00034D13" w:rsidRPr="00034D13" w:rsidRDefault="00034D13" w:rsidP="00034D13">
      <w:pPr>
        <w:shd w:val="clear" w:color="auto" w:fill="FFFFFF"/>
        <w:spacing w:after="150" w:line="240" w:lineRule="auto"/>
        <w:rPr>
          <w:rFonts w:ascii="Arial" w:eastAsia="Times New Roman" w:hAnsi="Arial" w:cs="Arial"/>
          <w:color w:val="333333"/>
          <w:sz w:val="21"/>
          <w:szCs w:val="21"/>
        </w:rPr>
      </w:pPr>
      <w:r w:rsidRPr="00034D13">
        <w:rPr>
          <w:rFonts w:ascii="Arial" w:eastAsia="Times New Roman" w:hAnsi="Arial" w:cs="Arial"/>
          <w:b/>
          <w:bCs/>
          <w:color w:val="333333"/>
          <w:sz w:val="27"/>
          <w:szCs w:val="27"/>
        </w:rPr>
        <w:t>Example 1:</w:t>
      </w:r>
    </w:p>
    <w:p w14:paraId="4EF87C64"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34D13">
        <w:rPr>
          <w:rFonts w:ascii="Consolas" w:eastAsia="Times New Roman" w:hAnsi="Consolas" w:cs="Courier New"/>
          <w:b/>
          <w:bCs/>
          <w:color w:val="333333"/>
          <w:sz w:val="27"/>
          <w:szCs w:val="27"/>
        </w:rPr>
        <w:t>Input:</w:t>
      </w:r>
    </w:p>
    <w:p w14:paraId="2DC8E1DE"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 xml:space="preserve">      1</w:t>
      </w:r>
    </w:p>
    <w:p w14:paraId="0E8DDDD0"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    /  \</w:t>
      </w:r>
    </w:p>
    <w:p w14:paraId="73833812"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   2    3</w:t>
      </w:r>
    </w:p>
    <w:p w14:paraId="0C0AFDA2"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34D13">
        <w:rPr>
          <w:rFonts w:ascii="Consolas" w:eastAsia="Times New Roman" w:hAnsi="Consolas" w:cs="Courier New"/>
          <w:b/>
          <w:bCs/>
          <w:color w:val="333333"/>
          <w:sz w:val="27"/>
          <w:szCs w:val="27"/>
        </w:rPr>
        <w:t xml:space="preserve">Output: </w:t>
      </w:r>
      <w:r w:rsidRPr="00034D13">
        <w:rPr>
          <w:rFonts w:ascii="Consolas" w:eastAsia="Times New Roman" w:hAnsi="Consolas" w:cs="Courier New"/>
          <w:color w:val="333333"/>
          <w:sz w:val="27"/>
          <w:szCs w:val="27"/>
        </w:rPr>
        <w:t>2 1 3</w:t>
      </w:r>
    </w:p>
    <w:p w14:paraId="1CB0E354"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b/>
          <w:bCs/>
          <w:color w:val="333333"/>
          <w:sz w:val="27"/>
          <w:szCs w:val="27"/>
        </w:rPr>
        <w:t xml:space="preserve">Explanation: </w:t>
      </w:r>
      <w:r w:rsidRPr="00034D13">
        <w:rPr>
          <w:rFonts w:ascii="Consolas" w:eastAsia="Times New Roman" w:hAnsi="Consolas" w:cs="Courier New"/>
          <w:color w:val="333333"/>
          <w:sz w:val="27"/>
          <w:szCs w:val="27"/>
        </w:rPr>
        <w:t>The tree is</w:t>
      </w:r>
    </w:p>
    <w:p w14:paraId="490DDF30"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   1    (mirror)  1</w:t>
      </w:r>
    </w:p>
    <w:p w14:paraId="34380DD4"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 xml:space="preserve"> /  \    =&gt;      /  \</w:t>
      </w:r>
    </w:p>
    <w:p w14:paraId="65774C3D" w14:textId="77777777" w:rsidR="00034D13"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34D13">
        <w:rPr>
          <w:rFonts w:ascii="Consolas" w:eastAsia="Times New Roman" w:hAnsi="Consolas" w:cs="Courier New"/>
          <w:color w:val="333333"/>
          <w:sz w:val="27"/>
          <w:szCs w:val="27"/>
        </w:rPr>
        <w:t>3    2          2    3</w:t>
      </w:r>
    </w:p>
    <w:p w14:paraId="1BFD4575" w14:textId="2DD3320C" w:rsidR="008B08CE" w:rsidRPr="00034D13" w:rsidRDefault="00034D13" w:rsidP="00034D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34D13">
        <w:rPr>
          <w:rFonts w:ascii="Consolas" w:eastAsia="Times New Roman" w:hAnsi="Consolas" w:cs="Courier New"/>
          <w:color w:val="333333"/>
          <w:sz w:val="27"/>
          <w:szCs w:val="27"/>
        </w:rPr>
        <w:t>The inorder of mirror is 2 1 3</w:t>
      </w:r>
    </w:p>
    <w:p w14:paraId="44BF8823" w14:textId="77777777" w:rsidR="00034D13" w:rsidRPr="00034D13" w:rsidRDefault="008B08CE" w:rsidP="00034D13">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034D13" w:rsidRPr="00034D13">
        <w:rPr>
          <w:rFonts w:ascii="Arial" w:hAnsi="Arial" w:cs="Arial"/>
          <w:color w:val="273239"/>
          <w:spacing w:val="2"/>
          <w:sz w:val="26"/>
          <w:szCs w:val="26"/>
        </w:rPr>
        <w:t xml:space="preserve">    void mirror(Node* node) {</w:t>
      </w:r>
    </w:p>
    <w:p w14:paraId="02D68FB2"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 code here</w:t>
      </w:r>
    </w:p>
    <w:p w14:paraId="7C533F21"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if(!node)</w:t>
      </w:r>
    </w:p>
    <w:p w14:paraId="20A9E049"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lastRenderedPageBreak/>
        <w:t xml:space="preserve">        return;</w:t>
      </w:r>
    </w:p>
    <w:p w14:paraId="300E0E56"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Node*l1=node-&gt;left;</w:t>
      </w:r>
    </w:p>
    <w:p w14:paraId="2648CD77"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Node*l2=node-&gt;right;</w:t>
      </w:r>
    </w:p>
    <w:p w14:paraId="51FF0800"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node-&gt;left=l2;</w:t>
      </w:r>
    </w:p>
    <w:p w14:paraId="3FE2C390"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node-&gt;right=l1;</w:t>
      </w:r>
    </w:p>
    <w:p w14:paraId="797543CD"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mirror(node-&gt;left);</w:t>
      </w:r>
    </w:p>
    <w:p w14:paraId="22B6FD2B" w14:textId="77777777" w:rsidR="00034D13" w:rsidRPr="00034D13"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mirror(node-&gt;right);</w:t>
      </w:r>
    </w:p>
    <w:p w14:paraId="6D229023" w14:textId="6B4569B6" w:rsidR="008B08CE" w:rsidRDefault="00034D13" w:rsidP="00034D13">
      <w:pPr>
        <w:shd w:val="clear" w:color="auto" w:fill="FFFFFF"/>
        <w:spacing w:after="0" w:line="240" w:lineRule="auto"/>
        <w:textAlignment w:val="baseline"/>
        <w:rPr>
          <w:rFonts w:ascii="Arial" w:hAnsi="Arial" w:cs="Arial"/>
          <w:color w:val="273239"/>
          <w:spacing w:val="2"/>
          <w:sz w:val="26"/>
          <w:szCs w:val="26"/>
        </w:rPr>
      </w:pPr>
      <w:r w:rsidRPr="00034D13">
        <w:rPr>
          <w:rFonts w:ascii="Arial" w:hAnsi="Arial" w:cs="Arial"/>
          <w:color w:val="273239"/>
          <w:spacing w:val="2"/>
          <w:sz w:val="26"/>
          <w:szCs w:val="26"/>
        </w:rPr>
        <w:t xml:space="preserve">    }</w:t>
      </w:r>
    </w:p>
    <w:p w14:paraId="575150D8" w14:textId="0201B85E" w:rsidR="00DC4781" w:rsidRDefault="00DC4781" w:rsidP="00034D13">
      <w:pPr>
        <w:shd w:val="clear" w:color="auto" w:fill="FFFFFF"/>
        <w:spacing w:after="0" w:line="240" w:lineRule="auto"/>
        <w:textAlignment w:val="baseline"/>
        <w:rPr>
          <w:rFonts w:ascii="Arial" w:hAnsi="Arial" w:cs="Arial"/>
          <w:color w:val="273239"/>
          <w:spacing w:val="2"/>
          <w:sz w:val="26"/>
          <w:szCs w:val="26"/>
        </w:rPr>
      </w:pPr>
      <w:r w:rsidRPr="00217DF8">
        <w:rPr>
          <w:rFonts w:ascii="Arial" w:hAnsi="Arial" w:cs="Arial"/>
          <w:color w:val="273239"/>
          <w:spacing w:val="2"/>
          <w:sz w:val="26"/>
          <w:szCs w:val="26"/>
          <w:highlight w:val="cyan"/>
        </w:rPr>
        <w:t>LEETCODE</w:t>
      </w:r>
      <w:r w:rsidR="00217DF8" w:rsidRPr="00217DF8">
        <w:rPr>
          <w:rFonts w:ascii="Arial" w:hAnsi="Arial" w:cs="Arial"/>
          <w:color w:val="273239"/>
          <w:spacing w:val="2"/>
          <w:sz w:val="26"/>
          <w:szCs w:val="26"/>
          <w:highlight w:val="cyan"/>
        </w:rPr>
        <w:t xml:space="preserve"> VARIANT</w:t>
      </w:r>
    </w:p>
    <w:p w14:paraId="6F407ADC" w14:textId="3C725FEA" w:rsidR="00217DF8" w:rsidRPr="00217DF8" w:rsidRDefault="00217DF8" w:rsidP="00217DF8">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w:t>
      </w:r>
      <w:r w:rsidRPr="00217DF8">
        <w:rPr>
          <w:rFonts w:ascii="Segoe UI" w:hAnsi="Segoe UI" w:cs="Segoe UI"/>
          <w:color w:val="263238"/>
          <w:sz w:val="21"/>
          <w:szCs w:val="21"/>
        </w:rPr>
        <w:t xml:space="preserve"> Given the </w:t>
      </w:r>
      <w:r w:rsidRPr="00217DF8">
        <w:rPr>
          <w:rFonts w:ascii="Courier New" w:hAnsi="Courier New" w:cs="Courier New"/>
          <w:color w:val="546E7A"/>
          <w:sz w:val="20"/>
          <w:szCs w:val="20"/>
          <w:shd w:val="clear" w:color="auto" w:fill="F7F9FA"/>
        </w:rPr>
        <w:t>root</w:t>
      </w:r>
      <w:r w:rsidRPr="00217DF8">
        <w:rPr>
          <w:rFonts w:ascii="Segoe UI" w:hAnsi="Segoe UI" w:cs="Segoe UI"/>
          <w:color w:val="263238"/>
          <w:sz w:val="21"/>
          <w:szCs w:val="21"/>
        </w:rPr>
        <w:t> of a binary tree, invert the tree, and return </w:t>
      </w:r>
      <w:r w:rsidRPr="00217DF8">
        <w:rPr>
          <w:rFonts w:ascii="Segoe UI" w:hAnsi="Segoe UI" w:cs="Segoe UI"/>
          <w:i/>
          <w:iCs/>
          <w:color w:val="263238"/>
          <w:sz w:val="21"/>
          <w:szCs w:val="21"/>
        </w:rPr>
        <w:t>its root</w:t>
      </w:r>
      <w:r w:rsidRPr="00217DF8">
        <w:rPr>
          <w:rFonts w:ascii="Segoe UI" w:hAnsi="Segoe UI" w:cs="Segoe UI"/>
          <w:color w:val="263238"/>
          <w:sz w:val="21"/>
          <w:szCs w:val="21"/>
        </w:rPr>
        <w:t>.</w:t>
      </w:r>
    </w:p>
    <w:p w14:paraId="17B63FDD" w14:textId="77777777" w:rsidR="00217DF8" w:rsidRPr="00217DF8" w:rsidRDefault="00217DF8" w:rsidP="00217DF8">
      <w:pPr>
        <w:shd w:val="clear" w:color="auto" w:fill="FFFFFF"/>
        <w:spacing w:after="240" w:line="240" w:lineRule="auto"/>
        <w:rPr>
          <w:rFonts w:ascii="Segoe UI" w:eastAsia="Times New Roman" w:hAnsi="Segoe UI" w:cs="Segoe UI"/>
          <w:color w:val="263238"/>
          <w:sz w:val="21"/>
          <w:szCs w:val="21"/>
        </w:rPr>
      </w:pPr>
      <w:r w:rsidRPr="00217DF8">
        <w:rPr>
          <w:rFonts w:ascii="Segoe UI" w:eastAsia="Times New Roman" w:hAnsi="Segoe UI" w:cs="Segoe UI"/>
          <w:color w:val="263238"/>
          <w:sz w:val="21"/>
          <w:szCs w:val="21"/>
        </w:rPr>
        <w:t> </w:t>
      </w:r>
    </w:p>
    <w:p w14:paraId="45BCB12A" w14:textId="77777777" w:rsidR="00217DF8" w:rsidRPr="00217DF8" w:rsidRDefault="00217DF8" w:rsidP="00217DF8">
      <w:pPr>
        <w:shd w:val="clear" w:color="auto" w:fill="FFFFFF"/>
        <w:spacing w:after="240" w:line="240" w:lineRule="auto"/>
        <w:rPr>
          <w:rFonts w:ascii="Segoe UI" w:eastAsia="Times New Roman" w:hAnsi="Segoe UI" w:cs="Segoe UI"/>
          <w:color w:val="263238"/>
          <w:sz w:val="21"/>
          <w:szCs w:val="21"/>
        </w:rPr>
      </w:pPr>
      <w:r w:rsidRPr="00217DF8">
        <w:rPr>
          <w:rFonts w:ascii="Segoe UI" w:eastAsia="Times New Roman" w:hAnsi="Segoe UI" w:cs="Segoe UI"/>
          <w:b/>
          <w:bCs/>
          <w:color w:val="263238"/>
          <w:sz w:val="21"/>
          <w:szCs w:val="21"/>
        </w:rPr>
        <w:t>Example 1:</w:t>
      </w:r>
    </w:p>
    <w:p w14:paraId="72E574B7" w14:textId="47765BD0" w:rsidR="00217DF8" w:rsidRPr="00217DF8" w:rsidRDefault="00217DF8" w:rsidP="00217DF8">
      <w:pPr>
        <w:spacing w:after="0" w:line="240" w:lineRule="auto"/>
        <w:rPr>
          <w:rFonts w:ascii="Times New Roman" w:eastAsia="Times New Roman" w:hAnsi="Times New Roman" w:cs="Times New Roman"/>
          <w:sz w:val="24"/>
          <w:szCs w:val="24"/>
        </w:rPr>
      </w:pPr>
      <w:r w:rsidRPr="00217DF8">
        <w:rPr>
          <w:rFonts w:ascii="Times New Roman" w:eastAsia="Times New Roman" w:hAnsi="Times New Roman" w:cs="Times New Roman"/>
          <w:noProof/>
          <w:sz w:val="24"/>
          <w:szCs w:val="24"/>
        </w:rPr>
        <w:drawing>
          <wp:inline distT="0" distB="0" distL="0" distR="0" wp14:anchorId="471AEE9B" wp14:editId="4D62196D">
            <wp:extent cx="59436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7BB963A" w14:textId="77777777" w:rsidR="00217DF8" w:rsidRPr="00217DF8" w:rsidRDefault="00217DF8" w:rsidP="00217D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7DF8">
        <w:rPr>
          <w:rFonts w:ascii="Consolas" w:eastAsia="Times New Roman" w:hAnsi="Consolas" w:cs="Courier New"/>
          <w:b/>
          <w:bCs/>
          <w:color w:val="263238"/>
          <w:sz w:val="20"/>
          <w:szCs w:val="20"/>
        </w:rPr>
        <w:t>Input:</w:t>
      </w:r>
      <w:r w:rsidRPr="00217DF8">
        <w:rPr>
          <w:rFonts w:ascii="Consolas" w:eastAsia="Times New Roman" w:hAnsi="Consolas" w:cs="Courier New"/>
          <w:color w:val="263238"/>
          <w:sz w:val="20"/>
          <w:szCs w:val="20"/>
        </w:rPr>
        <w:t xml:space="preserve"> root = [4,2,7,1,3,6,9]</w:t>
      </w:r>
    </w:p>
    <w:p w14:paraId="227F11C1" w14:textId="77777777" w:rsidR="00217DF8" w:rsidRPr="00217DF8" w:rsidRDefault="00217DF8" w:rsidP="00217D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7DF8">
        <w:rPr>
          <w:rFonts w:ascii="Consolas" w:eastAsia="Times New Roman" w:hAnsi="Consolas" w:cs="Courier New"/>
          <w:b/>
          <w:bCs/>
          <w:color w:val="263238"/>
          <w:sz w:val="20"/>
          <w:szCs w:val="20"/>
        </w:rPr>
        <w:t>Output:</w:t>
      </w:r>
      <w:r w:rsidRPr="00217DF8">
        <w:rPr>
          <w:rFonts w:ascii="Consolas" w:eastAsia="Times New Roman" w:hAnsi="Consolas" w:cs="Courier New"/>
          <w:color w:val="263238"/>
          <w:sz w:val="20"/>
          <w:szCs w:val="20"/>
        </w:rPr>
        <w:t xml:space="preserve"> [4,7,2,9,6,3,1]</w:t>
      </w:r>
    </w:p>
    <w:p w14:paraId="78E93F9B" w14:textId="03235E92"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Pr>
          <w:rFonts w:ascii="Arial" w:hAnsi="Arial" w:cs="Arial"/>
          <w:color w:val="273239"/>
          <w:spacing w:val="2"/>
          <w:sz w:val="26"/>
          <w:szCs w:val="26"/>
        </w:rPr>
        <w:t>:</w:t>
      </w:r>
      <w:r w:rsidRPr="00690570">
        <w:rPr>
          <w:rFonts w:ascii="Arial" w:hAnsi="Arial" w:cs="Arial"/>
          <w:color w:val="273239"/>
          <w:spacing w:val="2"/>
          <w:sz w:val="26"/>
          <w:szCs w:val="26"/>
        </w:rPr>
        <w:t xml:space="preserve"> </w:t>
      </w:r>
      <w:r w:rsidRPr="00BA74A0">
        <w:rPr>
          <w:rFonts w:ascii="Arial" w:hAnsi="Arial" w:cs="Arial"/>
          <w:color w:val="273239"/>
          <w:spacing w:val="2"/>
          <w:sz w:val="26"/>
          <w:szCs w:val="26"/>
        </w:rPr>
        <w:t>TreeNode* invertTree(TreeNode* root) {</w:t>
      </w:r>
    </w:p>
    <w:p w14:paraId="273A0ED4"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if(root)</w:t>
      </w:r>
    </w:p>
    <w:p w14:paraId="795795AE"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w:t>
      </w:r>
    </w:p>
    <w:p w14:paraId="30163D08"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invertTree(root-&gt;left);</w:t>
      </w:r>
    </w:p>
    <w:p w14:paraId="60302975"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invertTree(root-&gt;right);</w:t>
      </w:r>
    </w:p>
    <w:p w14:paraId="32B34745"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swap(root-&gt;left,root-&gt;right);</w:t>
      </w:r>
    </w:p>
    <w:p w14:paraId="22C1ECC6"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w:t>
      </w:r>
    </w:p>
    <w:p w14:paraId="04A51F15" w14:textId="77777777" w:rsidR="00690570" w:rsidRPr="00BA74A0" w:rsidRDefault="00690570" w:rsidP="00690570">
      <w:pPr>
        <w:pStyle w:val="Heading3"/>
        <w:shd w:val="clear" w:color="auto" w:fill="FFFFFF"/>
        <w:spacing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return root;</w:t>
      </w:r>
    </w:p>
    <w:p w14:paraId="4DA6101E" w14:textId="77777777" w:rsidR="00690570" w:rsidRDefault="00690570" w:rsidP="00690570">
      <w:pPr>
        <w:pStyle w:val="Heading3"/>
        <w:shd w:val="clear" w:color="auto" w:fill="FFFFFF"/>
        <w:spacing w:before="0" w:after="120"/>
        <w:ind w:right="120"/>
        <w:rPr>
          <w:rFonts w:ascii="Arial" w:hAnsi="Arial" w:cs="Arial"/>
          <w:color w:val="273239"/>
          <w:spacing w:val="2"/>
          <w:sz w:val="26"/>
          <w:szCs w:val="26"/>
        </w:rPr>
      </w:pPr>
      <w:r w:rsidRPr="00BA74A0">
        <w:rPr>
          <w:rFonts w:ascii="Arial" w:hAnsi="Arial" w:cs="Arial"/>
          <w:color w:val="273239"/>
          <w:spacing w:val="2"/>
          <w:sz w:val="26"/>
          <w:szCs w:val="26"/>
        </w:rPr>
        <w:t xml:space="preserve">    }</w:t>
      </w:r>
    </w:p>
    <w:p w14:paraId="176A9BED" w14:textId="7FD8D50D" w:rsidR="00217DF8" w:rsidRDefault="00217DF8" w:rsidP="00034D13">
      <w:pPr>
        <w:shd w:val="clear" w:color="auto" w:fill="FFFFFF"/>
        <w:spacing w:after="0" w:line="240" w:lineRule="auto"/>
        <w:textAlignment w:val="baseline"/>
        <w:rPr>
          <w:rFonts w:ascii="Arial" w:hAnsi="Arial" w:cs="Arial"/>
          <w:color w:val="273239"/>
          <w:spacing w:val="2"/>
          <w:sz w:val="26"/>
          <w:szCs w:val="26"/>
        </w:rPr>
      </w:pPr>
    </w:p>
    <w:p w14:paraId="12FBDAE1" w14:textId="020036C9" w:rsidR="00600A1C" w:rsidRPr="00600A1C" w:rsidRDefault="00034D13" w:rsidP="00600A1C">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lastRenderedPageBreak/>
        <w:t>151)</w:t>
      </w:r>
      <w:r w:rsidR="00600A1C" w:rsidRPr="00600A1C">
        <w:rPr>
          <w:rFonts w:ascii="Arial" w:hAnsi="Arial" w:cs="Arial"/>
          <w:color w:val="333333"/>
          <w:sz w:val="27"/>
          <w:szCs w:val="27"/>
        </w:rPr>
        <w:t xml:space="preserve"> Given a linked list of </w:t>
      </w:r>
      <w:r w:rsidR="00600A1C" w:rsidRPr="00600A1C">
        <w:rPr>
          <w:rFonts w:ascii="Arial" w:hAnsi="Arial" w:cs="Arial"/>
          <w:b/>
          <w:bCs/>
          <w:color w:val="333333"/>
          <w:sz w:val="27"/>
          <w:szCs w:val="27"/>
        </w:rPr>
        <w:t>N</w:t>
      </w:r>
      <w:r w:rsidR="00600A1C" w:rsidRPr="00600A1C">
        <w:rPr>
          <w:rFonts w:ascii="Arial" w:hAnsi="Arial" w:cs="Arial"/>
          <w:color w:val="333333"/>
          <w:sz w:val="27"/>
          <w:szCs w:val="27"/>
        </w:rPr>
        <w:t> nodes where nodes can contain values </w:t>
      </w:r>
      <w:r w:rsidR="00600A1C" w:rsidRPr="00600A1C">
        <w:rPr>
          <w:rFonts w:ascii="Arial" w:hAnsi="Arial" w:cs="Arial"/>
          <w:b/>
          <w:bCs/>
          <w:color w:val="333333"/>
          <w:sz w:val="27"/>
          <w:szCs w:val="27"/>
        </w:rPr>
        <w:t>0s</w:t>
      </w:r>
      <w:r w:rsidR="00600A1C" w:rsidRPr="00600A1C">
        <w:rPr>
          <w:rFonts w:ascii="Arial" w:hAnsi="Arial" w:cs="Arial"/>
          <w:color w:val="333333"/>
          <w:sz w:val="27"/>
          <w:szCs w:val="27"/>
        </w:rPr>
        <w:t>, </w:t>
      </w:r>
      <w:r w:rsidR="00600A1C" w:rsidRPr="00600A1C">
        <w:rPr>
          <w:rFonts w:ascii="Arial" w:hAnsi="Arial" w:cs="Arial"/>
          <w:b/>
          <w:bCs/>
          <w:color w:val="333333"/>
          <w:sz w:val="27"/>
          <w:szCs w:val="27"/>
        </w:rPr>
        <w:t>1s,</w:t>
      </w:r>
      <w:r w:rsidR="00600A1C" w:rsidRPr="00600A1C">
        <w:rPr>
          <w:rFonts w:ascii="Arial" w:hAnsi="Arial" w:cs="Arial"/>
          <w:color w:val="333333"/>
          <w:sz w:val="27"/>
          <w:szCs w:val="27"/>
        </w:rPr>
        <w:t> and </w:t>
      </w:r>
      <w:r w:rsidR="00600A1C" w:rsidRPr="00600A1C">
        <w:rPr>
          <w:rFonts w:ascii="Arial" w:hAnsi="Arial" w:cs="Arial"/>
          <w:b/>
          <w:bCs/>
          <w:color w:val="333333"/>
          <w:sz w:val="27"/>
          <w:szCs w:val="27"/>
        </w:rPr>
        <w:t>2s </w:t>
      </w:r>
      <w:r w:rsidR="00600A1C" w:rsidRPr="00600A1C">
        <w:rPr>
          <w:rFonts w:ascii="Arial" w:hAnsi="Arial" w:cs="Arial"/>
          <w:color w:val="333333"/>
          <w:sz w:val="27"/>
          <w:szCs w:val="27"/>
        </w:rPr>
        <w:t>only. The task is to segregate </w:t>
      </w:r>
      <w:r w:rsidR="00600A1C" w:rsidRPr="00600A1C">
        <w:rPr>
          <w:rFonts w:ascii="Arial" w:hAnsi="Arial" w:cs="Arial"/>
          <w:b/>
          <w:bCs/>
          <w:color w:val="333333"/>
          <w:sz w:val="27"/>
          <w:szCs w:val="27"/>
        </w:rPr>
        <w:t>0s</w:t>
      </w:r>
      <w:r w:rsidR="00600A1C" w:rsidRPr="00600A1C">
        <w:rPr>
          <w:rFonts w:ascii="Arial" w:hAnsi="Arial" w:cs="Arial"/>
          <w:color w:val="333333"/>
          <w:sz w:val="27"/>
          <w:szCs w:val="27"/>
        </w:rPr>
        <w:t>, </w:t>
      </w:r>
      <w:r w:rsidR="00600A1C" w:rsidRPr="00600A1C">
        <w:rPr>
          <w:rFonts w:ascii="Arial" w:hAnsi="Arial" w:cs="Arial"/>
          <w:b/>
          <w:bCs/>
          <w:color w:val="333333"/>
          <w:sz w:val="27"/>
          <w:szCs w:val="27"/>
        </w:rPr>
        <w:t>1s,</w:t>
      </w:r>
      <w:r w:rsidR="00600A1C" w:rsidRPr="00600A1C">
        <w:rPr>
          <w:rFonts w:ascii="Arial" w:hAnsi="Arial" w:cs="Arial"/>
          <w:color w:val="333333"/>
          <w:sz w:val="27"/>
          <w:szCs w:val="27"/>
        </w:rPr>
        <w:t> and </w:t>
      </w:r>
      <w:r w:rsidR="00600A1C" w:rsidRPr="00600A1C">
        <w:rPr>
          <w:rFonts w:ascii="Arial" w:hAnsi="Arial" w:cs="Arial"/>
          <w:b/>
          <w:bCs/>
          <w:color w:val="333333"/>
          <w:sz w:val="27"/>
          <w:szCs w:val="27"/>
        </w:rPr>
        <w:t>2s</w:t>
      </w:r>
      <w:r w:rsidR="00600A1C" w:rsidRPr="00600A1C">
        <w:rPr>
          <w:rFonts w:ascii="Arial" w:hAnsi="Arial" w:cs="Arial"/>
          <w:color w:val="333333"/>
          <w:sz w:val="27"/>
          <w:szCs w:val="27"/>
        </w:rPr>
        <w:t> linked list such that all zeros segregate to head side, 2s at the end of the linked list, and 1s in the mid of 0s and 2s.</w:t>
      </w:r>
    </w:p>
    <w:p w14:paraId="630895B8" w14:textId="77777777" w:rsidR="00600A1C" w:rsidRPr="00600A1C" w:rsidRDefault="00600A1C" w:rsidP="00600A1C">
      <w:pPr>
        <w:shd w:val="clear" w:color="auto" w:fill="FFFFFF"/>
        <w:spacing w:after="150" w:line="240" w:lineRule="auto"/>
        <w:rPr>
          <w:rFonts w:ascii="Arial" w:eastAsia="Times New Roman" w:hAnsi="Arial" w:cs="Arial"/>
          <w:color w:val="333333"/>
          <w:sz w:val="21"/>
          <w:szCs w:val="21"/>
        </w:rPr>
      </w:pPr>
      <w:r w:rsidRPr="00600A1C">
        <w:rPr>
          <w:rFonts w:ascii="Arial" w:eastAsia="Times New Roman" w:hAnsi="Arial" w:cs="Arial"/>
          <w:b/>
          <w:bCs/>
          <w:color w:val="333333"/>
          <w:sz w:val="27"/>
          <w:szCs w:val="27"/>
        </w:rPr>
        <w:t>Example 1:</w:t>
      </w:r>
    </w:p>
    <w:p w14:paraId="5B64A595"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600A1C">
        <w:rPr>
          <w:rFonts w:ascii="Consolas" w:eastAsia="Times New Roman" w:hAnsi="Consolas" w:cs="Courier New"/>
          <w:b/>
          <w:bCs/>
          <w:color w:val="333333"/>
          <w:sz w:val="27"/>
          <w:szCs w:val="27"/>
        </w:rPr>
        <w:t>Input:</w:t>
      </w:r>
    </w:p>
    <w:p w14:paraId="3F313AFE"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00A1C">
        <w:rPr>
          <w:rFonts w:ascii="Consolas" w:eastAsia="Times New Roman" w:hAnsi="Consolas" w:cs="Courier New"/>
          <w:color w:val="333333"/>
          <w:sz w:val="27"/>
          <w:szCs w:val="27"/>
        </w:rPr>
        <w:t>N = 8</w:t>
      </w:r>
    </w:p>
    <w:p w14:paraId="5EB0F165"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00A1C">
        <w:rPr>
          <w:rFonts w:ascii="Consolas" w:eastAsia="Times New Roman" w:hAnsi="Consolas" w:cs="Courier New"/>
          <w:color w:val="333333"/>
          <w:sz w:val="27"/>
          <w:szCs w:val="27"/>
        </w:rPr>
        <w:t>value[] = {1,2,2,1,2,0,2,2}</w:t>
      </w:r>
    </w:p>
    <w:p w14:paraId="4529A8B3"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600A1C">
        <w:rPr>
          <w:rFonts w:ascii="Consolas" w:eastAsia="Times New Roman" w:hAnsi="Consolas" w:cs="Courier New"/>
          <w:b/>
          <w:bCs/>
          <w:color w:val="333333"/>
          <w:sz w:val="27"/>
          <w:szCs w:val="27"/>
        </w:rPr>
        <w:t xml:space="preserve">Output: </w:t>
      </w:r>
      <w:r w:rsidRPr="00600A1C">
        <w:rPr>
          <w:rFonts w:ascii="Consolas" w:eastAsia="Times New Roman" w:hAnsi="Consolas" w:cs="Courier New"/>
          <w:color w:val="333333"/>
          <w:sz w:val="27"/>
          <w:szCs w:val="27"/>
        </w:rPr>
        <w:t>0 1 1 2 2 2 2 2</w:t>
      </w:r>
    </w:p>
    <w:p w14:paraId="6A39C247"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00A1C">
        <w:rPr>
          <w:rFonts w:ascii="Consolas" w:eastAsia="Times New Roman" w:hAnsi="Consolas" w:cs="Courier New"/>
          <w:b/>
          <w:bCs/>
          <w:color w:val="333333"/>
          <w:sz w:val="27"/>
          <w:szCs w:val="27"/>
        </w:rPr>
        <w:t xml:space="preserve">Explanation: </w:t>
      </w:r>
      <w:r w:rsidRPr="00600A1C">
        <w:rPr>
          <w:rFonts w:ascii="Consolas" w:eastAsia="Times New Roman" w:hAnsi="Consolas" w:cs="Courier New"/>
          <w:color w:val="333333"/>
          <w:sz w:val="27"/>
          <w:szCs w:val="27"/>
        </w:rPr>
        <w:t>All the 0s are segregated</w:t>
      </w:r>
    </w:p>
    <w:p w14:paraId="44DF032C"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00A1C">
        <w:rPr>
          <w:rFonts w:ascii="Consolas" w:eastAsia="Times New Roman" w:hAnsi="Consolas" w:cs="Courier New"/>
          <w:color w:val="333333"/>
          <w:sz w:val="27"/>
          <w:szCs w:val="27"/>
        </w:rPr>
        <w:t>to the left end of the linked list,</w:t>
      </w:r>
    </w:p>
    <w:p w14:paraId="3A897F9C" w14:textId="77777777" w:rsidR="00600A1C"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600A1C">
        <w:rPr>
          <w:rFonts w:ascii="Consolas" w:eastAsia="Times New Roman" w:hAnsi="Consolas" w:cs="Courier New"/>
          <w:color w:val="333333"/>
          <w:sz w:val="27"/>
          <w:szCs w:val="27"/>
        </w:rPr>
        <w:t>2s to the right end of the list, and</w:t>
      </w:r>
    </w:p>
    <w:p w14:paraId="60F54FE5" w14:textId="2B0C7D7C" w:rsidR="00034D13" w:rsidRPr="00600A1C" w:rsidRDefault="00600A1C" w:rsidP="00600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00A1C">
        <w:rPr>
          <w:rFonts w:ascii="Consolas" w:eastAsia="Times New Roman" w:hAnsi="Consolas" w:cs="Courier New"/>
          <w:color w:val="333333"/>
          <w:sz w:val="27"/>
          <w:szCs w:val="27"/>
        </w:rPr>
        <w:t>1s in between.</w:t>
      </w:r>
    </w:p>
    <w:p w14:paraId="4C8CB7A9" w14:textId="0CB422ED" w:rsidR="00217DF8" w:rsidRDefault="00217DF8" w:rsidP="00690570">
      <w:pPr>
        <w:pStyle w:val="Heading3"/>
        <w:shd w:val="clear" w:color="auto" w:fill="FFFFFF"/>
        <w:spacing w:after="120"/>
        <w:ind w:right="120"/>
        <w:rPr>
          <w:rFonts w:ascii="Arial" w:hAnsi="Arial" w:cs="Arial"/>
          <w:color w:val="273239"/>
          <w:spacing w:val="2"/>
          <w:sz w:val="26"/>
          <w:szCs w:val="26"/>
        </w:rPr>
      </w:pPr>
      <w:r>
        <w:rPr>
          <w:rFonts w:ascii="Arial" w:hAnsi="Arial" w:cs="Arial"/>
          <w:color w:val="273239"/>
          <w:spacing w:val="2"/>
          <w:sz w:val="26"/>
          <w:szCs w:val="26"/>
        </w:rPr>
        <w:t>:</w:t>
      </w:r>
      <w:r w:rsidR="00BA74A0" w:rsidRPr="00BA74A0">
        <w:t xml:space="preserve"> </w:t>
      </w:r>
    </w:p>
    <w:p w14:paraId="01CFEA4E" w14:textId="1AA1CEF1" w:rsidR="001A1826" w:rsidRDefault="00600A1C" w:rsidP="001A1826">
      <w:pPr>
        <w:pStyle w:val="Heading3"/>
        <w:shd w:val="clear" w:color="auto" w:fill="FFFFFF"/>
        <w:spacing w:before="0" w:after="120"/>
        <w:ind w:right="120"/>
        <w:rPr>
          <w:rFonts w:ascii="inherit" w:hAnsi="inherit" w:cs="Segoe UI"/>
          <w:sz w:val="36"/>
          <w:szCs w:val="36"/>
        </w:rPr>
      </w:pPr>
      <w:r>
        <w:rPr>
          <w:rFonts w:ascii="Arial" w:hAnsi="Arial" w:cs="Arial"/>
          <w:color w:val="273239"/>
          <w:spacing w:val="2"/>
          <w:sz w:val="26"/>
          <w:szCs w:val="26"/>
        </w:rPr>
        <w:t>152)</w:t>
      </w:r>
      <w:r w:rsidR="001A1826" w:rsidRPr="001A1826">
        <w:rPr>
          <w:rFonts w:ascii="inherit" w:hAnsi="inherit" w:cs="Segoe UI"/>
          <w:b/>
          <w:bCs/>
          <w:sz w:val="36"/>
          <w:szCs w:val="36"/>
        </w:rPr>
        <w:t xml:space="preserve"> </w:t>
      </w:r>
      <w:r w:rsidR="001A1826">
        <w:rPr>
          <w:rFonts w:ascii="inherit" w:hAnsi="inherit" w:cs="Segoe UI"/>
          <w:b/>
          <w:bCs/>
          <w:sz w:val="36"/>
          <w:szCs w:val="36"/>
        </w:rPr>
        <w:t>2032. Two Out of Three</w:t>
      </w:r>
    </w:p>
    <w:p w14:paraId="010C78ED" w14:textId="77777777" w:rsidR="001A1826" w:rsidRDefault="001A1826" w:rsidP="001A1826">
      <w:pPr>
        <w:shd w:val="clear" w:color="auto" w:fill="FFFFFF"/>
        <w:rPr>
          <w:rFonts w:ascii="Segoe UI" w:hAnsi="Segoe UI" w:cs="Segoe UI"/>
          <w:sz w:val="21"/>
          <w:szCs w:val="21"/>
        </w:rPr>
      </w:pPr>
      <w:r>
        <w:rPr>
          <w:rFonts w:ascii="Segoe UI" w:hAnsi="Segoe UI" w:cs="Segoe UI"/>
          <w:sz w:val="21"/>
          <w:szCs w:val="21"/>
        </w:rPr>
        <w:t>Given three integer arrays </w:t>
      </w:r>
      <w:r>
        <w:rPr>
          <w:rStyle w:val="HTMLCode"/>
          <w:rFonts w:ascii="Consolas" w:eastAsiaTheme="minorHAnsi" w:hAnsi="Consolas"/>
          <w:color w:val="C7254E"/>
          <w:sz w:val="21"/>
          <w:szCs w:val="21"/>
          <w:shd w:val="clear" w:color="auto" w:fill="F9F2F4"/>
        </w:rPr>
        <w:t>nums1</w:t>
      </w:r>
      <w:r>
        <w:rPr>
          <w:rFonts w:ascii="Segoe UI" w:hAnsi="Segoe UI" w:cs="Segoe UI"/>
          <w:sz w:val="21"/>
          <w:szCs w:val="21"/>
        </w:rPr>
        <w:t>, </w:t>
      </w:r>
      <w:r>
        <w:rPr>
          <w:rStyle w:val="HTMLCode"/>
          <w:rFonts w:ascii="Consolas" w:eastAsiaTheme="minorHAnsi" w:hAnsi="Consolas"/>
          <w:color w:val="C7254E"/>
          <w:sz w:val="21"/>
          <w:szCs w:val="21"/>
          <w:shd w:val="clear" w:color="auto" w:fill="F9F2F4"/>
        </w:rPr>
        <w:t>nums2</w:t>
      </w:r>
      <w:r>
        <w:rPr>
          <w:rFonts w:ascii="Segoe UI" w:hAnsi="Segoe UI" w:cs="Segoe UI"/>
          <w:sz w:val="21"/>
          <w:szCs w:val="21"/>
        </w:rPr>
        <w:t>, and </w:t>
      </w:r>
      <w:r>
        <w:rPr>
          <w:rStyle w:val="HTMLCode"/>
          <w:rFonts w:ascii="Consolas" w:eastAsiaTheme="minorHAnsi" w:hAnsi="Consolas"/>
          <w:color w:val="C7254E"/>
          <w:sz w:val="21"/>
          <w:szCs w:val="21"/>
          <w:shd w:val="clear" w:color="auto" w:fill="F9F2F4"/>
        </w:rPr>
        <w:t>nums3</w:t>
      </w:r>
      <w:r>
        <w:rPr>
          <w:rFonts w:ascii="Segoe UI" w:hAnsi="Segoe UI" w:cs="Segoe UI"/>
          <w:sz w:val="21"/>
          <w:szCs w:val="21"/>
        </w:rPr>
        <w:t>, return </w:t>
      </w:r>
      <w:r>
        <w:rPr>
          <w:rStyle w:val="Emphasis"/>
          <w:rFonts w:ascii="Segoe UI" w:hAnsi="Segoe UI" w:cs="Segoe UI"/>
          <w:sz w:val="21"/>
          <w:szCs w:val="21"/>
        </w:rPr>
        <w:t>a </w:t>
      </w:r>
      <w:r>
        <w:rPr>
          <w:rStyle w:val="Strong"/>
          <w:rFonts w:ascii="Segoe UI" w:hAnsi="Segoe UI" w:cs="Segoe UI"/>
          <w:i/>
          <w:iCs/>
          <w:sz w:val="21"/>
          <w:szCs w:val="21"/>
        </w:rPr>
        <w:t>distinct</w:t>
      </w:r>
      <w:r>
        <w:rPr>
          <w:rStyle w:val="Emphasis"/>
          <w:rFonts w:ascii="Segoe UI" w:hAnsi="Segoe UI" w:cs="Segoe UI"/>
          <w:sz w:val="21"/>
          <w:szCs w:val="21"/>
        </w:rPr>
        <w:t> array containing all the values that are present in </w:t>
      </w:r>
      <w:r>
        <w:rPr>
          <w:rStyle w:val="Strong"/>
          <w:rFonts w:ascii="Segoe UI" w:hAnsi="Segoe UI" w:cs="Segoe UI"/>
          <w:i/>
          <w:iCs/>
          <w:sz w:val="21"/>
          <w:szCs w:val="21"/>
        </w:rPr>
        <w:t>at least two</w:t>
      </w:r>
      <w:r>
        <w:rPr>
          <w:rStyle w:val="Emphasis"/>
          <w:rFonts w:ascii="Segoe UI" w:hAnsi="Segoe UI" w:cs="Segoe UI"/>
          <w:sz w:val="21"/>
          <w:szCs w:val="21"/>
        </w:rPr>
        <w:t> out of the three arrays. You may return the values in </w:t>
      </w:r>
      <w:r>
        <w:rPr>
          <w:rStyle w:val="Strong"/>
          <w:rFonts w:ascii="Segoe UI" w:hAnsi="Segoe UI" w:cs="Segoe UI"/>
          <w:i/>
          <w:iCs/>
          <w:sz w:val="21"/>
          <w:szCs w:val="21"/>
        </w:rPr>
        <w:t>any</w:t>
      </w:r>
      <w:r>
        <w:rPr>
          <w:rStyle w:val="Emphasis"/>
          <w:rFonts w:ascii="Segoe UI" w:hAnsi="Segoe UI" w:cs="Segoe UI"/>
          <w:sz w:val="21"/>
          <w:szCs w:val="21"/>
        </w:rPr>
        <w:t> order</w:t>
      </w:r>
      <w:r>
        <w:rPr>
          <w:rFonts w:ascii="Segoe UI" w:hAnsi="Segoe UI" w:cs="Segoe UI"/>
          <w:sz w:val="21"/>
          <w:szCs w:val="21"/>
        </w:rPr>
        <w:t>.</w:t>
      </w:r>
    </w:p>
    <w:p w14:paraId="5687BA25" w14:textId="77777777" w:rsidR="001A1826" w:rsidRDefault="001A1826" w:rsidP="001A182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2FFCF110" w14:textId="77777777" w:rsidR="001A1826" w:rsidRDefault="001A1826" w:rsidP="001A182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15B8CD07" w14:textId="77777777" w:rsidR="001A1826" w:rsidRDefault="001A1826" w:rsidP="001A18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nums1 = [1,1,3,2], nums2 = [2,3], nums3 = [3]</w:t>
      </w:r>
    </w:p>
    <w:p w14:paraId="6D9E53B1" w14:textId="77777777" w:rsidR="001A1826" w:rsidRDefault="001A1826" w:rsidP="001A18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[3,2]</w:t>
      </w:r>
    </w:p>
    <w:p w14:paraId="6DFD9872" w14:textId="77777777" w:rsidR="001A1826" w:rsidRDefault="001A1826" w:rsidP="001A18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Explanation:</w:t>
      </w:r>
      <w:r>
        <w:rPr>
          <w:rFonts w:ascii="Consolas" w:hAnsi="Consolas"/>
          <w:color w:val="333333"/>
          <w:sz w:val="21"/>
          <w:szCs w:val="21"/>
        </w:rPr>
        <w:t xml:space="preserve"> The values that are present in at least two arrays are:</w:t>
      </w:r>
    </w:p>
    <w:p w14:paraId="10F52E35" w14:textId="3CE39AE2" w:rsidR="001A1826" w:rsidRPr="002232EC" w:rsidRDefault="001A1826" w:rsidP="002232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- 3, in all three arrays.</w:t>
      </w:r>
    </w:p>
    <w:p w14:paraId="623C9B42" w14:textId="77777777" w:rsidR="002232EC"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w:t>
      </w:r>
      <w:r w:rsidR="002232EC">
        <w:rPr>
          <w:rFonts w:ascii="Arial" w:hAnsi="Arial" w:cs="Arial"/>
          <w:color w:val="273239"/>
          <w:spacing w:val="2"/>
          <w:sz w:val="26"/>
          <w:szCs w:val="26"/>
        </w:rPr>
        <w:t>:</w:t>
      </w:r>
    </w:p>
    <w:p w14:paraId="4A1D2B89" w14:textId="77777777" w:rsidR="002232EC" w:rsidRPr="002232EC" w:rsidRDefault="002232EC" w:rsidP="002232E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sidRPr="001A1826">
        <w:rPr>
          <w:rFonts w:ascii="Arial" w:hAnsi="Arial" w:cs="Arial"/>
          <w:color w:val="273239"/>
          <w:spacing w:val="2"/>
          <w:sz w:val="26"/>
          <w:szCs w:val="26"/>
        </w:rPr>
        <w:t>vector&lt;int&gt; twoOutOfThree(vector&lt;int&gt;&amp; nums1, vector&lt;int&gt;&amp; nums2, vector&lt;int&gt;&amp; nums3) {</w:t>
      </w:r>
    </w:p>
    <w:p w14:paraId="28FA5C74" w14:textId="2974004F"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map&lt;int,set&lt;int&gt;&gt;v;</w:t>
      </w:r>
    </w:p>
    <w:p w14:paraId="27B9A6A2"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lastRenderedPageBreak/>
        <w:t xml:space="preserve">        for(int i=0;i&lt;nums1.size();i++)</w:t>
      </w:r>
    </w:p>
    <w:p w14:paraId="183A5C30"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v[nums1[i]].insert(1);</w:t>
      </w:r>
    </w:p>
    <w:p w14:paraId="11EF4DEB"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for(int i=0;i&lt;nums2.size();i++)</w:t>
      </w:r>
    </w:p>
    <w:p w14:paraId="248CF7DB"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v[nums2[i]].insert(2);</w:t>
      </w:r>
    </w:p>
    <w:p w14:paraId="4F0D4AF9"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for(int i=0;i&lt;nums3.size();i++)</w:t>
      </w:r>
    </w:p>
    <w:p w14:paraId="4C02180F"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v[nums3[i]].insert(3);</w:t>
      </w:r>
    </w:p>
    <w:p w14:paraId="0761DCFB"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vector&lt;int&gt;ans;</w:t>
      </w:r>
    </w:p>
    <w:p w14:paraId="50674161"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for(auto it=v.begin();it!=v.end();it++)</w:t>
      </w:r>
    </w:p>
    <w:p w14:paraId="244408EC"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w:t>
      </w:r>
    </w:p>
    <w:p w14:paraId="611701AD"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if(it-&gt;second.size()&gt;=2)</w:t>
      </w:r>
    </w:p>
    <w:p w14:paraId="4AA82FAD"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ans.push_back(it-&gt;first);</w:t>
      </w:r>
    </w:p>
    <w:p w14:paraId="3139D3EB"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w:t>
      </w:r>
    </w:p>
    <w:p w14:paraId="1283B092" w14:textId="77777777" w:rsidR="001A1826" w:rsidRPr="001A1826" w:rsidRDefault="001A1826" w:rsidP="001A1826">
      <w:pPr>
        <w:shd w:val="clear" w:color="auto" w:fill="FFFFFF"/>
        <w:spacing w:after="0" w:line="240" w:lineRule="auto"/>
        <w:textAlignment w:val="baseline"/>
        <w:rPr>
          <w:rFonts w:ascii="Arial" w:hAnsi="Arial" w:cs="Arial"/>
          <w:color w:val="273239"/>
          <w:spacing w:val="2"/>
          <w:sz w:val="26"/>
          <w:szCs w:val="26"/>
        </w:rPr>
      </w:pPr>
      <w:r w:rsidRPr="001A1826">
        <w:rPr>
          <w:rFonts w:ascii="Arial" w:hAnsi="Arial" w:cs="Arial"/>
          <w:color w:val="273239"/>
          <w:spacing w:val="2"/>
          <w:sz w:val="26"/>
          <w:szCs w:val="26"/>
        </w:rPr>
        <w:t xml:space="preserve">        return ans;</w:t>
      </w:r>
    </w:p>
    <w:p w14:paraId="4FACEE92" w14:textId="7BF0A136" w:rsidR="00DE3D91" w:rsidRPr="00DE3D91" w:rsidRDefault="00BE7E4C" w:rsidP="00DE3D91">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w:t>
      </w:r>
      <w:r w:rsidR="001A1826">
        <w:rPr>
          <w:rFonts w:ascii="Arial" w:hAnsi="Arial" w:cs="Arial"/>
          <w:color w:val="273239"/>
          <w:spacing w:val="2"/>
          <w:sz w:val="26"/>
          <w:szCs w:val="26"/>
        </w:rPr>
        <w:t>153)</w:t>
      </w:r>
      <w:r w:rsidR="00DE3D91" w:rsidRPr="00DE3D91">
        <w:rPr>
          <w:rFonts w:ascii="Segoe UI" w:hAnsi="Segoe UI" w:cs="Segoe UI"/>
          <w:color w:val="263238"/>
          <w:sz w:val="21"/>
          <w:szCs w:val="21"/>
        </w:rPr>
        <w:t xml:space="preserve"> Given two strings </w:t>
      </w:r>
      <w:r w:rsidR="00DE3D91" w:rsidRPr="00DE3D91">
        <w:rPr>
          <w:rFonts w:ascii="Courier New" w:hAnsi="Courier New" w:cs="Courier New"/>
          <w:color w:val="546E7A"/>
          <w:sz w:val="20"/>
          <w:szCs w:val="20"/>
          <w:shd w:val="clear" w:color="auto" w:fill="F7F9FA"/>
        </w:rPr>
        <w:t>text1</w:t>
      </w:r>
      <w:r w:rsidR="00DE3D91" w:rsidRPr="00DE3D91">
        <w:rPr>
          <w:rFonts w:ascii="Segoe UI" w:hAnsi="Segoe UI" w:cs="Segoe UI"/>
          <w:color w:val="263238"/>
          <w:sz w:val="21"/>
          <w:szCs w:val="21"/>
        </w:rPr>
        <w:t> and </w:t>
      </w:r>
      <w:r w:rsidR="00DE3D91" w:rsidRPr="00DE3D91">
        <w:rPr>
          <w:rFonts w:ascii="Courier New" w:hAnsi="Courier New" w:cs="Courier New"/>
          <w:color w:val="546E7A"/>
          <w:sz w:val="20"/>
          <w:szCs w:val="20"/>
          <w:shd w:val="clear" w:color="auto" w:fill="F7F9FA"/>
        </w:rPr>
        <w:t>text2</w:t>
      </w:r>
      <w:r w:rsidR="00DE3D91" w:rsidRPr="00DE3D91">
        <w:rPr>
          <w:rFonts w:ascii="Segoe UI" w:hAnsi="Segoe UI" w:cs="Segoe UI"/>
          <w:color w:val="263238"/>
          <w:sz w:val="21"/>
          <w:szCs w:val="21"/>
        </w:rPr>
        <w:t>, return </w:t>
      </w:r>
      <w:r w:rsidR="00DE3D91" w:rsidRPr="00DE3D91">
        <w:rPr>
          <w:rFonts w:ascii="Segoe UI" w:hAnsi="Segoe UI" w:cs="Segoe UI"/>
          <w:i/>
          <w:iCs/>
          <w:color w:val="263238"/>
          <w:sz w:val="21"/>
          <w:szCs w:val="21"/>
        </w:rPr>
        <w:t>the length of their longest </w:t>
      </w:r>
      <w:r w:rsidR="00DE3D91" w:rsidRPr="00DE3D91">
        <w:rPr>
          <w:rFonts w:ascii="Segoe UI" w:hAnsi="Segoe UI" w:cs="Segoe UI"/>
          <w:b/>
          <w:bCs/>
          <w:i/>
          <w:iCs/>
          <w:color w:val="263238"/>
          <w:sz w:val="21"/>
          <w:szCs w:val="21"/>
        </w:rPr>
        <w:t>common subsequence</w:t>
      </w:r>
      <w:r w:rsidR="00DE3D91" w:rsidRPr="00DE3D91">
        <w:rPr>
          <w:rFonts w:ascii="Segoe UI" w:hAnsi="Segoe UI" w:cs="Segoe UI"/>
          <w:i/>
          <w:iCs/>
          <w:color w:val="263238"/>
          <w:sz w:val="21"/>
          <w:szCs w:val="21"/>
        </w:rPr>
        <w:t>. </w:t>
      </w:r>
      <w:r w:rsidR="00DE3D91" w:rsidRPr="00DE3D91">
        <w:rPr>
          <w:rFonts w:ascii="Segoe UI" w:hAnsi="Segoe UI" w:cs="Segoe UI"/>
          <w:color w:val="263238"/>
          <w:sz w:val="21"/>
          <w:szCs w:val="21"/>
        </w:rPr>
        <w:t>If there is no </w:t>
      </w:r>
      <w:r w:rsidR="00DE3D91" w:rsidRPr="00DE3D91">
        <w:rPr>
          <w:rFonts w:ascii="Segoe UI" w:hAnsi="Segoe UI" w:cs="Segoe UI"/>
          <w:b/>
          <w:bCs/>
          <w:color w:val="263238"/>
          <w:sz w:val="21"/>
          <w:szCs w:val="21"/>
        </w:rPr>
        <w:t>common subsequence</w:t>
      </w:r>
      <w:r w:rsidR="00DE3D91" w:rsidRPr="00DE3D91">
        <w:rPr>
          <w:rFonts w:ascii="Segoe UI" w:hAnsi="Segoe UI" w:cs="Segoe UI"/>
          <w:color w:val="263238"/>
          <w:sz w:val="21"/>
          <w:szCs w:val="21"/>
        </w:rPr>
        <w:t>, return </w:t>
      </w:r>
      <w:r w:rsidR="00DE3D91" w:rsidRPr="00DE3D91">
        <w:rPr>
          <w:rFonts w:ascii="Courier New" w:hAnsi="Courier New" w:cs="Courier New"/>
          <w:color w:val="546E7A"/>
          <w:sz w:val="20"/>
          <w:szCs w:val="20"/>
          <w:shd w:val="clear" w:color="auto" w:fill="F7F9FA"/>
        </w:rPr>
        <w:t>0</w:t>
      </w:r>
      <w:r w:rsidR="00DE3D91" w:rsidRPr="00DE3D91">
        <w:rPr>
          <w:rFonts w:ascii="Segoe UI" w:hAnsi="Segoe UI" w:cs="Segoe UI"/>
          <w:color w:val="263238"/>
          <w:sz w:val="21"/>
          <w:szCs w:val="21"/>
        </w:rPr>
        <w:t>.</w:t>
      </w:r>
    </w:p>
    <w:p w14:paraId="38492D0F" w14:textId="77777777" w:rsidR="00DE3D91" w:rsidRPr="00DE3D91" w:rsidRDefault="00DE3D91" w:rsidP="00DE3D91">
      <w:pPr>
        <w:shd w:val="clear" w:color="auto" w:fill="FFFFFF"/>
        <w:spacing w:after="240" w:line="240" w:lineRule="auto"/>
        <w:rPr>
          <w:rFonts w:ascii="Segoe UI" w:eastAsia="Times New Roman" w:hAnsi="Segoe UI" w:cs="Segoe UI"/>
          <w:color w:val="263238"/>
          <w:sz w:val="21"/>
          <w:szCs w:val="21"/>
        </w:rPr>
      </w:pPr>
      <w:r w:rsidRPr="00DE3D91">
        <w:rPr>
          <w:rFonts w:ascii="Segoe UI" w:eastAsia="Times New Roman" w:hAnsi="Segoe UI" w:cs="Segoe UI"/>
          <w:color w:val="263238"/>
          <w:sz w:val="21"/>
          <w:szCs w:val="21"/>
        </w:rPr>
        <w:t>A </w:t>
      </w:r>
      <w:r w:rsidRPr="00DE3D91">
        <w:rPr>
          <w:rFonts w:ascii="Segoe UI" w:eastAsia="Times New Roman" w:hAnsi="Segoe UI" w:cs="Segoe UI"/>
          <w:b/>
          <w:bCs/>
          <w:color w:val="263238"/>
          <w:sz w:val="21"/>
          <w:szCs w:val="21"/>
        </w:rPr>
        <w:t>subsequence</w:t>
      </w:r>
      <w:r w:rsidRPr="00DE3D91">
        <w:rPr>
          <w:rFonts w:ascii="Segoe UI" w:eastAsia="Times New Roman" w:hAnsi="Segoe UI" w:cs="Segoe UI"/>
          <w:color w:val="263238"/>
          <w:sz w:val="21"/>
          <w:szCs w:val="21"/>
        </w:rPr>
        <w:t> of a string is a new string generated from the original string with some characters (can be none) deleted without changing the relative order of the remaining characters.</w:t>
      </w:r>
    </w:p>
    <w:p w14:paraId="6A526001" w14:textId="77777777" w:rsidR="00DE3D91" w:rsidRPr="00DE3D91" w:rsidRDefault="00DE3D91" w:rsidP="00A0090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E3D91">
        <w:rPr>
          <w:rFonts w:ascii="Segoe UI" w:eastAsia="Times New Roman" w:hAnsi="Segoe UI" w:cs="Segoe UI"/>
          <w:color w:val="263238"/>
          <w:sz w:val="21"/>
          <w:szCs w:val="21"/>
        </w:rPr>
        <w:t>For example, </w:t>
      </w:r>
      <w:r w:rsidRPr="00DE3D91">
        <w:rPr>
          <w:rFonts w:ascii="Courier New" w:eastAsia="Times New Roman" w:hAnsi="Courier New" w:cs="Courier New"/>
          <w:color w:val="546E7A"/>
          <w:sz w:val="20"/>
          <w:szCs w:val="20"/>
          <w:shd w:val="clear" w:color="auto" w:fill="F7F9FA"/>
        </w:rPr>
        <w:t>"ace"</w:t>
      </w:r>
      <w:r w:rsidRPr="00DE3D91">
        <w:rPr>
          <w:rFonts w:ascii="Segoe UI" w:eastAsia="Times New Roman" w:hAnsi="Segoe UI" w:cs="Segoe UI"/>
          <w:color w:val="263238"/>
          <w:sz w:val="21"/>
          <w:szCs w:val="21"/>
        </w:rPr>
        <w:t> is a subsequence of </w:t>
      </w:r>
      <w:r w:rsidRPr="00DE3D91">
        <w:rPr>
          <w:rFonts w:ascii="Courier New" w:eastAsia="Times New Roman" w:hAnsi="Courier New" w:cs="Courier New"/>
          <w:color w:val="546E7A"/>
          <w:sz w:val="20"/>
          <w:szCs w:val="20"/>
          <w:shd w:val="clear" w:color="auto" w:fill="F7F9FA"/>
        </w:rPr>
        <w:t>"abcde"</w:t>
      </w:r>
      <w:r w:rsidRPr="00DE3D91">
        <w:rPr>
          <w:rFonts w:ascii="Segoe UI" w:eastAsia="Times New Roman" w:hAnsi="Segoe UI" w:cs="Segoe UI"/>
          <w:color w:val="263238"/>
          <w:sz w:val="21"/>
          <w:szCs w:val="21"/>
        </w:rPr>
        <w:t>.</w:t>
      </w:r>
    </w:p>
    <w:p w14:paraId="7539F21B" w14:textId="77777777" w:rsidR="00DE3D91" w:rsidRPr="00DE3D91" w:rsidRDefault="00DE3D91" w:rsidP="00DE3D91">
      <w:pPr>
        <w:shd w:val="clear" w:color="auto" w:fill="FFFFFF"/>
        <w:spacing w:after="240" w:line="240" w:lineRule="auto"/>
        <w:rPr>
          <w:rFonts w:ascii="Segoe UI" w:eastAsia="Times New Roman" w:hAnsi="Segoe UI" w:cs="Segoe UI"/>
          <w:color w:val="263238"/>
          <w:sz w:val="21"/>
          <w:szCs w:val="21"/>
        </w:rPr>
      </w:pPr>
      <w:r w:rsidRPr="00DE3D91">
        <w:rPr>
          <w:rFonts w:ascii="Segoe UI" w:eastAsia="Times New Roman" w:hAnsi="Segoe UI" w:cs="Segoe UI"/>
          <w:color w:val="263238"/>
          <w:sz w:val="21"/>
          <w:szCs w:val="21"/>
        </w:rPr>
        <w:t>A </w:t>
      </w:r>
      <w:r w:rsidRPr="00DE3D91">
        <w:rPr>
          <w:rFonts w:ascii="Segoe UI" w:eastAsia="Times New Roman" w:hAnsi="Segoe UI" w:cs="Segoe UI"/>
          <w:b/>
          <w:bCs/>
          <w:color w:val="263238"/>
          <w:sz w:val="21"/>
          <w:szCs w:val="21"/>
        </w:rPr>
        <w:t>common subsequence</w:t>
      </w:r>
      <w:r w:rsidRPr="00DE3D91">
        <w:rPr>
          <w:rFonts w:ascii="Segoe UI" w:eastAsia="Times New Roman" w:hAnsi="Segoe UI" w:cs="Segoe UI"/>
          <w:color w:val="263238"/>
          <w:sz w:val="21"/>
          <w:szCs w:val="21"/>
        </w:rPr>
        <w:t> of two strings is a subsequence that is common to both strings.</w:t>
      </w:r>
    </w:p>
    <w:p w14:paraId="4B09FDA7" w14:textId="77777777" w:rsidR="00DE3D91" w:rsidRPr="00DE3D91" w:rsidRDefault="00DE3D91" w:rsidP="00DE3D91">
      <w:pPr>
        <w:shd w:val="clear" w:color="auto" w:fill="FFFFFF"/>
        <w:spacing w:after="240" w:line="240" w:lineRule="auto"/>
        <w:rPr>
          <w:rFonts w:ascii="Segoe UI" w:eastAsia="Times New Roman" w:hAnsi="Segoe UI" w:cs="Segoe UI"/>
          <w:color w:val="263238"/>
          <w:sz w:val="21"/>
          <w:szCs w:val="21"/>
        </w:rPr>
      </w:pPr>
      <w:r w:rsidRPr="00DE3D91">
        <w:rPr>
          <w:rFonts w:ascii="Segoe UI" w:eastAsia="Times New Roman" w:hAnsi="Segoe UI" w:cs="Segoe UI"/>
          <w:color w:val="263238"/>
          <w:sz w:val="21"/>
          <w:szCs w:val="21"/>
        </w:rPr>
        <w:t> </w:t>
      </w:r>
    </w:p>
    <w:p w14:paraId="5954D5A5" w14:textId="77777777" w:rsidR="00DE3D91" w:rsidRPr="00DE3D91" w:rsidRDefault="00DE3D91" w:rsidP="00DE3D91">
      <w:pPr>
        <w:shd w:val="clear" w:color="auto" w:fill="FFFFFF"/>
        <w:spacing w:after="240" w:line="240" w:lineRule="auto"/>
        <w:rPr>
          <w:rFonts w:ascii="Segoe UI" w:eastAsia="Times New Roman" w:hAnsi="Segoe UI" w:cs="Segoe UI"/>
          <w:color w:val="263238"/>
          <w:sz w:val="21"/>
          <w:szCs w:val="21"/>
        </w:rPr>
      </w:pPr>
      <w:r w:rsidRPr="00DE3D91">
        <w:rPr>
          <w:rFonts w:ascii="Segoe UI" w:eastAsia="Times New Roman" w:hAnsi="Segoe UI" w:cs="Segoe UI"/>
          <w:b/>
          <w:bCs/>
          <w:color w:val="263238"/>
          <w:sz w:val="21"/>
          <w:szCs w:val="21"/>
        </w:rPr>
        <w:t>Example 1:</w:t>
      </w:r>
    </w:p>
    <w:p w14:paraId="2694FCF3" w14:textId="77777777" w:rsidR="00DE3D91" w:rsidRPr="00DE3D91" w:rsidRDefault="00DE3D91" w:rsidP="00DE3D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3D91">
        <w:rPr>
          <w:rFonts w:ascii="Consolas" w:eastAsia="Times New Roman" w:hAnsi="Consolas" w:cs="Courier New"/>
          <w:b/>
          <w:bCs/>
          <w:color w:val="263238"/>
          <w:sz w:val="20"/>
          <w:szCs w:val="20"/>
        </w:rPr>
        <w:t>Input:</w:t>
      </w:r>
      <w:r w:rsidRPr="00DE3D91">
        <w:rPr>
          <w:rFonts w:ascii="Consolas" w:eastAsia="Times New Roman" w:hAnsi="Consolas" w:cs="Courier New"/>
          <w:color w:val="263238"/>
          <w:sz w:val="20"/>
          <w:szCs w:val="20"/>
        </w:rPr>
        <w:t xml:space="preserve"> text1 = "abcde", text2 = "ace" </w:t>
      </w:r>
    </w:p>
    <w:p w14:paraId="3CB8C03B" w14:textId="77777777" w:rsidR="00DE3D91" w:rsidRPr="00DE3D91" w:rsidRDefault="00DE3D91" w:rsidP="00DE3D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3D91">
        <w:rPr>
          <w:rFonts w:ascii="Consolas" w:eastAsia="Times New Roman" w:hAnsi="Consolas" w:cs="Courier New"/>
          <w:b/>
          <w:bCs/>
          <w:color w:val="263238"/>
          <w:sz w:val="20"/>
          <w:szCs w:val="20"/>
        </w:rPr>
        <w:t>Output:</w:t>
      </w:r>
      <w:r w:rsidRPr="00DE3D91">
        <w:rPr>
          <w:rFonts w:ascii="Consolas" w:eastAsia="Times New Roman" w:hAnsi="Consolas" w:cs="Courier New"/>
          <w:color w:val="263238"/>
          <w:sz w:val="20"/>
          <w:szCs w:val="20"/>
        </w:rPr>
        <w:t xml:space="preserve"> 3  </w:t>
      </w:r>
    </w:p>
    <w:p w14:paraId="26C40FF9" w14:textId="30BFC6AA" w:rsidR="001A1826" w:rsidRPr="00DE3D91" w:rsidRDefault="00DE3D91" w:rsidP="00DE3D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3D91">
        <w:rPr>
          <w:rFonts w:ascii="Consolas" w:eastAsia="Times New Roman" w:hAnsi="Consolas" w:cs="Courier New"/>
          <w:b/>
          <w:bCs/>
          <w:color w:val="263238"/>
          <w:sz w:val="20"/>
          <w:szCs w:val="20"/>
        </w:rPr>
        <w:t>Explanation:</w:t>
      </w:r>
      <w:r w:rsidRPr="00DE3D91">
        <w:rPr>
          <w:rFonts w:ascii="Consolas" w:eastAsia="Times New Roman" w:hAnsi="Consolas" w:cs="Courier New"/>
          <w:color w:val="263238"/>
          <w:sz w:val="20"/>
          <w:szCs w:val="20"/>
        </w:rPr>
        <w:t xml:space="preserve"> The longest common subsequence is "ace" and its length is 3.</w:t>
      </w:r>
    </w:p>
    <w:p w14:paraId="10F4573E" w14:textId="77777777" w:rsidR="00DE3D91" w:rsidRPr="00DE3D91" w:rsidRDefault="001A1826" w:rsidP="00DE3D91">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DE3D91" w:rsidRPr="00DE3D91">
        <w:rPr>
          <w:rFonts w:ascii="Arial" w:hAnsi="Arial" w:cs="Arial"/>
          <w:color w:val="273239"/>
          <w:spacing w:val="2"/>
          <w:sz w:val="26"/>
          <w:szCs w:val="26"/>
        </w:rPr>
        <w:t xml:space="preserve"> int longestCommonSubsequence(string text1, string text2) {</w:t>
      </w:r>
    </w:p>
    <w:p w14:paraId="08C398DA"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int n=text1.size();</w:t>
      </w:r>
    </w:p>
    <w:p w14:paraId="52CBA6EE"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int m=text2.size();</w:t>
      </w:r>
    </w:p>
    <w:p w14:paraId="69CFDA17"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int dp[n+1][m+1];</w:t>
      </w:r>
    </w:p>
    <w:p w14:paraId="65EE9831"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for(int i=0;i&lt;=n;i++)</w:t>
      </w:r>
    </w:p>
    <w:p w14:paraId="0D5188F7"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0C001432"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for(int j=0;j&lt;=m;j++)</w:t>
      </w:r>
    </w:p>
    <w:p w14:paraId="7A1378EF"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5813608F"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if(i==0||j==0)</w:t>
      </w:r>
    </w:p>
    <w:p w14:paraId="7A6C31FA"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dp[i][j]=0;</w:t>
      </w:r>
    </w:p>
    <w:p w14:paraId="23C63078"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053E2DC2"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3D6E2DDD"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lastRenderedPageBreak/>
        <w:t xml:space="preserve">        for(int i=1;i&lt;=n;i++)</w:t>
      </w:r>
    </w:p>
    <w:p w14:paraId="46E24E94"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72ED4EB1"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for(int j=1;j&lt;=m;j++)</w:t>
      </w:r>
    </w:p>
    <w:p w14:paraId="14F0CEB8"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75372A67"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if(text1[i-1]==text2[j-1])</w:t>
      </w:r>
    </w:p>
    <w:p w14:paraId="6062AF25"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dp[i][j]=1+dp[i-1][j-1];</w:t>
      </w:r>
    </w:p>
    <w:p w14:paraId="44E616DA"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else</w:t>
      </w:r>
    </w:p>
    <w:p w14:paraId="4A077F10"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dp[i][j]=max(dp[i-1][j],dp[i][j-1]);</w:t>
      </w:r>
    </w:p>
    <w:p w14:paraId="1CA268CC"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1D9B27BD"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64503807" w14:textId="77777777" w:rsidR="00DE3D91" w:rsidRPr="00DE3D91"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return dp[n][m];</w:t>
      </w:r>
    </w:p>
    <w:p w14:paraId="3D0DDE8D" w14:textId="467D064C" w:rsidR="001A1826" w:rsidRDefault="00DE3D91" w:rsidP="00DE3D91">
      <w:pPr>
        <w:shd w:val="clear" w:color="auto" w:fill="FFFFFF"/>
        <w:spacing w:after="0" w:line="240" w:lineRule="auto"/>
        <w:textAlignment w:val="baseline"/>
        <w:rPr>
          <w:rFonts w:ascii="Arial" w:hAnsi="Arial" w:cs="Arial"/>
          <w:color w:val="273239"/>
          <w:spacing w:val="2"/>
          <w:sz w:val="26"/>
          <w:szCs w:val="26"/>
        </w:rPr>
      </w:pPr>
      <w:r w:rsidRPr="00DE3D91">
        <w:rPr>
          <w:rFonts w:ascii="Arial" w:hAnsi="Arial" w:cs="Arial"/>
          <w:color w:val="273239"/>
          <w:spacing w:val="2"/>
          <w:sz w:val="26"/>
          <w:szCs w:val="26"/>
        </w:rPr>
        <w:t xml:space="preserve">    }</w:t>
      </w:r>
    </w:p>
    <w:p w14:paraId="16BAD1A6" w14:textId="4BB8D3D0" w:rsidR="00204325" w:rsidRPr="00204325" w:rsidRDefault="00DE3D91" w:rsidP="0020432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154)</w:t>
      </w:r>
      <w:r w:rsidR="00204325" w:rsidRPr="00204325">
        <w:rPr>
          <w:rFonts w:ascii="Segoe UI" w:hAnsi="Segoe UI" w:cs="Segoe UI"/>
          <w:color w:val="263238"/>
          <w:sz w:val="21"/>
          <w:szCs w:val="21"/>
        </w:rPr>
        <w:t xml:space="preserve"> Given two strings </w:t>
      </w:r>
      <w:r w:rsidR="00204325" w:rsidRPr="00204325">
        <w:rPr>
          <w:rFonts w:ascii="Courier New" w:hAnsi="Courier New" w:cs="Courier New"/>
          <w:color w:val="546E7A"/>
          <w:sz w:val="20"/>
          <w:szCs w:val="20"/>
          <w:shd w:val="clear" w:color="auto" w:fill="F7F9FA"/>
        </w:rPr>
        <w:t>str1</w:t>
      </w:r>
      <w:r w:rsidR="00204325" w:rsidRPr="00204325">
        <w:rPr>
          <w:rFonts w:ascii="Segoe UI" w:hAnsi="Segoe UI" w:cs="Segoe UI"/>
          <w:color w:val="263238"/>
          <w:sz w:val="21"/>
          <w:szCs w:val="21"/>
        </w:rPr>
        <w:t> and </w:t>
      </w:r>
      <w:r w:rsidR="00204325" w:rsidRPr="00204325">
        <w:rPr>
          <w:rFonts w:ascii="Courier New" w:hAnsi="Courier New" w:cs="Courier New"/>
          <w:color w:val="546E7A"/>
          <w:sz w:val="20"/>
          <w:szCs w:val="20"/>
          <w:shd w:val="clear" w:color="auto" w:fill="F7F9FA"/>
        </w:rPr>
        <w:t>str2</w:t>
      </w:r>
      <w:r w:rsidR="00204325" w:rsidRPr="00204325">
        <w:rPr>
          <w:rFonts w:ascii="Segoe UI" w:hAnsi="Segoe UI" w:cs="Segoe UI"/>
          <w:color w:val="263238"/>
          <w:sz w:val="21"/>
          <w:szCs w:val="21"/>
        </w:rPr>
        <w:t>, return </w:t>
      </w:r>
      <w:r w:rsidR="00204325" w:rsidRPr="00204325">
        <w:rPr>
          <w:rFonts w:ascii="Segoe UI" w:hAnsi="Segoe UI" w:cs="Segoe UI"/>
          <w:i/>
          <w:iCs/>
          <w:color w:val="263238"/>
          <w:sz w:val="21"/>
          <w:szCs w:val="21"/>
        </w:rPr>
        <w:t>the shortest string that has both </w:t>
      </w:r>
      <w:r w:rsidR="00204325" w:rsidRPr="00204325">
        <w:rPr>
          <w:rFonts w:ascii="Courier New" w:hAnsi="Courier New" w:cs="Courier New"/>
          <w:color w:val="546E7A"/>
          <w:sz w:val="20"/>
          <w:szCs w:val="20"/>
          <w:shd w:val="clear" w:color="auto" w:fill="F7F9FA"/>
        </w:rPr>
        <w:t>str1</w:t>
      </w:r>
      <w:r w:rsidR="00204325" w:rsidRPr="00204325">
        <w:rPr>
          <w:rFonts w:ascii="Segoe UI" w:hAnsi="Segoe UI" w:cs="Segoe UI"/>
          <w:i/>
          <w:iCs/>
          <w:color w:val="263238"/>
          <w:sz w:val="21"/>
          <w:szCs w:val="21"/>
        </w:rPr>
        <w:t> and </w:t>
      </w:r>
      <w:r w:rsidR="00204325" w:rsidRPr="00204325">
        <w:rPr>
          <w:rFonts w:ascii="Courier New" w:hAnsi="Courier New" w:cs="Courier New"/>
          <w:color w:val="546E7A"/>
          <w:sz w:val="20"/>
          <w:szCs w:val="20"/>
          <w:shd w:val="clear" w:color="auto" w:fill="F7F9FA"/>
        </w:rPr>
        <w:t>str2</w:t>
      </w:r>
      <w:r w:rsidR="00204325" w:rsidRPr="00204325">
        <w:rPr>
          <w:rFonts w:ascii="Segoe UI" w:hAnsi="Segoe UI" w:cs="Segoe UI"/>
          <w:i/>
          <w:iCs/>
          <w:color w:val="263238"/>
          <w:sz w:val="21"/>
          <w:szCs w:val="21"/>
        </w:rPr>
        <w:t> as </w:t>
      </w:r>
      <w:r w:rsidR="00204325" w:rsidRPr="00204325">
        <w:rPr>
          <w:rFonts w:ascii="Segoe UI" w:hAnsi="Segoe UI" w:cs="Segoe UI"/>
          <w:b/>
          <w:bCs/>
          <w:i/>
          <w:iCs/>
          <w:color w:val="263238"/>
          <w:sz w:val="21"/>
          <w:szCs w:val="21"/>
        </w:rPr>
        <w:t>subsequences</w:t>
      </w:r>
      <w:r w:rsidR="00204325" w:rsidRPr="00204325">
        <w:rPr>
          <w:rFonts w:ascii="Segoe UI" w:hAnsi="Segoe UI" w:cs="Segoe UI"/>
          <w:color w:val="263238"/>
          <w:sz w:val="21"/>
          <w:szCs w:val="21"/>
        </w:rPr>
        <w:t>. If there are multiple valid strings, return </w:t>
      </w:r>
      <w:r w:rsidR="00204325" w:rsidRPr="00204325">
        <w:rPr>
          <w:rFonts w:ascii="Segoe UI" w:hAnsi="Segoe UI" w:cs="Segoe UI"/>
          <w:b/>
          <w:bCs/>
          <w:color w:val="263238"/>
          <w:sz w:val="21"/>
          <w:szCs w:val="21"/>
        </w:rPr>
        <w:t>any</w:t>
      </w:r>
      <w:r w:rsidR="00204325" w:rsidRPr="00204325">
        <w:rPr>
          <w:rFonts w:ascii="Segoe UI" w:hAnsi="Segoe UI" w:cs="Segoe UI"/>
          <w:color w:val="263238"/>
          <w:sz w:val="21"/>
          <w:szCs w:val="21"/>
        </w:rPr>
        <w:t> of them.</w:t>
      </w:r>
    </w:p>
    <w:p w14:paraId="1809801C" w14:textId="77777777" w:rsidR="00204325" w:rsidRPr="00204325" w:rsidRDefault="00204325" w:rsidP="00204325">
      <w:pPr>
        <w:shd w:val="clear" w:color="auto" w:fill="FFFFFF"/>
        <w:spacing w:after="240" w:line="240" w:lineRule="auto"/>
        <w:rPr>
          <w:rFonts w:ascii="Segoe UI" w:eastAsia="Times New Roman" w:hAnsi="Segoe UI" w:cs="Segoe UI"/>
          <w:color w:val="263238"/>
          <w:sz w:val="21"/>
          <w:szCs w:val="21"/>
        </w:rPr>
      </w:pPr>
      <w:r w:rsidRPr="00204325">
        <w:rPr>
          <w:rFonts w:ascii="Segoe UI" w:eastAsia="Times New Roman" w:hAnsi="Segoe UI" w:cs="Segoe UI"/>
          <w:color w:val="263238"/>
          <w:sz w:val="21"/>
          <w:szCs w:val="21"/>
        </w:rPr>
        <w:t>A string </w:t>
      </w:r>
      <w:r w:rsidRPr="00204325">
        <w:rPr>
          <w:rFonts w:ascii="Courier New" w:eastAsia="Times New Roman" w:hAnsi="Courier New" w:cs="Courier New"/>
          <w:color w:val="546E7A"/>
          <w:sz w:val="20"/>
          <w:szCs w:val="20"/>
          <w:shd w:val="clear" w:color="auto" w:fill="F7F9FA"/>
        </w:rPr>
        <w:t>s</w:t>
      </w:r>
      <w:r w:rsidRPr="00204325">
        <w:rPr>
          <w:rFonts w:ascii="Segoe UI" w:eastAsia="Times New Roman" w:hAnsi="Segoe UI" w:cs="Segoe UI"/>
          <w:color w:val="263238"/>
          <w:sz w:val="21"/>
          <w:szCs w:val="21"/>
        </w:rPr>
        <w:t> is a </w:t>
      </w:r>
      <w:r w:rsidRPr="00204325">
        <w:rPr>
          <w:rFonts w:ascii="Segoe UI" w:eastAsia="Times New Roman" w:hAnsi="Segoe UI" w:cs="Segoe UI"/>
          <w:b/>
          <w:bCs/>
          <w:color w:val="263238"/>
          <w:sz w:val="21"/>
          <w:szCs w:val="21"/>
        </w:rPr>
        <w:t>subsequence</w:t>
      </w:r>
      <w:r w:rsidRPr="00204325">
        <w:rPr>
          <w:rFonts w:ascii="Segoe UI" w:eastAsia="Times New Roman" w:hAnsi="Segoe UI" w:cs="Segoe UI"/>
          <w:color w:val="263238"/>
          <w:sz w:val="21"/>
          <w:szCs w:val="21"/>
        </w:rPr>
        <w:t> of string </w:t>
      </w:r>
      <w:r w:rsidRPr="00204325">
        <w:rPr>
          <w:rFonts w:ascii="Courier New" w:eastAsia="Times New Roman" w:hAnsi="Courier New" w:cs="Courier New"/>
          <w:color w:val="546E7A"/>
          <w:sz w:val="20"/>
          <w:szCs w:val="20"/>
          <w:shd w:val="clear" w:color="auto" w:fill="F7F9FA"/>
        </w:rPr>
        <w:t>t</w:t>
      </w:r>
      <w:r w:rsidRPr="00204325">
        <w:rPr>
          <w:rFonts w:ascii="Segoe UI" w:eastAsia="Times New Roman" w:hAnsi="Segoe UI" w:cs="Segoe UI"/>
          <w:color w:val="263238"/>
          <w:sz w:val="21"/>
          <w:szCs w:val="21"/>
        </w:rPr>
        <w:t> if deleting some number of characters from </w:t>
      </w:r>
      <w:r w:rsidRPr="00204325">
        <w:rPr>
          <w:rFonts w:ascii="Courier New" w:eastAsia="Times New Roman" w:hAnsi="Courier New" w:cs="Courier New"/>
          <w:color w:val="546E7A"/>
          <w:sz w:val="20"/>
          <w:szCs w:val="20"/>
          <w:shd w:val="clear" w:color="auto" w:fill="F7F9FA"/>
        </w:rPr>
        <w:t>t</w:t>
      </w:r>
      <w:r w:rsidRPr="00204325">
        <w:rPr>
          <w:rFonts w:ascii="Segoe UI" w:eastAsia="Times New Roman" w:hAnsi="Segoe UI" w:cs="Segoe UI"/>
          <w:color w:val="263238"/>
          <w:sz w:val="21"/>
          <w:szCs w:val="21"/>
        </w:rPr>
        <w:t> (possibly </w:t>
      </w:r>
      <w:r w:rsidRPr="00204325">
        <w:rPr>
          <w:rFonts w:ascii="Courier New" w:eastAsia="Times New Roman" w:hAnsi="Courier New" w:cs="Courier New"/>
          <w:color w:val="546E7A"/>
          <w:sz w:val="20"/>
          <w:szCs w:val="20"/>
          <w:shd w:val="clear" w:color="auto" w:fill="F7F9FA"/>
        </w:rPr>
        <w:t>0</w:t>
      </w:r>
      <w:r w:rsidRPr="00204325">
        <w:rPr>
          <w:rFonts w:ascii="Segoe UI" w:eastAsia="Times New Roman" w:hAnsi="Segoe UI" w:cs="Segoe UI"/>
          <w:color w:val="263238"/>
          <w:sz w:val="21"/>
          <w:szCs w:val="21"/>
        </w:rPr>
        <w:t>) results in the string </w:t>
      </w:r>
      <w:r w:rsidRPr="00204325">
        <w:rPr>
          <w:rFonts w:ascii="Courier New" w:eastAsia="Times New Roman" w:hAnsi="Courier New" w:cs="Courier New"/>
          <w:color w:val="546E7A"/>
          <w:sz w:val="20"/>
          <w:szCs w:val="20"/>
          <w:shd w:val="clear" w:color="auto" w:fill="F7F9FA"/>
        </w:rPr>
        <w:t>s</w:t>
      </w:r>
      <w:r w:rsidRPr="00204325">
        <w:rPr>
          <w:rFonts w:ascii="Segoe UI" w:eastAsia="Times New Roman" w:hAnsi="Segoe UI" w:cs="Segoe UI"/>
          <w:color w:val="263238"/>
          <w:sz w:val="21"/>
          <w:szCs w:val="21"/>
        </w:rPr>
        <w:t>.</w:t>
      </w:r>
    </w:p>
    <w:p w14:paraId="3F846B7E" w14:textId="77777777" w:rsidR="00204325" w:rsidRPr="00204325" w:rsidRDefault="00204325" w:rsidP="00204325">
      <w:pPr>
        <w:shd w:val="clear" w:color="auto" w:fill="FFFFFF"/>
        <w:spacing w:after="240" w:line="240" w:lineRule="auto"/>
        <w:rPr>
          <w:rFonts w:ascii="Segoe UI" w:eastAsia="Times New Roman" w:hAnsi="Segoe UI" w:cs="Segoe UI"/>
          <w:color w:val="263238"/>
          <w:sz w:val="21"/>
          <w:szCs w:val="21"/>
        </w:rPr>
      </w:pPr>
      <w:r w:rsidRPr="00204325">
        <w:rPr>
          <w:rFonts w:ascii="Segoe UI" w:eastAsia="Times New Roman" w:hAnsi="Segoe UI" w:cs="Segoe UI"/>
          <w:color w:val="263238"/>
          <w:sz w:val="21"/>
          <w:szCs w:val="21"/>
        </w:rPr>
        <w:t> </w:t>
      </w:r>
    </w:p>
    <w:p w14:paraId="561C98E3" w14:textId="77777777" w:rsidR="00204325" w:rsidRPr="00204325" w:rsidRDefault="00204325" w:rsidP="00204325">
      <w:pPr>
        <w:shd w:val="clear" w:color="auto" w:fill="FFFFFF"/>
        <w:spacing w:after="240" w:line="240" w:lineRule="auto"/>
        <w:rPr>
          <w:rFonts w:ascii="Segoe UI" w:eastAsia="Times New Roman" w:hAnsi="Segoe UI" w:cs="Segoe UI"/>
          <w:color w:val="263238"/>
          <w:sz w:val="21"/>
          <w:szCs w:val="21"/>
        </w:rPr>
      </w:pPr>
      <w:r w:rsidRPr="00204325">
        <w:rPr>
          <w:rFonts w:ascii="Segoe UI" w:eastAsia="Times New Roman" w:hAnsi="Segoe UI" w:cs="Segoe UI"/>
          <w:b/>
          <w:bCs/>
          <w:color w:val="263238"/>
          <w:sz w:val="21"/>
          <w:szCs w:val="21"/>
        </w:rPr>
        <w:t>Example 1:</w:t>
      </w:r>
    </w:p>
    <w:p w14:paraId="22222DAF" w14:textId="77777777" w:rsidR="00204325"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b/>
          <w:bCs/>
          <w:color w:val="263238"/>
          <w:sz w:val="20"/>
          <w:szCs w:val="20"/>
        </w:rPr>
        <w:t>Input:</w:t>
      </w:r>
      <w:r w:rsidRPr="00204325">
        <w:rPr>
          <w:rFonts w:ascii="Consolas" w:eastAsia="Times New Roman" w:hAnsi="Consolas" w:cs="Courier New"/>
          <w:color w:val="263238"/>
          <w:sz w:val="20"/>
          <w:szCs w:val="20"/>
        </w:rPr>
        <w:t xml:space="preserve"> str1 = "abac", str2 = "cab"</w:t>
      </w:r>
    </w:p>
    <w:p w14:paraId="143F57A9" w14:textId="77777777" w:rsidR="00204325"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b/>
          <w:bCs/>
          <w:color w:val="263238"/>
          <w:sz w:val="20"/>
          <w:szCs w:val="20"/>
        </w:rPr>
        <w:t>Output:</w:t>
      </w:r>
      <w:r w:rsidRPr="00204325">
        <w:rPr>
          <w:rFonts w:ascii="Consolas" w:eastAsia="Times New Roman" w:hAnsi="Consolas" w:cs="Courier New"/>
          <w:color w:val="263238"/>
          <w:sz w:val="20"/>
          <w:szCs w:val="20"/>
        </w:rPr>
        <w:t xml:space="preserve"> "cabac"</w:t>
      </w:r>
    </w:p>
    <w:p w14:paraId="5D12B400" w14:textId="77777777" w:rsidR="00204325"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b/>
          <w:bCs/>
          <w:color w:val="263238"/>
          <w:sz w:val="20"/>
          <w:szCs w:val="20"/>
        </w:rPr>
        <w:t>Explanation:</w:t>
      </w:r>
      <w:r w:rsidRPr="00204325">
        <w:rPr>
          <w:rFonts w:ascii="Consolas" w:eastAsia="Times New Roman" w:hAnsi="Consolas" w:cs="Courier New"/>
          <w:color w:val="263238"/>
          <w:sz w:val="20"/>
          <w:szCs w:val="20"/>
        </w:rPr>
        <w:t xml:space="preserve"> </w:t>
      </w:r>
    </w:p>
    <w:p w14:paraId="31905A63" w14:textId="77777777" w:rsidR="00204325"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color w:val="263238"/>
          <w:sz w:val="20"/>
          <w:szCs w:val="20"/>
        </w:rPr>
        <w:t>str1 = "abac" is a subsequence of "cabac" because we can delete the first "c".</w:t>
      </w:r>
    </w:p>
    <w:p w14:paraId="09E86182" w14:textId="77777777" w:rsidR="00204325"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color w:val="263238"/>
          <w:sz w:val="20"/>
          <w:szCs w:val="20"/>
        </w:rPr>
        <w:t>str2 = "cab" is a subsequence of "cabac" because we can delete the last "ac".</w:t>
      </w:r>
    </w:p>
    <w:p w14:paraId="45675C03" w14:textId="5200861B" w:rsidR="00DE3D91" w:rsidRPr="00204325" w:rsidRDefault="00204325" w:rsidP="002043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4325">
        <w:rPr>
          <w:rFonts w:ascii="Consolas" w:eastAsia="Times New Roman" w:hAnsi="Consolas" w:cs="Courier New"/>
          <w:color w:val="263238"/>
          <w:sz w:val="20"/>
          <w:szCs w:val="20"/>
        </w:rPr>
        <w:t>The answer provided is the shortest such string that satisfies these properties.</w:t>
      </w:r>
    </w:p>
    <w:p w14:paraId="521710AB" w14:textId="77777777" w:rsidR="00204325" w:rsidRPr="00204325" w:rsidRDefault="00DE3D91" w:rsidP="0020432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204325" w:rsidRPr="00204325">
        <w:rPr>
          <w:rFonts w:ascii="Arial" w:hAnsi="Arial" w:cs="Arial"/>
          <w:color w:val="273239"/>
          <w:spacing w:val="2"/>
          <w:sz w:val="26"/>
          <w:szCs w:val="26"/>
        </w:rPr>
        <w:t xml:space="preserve">  string shortestCommonSupersequence(string str1, string str2) {</w:t>
      </w:r>
    </w:p>
    <w:p w14:paraId="59E75F50"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int dp[1001][1001];</w:t>
      </w:r>
    </w:p>
    <w:p w14:paraId="1C406F2F"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for(int i=0;i&lt;str1.size();i++)</w:t>
      </w:r>
    </w:p>
    <w:p w14:paraId="6EF61FDC"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73312731"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for(int j=0;j&lt;str2.size();j++)</w:t>
      </w:r>
    </w:p>
    <w:p w14:paraId="3FB96EC6"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47DB7207"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if(i==0||j==0)</w:t>
      </w:r>
    </w:p>
    <w:p w14:paraId="48B2570D"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dp[i][j]=0;</w:t>
      </w:r>
    </w:p>
    <w:p w14:paraId="7CC265C3"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48C6D417"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0EC33FB7"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for(int i=1;i&lt;=str1.size();i++)</w:t>
      </w:r>
    </w:p>
    <w:p w14:paraId="736FFC49"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2A2E6E30"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lastRenderedPageBreak/>
        <w:t xml:space="preserve">            for(int j=1;j&lt;=str2.size();j++)</w:t>
      </w:r>
    </w:p>
    <w:p w14:paraId="5245F00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6016B035"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if(str1[i-1]==str2[j-1])</w:t>
      </w:r>
    </w:p>
    <w:p w14:paraId="6172D5C4"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dp[i][j]=1+dp[i-1][j-1];</w:t>
      </w:r>
    </w:p>
    <w:p w14:paraId="0D7FAB5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else</w:t>
      </w:r>
    </w:p>
    <w:p w14:paraId="75DD6BCA"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dp[i][j]=max(dp[i-1][j],dp[i][j-1]);</w:t>
      </w:r>
    </w:p>
    <w:p w14:paraId="4A7D2B41"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3EF134A8"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467DD4E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 return (str1.size()+str2.size()-dp[str1.size()][str2.size()]);</w:t>
      </w:r>
    </w:p>
    <w:p w14:paraId="645E0493"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int i=str1.size(),j=str2.size();</w:t>
      </w:r>
    </w:p>
    <w:p w14:paraId="05E26701"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string s="";</w:t>
      </w:r>
    </w:p>
    <w:p w14:paraId="59963E8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while(i&gt;0&amp;&amp;j&gt;0)</w:t>
      </w:r>
    </w:p>
    <w:p w14:paraId="73EA48A3"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7DF195DD"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if(str1[i-1]==str2[j-1])</w:t>
      </w:r>
    </w:p>
    <w:p w14:paraId="380F3AD8"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3B51382D"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s.push_back(str1[i-1]);</w:t>
      </w:r>
    </w:p>
    <w:p w14:paraId="35E4E9A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w:t>
      </w:r>
    </w:p>
    <w:p w14:paraId="29E51E5D"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j--;</w:t>
      </w:r>
    </w:p>
    <w:p w14:paraId="55CA9613"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57EC2AE5"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else if(dp[i][j-1]&gt;dp[i-1][j])</w:t>
      </w:r>
    </w:p>
    <w:p w14:paraId="1A3684C9"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3890D495"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s.push_back(str2[j-1]);</w:t>
      </w:r>
    </w:p>
    <w:p w14:paraId="27382F7F"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j--;</w:t>
      </w:r>
    </w:p>
    <w:p w14:paraId="3182ED09"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06CC3A34"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else </w:t>
      </w:r>
    </w:p>
    <w:p w14:paraId="63E19EC0"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61941EFD"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s.push_back(str1[i-1]);</w:t>
      </w:r>
    </w:p>
    <w:p w14:paraId="0A75B7B0"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w:t>
      </w:r>
    </w:p>
    <w:p w14:paraId="6114A45E"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6FF28449"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45C9D211"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while(i&gt;0)</w:t>
      </w:r>
    </w:p>
    <w:p w14:paraId="6A8C9F3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2FC57818"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s.push_back(str1[i-1]);</w:t>
      </w:r>
    </w:p>
    <w:p w14:paraId="459D0C82"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i--;</w:t>
      </w:r>
    </w:p>
    <w:p w14:paraId="34F59E42"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4DC52B4F"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while(j&gt;0)</w:t>
      </w:r>
    </w:p>
    <w:p w14:paraId="201B4DA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527F5609"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s.push_back(str2[j-1]);</w:t>
      </w:r>
    </w:p>
    <w:p w14:paraId="7A148AF5"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j--;</w:t>
      </w:r>
    </w:p>
    <w:p w14:paraId="0123C43B"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542BBC36"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w:t>
      </w:r>
    </w:p>
    <w:p w14:paraId="2CE046FA"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reverse(s.begin(),s.end());</w:t>
      </w:r>
    </w:p>
    <w:p w14:paraId="330F9E37" w14:textId="77777777" w:rsidR="00204325" w:rsidRPr="00204325"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t xml:space="preserve">        return s;</w:t>
      </w:r>
    </w:p>
    <w:p w14:paraId="664656A8" w14:textId="14F1E9E9" w:rsidR="00DE3D91" w:rsidRDefault="00204325" w:rsidP="00204325">
      <w:pPr>
        <w:shd w:val="clear" w:color="auto" w:fill="FFFFFF"/>
        <w:spacing w:after="0" w:line="240" w:lineRule="auto"/>
        <w:textAlignment w:val="baseline"/>
        <w:rPr>
          <w:rFonts w:ascii="Arial" w:hAnsi="Arial" w:cs="Arial"/>
          <w:color w:val="273239"/>
          <w:spacing w:val="2"/>
          <w:sz w:val="26"/>
          <w:szCs w:val="26"/>
        </w:rPr>
      </w:pPr>
      <w:r w:rsidRPr="00204325">
        <w:rPr>
          <w:rFonts w:ascii="Arial" w:hAnsi="Arial" w:cs="Arial"/>
          <w:color w:val="273239"/>
          <w:spacing w:val="2"/>
          <w:sz w:val="26"/>
          <w:szCs w:val="26"/>
        </w:rPr>
        <w:lastRenderedPageBreak/>
        <w:t xml:space="preserve">    }</w:t>
      </w:r>
    </w:p>
    <w:p w14:paraId="057145A5" w14:textId="0BD97776" w:rsidR="002D41AE" w:rsidRPr="002D41AE" w:rsidRDefault="00204325" w:rsidP="002D41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155)</w:t>
      </w:r>
      <w:r w:rsidR="002D41AE" w:rsidRPr="002D41AE">
        <w:rPr>
          <w:rFonts w:ascii="Arial" w:hAnsi="Arial" w:cs="Arial"/>
          <w:color w:val="333333"/>
          <w:sz w:val="27"/>
          <w:szCs w:val="27"/>
        </w:rPr>
        <w:t xml:space="preserve"> Given two strings </w:t>
      </w:r>
      <w:r w:rsidR="002D41AE" w:rsidRPr="002D41AE">
        <w:rPr>
          <w:rFonts w:ascii="Arial" w:hAnsi="Arial" w:cs="Arial"/>
          <w:b/>
          <w:bCs/>
          <w:color w:val="333333"/>
          <w:sz w:val="27"/>
          <w:szCs w:val="27"/>
        </w:rPr>
        <w:t>str1</w:t>
      </w:r>
      <w:r w:rsidR="002D41AE" w:rsidRPr="002D41AE">
        <w:rPr>
          <w:rFonts w:ascii="Arial" w:hAnsi="Arial" w:cs="Arial"/>
          <w:color w:val="333333"/>
          <w:sz w:val="27"/>
          <w:szCs w:val="27"/>
        </w:rPr>
        <w:t> and </w:t>
      </w:r>
      <w:r w:rsidR="002D41AE" w:rsidRPr="002D41AE">
        <w:rPr>
          <w:rFonts w:ascii="Arial" w:hAnsi="Arial" w:cs="Arial"/>
          <w:b/>
          <w:bCs/>
          <w:color w:val="333333"/>
          <w:sz w:val="27"/>
          <w:szCs w:val="27"/>
        </w:rPr>
        <w:t>str2</w:t>
      </w:r>
      <w:r w:rsidR="002D41AE" w:rsidRPr="002D41AE">
        <w:rPr>
          <w:rFonts w:ascii="Arial" w:hAnsi="Arial" w:cs="Arial"/>
          <w:color w:val="333333"/>
          <w:sz w:val="27"/>
          <w:szCs w:val="27"/>
        </w:rPr>
        <w:t>. The task is to remove or insert the minimum number of characters from/in </w:t>
      </w:r>
      <w:r w:rsidR="002D41AE" w:rsidRPr="002D41AE">
        <w:rPr>
          <w:rFonts w:ascii="Arial" w:hAnsi="Arial" w:cs="Arial"/>
          <w:b/>
          <w:bCs/>
          <w:color w:val="333333"/>
          <w:sz w:val="27"/>
          <w:szCs w:val="27"/>
        </w:rPr>
        <w:t>str1</w:t>
      </w:r>
      <w:r w:rsidR="002D41AE" w:rsidRPr="002D41AE">
        <w:rPr>
          <w:rFonts w:ascii="Arial" w:hAnsi="Arial" w:cs="Arial"/>
          <w:color w:val="333333"/>
          <w:sz w:val="27"/>
          <w:szCs w:val="27"/>
        </w:rPr>
        <w:t> so as to transform it into </w:t>
      </w:r>
      <w:r w:rsidR="002D41AE" w:rsidRPr="002D41AE">
        <w:rPr>
          <w:rFonts w:ascii="Arial" w:hAnsi="Arial" w:cs="Arial"/>
          <w:b/>
          <w:bCs/>
          <w:color w:val="333333"/>
          <w:sz w:val="27"/>
          <w:szCs w:val="27"/>
        </w:rPr>
        <w:t>str2</w:t>
      </w:r>
      <w:r w:rsidR="002D41AE" w:rsidRPr="002D41AE">
        <w:rPr>
          <w:rFonts w:ascii="Arial" w:hAnsi="Arial" w:cs="Arial"/>
          <w:color w:val="333333"/>
          <w:sz w:val="27"/>
          <w:szCs w:val="27"/>
        </w:rPr>
        <w:t>. It could be possible that the same character needs to be removed/deleted from one point of str1 and inserted to some another point.</w:t>
      </w:r>
    </w:p>
    <w:p w14:paraId="65896E88" w14:textId="77777777" w:rsidR="002D41AE" w:rsidRPr="002D41AE" w:rsidRDefault="002D41AE" w:rsidP="002D41AE">
      <w:pPr>
        <w:shd w:val="clear" w:color="auto" w:fill="FFFFFF"/>
        <w:spacing w:after="150" w:line="240" w:lineRule="auto"/>
        <w:rPr>
          <w:rFonts w:ascii="Arial" w:eastAsia="Times New Roman" w:hAnsi="Arial" w:cs="Arial"/>
          <w:color w:val="333333"/>
          <w:sz w:val="21"/>
          <w:szCs w:val="21"/>
        </w:rPr>
      </w:pPr>
      <w:r w:rsidRPr="002D41AE">
        <w:rPr>
          <w:rFonts w:ascii="Arial" w:eastAsia="Times New Roman" w:hAnsi="Arial" w:cs="Arial"/>
          <w:b/>
          <w:bCs/>
          <w:color w:val="333333"/>
          <w:sz w:val="27"/>
          <w:szCs w:val="27"/>
        </w:rPr>
        <w:t>Example 1:</w:t>
      </w:r>
    </w:p>
    <w:p w14:paraId="64623BF5"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b/>
          <w:bCs/>
          <w:color w:val="333333"/>
          <w:sz w:val="27"/>
          <w:szCs w:val="27"/>
        </w:rPr>
        <w:t xml:space="preserve">Input: </w:t>
      </w:r>
      <w:r w:rsidRPr="002D41AE">
        <w:rPr>
          <w:rFonts w:ascii="Consolas" w:eastAsia="Times New Roman" w:hAnsi="Consolas" w:cs="Courier New"/>
          <w:color w:val="333333"/>
          <w:sz w:val="27"/>
          <w:szCs w:val="27"/>
        </w:rPr>
        <w:t>str1 = "heap", str2 = "pea"</w:t>
      </w:r>
    </w:p>
    <w:p w14:paraId="27A31D11"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b/>
          <w:bCs/>
          <w:color w:val="333333"/>
          <w:sz w:val="27"/>
          <w:szCs w:val="27"/>
        </w:rPr>
        <w:t>Output:</w:t>
      </w:r>
      <w:r w:rsidRPr="002D41AE">
        <w:rPr>
          <w:rFonts w:ascii="Consolas" w:eastAsia="Times New Roman" w:hAnsi="Consolas" w:cs="Courier New"/>
          <w:color w:val="333333"/>
          <w:sz w:val="27"/>
          <w:szCs w:val="27"/>
        </w:rPr>
        <w:t xml:space="preserve"> 3</w:t>
      </w:r>
    </w:p>
    <w:p w14:paraId="379EE0B4"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2D41AE">
        <w:rPr>
          <w:rFonts w:ascii="Consolas" w:eastAsia="Times New Roman" w:hAnsi="Consolas" w:cs="Courier New"/>
          <w:b/>
          <w:bCs/>
          <w:color w:val="333333"/>
          <w:sz w:val="27"/>
          <w:szCs w:val="27"/>
        </w:rPr>
        <w:t xml:space="preserve">Explanation: </w:t>
      </w:r>
      <w:r w:rsidRPr="002D41AE">
        <w:rPr>
          <w:rFonts w:ascii="Consolas" w:eastAsia="Times New Roman" w:hAnsi="Consolas" w:cs="Courier New"/>
          <w:color w:val="333333"/>
          <w:sz w:val="27"/>
          <w:szCs w:val="27"/>
        </w:rPr>
        <w:t>2 deletions and 1 insertion</w:t>
      </w:r>
    </w:p>
    <w:p w14:paraId="651F36D3"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b/>
          <w:bCs/>
          <w:color w:val="333333"/>
          <w:sz w:val="27"/>
          <w:szCs w:val="27"/>
        </w:rPr>
        <w:t>p</w:t>
      </w:r>
      <w:r w:rsidRPr="002D41AE">
        <w:rPr>
          <w:rFonts w:ascii="Consolas" w:eastAsia="Times New Roman" w:hAnsi="Consolas" w:cs="Courier New"/>
          <w:color w:val="333333"/>
          <w:sz w:val="27"/>
          <w:szCs w:val="27"/>
        </w:rPr>
        <w:t xml:space="preserve"> and </w:t>
      </w:r>
      <w:r w:rsidRPr="002D41AE">
        <w:rPr>
          <w:rFonts w:ascii="Consolas" w:eastAsia="Times New Roman" w:hAnsi="Consolas" w:cs="Courier New"/>
          <w:b/>
          <w:bCs/>
          <w:color w:val="333333"/>
          <w:sz w:val="27"/>
          <w:szCs w:val="27"/>
        </w:rPr>
        <w:t>h</w:t>
      </w:r>
      <w:r w:rsidRPr="002D41AE">
        <w:rPr>
          <w:rFonts w:ascii="Consolas" w:eastAsia="Times New Roman" w:hAnsi="Consolas" w:cs="Courier New"/>
          <w:color w:val="333333"/>
          <w:sz w:val="27"/>
          <w:szCs w:val="27"/>
        </w:rPr>
        <w:t xml:space="preserve"> deleted from </w:t>
      </w:r>
      <w:r w:rsidRPr="002D41AE">
        <w:rPr>
          <w:rFonts w:ascii="Consolas" w:eastAsia="Times New Roman" w:hAnsi="Consolas" w:cs="Courier New"/>
          <w:b/>
          <w:bCs/>
          <w:color w:val="333333"/>
          <w:sz w:val="27"/>
          <w:szCs w:val="27"/>
        </w:rPr>
        <w:t>heap</w:t>
      </w:r>
      <w:r w:rsidRPr="002D41AE">
        <w:rPr>
          <w:rFonts w:ascii="Consolas" w:eastAsia="Times New Roman" w:hAnsi="Consolas" w:cs="Courier New"/>
          <w:color w:val="333333"/>
          <w:sz w:val="27"/>
          <w:szCs w:val="27"/>
        </w:rPr>
        <w:t xml:space="preserve">. Then, </w:t>
      </w:r>
      <w:r w:rsidRPr="002D41AE">
        <w:rPr>
          <w:rFonts w:ascii="Consolas" w:eastAsia="Times New Roman" w:hAnsi="Consolas" w:cs="Courier New"/>
          <w:b/>
          <w:bCs/>
          <w:color w:val="333333"/>
          <w:sz w:val="27"/>
          <w:szCs w:val="27"/>
        </w:rPr>
        <w:t>p</w:t>
      </w:r>
      <w:r w:rsidRPr="002D41AE">
        <w:rPr>
          <w:rFonts w:ascii="Consolas" w:eastAsia="Times New Roman" w:hAnsi="Consolas" w:cs="Courier New"/>
          <w:color w:val="333333"/>
          <w:sz w:val="27"/>
          <w:szCs w:val="27"/>
        </w:rPr>
        <w:t xml:space="preserve"> is </w:t>
      </w:r>
    </w:p>
    <w:p w14:paraId="798729E5"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color w:val="333333"/>
          <w:sz w:val="27"/>
          <w:szCs w:val="27"/>
        </w:rPr>
        <w:t xml:space="preserve">inserted at the beginning One thing to </w:t>
      </w:r>
    </w:p>
    <w:p w14:paraId="515F2FF3"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color w:val="333333"/>
          <w:sz w:val="27"/>
          <w:szCs w:val="27"/>
        </w:rPr>
        <w:t xml:space="preserve">note, though </w:t>
      </w:r>
      <w:r w:rsidRPr="002D41AE">
        <w:rPr>
          <w:rFonts w:ascii="Consolas" w:eastAsia="Times New Roman" w:hAnsi="Consolas" w:cs="Courier New"/>
          <w:b/>
          <w:bCs/>
          <w:color w:val="333333"/>
          <w:sz w:val="27"/>
          <w:szCs w:val="27"/>
        </w:rPr>
        <w:t>p</w:t>
      </w:r>
      <w:r w:rsidRPr="002D41AE">
        <w:rPr>
          <w:rFonts w:ascii="Consolas" w:eastAsia="Times New Roman" w:hAnsi="Consolas" w:cs="Courier New"/>
          <w:color w:val="333333"/>
          <w:sz w:val="27"/>
          <w:szCs w:val="27"/>
        </w:rPr>
        <w:t xml:space="preserve"> was required yet it was </w:t>
      </w:r>
    </w:p>
    <w:p w14:paraId="4BBF5D8F"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color w:val="333333"/>
          <w:sz w:val="27"/>
          <w:szCs w:val="27"/>
        </w:rPr>
        <w:t xml:space="preserve">removed/deleted first from its position </w:t>
      </w:r>
    </w:p>
    <w:p w14:paraId="07752074"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color w:val="333333"/>
          <w:sz w:val="27"/>
          <w:szCs w:val="27"/>
        </w:rPr>
        <w:t xml:space="preserve">and then it is inserted to some other </w:t>
      </w:r>
    </w:p>
    <w:p w14:paraId="336AAC07"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color w:val="333333"/>
          <w:sz w:val="27"/>
          <w:szCs w:val="27"/>
        </w:rPr>
        <w:t xml:space="preserve">position. Thus, </w:t>
      </w:r>
      <w:r w:rsidRPr="002D41AE">
        <w:rPr>
          <w:rFonts w:ascii="Consolas" w:eastAsia="Times New Roman" w:hAnsi="Consolas" w:cs="Courier New"/>
          <w:b/>
          <w:bCs/>
          <w:color w:val="333333"/>
          <w:sz w:val="27"/>
          <w:szCs w:val="27"/>
        </w:rPr>
        <w:t>p</w:t>
      </w:r>
      <w:r w:rsidRPr="002D41AE">
        <w:rPr>
          <w:rFonts w:ascii="Consolas" w:eastAsia="Times New Roman" w:hAnsi="Consolas" w:cs="Courier New"/>
          <w:color w:val="333333"/>
          <w:sz w:val="27"/>
          <w:szCs w:val="27"/>
        </w:rPr>
        <w:t xml:space="preserve"> contributes one to the </w:t>
      </w:r>
    </w:p>
    <w:p w14:paraId="1E5650A0" w14:textId="77777777" w:rsidR="002D41AE"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2D41AE">
        <w:rPr>
          <w:rFonts w:ascii="Consolas" w:eastAsia="Times New Roman" w:hAnsi="Consolas" w:cs="Courier New"/>
          <w:b/>
          <w:bCs/>
          <w:color w:val="333333"/>
          <w:sz w:val="27"/>
          <w:szCs w:val="27"/>
        </w:rPr>
        <w:t>deletion_count</w:t>
      </w:r>
      <w:r w:rsidRPr="002D41AE">
        <w:rPr>
          <w:rFonts w:ascii="Consolas" w:eastAsia="Times New Roman" w:hAnsi="Consolas" w:cs="Courier New"/>
          <w:color w:val="333333"/>
          <w:sz w:val="27"/>
          <w:szCs w:val="27"/>
        </w:rPr>
        <w:t xml:space="preserve"> and one to the </w:t>
      </w:r>
    </w:p>
    <w:p w14:paraId="1FA7551B" w14:textId="41BC0B25" w:rsidR="00204325" w:rsidRPr="002D41AE" w:rsidRDefault="002D41AE" w:rsidP="002D41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2D41AE">
        <w:rPr>
          <w:rFonts w:ascii="Consolas" w:eastAsia="Times New Roman" w:hAnsi="Consolas" w:cs="Courier New"/>
          <w:b/>
          <w:bCs/>
          <w:color w:val="333333"/>
          <w:sz w:val="27"/>
          <w:szCs w:val="27"/>
        </w:rPr>
        <w:t>insertion_count</w:t>
      </w:r>
      <w:r w:rsidRPr="002D41AE">
        <w:rPr>
          <w:rFonts w:ascii="Consolas" w:eastAsia="Times New Roman" w:hAnsi="Consolas" w:cs="Courier New"/>
          <w:color w:val="333333"/>
          <w:sz w:val="27"/>
          <w:szCs w:val="27"/>
        </w:rPr>
        <w:t>.</w:t>
      </w:r>
    </w:p>
    <w:p w14:paraId="414034E9" w14:textId="7695B39A" w:rsidR="002D41AE" w:rsidRPr="002D41AE" w:rsidRDefault="00204325" w:rsidP="002D41AE">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2D41AE" w:rsidRPr="002D41AE">
        <w:t xml:space="preserve"> </w:t>
      </w:r>
      <w:r w:rsidR="002D41AE" w:rsidRPr="002D41AE">
        <w:rPr>
          <w:rFonts w:ascii="Arial" w:hAnsi="Arial" w:cs="Arial"/>
          <w:color w:val="273239"/>
          <w:spacing w:val="2"/>
          <w:sz w:val="26"/>
          <w:szCs w:val="26"/>
        </w:rPr>
        <w:tab/>
        <w:t xml:space="preserve">int minOperations(string str1, string str2) </w:t>
      </w:r>
    </w:p>
    <w:p w14:paraId="573AAACE"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00B7962E"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 Your code goes here</w:t>
      </w:r>
    </w:p>
    <w:p w14:paraId="1E09010F"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int n=str1.size();</w:t>
      </w:r>
    </w:p>
    <w:p w14:paraId="5A7A6594"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int m=str2.size();</w:t>
      </w:r>
    </w:p>
    <w:p w14:paraId="2497CEE6"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int dp[1001][1001];</w:t>
      </w:r>
    </w:p>
    <w:p w14:paraId="6EE90D8A"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for(int i=0;i&lt;=n;i++)</w:t>
      </w:r>
    </w:p>
    <w:p w14:paraId="7DB96BFA"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4D7057F8"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for(int j=0;j&lt;=m;j++)</w:t>
      </w:r>
    </w:p>
    <w:p w14:paraId="69EBB290"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122E269E"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if(i==0||j==0)</w:t>
      </w:r>
    </w:p>
    <w:p w14:paraId="0F8C28E2"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dp[i][j]=0;</w:t>
      </w:r>
    </w:p>
    <w:p w14:paraId="0F092365"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6C9FA37E"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435015C1"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for(int i=1;i&lt;=n;i++)</w:t>
      </w:r>
    </w:p>
    <w:p w14:paraId="725F660D"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50DAF1DD"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for(int j=1;j&lt;=m;j++)</w:t>
      </w:r>
    </w:p>
    <w:p w14:paraId="7A7D8FE9"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lastRenderedPageBreak/>
        <w:tab/>
        <w:t xml:space="preserve">       {</w:t>
      </w:r>
    </w:p>
    <w:p w14:paraId="3E06DBAD"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if(str1[i-1]==str2[j-1])</w:t>
      </w:r>
    </w:p>
    <w:p w14:paraId="28264368"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dp[i][j]=1+dp[i-1][j-1];</w:t>
      </w:r>
    </w:p>
    <w:p w14:paraId="5EF4B22A"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else</w:t>
      </w:r>
    </w:p>
    <w:p w14:paraId="6C63D6BD"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dp[i][j]=max(dp[i-1][j],dp[i][j-1]);</w:t>
      </w:r>
    </w:p>
    <w:p w14:paraId="4D31F690"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10CCCD5B"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w:t>
      </w:r>
    </w:p>
    <w:p w14:paraId="1BEEC3C6" w14:textId="77777777" w:rsidR="002D41AE" w:rsidRPr="002D41AE"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 xml:space="preserve">   return (n-dp[n][m])+(m-dp[n][m]);</w:t>
      </w:r>
    </w:p>
    <w:p w14:paraId="2D22D54F" w14:textId="68182171" w:rsidR="00204325" w:rsidRDefault="002D41AE" w:rsidP="002D41AE">
      <w:pPr>
        <w:shd w:val="clear" w:color="auto" w:fill="FFFFFF"/>
        <w:spacing w:after="0" w:line="240" w:lineRule="auto"/>
        <w:textAlignment w:val="baseline"/>
        <w:rPr>
          <w:rFonts w:ascii="Arial" w:hAnsi="Arial" w:cs="Arial"/>
          <w:color w:val="273239"/>
          <w:spacing w:val="2"/>
          <w:sz w:val="26"/>
          <w:szCs w:val="26"/>
        </w:rPr>
      </w:pPr>
      <w:r w:rsidRPr="002D41AE">
        <w:rPr>
          <w:rFonts w:ascii="Arial" w:hAnsi="Arial" w:cs="Arial"/>
          <w:color w:val="273239"/>
          <w:spacing w:val="2"/>
          <w:sz w:val="26"/>
          <w:szCs w:val="26"/>
        </w:rPr>
        <w:tab/>
        <w:t>}</w:t>
      </w:r>
    </w:p>
    <w:p w14:paraId="628D53FD" w14:textId="62BA74B3" w:rsidR="00F64F25" w:rsidRPr="00F64F25" w:rsidRDefault="002D41AE" w:rsidP="00F64F2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156)</w:t>
      </w:r>
      <w:r w:rsidR="00F64F25" w:rsidRPr="00F64F25">
        <w:rPr>
          <w:rFonts w:ascii="Segoe UI" w:hAnsi="Segoe UI" w:cs="Segoe UI"/>
          <w:color w:val="263238"/>
          <w:sz w:val="21"/>
          <w:szCs w:val="21"/>
        </w:rPr>
        <w:t xml:space="preserve"> Given a string </w:t>
      </w:r>
      <w:r w:rsidR="00F64F25" w:rsidRPr="00F64F25">
        <w:rPr>
          <w:rFonts w:ascii="Courier New" w:hAnsi="Courier New" w:cs="Courier New"/>
          <w:color w:val="546E7A"/>
          <w:sz w:val="20"/>
          <w:szCs w:val="20"/>
          <w:shd w:val="clear" w:color="auto" w:fill="F7F9FA"/>
        </w:rPr>
        <w:t>s</w:t>
      </w:r>
      <w:r w:rsidR="00F64F25" w:rsidRPr="00F64F25">
        <w:rPr>
          <w:rFonts w:ascii="Segoe UI" w:hAnsi="Segoe UI" w:cs="Segoe UI"/>
          <w:color w:val="263238"/>
          <w:sz w:val="21"/>
          <w:szCs w:val="21"/>
        </w:rPr>
        <w:t>, find </w:t>
      </w:r>
      <w:r w:rsidR="00F64F25" w:rsidRPr="00F64F25">
        <w:rPr>
          <w:rFonts w:ascii="Segoe UI" w:hAnsi="Segoe UI" w:cs="Segoe UI"/>
          <w:i/>
          <w:iCs/>
          <w:color w:val="263238"/>
          <w:sz w:val="21"/>
          <w:szCs w:val="21"/>
        </w:rPr>
        <w:t>the longest palindromic </w:t>
      </w:r>
      <w:r w:rsidR="00F64F25" w:rsidRPr="00F64F25">
        <w:rPr>
          <w:rFonts w:ascii="Segoe UI" w:hAnsi="Segoe UI" w:cs="Segoe UI"/>
          <w:b/>
          <w:bCs/>
          <w:i/>
          <w:iCs/>
          <w:color w:val="263238"/>
          <w:sz w:val="21"/>
          <w:szCs w:val="21"/>
        </w:rPr>
        <w:t>subsequence</w:t>
      </w:r>
      <w:r w:rsidR="00F64F25" w:rsidRPr="00F64F25">
        <w:rPr>
          <w:rFonts w:ascii="Segoe UI" w:hAnsi="Segoe UI" w:cs="Segoe UI"/>
          <w:i/>
          <w:iCs/>
          <w:color w:val="263238"/>
          <w:sz w:val="21"/>
          <w:szCs w:val="21"/>
        </w:rPr>
        <w:t>'s length in</w:t>
      </w:r>
      <w:r w:rsidR="00F64F25" w:rsidRPr="00F64F25">
        <w:rPr>
          <w:rFonts w:ascii="Segoe UI" w:hAnsi="Segoe UI" w:cs="Segoe UI"/>
          <w:color w:val="263238"/>
          <w:sz w:val="21"/>
          <w:szCs w:val="21"/>
        </w:rPr>
        <w:t> </w:t>
      </w:r>
      <w:r w:rsidR="00F64F25" w:rsidRPr="00F64F25">
        <w:rPr>
          <w:rFonts w:ascii="Courier New" w:hAnsi="Courier New" w:cs="Courier New"/>
          <w:color w:val="546E7A"/>
          <w:sz w:val="20"/>
          <w:szCs w:val="20"/>
          <w:shd w:val="clear" w:color="auto" w:fill="F7F9FA"/>
        </w:rPr>
        <w:t>s</w:t>
      </w:r>
      <w:r w:rsidR="00F64F25" w:rsidRPr="00F64F25">
        <w:rPr>
          <w:rFonts w:ascii="Segoe UI" w:hAnsi="Segoe UI" w:cs="Segoe UI"/>
          <w:color w:val="263238"/>
          <w:sz w:val="21"/>
          <w:szCs w:val="21"/>
        </w:rPr>
        <w:t>.</w:t>
      </w:r>
    </w:p>
    <w:p w14:paraId="62DBF9CF" w14:textId="77777777" w:rsidR="00F64F25" w:rsidRPr="00F64F25" w:rsidRDefault="00F64F25" w:rsidP="00F64F25">
      <w:pPr>
        <w:shd w:val="clear" w:color="auto" w:fill="FFFFFF"/>
        <w:spacing w:after="240" w:line="240" w:lineRule="auto"/>
        <w:rPr>
          <w:rFonts w:ascii="Segoe UI" w:eastAsia="Times New Roman" w:hAnsi="Segoe UI" w:cs="Segoe UI"/>
          <w:color w:val="263238"/>
          <w:sz w:val="21"/>
          <w:szCs w:val="21"/>
        </w:rPr>
      </w:pPr>
      <w:r w:rsidRPr="00F64F25">
        <w:rPr>
          <w:rFonts w:ascii="Segoe UI" w:eastAsia="Times New Roman" w:hAnsi="Segoe UI" w:cs="Segoe UI"/>
          <w:color w:val="263238"/>
          <w:sz w:val="21"/>
          <w:szCs w:val="21"/>
        </w:rPr>
        <w:t>A </w:t>
      </w:r>
      <w:r w:rsidRPr="00F64F25">
        <w:rPr>
          <w:rFonts w:ascii="Segoe UI" w:eastAsia="Times New Roman" w:hAnsi="Segoe UI" w:cs="Segoe UI"/>
          <w:b/>
          <w:bCs/>
          <w:color w:val="263238"/>
          <w:sz w:val="21"/>
          <w:szCs w:val="21"/>
        </w:rPr>
        <w:t>subsequence</w:t>
      </w:r>
      <w:r w:rsidRPr="00F64F25">
        <w:rPr>
          <w:rFonts w:ascii="Segoe UI" w:eastAsia="Times New Roman" w:hAnsi="Segoe UI" w:cs="Segoe UI"/>
          <w:color w:val="263238"/>
          <w:sz w:val="21"/>
          <w:szCs w:val="21"/>
        </w:rPr>
        <w:t> is a sequence that can be derived from another sequence by deleting some or no elements without changing the order of the remaining elements.</w:t>
      </w:r>
    </w:p>
    <w:p w14:paraId="2C0B5F6E" w14:textId="77777777" w:rsidR="00F64F25" w:rsidRPr="00F64F25" w:rsidRDefault="00F64F25" w:rsidP="00F64F25">
      <w:pPr>
        <w:shd w:val="clear" w:color="auto" w:fill="FFFFFF"/>
        <w:spacing w:after="240" w:line="240" w:lineRule="auto"/>
        <w:rPr>
          <w:rFonts w:ascii="Segoe UI" w:eastAsia="Times New Roman" w:hAnsi="Segoe UI" w:cs="Segoe UI"/>
          <w:color w:val="263238"/>
          <w:sz w:val="21"/>
          <w:szCs w:val="21"/>
        </w:rPr>
      </w:pPr>
      <w:r w:rsidRPr="00F64F25">
        <w:rPr>
          <w:rFonts w:ascii="Segoe UI" w:eastAsia="Times New Roman" w:hAnsi="Segoe UI" w:cs="Segoe UI"/>
          <w:color w:val="263238"/>
          <w:sz w:val="21"/>
          <w:szCs w:val="21"/>
        </w:rPr>
        <w:t> </w:t>
      </w:r>
    </w:p>
    <w:p w14:paraId="4B58C1A6" w14:textId="77777777" w:rsidR="00F64F25" w:rsidRPr="00F64F25" w:rsidRDefault="00F64F25" w:rsidP="00F64F25">
      <w:pPr>
        <w:shd w:val="clear" w:color="auto" w:fill="FFFFFF"/>
        <w:spacing w:after="240" w:line="240" w:lineRule="auto"/>
        <w:rPr>
          <w:rFonts w:ascii="Segoe UI" w:eastAsia="Times New Roman" w:hAnsi="Segoe UI" w:cs="Segoe UI"/>
          <w:color w:val="263238"/>
          <w:sz w:val="21"/>
          <w:szCs w:val="21"/>
        </w:rPr>
      </w:pPr>
      <w:r w:rsidRPr="00F64F25">
        <w:rPr>
          <w:rFonts w:ascii="Segoe UI" w:eastAsia="Times New Roman" w:hAnsi="Segoe UI" w:cs="Segoe UI"/>
          <w:b/>
          <w:bCs/>
          <w:color w:val="263238"/>
          <w:sz w:val="21"/>
          <w:szCs w:val="21"/>
        </w:rPr>
        <w:t>Example 1:</w:t>
      </w:r>
    </w:p>
    <w:p w14:paraId="2709CA1C" w14:textId="77777777" w:rsidR="00F64F25" w:rsidRPr="00F64F25" w:rsidRDefault="00F64F25" w:rsidP="00F64F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F25">
        <w:rPr>
          <w:rFonts w:ascii="Consolas" w:eastAsia="Times New Roman" w:hAnsi="Consolas" w:cs="Courier New"/>
          <w:b/>
          <w:bCs/>
          <w:color w:val="263238"/>
          <w:sz w:val="20"/>
          <w:szCs w:val="20"/>
        </w:rPr>
        <w:t>Input:</w:t>
      </w:r>
      <w:r w:rsidRPr="00F64F25">
        <w:rPr>
          <w:rFonts w:ascii="Consolas" w:eastAsia="Times New Roman" w:hAnsi="Consolas" w:cs="Courier New"/>
          <w:color w:val="263238"/>
          <w:sz w:val="20"/>
          <w:szCs w:val="20"/>
        </w:rPr>
        <w:t xml:space="preserve"> s = "bbbab"</w:t>
      </w:r>
    </w:p>
    <w:p w14:paraId="3D9B4E9E" w14:textId="77777777" w:rsidR="00F64F25" w:rsidRPr="00F64F25" w:rsidRDefault="00F64F25" w:rsidP="00F64F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F25">
        <w:rPr>
          <w:rFonts w:ascii="Consolas" w:eastAsia="Times New Roman" w:hAnsi="Consolas" w:cs="Courier New"/>
          <w:b/>
          <w:bCs/>
          <w:color w:val="263238"/>
          <w:sz w:val="20"/>
          <w:szCs w:val="20"/>
        </w:rPr>
        <w:t>Output:</w:t>
      </w:r>
      <w:r w:rsidRPr="00F64F25">
        <w:rPr>
          <w:rFonts w:ascii="Consolas" w:eastAsia="Times New Roman" w:hAnsi="Consolas" w:cs="Courier New"/>
          <w:color w:val="263238"/>
          <w:sz w:val="20"/>
          <w:szCs w:val="20"/>
        </w:rPr>
        <w:t xml:space="preserve"> 4</w:t>
      </w:r>
    </w:p>
    <w:p w14:paraId="00C7C7B1" w14:textId="4F8963F2" w:rsidR="002D41AE" w:rsidRPr="00F64F25" w:rsidRDefault="00F64F25" w:rsidP="00F64F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F25">
        <w:rPr>
          <w:rFonts w:ascii="Consolas" w:eastAsia="Times New Roman" w:hAnsi="Consolas" w:cs="Courier New"/>
          <w:b/>
          <w:bCs/>
          <w:color w:val="263238"/>
          <w:sz w:val="20"/>
          <w:szCs w:val="20"/>
        </w:rPr>
        <w:t>Explanation:</w:t>
      </w:r>
      <w:r w:rsidRPr="00F64F25">
        <w:rPr>
          <w:rFonts w:ascii="Consolas" w:eastAsia="Times New Roman" w:hAnsi="Consolas" w:cs="Courier New"/>
          <w:color w:val="263238"/>
          <w:sz w:val="20"/>
          <w:szCs w:val="20"/>
        </w:rPr>
        <w:t xml:space="preserve"> One possible longest palindromic subsequence is "bbbb".</w:t>
      </w:r>
    </w:p>
    <w:p w14:paraId="478AC19E" w14:textId="77777777" w:rsidR="00F64F25" w:rsidRPr="00F64F25" w:rsidRDefault="002D41AE" w:rsidP="00F64F2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F64F25" w:rsidRPr="00F64F25">
        <w:rPr>
          <w:rFonts w:ascii="Arial" w:hAnsi="Arial" w:cs="Arial"/>
          <w:color w:val="273239"/>
          <w:spacing w:val="2"/>
          <w:sz w:val="26"/>
          <w:szCs w:val="26"/>
        </w:rPr>
        <w:t xml:space="preserve">    int longestPalindromeSubseq(string s) {</w:t>
      </w:r>
    </w:p>
    <w:p w14:paraId="3132A955"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int n=s.size();</w:t>
      </w:r>
    </w:p>
    <w:p w14:paraId="7F970109"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int m=n;</w:t>
      </w:r>
    </w:p>
    <w:p w14:paraId="5F0FAA55"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int dp[1001][1001];</w:t>
      </w:r>
    </w:p>
    <w:p w14:paraId="770666A7"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string s1=s;</w:t>
      </w:r>
    </w:p>
    <w:p w14:paraId="4B9D0476"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reverse(s.begin(),s.end());</w:t>
      </w:r>
    </w:p>
    <w:p w14:paraId="61C0FD01"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for(int i=0;i&lt;=n;i++)</w:t>
      </w:r>
    </w:p>
    <w:p w14:paraId="43B6FCE9"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5E113F8C"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for(int j=0;j&lt;=m;j++)</w:t>
      </w:r>
    </w:p>
    <w:p w14:paraId="56BFD3F2"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1832CEF2"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if(i==0||j==0)</w:t>
      </w:r>
    </w:p>
    <w:p w14:paraId="7039E032"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dp[i][j]=0;</w:t>
      </w:r>
    </w:p>
    <w:p w14:paraId="775AC689"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707F7705"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6505E164"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for(int i=1;i&lt;=n;i++)</w:t>
      </w:r>
    </w:p>
    <w:p w14:paraId="2DA4ACCB"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2185BE11"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for(int j=1;j&lt;=m;j++)</w:t>
      </w:r>
    </w:p>
    <w:p w14:paraId="22D94F3F"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05C1D8CA"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if(s[i-1]==s1[j-1])</w:t>
      </w:r>
    </w:p>
    <w:p w14:paraId="78A679FF"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dp[i][j]=1+dp[i-1][j-1];</w:t>
      </w:r>
    </w:p>
    <w:p w14:paraId="25A329D1"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else</w:t>
      </w:r>
    </w:p>
    <w:p w14:paraId="7F880C44"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lastRenderedPageBreak/>
        <w:t xml:space="preserve">                    dp[i][j]=max(dp[i-1][j],dp[i][j-1]);</w:t>
      </w:r>
    </w:p>
    <w:p w14:paraId="214B88A3"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69C59979"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5C9DA301" w14:textId="77777777" w:rsidR="00F64F25" w:rsidRPr="00F64F25"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return dp[n][m];</w:t>
      </w:r>
    </w:p>
    <w:p w14:paraId="1CA38166" w14:textId="127C5C7B" w:rsidR="002D41AE" w:rsidRDefault="00F64F25" w:rsidP="00F64F25">
      <w:pPr>
        <w:shd w:val="clear" w:color="auto" w:fill="FFFFFF"/>
        <w:spacing w:after="0" w:line="240" w:lineRule="auto"/>
        <w:textAlignment w:val="baseline"/>
        <w:rPr>
          <w:rFonts w:ascii="Arial" w:hAnsi="Arial" w:cs="Arial"/>
          <w:color w:val="273239"/>
          <w:spacing w:val="2"/>
          <w:sz w:val="26"/>
          <w:szCs w:val="26"/>
        </w:rPr>
      </w:pPr>
      <w:r w:rsidRPr="00F64F25">
        <w:rPr>
          <w:rFonts w:ascii="Arial" w:hAnsi="Arial" w:cs="Arial"/>
          <w:color w:val="273239"/>
          <w:spacing w:val="2"/>
          <w:sz w:val="26"/>
          <w:szCs w:val="26"/>
        </w:rPr>
        <w:t xml:space="preserve">    }</w:t>
      </w:r>
    </w:p>
    <w:p w14:paraId="19A773E2" w14:textId="1B23F291" w:rsidR="00756F6D" w:rsidRPr="00756F6D" w:rsidRDefault="00F64F25" w:rsidP="00756F6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157)</w:t>
      </w:r>
      <w:r w:rsidR="00756F6D" w:rsidRPr="00756F6D">
        <w:rPr>
          <w:rFonts w:ascii="Arial" w:hAnsi="Arial" w:cs="Arial"/>
          <w:color w:val="333333"/>
          <w:sz w:val="27"/>
          <w:szCs w:val="27"/>
        </w:rPr>
        <w:t xml:space="preserve"> Given a string of S as input. Your task is to write a program to remove or delete the minimum number of characters from the string so that the resultant string is a palindrome.</w:t>
      </w:r>
      <w:r w:rsidR="00756F6D" w:rsidRPr="00756F6D">
        <w:rPr>
          <w:rFonts w:ascii="Arial" w:hAnsi="Arial" w:cs="Arial"/>
          <w:color w:val="333333"/>
          <w:sz w:val="27"/>
          <w:szCs w:val="27"/>
        </w:rPr>
        <w:br/>
      </w:r>
      <w:r w:rsidR="00756F6D" w:rsidRPr="00756F6D">
        <w:rPr>
          <w:rFonts w:ascii="Arial" w:hAnsi="Arial" w:cs="Arial"/>
          <w:b/>
          <w:bCs/>
          <w:color w:val="333333"/>
          <w:sz w:val="27"/>
          <w:szCs w:val="27"/>
        </w:rPr>
        <w:t>Note:</w:t>
      </w:r>
      <w:r w:rsidR="00756F6D" w:rsidRPr="00756F6D">
        <w:rPr>
          <w:rFonts w:ascii="Arial" w:hAnsi="Arial" w:cs="Arial"/>
          <w:color w:val="333333"/>
          <w:sz w:val="27"/>
          <w:szCs w:val="27"/>
        </w:rPr>
        <w:t> The order of characters in the string should be maintained.</w:t>
      </w:r>
    </w:p>
    <w:p w14:paraId="4815719A" w14:textId="77777777" w:rsidR="00756F6D" w:rsidRPr="00756F6D" w:rsidRDefault="00756F6D" w:rsidP="00756F6D">
      <w:pPr>
        <w:shd w:val="clear" w:color="auto" w:fill="FFFFFF"/>
        <w:spacing w:after="150" w:line="240" w:lineRule="auto"/>
        <w:rPr>
          <w:rFonts w:ascii="Arial" w:eastAsia="Times New Roman" w:hAnsi="Arial" w:cs="Arial"/>
          <w:color w:val="333333"/>
          <w:sz w:val="21"/>
          <w:szCs w:val="21"/>
        </w:rPr>
      </w:pPr>
      <w:r w:rsidRPr="00756F6D">
        <w:rPr>
          <w:rFonts w:ascii="Arial" w:eastAsia="Times New Roman" w:hAnsi="Arial" w:cs="Arial"/>
          <w:b/>
          <w:bCs/>
          <w:color w:val="333333"/>
          <w:sz w:val="27"/>
          <w:szCs w:val="27"/>
        </w:rPr>
        <w:t>Example 1:</w:t>
      </w:r>
    </w:p>
    <w:p w14:paraId="79B40C3D" w14:textId="77777777" w:rsidR="00756F6D" w:rsidRPr="00756F6D" w:rsidRDefault="00756F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56F6D">
        <w:rPr>
          <w:rFonts w:ascii="Consolas" w:eastAsia="Times New Roman" w:hAnsi="Consolas" w:cs="Courier New"/>
          <w:b/>
          <w:bCs/>
          <w:color w:val="333333"/>
          <w:sz w:val="27"/>
          <w:szCs w:val="27"/>
        </w:rPr>
        <w:t xml:space="preserve">Input: </w:t>
      </w:r>
      <w:r w:rsidRPr="00756F6D">
        <w:rPr>
          <w:rFonts w:ascii="Consolas" w:eastAsia="Times New Roman" w:hAnsi="Consolas" w:cs="Courier New"/>
          <w:color w:val="333333"/>
          <w:sz w:val="27"/>
          <w:szCs w:val="27"/>
        </w:rPr>
        <w:t>S</w:t>
      </w:r>
      <w:r w:rsidRPr="00756F6D">
        <w:rPr>
          <w:rFonts w:ascii="Consolas" w:eastAsia="Times New Roman" w:hAnsi="Consolas" w:cs="Courier New"/>
          <w:b/>
          <w:bCs/>
          <w:color w:val="333333"/>
          <w:sz w:val="27"/>
          <w:szCs w:val="27"/>
        </w:rPr>
        <w:t xml:space="preserve"> </w:t>
      </w:r>
      <w:r w:rsidRPr="00756F6D">
        <w:rPr>
          <w:rFonts w:ascii="Consolas" w:eastAsia="Times New Roman" w:hAnsi="Consolas" w:cs="Courier New"/>
          <w:color w:val="333333"/>
          <w:sz w:val="27"/>
          <w:szCs w:val="27"/>
        </w:rPr>
        <w:t>=</w:t>
      </w:r>
      <w:r w:rsidRPr="00756F6D">
        <w:rPr>
          <w:rFonts w:ascii="Consolas" w:eastAsia="Times New Roman" w:hAnsi="Consolas" w:cs="Courier New"/>
          <w:b/>
          <w:bCs/>
          <w:color w:val="333333"/>
          <w:sz w:val="27"/>
          <w:szCs w:val="27"/>
        </w:rPr>
        <w:t xml:space="preserve"> "</w:t>
      </w:r>
      <w:r w:rsidRPr="00756F6D">
        <w:rPr>
          <w:rFonts w:ascii="Consolas" w:eastAsia="Times New Roman" w:hAnsi="Consolas" w:cs="Courier New"/>
          <w:color w:val="333333"/>
          <w:sz w:val="27"/>
          <w:szCs w:val="27"/>
        </w:rPr>
        <w:t>aebcbda"</w:t>
      </w:r>
    </w:p>
    <w:p w14:paraId="0B468490" w14:textId="77777777" w:rsidR="00756F6D" w:rsidRPr="00756F6D" w:rsidRDefault="00756F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56F6D">
        <w:rPr>
          <w:rFonts w:ascii="Consolas" w:eastAsia="Times New Roman" w:hAnsi="Consolas" w:cs="Courier New"/>
          <w:b/>
          <w:bCs/>
          <w:color w:val="333333"/>
          <w:sz w:val="27"/>
          <w:szCs w:val="27"/>
        </w:rPr>
        <w:t>Output:</w:t>
      </w:r>
      <w:r w:rsidRPr="00756F6D">
        <w:rPr>
          <w:rFonts w:ascii="Consolas" w:eastAsia="Times New Roman" w:hAnsi="Consolas" w:cs="Courier New"/>
          <w:color w:val="333333"/>
          <w:sz w:val="27"/>
          <w:szCs w:val="27"/>
        </w:rPr>
        <w:t xml:space="preserve"> 2</w:t>
      </w:r>
    </w:p>
    <w:p w14:paraId="2B583A4B" w14:textId="77777777" w:rsidR="00756F6D" w:rsidRPr="00756F6D" w:rsidRDefault="00756F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56F6D">
        <w:rPr>
          <w:rFonts w:ascii="Consolas" w:eastAsia="Times New Roman" w:hAnsi="Consolas" w:cs="Courier New"/>
          <w:b/>
          <w:bCs/>
          <w:color w:val="333333"/>
          <w:sz w:val="27"/>
          <w:szCs w:val="27"/>
        </w:rPr>
        <w:t>Explanation</w:t>
      </w:r>
      <w:r w:rsidRPr="00756F6D">
        <w:rPr>
          <w:rFonts w:ascii="Consolas" w:eastAsia="Times New Roman" w:hAnsi="Consolas" w:cs="Courier New"/>
          <w:color w:val="333333"/>
          <w:sz w:val="27"/>
          <w:szCs w:val="27"/>
        </w:rPr>
        <w:t xml:space="preserve">: Remove characters 'e' </w:t>
      </w:r>
    </w:p>
    <w:p w14:paraId="47F490DB" w14:textId="286E75A1" w:rsidR="00F64F25" w:rsidRDefault="00756F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56F6D">
        <w:rPr>
          <w:rFonts w:ascii="Consolas" w:eastAsia="Times New Roman" w:hAnsi="Consolas" w:cs="Courier New"/>
          <w:color w:val="333333"/>
          <w:sz w:val="27"/>
          <w:szCs w:val="27"/>
        </w:rPr>
        <w:t>and 'd'.</w:t>
      </w:r>
    </w:p>
    <w:p w14:paraId="30A362AD" w14:textId="070D61BD" w:rsidR="00EC096D" w:rsidRDefault="00EC09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p>
    <w:p w14:paraId="276B4FCD" w14:textId="2548FA9F" w:rsidR="00EC096D" w:rsidRPr="00756F6D" w:rsidRDefault="00EC096D" w:rsidP="00756F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6A37BE">
        <w:rPr>
          <w:rFonts w:ascii="Consolas" w:eastAsia="Times New Roman" w:hAnsi="Consolas" w:cs="Courier New"/>
          <w:color w:val="333333"/>
          <w:sz w:val="27"/>
          <w:szCs w:val="27"/>
          <w:highlight w:val="cyan"/>
        </w:rPr>
        <w:t>Length of string is inversely proportional to # of deletions</w:t>
      </w:r>
    </w:p>
    <w:p w14:paraId="47CEE551" w14:textId="77777777" w:rsidR="00756F6D" w:rsidRPr="00756F6D" w:rsidRDefault="00F64F25" w:rsidP="00756F6D">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756F6D" w:rsidRPr="00756F6D">
        <w:rPr>
          <w:rFonts w:ascii="Arial" w:hAnsi="Arial" w:cs="Arial"/>
          <w:color w:val="273239"/>
          <w:spacing w:val="2"/>
          <w:sz w:val="26"/>
          <w:szCs w:val="26"/>
        </w:rPr>
        <w:t xml:space="preserve">  int minimumNumberOfDeletions(string S) { </w:t>
      </w:r>
    </w:p>
    <w:p w14:paraId="674039E0"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 code here</w:t>
      </w:r>
    </w:p>
    <w:p w14:paraId="25F94455"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int n=S.size();</w:t>
      </w:r>
    </w:p>
    <w:p w14:paraId="66BF3151"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int m=n;</w:t>
      </w:r>
    </w:p>
    <w:p w14:paraId="4FD3D25B"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string s1=S;</w:t>
      </w:r>
    </w:p>
    <w:p w14:paraId="0C39D669"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reverse(S.begin(),S.end());</w:t>
      </w:r>
    </w:p>
    <w:p w14:paraId="21E33C75"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int dp[1001][1001];</w:t>
      </w:r>
    </w:p>
    <w:p w14:paraId="259324D4"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for(int i=0;i&lt;=n;i++)</w:t>
      </w:r>
    </w:p>
    <w:p w14:paraId="18F8A811"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16545FDB"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for(int j=0;j&lt;=m;j++)</w:t>
      </w:r>
    </w:p>
    <w:p w14:paraId="3DEE1991"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7257B4AD"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if(i==0||j==0)</w:t>
      </w:r>
    </w:p>
    <w:p w14:paraId="29BB4B5B"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dp[i][j]=0;</w:t>
      </w:r>
    </w:p>
    <w:p w14:paraId="1146BB4D"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618C3942"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5B7D9355"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for(int i=1;i&lt;=n;i++)</w:t>
      </w:r>
    </w:p>
    <w:p w14:paraId="7B8A1578"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7B668484"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for(int j=1;j&lt;=m;j++)</w:t>
      </w:r>
    </w:p>
    <w:p w14:paraId="26F6B9C2"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6241206A"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if(s1[i-1]==S[j-1])</w:t>
      </w:r>
    </w:p>
    <w:p w14:paraId="778573A5"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dp[i][j]=1+dp[i-1][j-1];</w:t>
      </w:r>
    </w:p>
    <w:p w14:paraId="55B28BC8"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lastRenderedPageBreak/>
        <w:t xml:space="preserve">                else</w:t>
      </w:r>
    </w:p>
    <w:p w14:paraId="3DA967D3"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dp[i][j]=max(dp[i-1][j],dp[i][j-1]);</w:t>
      </w:r>
    </w:p>
    <w:p w14:paraId="2700E045"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67A89001"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48A96781" w14:textId="77777777" w:rsidR="00756F6D" w:rsidRPr="00756F6D"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return n-dp[n][m];</w:t>
      </w:r>
    </w:p>
    <w:p w14:paraId="3C6E3FCF" w14:textId="35518DB3" w:rsidR="00F64F25" w:rsidRDefault="00756F6D" w:rsidP="00756F6D">
      <w:pPr>
        <w:shd w:val="clear" w:color="auto" w:fill="FFFFFF"/>
        <w:spacing w:after="0" w:line="240" w:lineRule="auto"/>
        <w:textAlignment w:val="baseline"/>
        <w:rPr>
          <w:rFonts w:ascii="Arial" w:hAnsi="Arial" w:cs="Arial"/>
          <w:color w:val="273239"/>
          <w:spacing w:val="2"/>
          <w:sz w:val="26"/>
          <w:szCs w:val="26"/>
        </w:rPr>
      </w:pPr>
      <w:r w:rsidRPr="00756F6D">
        <w:rPr>
          <w:rFonts w:ascii="Arial" w:hAnsi="Arial" w:cs="Arial"/>
          <w:color w:val="273239"/>
          <w:spacing w:val="2"/>
          <w:sz w:val="26"/>
          <w:szCs w:val="26"/>
        </w:rPr>
        <w:t xml:space="preserve">    }</w:t>
      </w:r>
    </w:p>
    <w:p w14:paraId="6C36039E" w14:textId="35A2555E" w:rsidR="00F22D55" w:rsidRPr="00F22D55" w:rsidRDefault="00756F6D" w:rsidP="00F22D55">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158)</w:t>
      </w:r>
      <w:r w:rsidR="00F22D55" w:rsidRPr="00F22D55">
        <w:rPr>
          <w:rFonts w:ascii="Arial" w:hAnsi="Arial" w:cs="Arial"/>
          <w:color w:val="333333"/>
          <w:sz w:val="27"/>
          <w:szCs w:val="27"/>
        </w:rPr>
        <w:t xml:space="preserve"> Given a string str, find the length of the longest repeating subsequence such that it can be found twice in the given string. The two identified subsequences A and B can use the same ith character from string str if and only if that ith character has different indices in A and B.</w:t>
      </w:r>
    </w:p>
    <w:p w14:paraId="6F35B0F8" w14:textId="77777777" w:rsidR="00F22D55" w:rsidRPr="00F22D55" w:rsidRDefault="00F22D55" w:rsidP="00F22D55">
      <w:pPr>
        <w:shd w:val="clear" w:color="auto" w:fill="FFFFFF"/>
        <w:spacing w:after="150" w:line="240" w:lineRule="auto"/>
        <w:rPr>
          <w:rFonts w:ascii="Arial" w:eastAsia="Times New Roman" w:hAnsi="Arial" w:cs="Arial"/>
          <w:color w:val="333333"/>
          <w:sz w:val="21"/>
          <w:szCs w:val="21"/>
        </w:rPr>
      </w:pPr>
      <w:r w:rsidRPr="00F22D55">
        <w:rPr>
          <w:rFonts w:ascii="Arial" w:eastAsia="Times New Roman" w:hAnsi="Arial" w:cs="Arial"/>
          <w:b/>
          <w:bCs/>
          <w:color w:val="333333"/>
          <w:sz w:val="27"/>
          <w:szCs w:val="27"/>
        </w:rPr>
        <w:t>Example 1:</w:t>
      </w:r>
    </w:p>
    <w:p w14:paraId="79D2FB92"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b/>
          <w:bCs/>
          <w:color w:val="333333"/>
          <w:sz w:val="27"/>
          <w:szCs w:val="27"/>
        </w:rPr>
        <w:t>Input:</w:t>
      </w:r>
    </w:p>
    <w:p w14:paraId="2E0A1C62"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str = "axxxy"</w:t>
      </w:r>
    </w:p>
    <w:p w14:paraId="54EF9752"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b/>
          <w:bCs/>
          <w:color w:val="333333"/>
          <w:sz w:val="27"/>
          <w:szCs w:val="27"/>
        </w:rPr>
        <w:t>Output:</w:t>
      </w:r>
      <w:r w:rsidRPr="00F22D55">
        <w:rPr>
          <w:rFonts w:ascii="Consolas" w:eastAsia="Times New Roman" w:hAnsi="Consolas" w:cs="Courier New"/>
          <w:color w:val="333333"/>
          <w:sz w:val="27"/>
          <w:szCs w:val="27"/>
        </w:rPr>
        <w:t xml:space="preserve"> 2</w:t>
      </w:r>
    </w:p>
    <w:p w14:paraId="068CF5B7"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b/>
          <w:bCs/>
          <w:color w:val="333333"/>
          <w:sz w:val="27"/>
          <w:szCs w:val="27"/>
        </w:rPr>
        <w:t>Explanation:</w:t>
      </w:r>
    </w:p>
    <w:p w14:paraId="68BB278C"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The given array with indexes looks like</w:t>
      </w:r>
    </w:p>
    <w:p w14:paraId="6EE91D4B"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 xml:space="preserve">a x x x y </w:t>
      </w:r>
    </w:p>
    <w:p w14:paraId="0015B49F"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22D55">
        <w:rPr>
          <w:rFonts w:ascii="Consolas" w:eastAsia="Times New Roman" w:hAnsi="Consolas" w:cs="Courier New"/>
          <w:color w:val="333333"/>
          <w:sz w:val="27"/>
          <w:szCs w:val="27"/>
        </w:rPr>
        <w:t>0 1 2 3 4</w:t>
      </w:r>
    </w:p>
    <w:p w14:paraId="5BBEDA4D"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43C9B210"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 xml:space="preserve">The longest subsequence is "xx". </w:t>
      </w:r>
    </w:p>
    <w:p w14:paraId="2BC0DB1E"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22D55">
        <w:rPr>
          <w:rFonts w:ascii="Consolas" w:eastAsia="Times New Roman" w:hAnsi="Consolas" w:cs="Courier New"/>
          <w:color w:val="333333"/>
          <w:sz w:val="27"/>
          <w:szCs w:val="27"/>
        </w:rPr>
        <w:t>It appears twice as explained below.</w:t>
      </w:r>
    </w:p>
    <w:p w14:paraId="20A2D66E"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22090D35"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b/>
          <w:bCs/>
          <w:color w:val="333333"/>
          <w:sz w:val="27"/>
          <w:szCs w:val="27"/>
        </w:rPr>
        <w:t>subsequence A</w:t>
      </w:r>
    </w:p>
    <w:p w14:paraId="504C7C86"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x x</w:t>
      </w:r>
    </w:p>
    <w:p w14:paraId="21520B74"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0 1  &lt;-- index of subsequence A</w:t>
      </w:r>
    </w:p>
    <w:p w14:paraId="638E34C2"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w:t>
      </w:r>
    </w:p>
    <w:p w14:paraId="618AEB96"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22D55">
        <w:rPr>
          <w:rFonts w:ascii="Consolas" w:eastAsia="Times New Roman" w:hAnsi="Consolas" w:cs="Courier New"/>
          <w:color w:val="333333"/>
          <w:sz w:val="27"/>
          <w:szCs w:val="27"/>
        </w:rPr>
        <w:t xml:space="preserve">1 2  &lt;-- index of str </w:t>
      </w:r>
    </w:p>
    <w:p w14:paraId="297CD606"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352B79AD"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p>
    <w:p w14:paraId="5FE79EFD"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b/>
          <w:bCs/>
          <w:color w:val="333333"/>
          <w:sz w:val="27"/>
          <w:szCs w:val="27"/>
        </w:rPr>
        <w:t>subsequence B</w:t>
      </w:r>
    </w:p>
    <w:p w14:paraId="53CB3224"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x x</w:t>
      </w:r>
    </w:p>
    <w:p w14:paraId="354F6DF0"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lastRenderedPageBreak/>
        <w:t>0 1  &lt;-- index of subsequence B</w:t>
      </w:r>
    </w:p>
    <w:p w14:paraId="43396861"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w:t>
      </w:r>
    </w:p>
    <w:p w14:paraId="0C662310"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22D55">
        <w:rPr>
          <w:rFonts w:ascii="Consolas" w:eastAsia="Times New Roman" w:hAnsi="Consolas" w:cs="Courier New"/>
          <w:color w:val="333333"/>
          <w:sz w:val="27"/>
          <w:szCs w:val="27"/>
        </w:rPr>
        <w:t xml:space="preserve">2 3  &lt;-- index of str </w:t>
      </w:r>
    </w:p>
    <w:p w14:paraId="455BDDC6"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7057E146"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 xml:space="preserve">We are able to use character 'x' </w:t>
      </w:r>
    </w:p>
    <w:p w14:paraId="766A2D4B"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(at index 2 in str) in both subsequences</w:t>
      </w:r>
    </w:p>
    <w:p w14:paraId="6258819E" w14:textId="77777777" w:rsidR="00F22D55"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22D55">
        <w:rPr>
          <w:rFonts w:ascii="Consolas" w:eastAsia="Times New Roman" w:hAnsi="Consolas" w:cs="Courier New"/>
          <w:color w:val="333333"/>
          <w:sz w:val="27"/>
          <w:szCs w:val="27"/>
        </w:rPr>
        <w:t xml:space="preserve">as it appears on index 1 in subsequence A </w:t>
      </w:r>
    </w:p>
    <w:p w14:paraId="14B5DBAE" w14:textId="178A5387" w:rsidR="00756F6D" w:rsidRPr="00F22D55" w:rsidRDefault="00F22D55" w:rsidP="00F22D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22D55">
        <w:rPr>
          <w:rFonts w:ascii="Consolas" w:eastAsia="Times New Roman" w:hAnsi="Consolas" w:cs="Courier New"/>
          <w:color w:val="333333"/>
          <w:sz w:val="27"/>
          <w:szCs w:val="27"/>
        </w:rPr>
        <w:t>and index 0 in subsequence B.</w:t>
      </w:r>
    </w:p>
    <w:p w14:paraId="1EC288D0" w14:textId="71ACFC65" w:rsidR="00F22D55" w:rsidRPr="00F22D55" w:rsidRDefault="00756F6D" w:rsidP="00F22D55">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F22D55" w:rsidRPr="00F22D55">
        <w:t xml:space="preserve"> </w:t>
      </w:r>
      <w:r w:rsidR="00F22D55" w:rsidRPr="00F22D55">
        <w:rPr>
          <w:rFonts w:ascii="Arial" w:hAnsi="Arial" w:cs="Arial"/>
          <w:color w:val="273239"/>
          <w:spacing w:val="2"/>
          <w:sz w:val="26"/>
          <w:szCs w:val="26"/>
        </w:rPr>
        <w:tab/>
        <w:t>int LongestRepeatingSubsequence(string str){</w:t>
      </w:r>
    </w:p>
    <w:p w14:paraId="2807611D"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 Code here</w:t>
      </w:r>
    </w:p>
    <w:p w14:paraId="3E256F4D"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int n=str.size();</w:t>
      </w:r>
    </w:p>
    <w:p w14:paraId="3D2BA7AD"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int m=n;</w:t>
      </w:r>
    </w:p>
    <w:p w14:paraId="4ECC755C"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string s=str;</w:t>
      </w:r>
    </w:p>
    <w:p w14:paraId="14BF1846"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021304B5"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int dp[1001][1001];</w:t>
      </w:r>
    </w:p>
    <w:p w14:paraId="2EA84DF9"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for(int i=0;i&lt;=n;i++)</w:t>
      </w:r>
    </w:p>
    <w:p w14:paraId="09C42879"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45515A5C"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for(int j=0;j&lt;=m;j++)</w:t>
      </w:r>
    </w:p>
    <w:p w14:paraId="5D04624C"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0C3BE683"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if(i==0||j==0)</w:t>
      </w:r>
    </w:p>
    <w:p w14:paraId="7106EE74"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dp[i][j]=0;</w:t>
      </w:r>
    </w:p>
    <w:p w14:paraId="31F6C131"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625E41C0"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550D517E"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for(int i=1;i&lt;=n;i++)</w:t>
      </w:r>
    </w:p>
    <w:p w14:paraId="7AFC3A71"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395B01EE"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for(int j=1;j&lt;=m;j++)</w:t>
      </w:r>
    </w:p>
    <w:p w14:paraId="7365CB1E"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232E3EED"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if(str[i-1]==s[j-1]&amp;&amp;i!=j)</w:t>
      </w:r>
    </w:p>
    <w:p w14:paraId="4030DBD8"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dp[i][j]=1+dp[i-1][j-1];</w:t>
      </w:r>
    </w:p>
    <w:p w14:paraId="2D6ECDD4"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else</w:t>
      </w:r>
    </w:p>
    <w:p w14:paraId="0EDB081F"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dp[i][j]=max(dp[i-1][j],dp[i][j-1]);</w:t>
      </w:r>
    </w:p>
    <w:p w14:paraId="03D35965"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5E1919C8"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w:t>
      </w:r>
    </w:p>
    <w:p w14:paraId="03FF004D" w14:textId="77777777" w:rsidR="00F22D55" w:rsidRPr="00F22D55"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 xml:space="preserve">    return dp[n][m];</w:t>
      </w:r>
    </w:p>
    <w:p w14:paraId="6DADA5CA" w14:textId="145BAC33" w:rsidR="00756F6D" w:rsidRDefault="00F22D55" w:rsidP="00F22D55">
      <w:pPr>
        <w:shd w:val="clear" w:color="auto" w:fill="FFFFFF"/>
        <w:spacing w:after="0" w:line="240" w:lineRule="auto"/>
        <w:textAlignment w:val="baseline"/>
        <w:rPr>
          <w:rFonts w:ascii="Arial" w:hAnsi="Arial" w:cs="Arial"/>
          <w:color w:val="273239"/>
          <w:spacing w:val="2"/>
          <w:sz w:val="26"/>
          <w:szCs w:val="26"/>
        </w:rPr>
      </w:pPr>
      <w:r w:rsidRPr="00F22D55">
        <w:rPr>
          <w:rFonts w:ascii="Arial" w:hAnsi="Arial" w:cs="Arial"/>
          <w:color w:val="273239"/>
          <w:spacing w:val="2"/>
          <w:sz w:val="26"/>
          <w:szCs w:val="26"/>
        </w:rPr>
        <w:tab/>
      </w:r>
      <w:r w:rsidRPr="00F22D55">
        <w:rPr>
          <w:rFonts w:ascii="Arial" w:hAnsi="Arial" w:cs="Arial"/>
          <w:color w:val="273239"/>
          <w:spacing w:val="2"/>
          <w:sz w:val="26"/>
          <w:szCs w:val="26"/>
        </w:rPr>
        <w:tab/>
        <w:t>}</w:t>
      </w:r>
    </w:p>
    <w:p w14:paraId="27C00558" w14:textId="52F07996" w:rsidR="001B1B99" w:rsidRPr="001B1B99" w:rsidRDefault="00F22D55" w:rsidP="001B1B9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159)</w:t>
      </w:r>
      <w:r w:rsidR="001B1B99" w:rsidRPr="001B1B99">
        <w:rPr>
          <w:rFonts w:ascii="Arial" w:hAnsi="Arial" w:cs="Arial"/>
          <w:color w:val="333333"/>
          <w:sz w:val="27"/>
          <w:szCs w:val="27"/>
        </w:rPr>
        <w:t xml:space="preserve"> Given a sequence of matrices, find the most efficient way to multiply these matrices together. The efficient way is the one that involves the least number of multiplications.</w:t>
      </w:r>
    </w:p>
    <w:p w14:paraId="0C99BEA1" w14:textId="77777777" w:rsidR="001B1B99" w:rsidRPr="001B1B99" w:rsidRDefault="001B1B99" w:rsidP="001B1B99">
      <w:pPr>
        <w:shd w:val="clear" w:color="auto" w:fill="FFFFFF"/>
        <w:spacing w:after="150" w:line="240" w:lineRule="auto"/>
        <w:rPr>
          <w:rFonts w:ascii="Arial" w:eastAsia="Times New Roman" w:hAnsi="Arial" w:cs="Arial"/>
          <w:color w:val="333333"/>
          <w:sz w:val="21"/>
          <w:szCs w:val="21"/>
        </w:rPr>
      </w:pPr>
      <w:r w:rsidRPr="001B1B99">
        <w:rPr>
          <w:rFonts w:ascii="Arial" w:eastAsia="Times New Roman" w:hAnsi="Arial" w:cs="Arial"/>
          <w:color w:val="333333"/>
          <w:sz w:val="27"/>
          <w:szCs w:val="27"/>
        </w:rPr>
        <w:lastRenderedPageBreak/>
        <w:t>The dimensions of the matrices are given in an array </w:t>
      </w:r>
      <w:r w:rsidRPr="001B1B99">
        <w:rPr>
          <w:rFonts w:ascii="Arial" w:eastAsia="Times New Roman" w:hAnsi="Arial" w:cs="Arial"/>
          <w:b/>
          <w:bCs/>
          <w:color w:val="333333"/>
          <w:sz w:val="27"/>
          <w:szCs w:val="27"/>
        </w:rPr>
        <w:t>arr[]</w:t>
      </w:r>
      <w:r w:rsidRPr="001B1B99">
        <w:rPr>
          <w:rFonts w:ascii="Arial" w:eastAsia="Times New Roman" w:hAnsi="Arial" w:cs="Arial"/>
          <w:color w:val="333333"/>
          <w:sz w:val="27"/>
          <w:szCs w:val="27"/>
        </w:rPr>
        <w:t> of size </w:t>
      </w:r>
      <w:r w:rsidRPr="001B1B99">
        <w:rPr>
          <w:rFonts w:ascii="Arial" w:eastAsia="Times New Roman" w:hAnsi="Arial" w:cs="Arial"/>
          <w:b/>
          <w:bCs/>
          <w:color w:val="333333"/>
          <w:sz w:val="27"/>
          <w:szCs w:val="27"/>
        </w:rPr>
        <w:t>N</w:t>
      </w:r>
      <w:r w:rsidRPr="001B1B99">
        <w:rPr>
          <w:rFonts w:ascii="Arial" w:eastAsia="Times New Roman" w:hAnsi="Arial" w:cs="Arial"/>
          <w:color w:val="333333"/>
          <w:sz w:val="27"/>
          <w:szCs w:val="27"/>
        </w:rPr>
        <w:t> (such that N = number of matrices + 1) where the </w:t>
      </w:r>
      <w:r w:rsidRPr="001B1B99">
        <w:rPr>
          <w:rFonts w:ascii="Arial" w:eastAsia="Times New Roman" w:hAnsi="Arial" w:cs="Arial"/>
          <w:b/>
          <w:bCs/>
          <w:color w:val="333333"/>
          <w:sz w:val="27"/>
          <w:szCs w:val="27"/>
        </w:rPr>
        <w:t>i</w:t>
      </w:r>
      <w:r w:rsidRPr="001B1B99">
        <w:rPr>
          <w:rFonts w:ascii="Arial" w:eastAsia="Times New Roman" w:hAnsi="Arial" w:cs="Arial"/>
          <w:b/>
          <w:bCs/>
          <w:color w:val="333333"/>
          <w:sz w:val="20"/>
          <w:szCs w:val="20"/>
          <w:vertAlign w:val="superscript"/>
        </w:rPr>
        <w:t>th</w:t>
      </w:r>
      <w:r w:rsidRPr="001B1B99">
        <w:rPr>
          <w:rFonts w:ascii="Arial" w:eastAsia="Times New Roman" w:hAnsi="Arial" w:cs="Arial"/>
          <w:color w:val="333333"/>
          <w:sz w:val="27"/>
          <w:szCs w:val="27"/>
        </w:rPr>
        <w:t> matrix has the dimensions </w:t>
      </w:r>
      <w:r w:rsidRPr="001B1B99">
        <w:rPr>
          <w:rFonts w:ascii="Arial" w:eastAsia="Times New Roman" w:hAnsi="Arial" w:cs="Arial"/>
          <w:b/>
          <w:bCs/>
          <w:color w:val="333333"/>
          <w:sz w:val="27"/>
          <w:szCs w:val="27"/>
        </w:rPr>
        <w:t>(arr[i-1] x arr[i])</w:t>
      </w:r>
      <w:r w:rsidRPr="001B1B99">
        <w:rPr>
          <w:rFonts w:ascii="Arial" w:eastAsia="Times New Roman" w:hAnsi="Arial" w:cs="Arial"/>
          <w:color w:val="333333"/>
          <w:sz w:val="27"/>
          <w:szCs w:val="27"/>
        </w:rPr>
        <w:t>.</w:t>
      </w:r>
    </w:p>
    <w:p w14:paraId="0132DD87" w14:textId="77777777" w:rsidR="001B1B99" w:rsidRPr="001B1B99" w:rsidRDefault="001B1B99" w:rsidP="001B1B99">
      <w:pPr>
        <w:shd w:val="clear" w:color="auto" w:fill="FFFFFF"/>
        <w:spacing w:after="150" w:line="240" w:lineRule="auto"/>
        <w:rPr>
          <w:rFonts w:ascii="Arial" w:eastAsia="Times New Roman" w:hAnsi="Arial" w:cs="Arial"/>
          <w:color w:val="333333"/>
          <w:sz w:val="21"/>
          <w:szCs w:val="21"/>
        </w:rPr>
      </w:pPr>
      <w:r w:rsidRPr="001B1B99">
        <w:rPr>
          <w:rFonts w:ascii="Arial" w:eastAsia="Times New Roman" w:hAnsi="Arial" w:cs="Arial"/>
          <w:b/>
          <w:bCs/>
          <w:color w:val="333333"/>
          <w:sz w:val="27"/>
          <w:szCs w:val="27"/>
        </w:rPr>
        <w:t>Example 1:</w:t>
      </w:r>
    </w:p>
    <w:p w14:paraId="17693443"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b/>
          <w:bCs/>
          <w:color w:val="333333"/>
          <w:sz w:val="27"/>
          <w:szCs w:val="27"/>
        </w:rPr>
        <w:t>Input:</w:t>
      </w:r>
      <w:r w:rsidRPr="001B1B99">
        <w:rPr>
          <w:rFonts w:ascii="Consolas" w:eastAsia="Times New Roman" w:hAnsi="Consolas" w:cs="Courier New"/>
          <w:color w:val="333333"/>
          <w:sz w:val="27"/>
          <w:szCs w:val="27"/>
        </w:rPr>
        <w:t xml:space="preserve"> N = 5</w:t>
      </w:r>
    </w:p>
    <w:p w14:paraId="3A06B09E"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color w:val="333333"/>
          <w:sz w:val="27"/>
          <w:szCs w:val="27"/>
        </w:rPr>
        <w:t>arr = {40, 20, 30, 10, 30}</w:t>
      </w:r>
    </w:p>
    <w:p w14:paraId="2DB2628F"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b/>
          <w:bCs/>
          <w:color w:val="333333"/>
          <w:sz w:val="27"/>
          <w:szCs w:val="27"/>
        </w:rPr>
        <w:t>Output:</w:t>
      </w:r>
      <w:r w:rsidRPr="001B1B99">
        <w:rPr>
          <w:rFonts w:ascii="Consolas" w:eastAsia="Times New Roman" w:hAnsi="Consolas" w:cs="Courier New"/>
          <w:color w:val="333333"/>
          <w:sz w:val="27"/>
          <w:szCs w:val="27"/>
        </w:rPr>
        <w:t xml:space="preserve"> 26000</w:t>
      </w:r>
    </w:p>
    <w:p w14:paraId="2F7BD487"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b/>
          <w:bCs/>
          <w:color w:val="333333"/>
          <w:sz w:val="27"/>
          <w:szCs w:val="27"/>
        </w:rPr>
        <w:t>Explaination:</w:t>
      </w:r>
      <w:r w:rsidRPr="001B1B99">
        <w:rPr>
          <w:rFonts w:ascii="Consolas" w:eastAsia="Times New Roman" w:hAnsi="Consolas" w:cs="Courier New"/>
          <w:color w:val="333333"/>
          <w:sz w:val="27"/>
          <w:szCs w:val="27"/>
        </w:rPr>
        <w:t xml:space="preserve"> There are 4 matrices of dimension </w:t>
      </w:r>
    </w:p>
    <w:p w14:paraId="3C950AF2"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color w:val="333333"/>
          <w:sz w:val="27"/>
          <w:szCs w:val="27"/>
        </w:rPr>
        <w:t xml:space="preserve">40x20, 20x30, 30x10, 10x30. Say the matrices are </w:t>
      </w:r>
    </w:p>
    <w:p w14:paraId="3CD1BFD4"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color w:val="333333"/>
          <w:sz w:val="27"/>
          <w:szCs w:val="27"/>
        </w:rPr>
        <w:t>named as A, B, C, D. Out of all possible combinations,</w:t>
      </w:r>
    </w:p>
    <w:p w14:paraId="55B900A8"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color w:val="333333"/>
          <w:sz w:val="27"/>
          <w:szCs w:val="27"/>
        </w:rPr>
        <w:t xml:space="preserve">the most efficient way is (A*(B*C))*D. </w:t>
      </w:r>
    </w:p>
    <w:p w14:paraId="355B024D" w14:textId="77777777" w:rsidR="001B1B99"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B1B99">
        <w:rPr>
          <w:rFonts w:ascii="Consolas" w:eastAsia="Times New Roman" w:hAnsi="Consolas" w:cs="Courier New"/>
          <w:color w:val="333333"/>
          <w:sz w:val="27"/>
          <w:szCs w:val="27"/>
        </w:rPr>
        <w:t>The number of operations are -</w:t>
      </w:r>
    </w:p>
    <w:p w14:paraId="1BE9DD99" w14:textId="1EB33D78" w:rsidR="00F22D55" w:rsidRPr="001B1B99" w:rsidRDefault="001B1B99" w:rsidP="001B1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B1B99">
        <w:rPr>
          <w:rFonts w:ascii="Consolas" w:eastAsia="Times New Roman" w:hAnsi="Consolas" w:cs="Courier New"/>
          <w:color w:val="333333"/>
          <w:sz w:val="27"/>
          <w:szCs w:val="27"/>
        </w:rPr>
        <w:t>20*30*10 + 40*20*10 + 40*10*30 = 26000.</w:t>
      </w:r>
    </w:p>
    <w:p w14:paraId="1DD84DB4" w14:textId="77777777" w:rsidR="001B1B99" w:rsidRPr="001B1B99" w:rsidRDefault="00F22D55" w:rsidP="001B1B99">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1B1B99" w:rsidRPr="001B1B99">
        <w:rPr>
          <w:rFonts w:ascii="Arial" w:hAnsi="Arial" w:cs="Arial"/>
          <w:color w:val="273239"/>
          <w:spacing w:val="2"/>
          <w:sz w:val="26"/>
          <w:szCs w:val="26"/>
        </w:rPr>
        <w:t xml:space="preserve">    int dp[101][101];</w:t>
      </w:r>
    </w:p>
    <w:p w14:paraId="0E29C20B"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int solve(int arr[],int i,int j)</w:t>
      </w:r>
    </w:p>
    <w:p w14:paraId="7305D6B1"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p>
    <w:p w14:paraId="420A3511"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if(i&gt;=j)</w:t>
      </w:r>
    </w:p>
    <w:p w14:paraId="1CA2B541"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return 0;</w:t>
      </w:r>
    </w:p>
    <w:p w14:paraId="29103D8E"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if(dp[i][j]!=-1)</w:t>
      </w:r>
    </w:p>
    <w:p w14:paraId="6F163A3D"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return dp[i][j];</w:t>
      </w:r>
    </w:p>
    <w:p w14:paraId="42C52534"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int ans=INT_MAX;</w:t>
      </w:r>
    </w:p>
    <w:p w14:paraId="20311D3A"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for(int k=i;k&lt;=j-1;k++)</w:t>
      </w:r>
    </w:p>
    <w:p w14:paraId="173AEBAD"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p>
    <w:p w14:paraId="4A7008C4"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int temp=solve(arr,i,k)+solve(arr,k+1,j)+arr[i-1]*arr[k]*arr[j];</w:t>
      </w:r>
    </w:p>
    <w:p w14:paraId="470D1487"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if(temp&lt;ans)</w:t>
      </w:r>
    </w:p>
    <w:p w14:paraId="5BD96A44"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ans=temp;</w:t>
      </w:r>
    </w:p>
    <w:p w14:paraId="3ECE89C5"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p>
    <w:p w14:paraId="148826F5"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return dp[i][j]=ans;</w:t>
      </w:r>
    </w:p>
    <w:p w14:paraId="464B370E"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p>
    <w:p w14:paraId="4E8BFAD0"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int matrixMultiplication(int N, int arr[])</w:t>
      </w:r>
    </w:p>
    <w:p w14:paraId="6B21D886"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p>
    <w:p w14:paraId="0C7C7A27"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 code here</w:t>
      </w:r>
    </w:p>
    <w:p w14:paraId="1E66EC2F"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memset(dp,-1,sizeof(dp));</w:t>
      </w:r>
    </w:p>
    <w:p w14:paraId="6D7F7B86"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int ans=solve(arr,1,N-1);</w:t>
      </w:r>
    </w:p>
    <w:p w14:paraId="4EB2A336" w14:textId="77777777" w:rsidR="001B1B99" w:rsidRPr="001B1B99"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return ans;</w:t>
      </w:r>
    </w:p>
    <w:p w14:paraId="601AF051" w14:textId="23B3AB87" w:rsidR="00F22D55" w:rsidRDefault="001B1B99" w:rsidP="001B1B99">
      <w:pPr>
        <w:shd w:val="clear" w:color="auto" w:fill="FFFFFF"/>
        <w:spacing w:after="0" w:line="240" w:lineRule="auto"/>
        <w:textAlignment w:val="baseline"/>
        <w:rPr>
          <w:rFonts w:ascii="Arial" w:hAnsi="Arial" w:cs="Arial"/>
          <w:color w:val="273239"/>
          <w:spacing w:val="2"/>
          <w:sz w:val="26"/>
          <w:szCs w:val="26"/>
        </w:rPr>
      </w:pPr>
      <w:r w:rsidRPr="001B1B99">
        <w:rPr>
          <w:rFonts w:ascii="Arial" w:hAnsi="Arial" w:cs="Arial"/>
          <w:color w:val="273239"/>
          <w:spacing w:val="2"/>
          <w:sz w:val="26"/>
          <w:szCs w:val="26"/>
        </w:rPr>
        <w:t xml:space="preserve">    </w:t>
      </w:r>
      <w:r>
        <w:rPr>
          <w:rFonts w:ascii="Arial" w:hAnsi="Arial" w:cs="Arial"/>
          <w:color w:val="273239"/>
          <w:spacing w:val="2"/>
          <w:sz w:val="26"/>
          <w:szCs w:val="26"/>
        </w:rPr>
        <w:t>}</w:t>
      </w:r>
    </w:p>
    <w:p w14:paraId="2C560E5C" w14:textId="4734AE6D" w:rsidR="005C51CA" w:rsidRPr="005C51CA" w:rsidRDefault="001B1B99" w:rsidP="005C51CA">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lastRenderedPageBreak/>
        <w:t>160)</w:t>
      </w:r>
      <w:r w:rsidR="005C51CA" w:rsidRPr="005C51CA">
        <w:rPr>
          <w:rFonts w:ascii="Arial" w:hAnsi="Arial" w:cs="Arial"/>
          <w:color w:val="333333"/>
          <w:sz w:val="27"/>
          <w:szCs w:val="27"/>
        </w:rPr>
        <w:t xml:space="preserve"> Given an array </w:t>
      </w:r>
      <w:r w:rsidR="005C51CA" w:rsidRPr="005C51CA">
        <w:rPr>
          <w:rFonts w:ascii="Arial" w:hAnsi="Arial" w:cs="Arial"/>
          <w:b/>
          <w:bCs/>
          <w:color w:val="333333"/>
          <w:sz w:val="27"/>
          <w:szCs w:val="27"/>
        </w:rPr>
        <w:t>Arr[]</w:t>
      </w:r>
      <w:r w:rsidR="005C51CA" w:rsidRPr="005C51CA">
        <w:rPr>
          <w:rFonts w:ascii="Arial" w:hAnsi="Arial" w:cs="Arial"/>
          <w:color w:val="333333"/>
          <w:sz w:val="27"/>
          <w:szCs w:val="27"/>
        </w:rPr>
        <w:t> that contains </w:t>
      </w:r>
      <w:r w:rsidR="005C51CA" w:rsidRPr="005C51CA">
        <w:rPr>
          <w:rFonts w:ascii="Arial" w:hAnsi="Arial" w:cs="Arial"/>
          <w:b/>
          <w:bCs/>
          <w:color w:val="333333"/>
          <w:sz w:val="27"/>
          <w:szCs w:val="27"/>
        </w:rPr>
        <w:t>N</w:t>
      </w:r>
      <w:r w:rsidR="005C51CA" w:rsidRPr="005C51CA">
        <w:rPr>
          <w:rFonts w:ascii="Arial" w:hAnsi="Arial" w:cs="Arial"/>
          <w:color w:val="333333"/>
          <w:sz w:val="27"/>
          <w:szCs w:val="27"/>
        </w:rPr>
        <w:t> integers (may be </w:t>
      </w:r>
      <w:r w:rsidR="005C51CA" w:rsidRPr="005C51CA">
        <w:rPr>
          <w:rFonts w:ascii="Arial" w:hAnsi="Arial" w:cs="Arial"/>
          <w:b/>
          <w:bCs/>
          <w:color w:val="333333"/>
          <w:sz w:val="27"/>
          <w:szCs w:val="27"/>
        </w:rPr>
        <w:t>positive</w:t>
      </w:r>
      <w:r w:rsidR="005C51CA" w:rsidRPr="005C51CA">
        <w:rPr>
          <w:rFonts w:ascii="Arial" w:hAnsi="Arial" w:cs="Arial"/>
          <w:color w:val="333333"/>
          <w:sz w:val="27"/>
          <w:szCs w:val="27"/>
        </w:rPr>
        <w:t>, </w:t>
      </w:r>
      <w:r w:rsidR="005C51CA" w:rsidRPr="005C51CA">
        <w:rPr>
          <w:rFonts w:ascii="Arial" w:hAnsi="Arial" w:cs="Arial"/>
          <w:b/>
          <w:bCs/>
          <w:color w:val="333333"/>
          <w:sz w:val="27"/>
          <w:szCs w:val="27"/>
        </w:rPr>
        <w:t>negative </w:t>
      </w:r>
      <w:r w:rsidR="005C51CA" w:rsidRPr="005C51CA">
        <w:rPr>
          <w:rFonts w:ascii="Arial" w:hAnsi="Arial" w:cs="Arial"/>
          <w:color w:val="333333"/>
          <w:sz w:val="27"/>
          <w:szCs w:val="27"/>
        </w:rPr>
        <w:t>or </w:t>
      </w:r>
      <w:r w:rsidR="005C51CA" w:rsidRPr="005C51CA">
        <w:rPr>
          <w:rFonts w:ascii="Arial" w:hAnsi="Arial" w:cs="Arial"/>
          <w:b/>
          <w:bCs/>
          <w:color w:val="333333"/>
          <w:sz w:val="27"/>
          <w:szCs w:val="27"/>
        </w:rPr>
        <w:t>zero</w:t>
      </w:r>
      <w:r w:rsidR="005C51CA" w:rsidRPr="005C51CA">
        <w:rPr>
          <w:rFonts w:ascii="Arial" w:hAnsi="Arial" w:cs="Arial"/>
          <w:color w:val="333333"/>
          <w:sz w:val="27"/>
          <w:szCs w:val="27"/>
        </w:rPr>
        <w:t>). Find the product of the maximum product subarray.</w:t>
      </w:r>
    </w:p>
    <w:p w14:paraId="7C71B3DD" w14:textId="77777777" w:rsidR="005C51CA" w:rsidRPr="005C51CA" w:rsidRDefault="005C51CA" w:rsidP="005C51CA">
      <w:pPr>
        <w:shd w:val="clear" w:color="auto" w:fill="FFFFFF"/>
        <w:spacing w:after="150" w:line="240" w:lineRule="auto"/>
        <w:rPr>
          <w:rFonts w:ascii="Arial" w:eastAsia="Times New Roman" w:hAnsi="Arial" w:cs="Arial"/>
          <w:color w:val="333333"/>
          <w:sz w:val="21"/>
          <w:szCs w:val="21"/>
        </w:rPr>
      </w:pPr>
      <w:r w:rsidRPr="005C51CA">
        <w:rPr>
          <w:rFonts w:ascii="Arial" w:eastAsia="Times New Roman" w:hAnsi="Arial" w:cs="Arial"/>
          <w:b/>
          <w:bCs/>
          <w:color w:val="333333"/>
          <w:sz w:val="27"/>
          <w:szCs w:val="27"/>
        </w:rPr>
        <w:t>Example 1:</w:t>
      </w:r>
    </w:p>
    <w:p w14:paraId="310E1A53" w14:textId="77777777" w:rsidR="005C51CA"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5C51CA">
        <w:rPr>
          <w:rFonts w:ascii="Consolas" w:eastAsia="Times New Roman" w:hAnsi="Consolas" w:cs="Courier New"/>
          <w:b/>
          <w:bCs/>
          <w:color w:val="333333"/>
          <w:sz w:val="27"/>
          <w:szCs w:val="27"/>
        </w:rPr>
        <w:t>Input:</w:t>
      </w:r>
    </w:p>
    <w:p w14:paraId="0514B181" w14:textId="77777777" w:rsidR="005C51CA"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C51CA">
        <w:rPr>
          <w:rFonts w:ascii="Consolas" w:eastAsia="Times New Roman" w:hAnsi="Consolas" w:cs="Courier New"/>
          <w:color w:val="333333"/>
          <w:sz w:val="27"/>
          <w:szCs w:val="27"/>
        </w:rPr>
        <w:t>N = 5</w:t>
      </w:r>
    </w:p>
    <w:p w14:paraId="05EA630E" w14:textId="77777777" w:rsidR="005C51CA"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C51CA">
        <w:rPr>
          <w:rFonts w:ascii="Consolas" w:eastAsia="Times New Roman" w:hAnsi="Consolas" w:cs="Courier New"/>
          <w:color w:val="333333"/>
          <w:sz w:val="27"/>
          <w:szCs w:val="27"/>
        </w:rPr>
        <w:t>Arr[] = {6, -3, -10, 0, 2}</w:t>
      </w:r>
    </w:p>
    <w:p w14:paraId="0BE6C49D" w14:textId="77777777" w:rsidR="005C51CA"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C51CA">
        <w:rPr>
          <w:rFonts w:ascii="Consolas" w:eastAsia="Times New Roman" w:hAnsi="Consolas" w:cs="Courier New"/>
          <w:b/>
          <w:bCs/>
          <w:color w:val="333333"/>
          <w:sz w:val="27"/>
          <w:szCs w:val="27"/>
        </w:rPr>
        <w:t>Output:</w:t>
      </w:r>
      <w:r w:rsidRPr="005C51CA">
        <w:rPr>
          <w:rFonts w:ascii="Consolas" w:eastAsia="Times New Roman" w:hAnsi="Consolas" w:cs="Courier New"/>
          <w:color w:val="333333"/>
          <w:sz w:val="27"/>
          <w:szCs w:val="27"/>
        </w:rPr>
        <w:t xml:space="preserve"> 180</w:t>
      </w:r>
    </w:p>
    <w:p w14:paraId="2F117B2D" w14:textId="77777777" w:rsidR="005C51CA"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C51CA">
        <w:rPr>
          <w:rFonts w:ascii="Consolas" w:eastAsia="Times New Roman" w:hAnsi="Consolas" w:cs="Courier New"/>
          <w:b/>
          <w:bCs/>
          <w:color w:val="333333"/>
          <w:sz w:val="27"/>
          <w:szCs w:val="27"/>
        </w:rPr>
        <w:t>Explanation:</w:t>
      </w:r>
      <w:r w:rsidRPr="005C51CA">
        <w:rPr>
          <w:rFonts w:ascii="Consolas" w:eastAsia="Times New Roman" w:hAnsi="Consolas" w:cs="Courier New"/>
          <w:color w:val="333333"/>
          <w:sz w:val="27"/>
          <w:szCs w:val="27"/>
        </w:rPr>
        <w:t xml:space="preserve"> Subarray with maximum product</w:t>
      </w:r>
    </w:p>
    <w:p w14:paraId="3EC82964" w14:textId="22D3B4E9" w:rsidR="001B1B99" w:rsidRPr="005C51CA" w:rsidRDefault="005C51CA" w:rsidP="005C51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C51CA">
        <w:rPr>
          <w:rFonts w:ascii="Consolas" w:eastAsia="Times New Roman" w:hAnsi="Consolas" w:cs="Courier New"/>
          <w:color w:val="333333"/>
          <w:sz w:val="27"/>
          <w:szCs w:val="27"/>
        </w:rPr>
        <w:t>is [6, -3, -10] which gives product as 180.</w:t>
      </w:r>
    </w:p>
    <w:p w14:paraId="524AF6FB" w14:textId="14C93969" w:rsidR="005C51CA" w:rsidRPr="005C51CA" w:rsidRDefault="001B1B99" w:rsidP="005C51CA">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5C51CA" w:rsidRPr="005C51CA">
        <w:t xml:space="preserve"> </w:t>
      </w:r>
      <w:r w:rsidR="005C51CA" w:rsidRPr="005C51CA">
        <w:rPr>
          <w:rFonts w:ascii="Arial" w:hAnsi="Arial" w:cs="Arial"/>
          <w:color w:val="273239"/>
          <w:spacing w:val="2"/>
          <w:sz w:val="26"/>
          <w:szCs w:val="26"/>
        </w:rPr>
        <w:t>long long maxProduct(vector&lt;int&gt; arr, int n) {</w:t>
      </w:r>
    </w:p>
    <w:p w14:paraId="20F1DD91"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long long maxp=arr[0];</w:t>
      </w:r>
    </w:p>
    <w:p w14:paraId="79CDCA1B"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long long minp=arr[0];</w:t>
      </w:r>
    </w:p>
    <w:p w14:paraId="66CF641E"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long long res=arr[0];</w:t>
      </w:r>
    </w:p>
    <w:p w14:paraId="3D40CBE8"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for(int i=1;i&lt;n;i++){</w:t>
      </w:r>
    </w:p>
    <w:p w14:paraId="79DB6A87"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if(arr[i]&lt;0)</w:t>
      </w:r>
    </w:p>
    <w:p w14:paraId="7192C8C8"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swap(maxp,minp);</w:t>
      </w:r>
    </w:p>
    <w:p w14:paraId="272D97B8"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maxp=max((long long)arr[i],maxp*arr[i]);</w:t>
      </w:r>
    </w:p>
    <w:p w14:paraId="1B223973"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minp=min((long long)arr[i],minp*arr[i]);</w:t>
      </w:r>
    </w:p>
    <w:p w14:paraId="0B02AED2"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res=max(res,maxp);</w:t>
      </w:r>
    </w:p>
    <w:p w14:paraId="00F9710E"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w:t>
      </w:r>
    </w:p>
    <w:p w14:paraId="7C72D37D" w14:textId="77777777" w:rsidR="005C51CA" w:rsidRPr="005C51CA"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 xml:space="preserve">  return res;</w:t>
      </w:r>
    </w:p>
    <w:p w14:paraId="2A3B2DC9" w14:textId="77777777" w:rsidR="00571224" w:rsidRDefault="005C51CA" w:rsidP="005C51CA">
      <w:pPr>
        <w:shd w:val="clear" w:color="auto" w:fill="FFFFFF"/>
        <w:spacing w:after="0" w:line="240" w:lineRule="auto"/>
        <w:textAlignment w:val="baseline"/>
        <w:rPr>
          <w:rFonts w:ascii="Arial" w:hAnsi="Arial" w:cs="Arial"/>
          <w:color w:val="273239"/>
          <w:spacing w:val="2"/>
          <w:sz w:val="26"/>
          <w:szCs w:val="26"/>
        </w:rPr>
      </w:pPr>
      <w:r w:rsidRPr="005C51CA">
        <w:rPr>
          <w:rFonts w:ascii="Arial" w:hAnsi="Arial" w:cs="Arial"/>
          <w:color w:val="273239"/>
          <w:spacing w:val="2"/>
          <w:sz w:val="26"/>
          <w:szCs w:val="26"/>
        </w:rPr>
        <w:t>}</w:t>
      </w:r>
    </w:p>
    <w:p w14:paraId="3DA43324" w14:textId="5BA5C3DA" w:rsidR="00976994" w:rsidRPr="00976994" w:rsidRDefault="005C51CA" w:rsidP="00976994">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161)</w:t>
      </w:r>
      <w:r w:rsidR="00976994" w:rsidRPr="00976994">
        <w:rPr>
          <w:rFonts w:ascii="Segoe UI" w:hAnsi="Segoe UI" w:cs="Segoe UI"/>
          <w:color w:val="263238"/>
          <w:sz w:val="21"/>
          <w:szCs w:val="21"/>
        </w:rPr>
        <w:t xml:space="preserve"> Given a string </w:t>
      </w:r>
      <w:r w:rsidR="00976994" w:rsidRPr="00976994">
        <w:rPr>
          <w:rFonts w:ascii="Courier New" w:hAnsi="Courier New" w:cs="Courier New"/>
          <w:color w:val="546E7A"/>
          <w:sz w:val="20"/>
          <w:szCs w:val="20"/>
          <w:shd w:val="clear" w:color="auto" w:fill="F7F9FA"/>
        </w:rPr>
        <w:t>s</w:t>
      </w:r>
      <w:r w:rsidR="00976994" w:rsidRPr="00976994">
        <w:rPr>
          <w:rFonts w:ascii="Segoe UI" w:hAnsi="Segoe UI" w:cs="Segoe UI"/>
          <w:color w:val="263238"/>
          <w:sz w:val="21"/>
          <w:szCs w:val="21"/>
        </w:rPr>
        <w:t>, partition </w:t>
      </w:r>
      <w:r w:rsidR="00976994" w:rsidRPr="00976994">
        <w:rPr>
          <w:rFonts w:ascii="Courier New" w:hAnsi="Courier New" w:cs="Courier New"/>
          <w:color w:val="546E7A"/>
          <w:sz w:val="20"/>
          <w:szCs w:val="20"/>
          <w:shd w:val="clear" w:color="auto" w:fill="F7F9FA"/>
        </w:rPr>
        <w:t>s</w:t>
      </w:r>
      <w:r w:rsidR="00976994" w:rsidRPr="00976994">
        <w:rPr>
          <w:rFonts w:ascii="Segoe UI" w:hAnsi="Segoe UI" w:cs="Segoe UI"/>
          <w:color w:val="263238"/>
          <w:sz w:val="21"/>
          <w:szCs w:val="21"/>
        </w:rPr>
        <w:t> such that every substring of the partition is a </w:t>
      </w:r>
      <w:r w:rsidR="00976994" w:rsidRPr="00976994">
        <w:rPr>
          <w:rFonts w:ascii="Segoe UI" w:hAnsi="Segoe UI" w:cs="Segoe UI"/>
          <w:b/>
          <w:bCs/>
          <w:color w:val="263238"/>
          <w:sz w:val="21"/>
          <w:szCs w:val="21"/>
        </w:rPr>
        <w:t>palindrome</w:t>
      </w:r>
      <w:r w:rsidR="00976994" w:rsidRPr="00976994">
        <w:rPr>
          <w:rFonts w:ascii="Segoe UI" w:hAnsi="Segoe UI" w:cs="Segoe UI"/>
          <w:color w:val="263238"/>
          <w:sz w:val="21"/>
          <w:szCs w:val="21"/>
        </w:rPr>
        <w:t>. Return all possible palindrome partitioning of </w:t>
      </w:r>
      <w:r w:rsidR="00976994" w:rsidRPr="00976994">
        <w:rPr>
          <w:rFonts w:ascii="Courier New" w:hAnsi="Courier New" w:cs="Courier New"/>
          <w:color w:val="546E7A"/>
          <w:sz w:val="20"/>
          <w:szCs w:val="20"/>
          <w:shd w:val="clear" w:color="auto" w:fill="F7F9FA"/>
        </w:rPr>
        <w:t>s</w:t>
      </w:r>
      <w:r w:rsidR="00976994" w:rsidRPr="00976994">
        <w:rPr>
          <w:rFonts w:ascii="Segoe UI" w:hAnsi="Segoe UI" w:cs="Segoe UI"/>
          <w:color w:val="263238"/>
          <w:sz w:val="21"/>
          <w:szCs w:val="21"/>
        </w:rPr>
        <w:t>.</w:t>
      </w:r>
    </w:p>
    <w:p w14:paraId="5F4AC1DF" w14:textId="77777777" w:rsidR="00976994" w:rsidRPr="00976994" w:rsidRDefault="00976994" w:rsidP="00976994">
      <w:pPr>
        <w:shd w:val="clear" w:color="auto" w:fill="FFFFFF"/>
        <w:spacing w:after="240" w:line="240" w:lineRule="auto"/>
        <w:rPr>
          <w:rFonts w:ascii="Segoe UI" w:eastAsia="Times New Roman" w:hAnsi="Segoe UI" w:cs="Segoe UI"/>
          <w:color w:val="263238"/>
          <w:sz w:val="21"/>
          <w:szCs w:val="21"/>
        </w:rPr>
      </w:pPr>
      <w:r w:rsidRPr="00976994">
        <w:rPr>
          <w:rFonts w:ascii="Segoe UI" w:eastAsia="Times New Roman" w:hAnsi="Segoe UI" w:cs="Segoe UI"/>
          <w:color w:val="263238"/>
          <w:sz w:val="21"/>
          <w:szCs w:val="21"/>
        </w:rPr>
        <w:t>A </w:t>
      </w:r>
      <w:r w:rsidRPr="00976994">
        <w:rPr>
          <w:rFonts w:ascii="Segoe UI" w:eastAsia="Times New Roman" w:hAnsi="Segoe UI" w:cs="Segoe UI"/>
          <w:b/>
          <w:bCs/>
          <w:color w:val="263238"/>
          <w:sz w:val="21"/>
          <w:szCs w:val="21"/>
        </w:rPr>
        <w:t>palindrome</w:t>
      </w:r>
      <w:r w:rsidRPr="00976994">
        <w:rPr>
          <w:rFonts w:ascii="Segoe UI" w:eastAsia="Times New Roman" w:hAnsi="Segoe UI" w:cs="Segoe UI"/>
          <w:color w:val="263238"/>
          <w:sz w:val="21"/>
          <w:szCs w:val="21"/>
        </w:rPr>
        <w:t> string is a string that reads the same backward as forward.</w:t>
      </w:r>
    </w:p>
    <w:p w14:paraId="51FC6107" w14:textId="77777777" w:rsidR="00976994" w:rsidRPr="00976994" w:rsidRDefault="00976994" w:rsidP="00976994">
      <w:pPr>
        <w:shd w:val="clear" w:color="auto" w:fill="FFFFFF"/>
        <w:spacing w:after="240" w:line="240" w:lineRule="auto"/>
        <w:rPr>
          <w:rFonts w:ascii="Segoe UI" w:eastAsia="Times New Roman" w:hAnsi="Segoe UI" w:cs="Segoe UI"/>
          <w:color w:val="263238"/>
          <w:sz w:val="21"/>
          <w:szCs w:val="21"/>
        </w:rPr>
      </w:pPr>
      <w:r w:rsidRPr="00976994">
        <w:rPr>
          <w:rFonts w:ascii="Segoe UI" w:eastAsia="Times New Roman" w:hAnsi="Segoe UI" w:cs="Segoe UI"/>
          <w:color w:val="263238"/>
          <w:sz w:val="21"/>
          <w:szCs w:val="21"/>
        </w:rPr>
        <w:t> </w:t>
      </w:r>
    </w:p>
    <w:p w14:paraId="5A231B4A" w14:textId="77777777" w:rsidR="00976994" w:rsidRPr="00976994" w:rsidRDefault="00976994" w:rsidP="00976994">
      <w:pPr>
        <w:shd w:val="clear" w:color="auto" w:fill="FFFFFF"/>
        <w:spacing w:after="240" w:line="240" w:lineRule="auto"/>
        <w:rPr>
          <w:rFonts w:ascii="Segoe UI" w:eastAsia="Times New Roman" w:hAnsi="Segoe UI" w:cs="Segoe UI"/>
          <w:color w:val="263238"/>
          <w:sz w:val="21"/>
          <w:szCs w:val="21"/>
        </w:rPr>
      </w:pPr>
      <w:r w:rsidRPr="00976994">
        <w:rPr>
          <w:rFonts w:ascii="Segoe UI" w:eastAsia="Times New Roman" w:hAnsi="Segoe UI" w:cs="Segoe UI"/>
          <w:b/>
          <w:bCs/>
          <w:color w:val="263238"/>
          <w:sz w:val="21"/>
          <w:szCs w:val="21"/>
        </w:rPr>
        <w:t>Example 1:</w:t>
      </w:r>
    </w:p>
    <w:p w14:paraId="0FDAC63E" w14:textId="77777777" w:rsidR="00976994" w:rsidRPr="00976994" w:rsidRDefault="00976994" w:rsidP="009769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994">
        <w:rPr>
          <w:rFonts w:ascii="Consolas" w:eastAsia="Times New Roman" w:hAnsi="Consolas" w:cs="Courier New"/>
          <w:b/>
          <w:bCs/>
          <w:color w:val="263238"/>
          <w:sz w:val="20"/>
          <w:szCs w:val="20"/>
        </w:rPr>
        <w:t>Input:</w:t>
      </w:r>
      <w:r w:rsidRPr="00976994">
        <w:rPr>
          <w:rFonts w:ascii="Consolas" w:eastAsia="Times New Roman" w:hAnsi="Consolas" w:cs="Courier New"/>
          <w:color w:val="263238"/>
          <w:sz w:val="20"/>
          <w:szCs w:val="20"/>
        </w:rPr>
        <w:t xml:space="preserve"> s = "aab"</w:t>
      </w:r>
    </w:p>
    <w:p w14:paraId="155ED56D" w14:textId="592906DA" w:rsidR="005C51CA" w:rsidRPr="00976994" w:rsidRDefault="00976994" w:rsidP="009769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994">
        <w:rPr>
          <w:rFonts w:ascii="Consolas" w:eastAsia="Times New Roman" w:hAnsi="Consolas" w:cs="Courier New"/>
          <w:b/>
          <w:bCs/>
          <w:color w:val="263238"/>
          <w:sz w:val="20"/>
          <w:szCs w:val="20"/>
        </w:rPr>
        <w:t>Output:</w:t>
      </w:r>
      <w:r w:rsidRPr="00976994">
        <w:rPr>
          <w:rFonts w:ascii="Consolas" w:eastAsia="Times New Roman" w:hAnsi="Consolas" w:cs="Courier New"/>
          <w:color w:val="263238"/>
          <w:sz w:val="20"/>
          <w:szCs w:val="20"/>
        </w:rPr>
        <w:t xml:space="preserve"> [["a","a","b"],["aa","b"]]</w:t>
      </w:r>
    </w:p>
    <w:p w14:paraId="01208491" w14:textId="0D867AF1" w:rsidR="00976994" w:rsidRPr="00976994" w:rsidRDefault="005C51CA" w:rsidP="0097699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976994" w:rsidRPr="00976994">
        <w:t xml:space="preserve"> </w:t>
      </w:r>
      <w:r w:rsidR="00976994" w:rsidRPr="00976994">
        <w:rPr>
          <w:rFonts w:ascii="Arial" w:hAnsi="Arial" w:cs="Arial"/>
          <w:color w:val="273239"/>
          <w:spacing w:val="2"/>
          <w:sz w:val="26"/>
          <w:szCs w:val="26"/>
        </w:rPr>
        <w:t>vector&lt;vector&lt;string&gt;&gt; partition(string s) {</w:t>
      </w:r>
    </w:p>
    <w:p w14:paraId="578A550A"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vector&lt;vector&lt;string&gt;&gt;v;</w:t>
      </w:r>
    </w:p>
    <w:p w14:paraId="70ED3A78"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if(s.empty())</w:t>
      </w:r>
    </w:p>
    <w:p w14:paraId="57E91117"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lastRenderedPageBreak/>
        <w:t xml:space="preserve">            return v;</w:t>
      </w:r>
    </w:p>
    <w:p w14:paraId="2341972B"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vector&lt;string&gt;temp;</w:t>
      </w:r>
    </w:p>
    <w:p w14:paraId="2651111C"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func(0,s,temp,v);</w:t>
      </w:r>
    </w:p>
    <w:p w14:paraId="0F0A1366"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return v;</w:t>
      </w:r>
    </w:p>
    <w:p w14:paraId="1096FAB0"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0B1BE21F"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void func(int ind,string&amp;s,vector&lt;string&gt;&amp;temp,vector&lt;vector&lt;string&gt;&gt;&amp;v)</w:t>
      </w:r>
    </w:p>
    <w:p w14:paraId="47BE6ADF"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6F16BBE9"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if(ind==s.size())</w:t>
      </w:r>
    </w:p>
    <w:p w14:paraId="5633BDBF"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1A033C01"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v.push_back(temp);</w:t>
      </w:r>
    </w:p>
    <w:p w14:paraId="0921B042"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return;</w:t>
      </w:r>
    </w:p>
    <w:p w14:paraId="6C7388CC"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2753FC7D"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for(int i=ind;i&lt;s.size();++i)</w:t>
      </w:r>
    </w:p>
    <w:p w14:paraId="5C09FCFC"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063B2485"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if(is_palindrome(s,ind,i))</w:t>
      </w:r>
    </w:p>
    <w:p w14:paraId="25F4B50B"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37D23FB6"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temp.push_back(s.substr(ind,i-ind+1));</w:t>
      </w:r>
    </w:p>
    <w:p w14:paraId="17E3055B"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func(i+1,s,temp,v);</w:t>
      </w:r>
    </w:p>
    <w:p w14:paraId="7B513E89"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temp.pop_back();</w:t>
      </w:r>
    </w:p>
    <w:p w14:paraId="76D8FCBC"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7D64B8F2"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1C181779"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634944A9"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bool is_palindrome(string s,int l,int k)</w:t>
      </w:r>
    </w:p>
    <w:p w14:paraId="0CDC0115"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6F223581"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while(l&lt;=k)</w:t>
      </w:r>
    </w:p>
    <w:p w14:paraId="0E6B7C85"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4C94A819"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if(s[l++]!=s[k--])</w:t>
      </w:r>
    </w:p>
    <w:p w14:paraId="7E01A03E"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return 0;</w:t>
      </w:r>
    </w:p>
    <w:p w14:paraId="1F6D7093"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4484693B" w14:textId="77777777" w:rsidR="00976994" w:rsidRPr="00976994"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return 1;</w:t>
      </w:r>
    </w:p>
    <w:p w14:paraId="5457CA1A" w14:textId="7B273588" w:rsidR="005C51CA" w:rsidRDefault="00976994" w:rsidP="00976994">
      <w:pPr>
        <w:shd w:val="clear" w:color="auto" w:fill="FFFFFF"/>
        <w:spacing w:after="0" w:line="240" w:lineRule="auto"/>
        <w:textAlignment w:val="baseline"/>
        <w:rPr>
          <w:rFonts w:ascii="Arial" w:hAnsi="Arial" w:cs="Arial"/>
          <w:color w:val="273239"/>
          <w:spacing w:val="2"/>
          <w:sz w:val="26"/>
          <w:szCs w:val="26"/>
        </w:rPr>
      </w:pPr>
      <w:r w:rsidRPr="00976994">
        <w:rPr>
          <w:rFonts w:ascii="Arial" w:hAnsi="Arial" w:cs="Arial"/>
          <w:color w:val="273239"/>
          <w:spacing w:val="2"/>
          <w:sz w:val="26"/>
          <w:szCs w:val="26"/>
        </w:rPr>
        <w:t xml:space="preserve">    }</w:t>
      </w:r>
    </w:p>
    <w:p w14:paraId="6B152CE9" w14:textId="4E099F2A" w:rsidR="00B611A4" w:rsidRDefault="00976994" w:rsidP="00B611A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162)</w:t>
      </w:r>
      <w:r w:rsidR="00B611A4" w:rsidRPr="00B611A4">
        <w:rPr>
          <w:rFonts w:ascii="Arial" w:hAnsi="Arial" w:cs="Arial"/>
          <w:color w:val="333333"/>
          <w:sz w:val="27"/>
          <w:szCs w:val="27"/>
        </w:rPr>
        <w:t xml:space="preserve"> </w:t>
      </w:r>
      <w:r w:rsidR="00B611A4">
        <w:rPr>
          <w:rFonts w:ascii="Arial" w:hAnsi="Arial" w:cs="Arial"/>
          <w:color w:val="333333"/>
          <w:sz w:val="27"/>
          <w:szCs w:val="27"/>
        </w:rPr>
        <w:t>You are given </w:t>
      </w:r>
      <w:r w:rsidR="00B611A4">
        <w:rPr>
          <w:rStyle w:val="Strong"/>
          <w:rFonts w:ascii="Arial" w:hAnsi="Arial" w:cs="Arial"/>
          <w:color w:val="333333"/>
          <w:sz w:val="27"/>
          <w:szCs w:val="27"/>
        </w:rPr>
        <w:t>N</w:t>
      </w:r>
      <w:r w:rsidR="00B611A4">
        <w:rPr>
          <w:rFonts w:ascii="Arial" w:hAnsi="Arial" w:cs="Arial"/>
          <w:color w:val="333333"/>
          <w:sz w:val="27"/>
          <w:szCs w:val="27"/>
        </w:rPr>
        <w:t> identical eggs and you have access to a </w:t>
      </w:r>
      <w:r w:rsidR="00B611A4">
        <w:rPr>
          <w:rStyle w:val="Strong"/>
          <w:rFonts w:ascii="Arial" w:hAnsi="Arial" w:cs="Arial"/>
          <w:color w:val="333333"/>
          <w:sz w:val="27"/>
          <w:szCs w:val="27"/>
        </w:rPr>
        <w:t>K</w:t>
      </w:r>
      <w:r w:rsidR="00B611A4">
        <w:rPr>
          <w:rFonts w:ascii="Arial" w:hAnsi="Arial" w:cs="Arial"/>
          <w:color w:val="333333"/>
          <w:sz w:val="27"/>
          <w:szCs w:val="27"/>
        </w:rPr>
        <w:t>-floored building from </w:t>
      </w:r>
      <w:r w:rsidR="00B611A4">
        <w:rPr>
          <w:rStyle w:val="Strong"/>
          <w:rFonts w:ascii="Arial" w:hAnsi="Arial" w:cs="Arial"/>
          <w:color w:val="333333"/>
          <w:sz w:val="27"/>
          <w:szCs w:val="27"/>
        </w:rPr>
        <w:t>1</w:t>
      </w:r>
      <w:r w:rsidR="00B611A4">
        <w:rPr>
          <w:rFonts w:ascii="Arial" w:hAnsi="Arial" w:cs="Arial"/>
          <w:color w:val="333333"/>
          <w:sz w:val="27"/>
          <w:szCs w:val="27"/>
        </w:rPr>
        <w:t> to </w:t>
      </w:r>
      <w:r w:rsidR="00B611A4">
        <w:rPr>
          <w:rStyle w:val="Strong"/>
          <w:rFonts w:ascii="Arial" w:hAnsi="Arial" w:cs="Arial"/>
          <w:color w:val="333333"/>
          <w:sz w:val="27"/>
          <w:szCs w:val="27"/>
        </w:rPr>
        <w:t>K</w:t>
      </w:r>
      <w:r w:rsidR="00B611A4">
        <w:rPr>
          <w:rFonts w:ascii="Arial" w:hAnsi="Arial" w:cs="Arial"/>
          <w:color w:val="333333"/>
          <w:sz w:val="27"/>
          <w:szCs w:val="27"/>
        </w:rPr>
        <w:t>.</w:t>
      </w:r>
    </w:p>
    <w:p w14:paraId="2668DAA3" w14:textId="77777777" w:rsidR="00B611A4" w:rsidRDefault="00B611A4" w:rsidP="00B611A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There exists a floor </w:t>
      </w:r>
      <w:r>
        <w:rPr>
          <w:rStyle w:val="Strong"/>
          <w:rFonts w:ascii="Arial" w:hAnsi="Arial" w:cs="Arial"/>
          <w:color w:val="333333"/>
          <w:sz w:val="27"/>
          <w:szCs w:val="27"/>
        </w:rPr>
        <w:t>f</w:t>
      </w:r>
      <w:r>
        <w:rPr>
          <w:rFonts w:ascii="Arial" w:hAnsi="Arial" w:cs="Arial"/>
          <w:color w:val="333333"/>
          <w:sz w:val="27"/>
          <w:szCs w:val="27"/>
        </w:rPr>
        <w:t> where </w:t>
      </w:r>
      <w:r>
        <w:rPr>
          <w:rStyle w:val="Strong"/>
          <w:rFonts w:ascii="Arial" w:hAnsi="Arial" w:cs="Arial"/>
          <w:color w:val="333333"/>
          <w:sz w:val="27"/>
          <w:szCs w:val="27"/>
        </w:rPr>
        <w:t>0</w:t>
      </w:r>
      <w:r>
        <w:rPr>
          <w:rFonts w:ascii="Arial" w:hAnsi="Arial" w:cs="Arial"/>
          <w:color w:val="333333"/>
          <w:sz w:val="27"/>
          <w:szCs w:val="27"/>
        </w:rPr>
        <w:t> &lt;= </w:t>
      </w:r>
      <w:r>
        <w:rPr>
          <w:rStyle w:val="Strong"/>
          <w:rFonts w:ascii="Arial" w:hAnsi="Arial" w:cs="Arial"/>
          <w:color w:val="333333"/>
          <w:sz w:val="27"/>
          <w:szCs w:val="27"/>
        </w:rPr>
        <w:t>f</w:t>
      </w:r>
      <w:r>
        <w:rPr>
          <w:rFonts w:ascii="Arial" w:hAnsi="Arial" w:cs="Arial"/>
          <w:color w:val="333333"/>
          <w:sz w:val="27"/>
          <w:szCs w:val="27"/>
        </w:rPr>
        <w:t> &lt;= </w:t>
      </w:r>
      <w:r>
        <w:rPr>
          <w:rStyle w:val="Strong"/>
          <w:rFonts w:ascii="Arial" w:hAnsi="Arial" w:cs="Arial"/>
          <w:color w:val="333333"/>
          <w:sz w:val="27"/>
          <w:szCs w:val="27"/>
        </w:rPr>
        <w:t>K </w:t>
      </w:r>
      <w:r>
        <w:rPr>
          <w:rFonts w:ascii="Arial" w:hAnsi="Arial" w:cs="Arial"/>
          <w:color w:val="333333"/>
          <w:sz w:val="27"/>
          <w:szCs w:val="27"/>
        </w:rPr>
        <w:t>such that any egg dropped at a floor higher than </w:t>
      </w:r>
      <w:r>
        <w:rPr>
          <w:rStyle w:val="Strong"/>
          <w:rFonts w:ascii="Arial" w:hAnsi="Arial" w:cs="Arial"/>
          <w:color w:val="333333"/>
          <w:sz w:val="27"/>
          <w:szCs w:val="27"/>
        </w:rPr>
        <w:t>f</w:t>
      </w:r>
      <w:r>
        <w:rPr>
          <w:rFonts w:ascii="Arial" w:hAnsi="Arial" w:cs="Arial"/>
          <w:color w:val="333333"/>
          <w:sz w:val="27"/>
          <w:szCs w:val="27"/>
        </w:rPr>
        <w:t> will break, and any egg dropped </w:t>
      </w:r>
      <w:r>
        <w:rPr>
          <w:rStyle w:val="Strong"/>
          <w:rFonts w:ascii="Arial" w:hAnsi="Arial" w:cs="Arial"/>
          <w:color w:val="333333"/>
          <w:sz w:val="27"/>
          <w:szCs w:val="27"/>
        </w:rPr>
        <w:t>at or below </w:t>
      </w:r>
      <w:r>
        <w:rPr>
          <w:rFonts w:ascii="Arial" w:hAnsi="Arial" w:cs="Arial"/>
          <w:color w:val="333333"/>
          <w:sz w:val="27"/>
          <w:szCs w:val="27"/>
        </w:rPr>
        <w:t>floor </w:t>
      </w:r>
      <w:r>
        <w:rPr>
          <w:rStyle w:val="Strong"/>
          <w:rFonts w:ascii="Arial" w:hAnsi="Arial" w:cs="Arial"/>
          <w:color w:val="333333"/>
          <w:sz w:val="27"/>
          <w:szCs w:val="27"/>
        </w:rPr>
        <w:t>f </w:t>
      </w:r>
      <w:r>
        <w:rPr>
          <w:rFonts w:ascii="Arial" w:hAnsi="Arial" w:cs="Arial"/>
          <w:color w:val="333333"/>
          <w:sz w:val="27"/>
          <w:szCs w:val="27"/>
        </w:rPr>
        <w:t>will </w:t>
      </w:r>
      <w:r>
        <w:rPr>
          <w:rStyle w:val="Strong"/>
          <w:rFonts w:ascii="Arial" w:hAnsi="Arial" w:cs="Arial"/>
          <w:color w:val="333333"/>
          <w:sz w:val="27"/>
          <w:szCs w:val="27"/>
        </w:rPr>
        <w:t>not break</w:t>
      </w:r>
      <w:r>
        <w:rPr>
          <w:rFonts w:ascii="Arial" w:hAnsi="Arial" w:cs="Arial"/>
          <w:color w:val="333333"/>
          <w:sz w:val="27"/>
          <w:szCs w:val="27"/>
        </w:rPr>
        <w:t>. There are few rules given below. </w:t>
      </w:r>
    </w:p>
    <w:p w14:paraId="1F985996" w14:textId="77777777" w:rsidR="00B611A4" w:rsidRDefault="00B611A4" w:rsidP="00A0090B">
      <w:pPr>
        <w:numPr>
          <w:ilvl w:val="0"/>
          <w:numId w:val="18"/>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7"/>
          <w:szCs w:val="27"/>
        </w:rPr>
        <w:t>An egg that survives a fall can be used again.</w:t>
      </w:r>
    </w:p>
    <w:p w14:paraId="32B19613" w14:textId="77777777" w:rsidR="00B611A4" w:rsidRDefault="00B611A4" w:rsidP="00A0090B">
      <w:pPr>
        <w:numPr>
          <w:ilvl w:val="0"/>
          <w:numId w:val="18"/>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7"/>
          <w:szCs w:val="27"/>
        </w:rPr>
        <w:t>A broken egg must be discarded.</w:t>
      </w:r>
    </w:p>
    <w:p w14:paraId="61D734C9" w14:textId="77777777" w:rsidR="00B611A4" w:rsidRDefault="00B611A4" w:rsidP="00A0090B">
      <w:pPr>
        <w:numPr>
          <w:ilvl w:val="0"/>
          <w:numId w:val="18"/>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7"/>
          <w:szCs w:val="27"/>
        </w:rPr>
        <w:t>The effect of a fall is the same for all eggs.</w:t>
      </w:r>
    </w:p>
    <w:p w14:paraId="1810F3B7" w14:textId="77777777" w:rsidR="00B611A4" w:rsidRDefault="00B611A4" w:rsidP="00A0090B">
      <w:pPr>
        <w:numPr>
          <w:ilvl w:val="0"/>
          <w:numId w:val="18"/>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7"/>
          <w:szCs w:val="27"/>
        </w:rPr>
        <w:t>If the egg doesn't break at a certain floor, it will not break at any floor below.</w:t>
      </w:r>
    </w:p>
    <w:p w14:paraId="5D626E26" w14:textId="77777777" w:rsidR="00B611A4" w:rsidRDefault="00B611A4" w:rsidP="00A0090B">
      <w:pPr>
        <w:numPr>
          <w:ilvl w:val="0"/>
          <w:numId w:val="18"/>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7"/>
          <w:szCs w:val="27"/>
        </w:rPr>
        <w:lastRenderedPageBreak/>
        <w:t>If the eggs breaks at a certain floor, it will break at any floor above.</w:t>
      </w:r>
    </w:p>
    <w:p w14:paraId="24288A43" w14:textId="77777777" w:rsidR="00B611A4" w:rsidRDefault="00B611A4" w:rsidP="00B611A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Return the minimum number of moves that you need to determine with certainty what the value of </w:t>
      </w:r>
      <w:r>
        <w:rPr>
          <w:rStyle w:val="Strong"/>
          <w:rFonts w:ascii="Arial" w:hAnsi="Arial" w:cs="Arial"/>
          <w:color w:val="333333"/>
          <w:sz w:val="27"/>
          <w:szCs w:val="27"/>
        </w:rPr>
        <w:t>f</w:t>
      </w:r>
      <w:r>
        <w:rPr>
          <w:rFonts w:ascii="Arial" w:hAnsi="Arial" w:cs="Arial"/>
          <w:color w:val="333333"/>
          <w:sz w:val="27"/>
          <w:szCs w:val="27"/>
        </w:rPr>
        <w:t> is.</w:t>
      </w:r>
    </w:p>
    <w:p w14:paraId="424CF9BE" w14:textId="77777777" w:rsidR="00B611A4" w:rsidRDefault="00B611A4" w:rsidP="00B611A4">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For more description on this problem see </w:t>
      </w:r>
      <w:hyperlink r:id="rId84" w:anchor="Egg_dropping_puzzle" w:tgtFrame="_blank" w:history="1">
        <w:r>
          <w:rPr>
            <w:rStyle w:val="Hyperlink"/>
            <w:rFonts w:ascii="Arial" w:hAnsi="Arial" w:cs="Arial"/>
            <w:color w:val="337AB7"/>
            <w:sz w:val="27"/>
            <w:szCs w:val="27"/>
          </w:rPr>
          <w:t>wiki page</w:t>
        </w:r>
      </w:hyperlink>
    </w:p>
    <w:p w14:paraId="1E15B9DA" w14:textId="77777777" w:rsidR="00B611A4" w:rsidRDefault="00B611A4" w:rsidP="00B611A4">
      <w:pPr>
        <w:pStyle w:val="NormalWeb"/>
        <w:shd w:val="clear" w:color="auto" w:fill="FFFFFF"/>
        <w:spacing w:before="0" w:beforeAutospacing="0" w:after="150" w:afterAutospacing="0"/>
        <w:rPr>
          <w:rFonts w:ascii="Arial" w:hAnsi="Arial" w:cs="Arial"/>
          <w:color w:val="333333"/>
          <w:sz w:val="21"/>
          <w:szCs w:val="21"/>
        </w:rPr>
      </w:pPr>
      <w:r>
        <w:rPr>
          <w:rStyle w:val="Strong"/>
          <w:rFonts w:ascii="Arial" w:hAnsi="Arial" w:cs="Arial"/>
          <w:color w:val="333333"/>
          <w:sz w:val="27"/>
          <w:szCs w:val="27"/>
        </w:rPr>
        <w:t>Example 1:</w:t>
      </w:r>
    </w:p>
    <w:p w14:paraId="4287B324"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Input:</w:t>
      </w:r>
    </w:p>
    <w:p w14:paraId="6AF048D6"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 xml:space="preserve">N </w:t>
      </w:r>
      <w:r>
        <w:rPr>
          <w:rFonts w:ascii="Consolas" w:hAnsi="Consolas"/>
          <w:color w:val="333333"/>
          <w:sz w:val="27"/>
          <w:szCs w:val="27"/>
        </w:rPr>
        <w:t>= 1</w:t>
      </w:r>
      <w:r>
        <w:rPr>
          <w:rStyle w:val="Strong"/>
          <w:rFonts w:ascii="Consolas" w:hAnsi="Consolas"/>
          <w:color w:val="333333"/>
          <w:sz w:val="27"/>
          <w:szCs w:val="27"/>
        </w:rPr>
        <w:t xml:space="preserve">, K </w:t>
      </w:r>
      <w:r>
        <w:rPr>
          <w:rFonts w:ascii="Consolas" w:hAnsi="Consolas"/>
          <w:color w:val="333333"/>
          <w:sz w:val="27"/>
          <w:szCs w:val="27"/>
        </w:rPr>
        <w:t>= 2</w:t>
      </w:r>
    </w:p>
    <w:p w14:paraId="1F273500"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 xml:space="preserve">Output: </w:t>
      </w:r>
      <w:r>
        <w:rPr>
          <w:rFonts w:ascii="Consolas" w:hAnsi="Consolas"/>
          <w:color w:val="333333"/>
          <w:sz w:val="27"/>
          <w:szCs w:val="27"/>
        </w:rPr>
        <w:t>2</w:t>
      </w:r>
    </w:p>
    <w:p w14:paraId="3E291332"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Explanation: </w:t>
      </w:r>
    </w:p>
    <w:p w14:paraId="48D248F8"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1. Drop the egg from floor 1. If it </w:t>
      </w:r>
    </w:p>
    <w:p w14:paraId="464629D6"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breaks, we know that f = 0.</w:t>
      </w:r>
    </w:p>
    <w:p w14:paraId="0CBFC51F"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2. Otherwise, drop the egg from floor 2.</w:t>
      </w:r>
    </w:p>
    <w:p w14:paraId="33F9E997"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If it breaks, we know that f = 1.</w:t>
      </w:r>
    </w:p>
    <w:p w14:paraId="15830998"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3. If it does not break, then we know f = 2.</w:t>
      </w:r>
    </w:p>
    <w:p w14:paraId="5F13C77C" w14:textId="77777777" w:rsid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4. Hence, we need at minimum 2 moves to</w:t>
      </w:r>
    </w:p>
    <w:p w14:paraId="2A3D9546" w14:textId="2CEDA827" w:rsidR="00976994" w:rsidRPr="00B611A4" w:rsidRDefault="00B611A4" w:rsidP="00B611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   determine with certainty what the value of f is.</w:t>
      </w:r>
    </w:p>
    <w:p w14:paraId="1CF48BBE" w14:textId="6CF2B5FA" w:rsidR="00B611A4" w:rsidRPr="00B611A4" w:rsidRDefault="00976994" w:rsidP="00B611A4">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t>
      </w:r>
      <w:r w:rsidR="00B611A4" w:rsidRPr="00B611A4">
        <w:t xml:space="preserve"> </w:t>
      </w:r>
      <w:r w:rsidR="00B611A4" w:rsidRPr="00B611A4">
        <w:rPr>
          <w:rFonts w:ascii="Arial" w:hAnsi="Arial" w:cs="Arial"/>
          <w:color w:val="273239"/>
          <w:spacing w:val="2"/>
          <w:sz w:val="26"/>
          <w:szCs w:val="26"/>
        </w:rPr>
        <w:t>int dp[201][201];</w:t>
      </w:r>
    </w:p>
    <w:p w14:paraId="6CA1A966"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int solve(int n,int a)</w:t>
      </w:r>
    </w:p>
    <w:p w14:paraId="10ECA2CC"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612E1F95"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if(n==1)</w:t>
      </w:r>
    </w:p>
    <w:p w14:paraId="417E8F2A"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return a;</w:t>
      </w:r>
    </w:p>
    <w:p w14:paraId="2F4717A6"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if(a==1||a==0)</w:t>
      </w:r>
    </w:p>
    <w:p w14:paraId="55630987"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return a;</w:t>
      </w:r>
    </w:p>
    <w:p w14:paraId="53717228"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42355ADF"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if(dp[n][a]!=-1)</w:t>
      </w:r>
    </w:p>
    <w:p w14:paraId="13EBFDE6"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return dp[n][a];</w:t>
      </w:r>
    </w:p>
    <w:p w14:paraId="5F780EB5"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int ans=INT_MAX;</w:t>
      </w:r>
    </w:p>
    <w:p w14:paraId="1BD931C3"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for(int i=1;i&lt;=a;i++)</w:t>
      </w:r>
    </w:p>
    <w:p w14:paraId="7656D0EA"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7B99A15B"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int temp=1+max(solve(n-1,i-1),solve(n,a-i));</w:t>
      </w:r>
    </w:p>
    <w:p w14:paraId="4FD0261B"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ans=min(ans,temp);</w:t>
      </w:r>
    </w:p>
    <w:p w14:paraId="7F52B1FF"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22837BD3"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return dp[n][a]=ans;</w:t>
      </w:r>
    </w:p>
    <w:p w14:paraId="29320E9E"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lastRenderedPageBreak/>
        <w:t xml:space="preserve">    }</w:t>
      </w:r>
    </w:p>
    <w:p w14:paraId="00678963"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int eggDrop(int n, int k) </w:t>
      </w:r>
    </w:p>
    <w:p w14:paraId="1F0E411B"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00E46DC0"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 your code here</w:t>
      </w:r>
    </w:p>
    <w:p w14:paraId="5652FE72"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memset(dp,-1,sizeof(dp));</w:t>
      </w:r>
    </w:p>
    <w:p w14:paraId="48F82EE3"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return solve(n,k);</w:t>
      </w:r>
    </w:p>
    <w:p w14:paraId="742B86BD" w14:textId="77777777" w:rsidR="00B611A4" w:rsidRPr="00B611A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5EFB50E4" w14:textId="363C3C4B" w:rsidR="00976994" w:rsidRDefault="00B611A4" w:rsidP="00B611A4">
      <w:pPr>
        <w:shd w:val="clear" w:color="auto" w:fill="FFFFFF"/>
        <w:spacing w:after="0" w:line="240" w:lineRule="auto"/>
        <w:textAlignment w:val="baseline"/>
        <w:rPr>
          <w:rFonts w:ascii="Arial" w:hAnsi="Arial" w:cs="Arial"/>
          <w:color w:val="273239"/>
          <w:spacing w:val="2"/>
          <w:sz w:val="26"/>
          <w:szCs w:val="26"/>
        </w:rPr>
      </w:pPr>
      <w:r w:rsidRPr="00B611A4">
        <w:rPr>
          <w:rFonts w:ascii="Arial" w:hAnsi="Arial" w:cs="Arial"/>
          <w:color w:val="273239"/>
          <w:spacing w:val="2"/>
          <w:sz w:val="26"/>
          <w:szCs w:val="26"/>
        </w:rPr>
        <w:t xml:space="preserve">    }</w:t>
      </w:r>
    </w:p>
    <w:p w14:paraId="115ABE34" w14:textId="4C0F3646" w:rsidR="00B11D00" w:rsidRPr="00B11D00" w:rsidRDefault="00B611A4" w:rsidP="00B11D00">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163)</w:t>
      </w:r>
      <w:r w:rsidR="00B11D00" w:rsidRPr="00B11D00">
        <w:rPr>
          <w:rFonts w:ascii="Segoe UI" w:hAnsi="Segoe UI" w:cs="Segoe UI"/>
          <w:color w:val="263238"/>
          <w:sz w:val="21"/>
          <w:szCs w:val="21"/>
        </w:rPr>
        <w:t xml:space="preserve"> Given a string </w:t>
      </w:r>
      <w:r w:rsidR="00B11D00" w:rsidRPr="00B11D00">
        <w:rPr>
          <w:rFonts w:ascii="Courier New" w:hAnsi="Courier New" w:cs="Courier New"/>
          <w:color w:val="546E7A"/>
          <w:sz w:val="20"/>
          <w:szCs w:val="20"/>
          <w:shd w:val="clear" w:color="auto" w:fill="F7F9FA"/>
        </w:rPr>
        <w:t>s</w:t>
      </w:r>
      <w:r w:rsidR="00B11D00" w:rsidRPr="00B11D00">
        <w:rPr>
          <w:rFonts w:ascii="Segoe UI" w:hAnsi="Segoe UI" w:cs="Segoe UI"/>
          <w:color w:val="263238"/>
          <w:sz w:val="21"/>
          <w:szCs w:val="21"/>
        </w:rPr>
        <w:t> and a dictionary of strings </w:t>
      </w:r>
      <w:r w:rsidR="00B11D00" w:rsidRPr="00B11D00">
        <w:rPr>
          <w:rFonts w:ascii="Courier New" w:hAnsi="Courier New" w:cs="Courier New"/>
          <w:color w:val="546E7A"/>
          <w:sz w:val="20"/>
          <w:szCs w:val="20"/>
          <w:shd w:val="clear" w:color="auto" w:fill="F7F9FA"/>
        </w:rPr>
        <w:t>wordDict</w:t>
      </w:r>
      <w:r w:rsidR="00B11D00" w:rsidRPr="00B11D00">
        <w:rPr>
          <w:rFonts w:ascii="Segoe UI" w:hAnsi="Segoe UI" w:cs="Segoe UI"/>
          <w:color w:val="263238"/>
          <w:sz w:val="21"/>
          <w:szCs w:val="21"/>
        </w:rPr>
        <w:t>, return </w:t>
      </w:r>
      <w:r w:rsidR="00B11D00" w:rsidRPr="00B11D00">
        <w:rPr>
          <w:rFonts w:ascii="Courier New" w:hAnsi="Courier New" w:cs="Courier New"/>
          <w:color w:val="546E7A"/>
          <w:sz w:val="20"/>
          <w:szCs w:val="20"/>
          <w:shd w:val="clear" w:color="auto" w:fill="F7F9FA"/>
        </w:rPr>
        <w:t>true</w:t>
      </w:r>
      <w:r w:rsidR="00B11D00" w:rsidRPr="00B11D00">
        <w:rPr>
          <w:rFonts w:ascii="Segoe UI" w:hAnsi="Segoe UI" w:cs="Segoe UI"/>
          <w:color w:val="263238"/>
          <w:sz w:val="21"/>
          <w:szCs w:val="21"/>
        </w:rPr>
        <w:t> if </w:t>
      </w:r>
      <w:r w:rsidR="00B11D00" w:rsidRPr="00B11D00">
        <w:rPr>
          <w:rFonts w:ascii="Courier New" w:hAnsi="Courier New" w:cs="Courier New"/>
          <w:color w:val="546E7A"/>
          <w:sz w:val="20"/>
          <w:szCs w:val="20"/>
          <w:shd w:val="clear" w:color="auto" w:fill="F7F9FA"/>
        </w:rPr>
        <w:t>s</w:t>
      </w:r>
      <w:r w:rsidR="00B11D00" w:rsidRPr="00B11D00">
        <w:rPr>
          <w:rFonts w:ascii="Segoe UI" w:hAnsi="Segoe UI" w:cs="Segoe UI"/>
          <w:color w:val="263238"/>
          <w:sz w:val="21"/>
          <w:szCs w:val="21"/>
        </w:rPr>
        <w:t> can be segmented into a space-separated sequence of one or more dictionary words.</w:t>
      </w:r>
    </w:p>
    <w:p w14:paraId="613F96CC" w14:textId="77777777" w:rsidR="00B11D00" w:rsidRPr="00B11D00" w:rsidRDefault="00B11D00" w:rsidP="00B11D00">
      <w:pPr>
        <w:shd w:val="clear" w:color="auto" w:fill="FFFFFF"/>
        <w:spacing w:after="240" w:line="240" w:lineRule="auto"/>
        <w:rPr>
          <w:rFonts w:ascii="Segoe UI" w:eastAsia="Times New Roman" w:hAnsi="Segoe UI" w:cs="Segoe UI"/>
          <w:color w:val="263238"/>
          <w:sz w:val="21"/>
          <w:szCs w:val="21"/>
        </w:rPr>
      </w:pPr>
      <w:r w:rsidRPr="00B11D00">
        <w:rPr>
          <w:rFonts w:ascii="Segoe UI" w:eastAsia="Times New Roman" w:hAnsi="Segoe UI" w:cs="Segoe UI"/>
          <w:b/>
          <w:bCs/>
          <w:color w:val="263238"/>
          <w:sz w:val="21"/>
          <w:szCs w:val="21"/>
        </w:rPr>
        <w:t>Note</w:t>
      </w:r>
      <w:r w:rsidRPr="00B11D00">
        <w:rPr>
          <w:rFonts w:ascii="Segoe UI" w:eastAsia="Times New Roman" w:hAnsi="Segoe UI" w:cs="Segoe UI"/>
          <w:color w:val="263238"/>
          <w:sz w:val="21"/>
          <w:szCs w:val="21"/>
        </w:rPr>
        <w:t> that the same word in the dictionary may be reused multiple times in the segmentation.</w:t>
      </w:r>
    </w:p>
    <w:p w14:paraId="5F88FC01" w14:textId="77777777" w:rsidR="00B11D00" w:rsidRPr="00B11D00" w:rsidRDefault="00B11D00" w:rsidP="00B11D00">
      <w:pPr>
        <w:shd w:val="clear" w:color="auto" w:fill="FFFFFF"/>
        <w:spacing w:after="240" w:line="240" w:lineRule="auto"/>
        <w:rPr>
          <w:rFonts w:ascii="Segoe UI" w:eastAsia="Times New Roman" w:hAnsi="Segoe UI" w:cs="Segoe UI"/>
          <w:color w:val="263238"/>
          <w:sz w:val="21"/>
          <w:szCs w:val="21"/>
        </w:rPr>
      </w:pPr>
      <w:r w:rsidRPr="00B11D00">
        <w:rPr>
          <w:rFonts w:ascii="Segoe UI" w:eastAsia="Times New Roman" w:hAnsi="Segoe UI" w:cs="Segoe UI"/>
          <w:color w:val="263238"/>
          <w:sz w:val="21"/>
          <w:szCs w:val="21"/>
        </w:rPr>
        <w:t> </w:t>
      </w:r>
    </w:p>
    <w:p w14:paraId="2538A1C9" w14:textId="77777777" w:rsidR="00B11D00" w:rsidRPr="00B11D00" w:rsidRDefault="00B11D00" w:rsidP="00B11D00">
      <w:pPr>
        <w:shd w:val="clear" w:color="auto" w:fill="FFFFFF"/>
        <w:spacing w:after="240" w:line="240" w:lineRule="auto"/>
        <w:rPr>
          <w:rFonts w:ascii="Segoe UI" w:eastAsia="Times New Roman" w:hAnsi="Segoe UI" w:cs="Segoe UI"/>
          <w:color w:val="263238"/>
          <w:sz w:val="21"/>
          <w:szCs w:val="21"/>
        </w:rPr>
      </w:pPr>
      <w:r w:rsidRPr="00B11D00">
        <w:rPr>
          <w:rFonts w:ascii="Segoe UI" w:eastAsia="Times New Roman" w:hAnsi="Segoe UI" w:cs="Segoe UI"/>
          <w:b/>
          <w:bCs/>
          <w:color w:val="263238"/>
          <w:sz w:val="21"/>
          <w:szCs w:val="21"/>
        </w:rPr>
        <w:t>Example 1:</w:t>
      </w:r>
    </w:p>
    <w:p w14:paraId="08A35352" w14:textId="77777777" w:rsidR="00B11D00" w:rsidRPr="00B11D00" w:rsidRDefault="00B11D00" w:rsidP="00B11D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D00">
        <w:rPr>
          <w:rFonts w:ascii="Consolas" w:eastAsia="Times New Roman" w:hAnsi="Consolas" w:cs="Courier New"/>
          <w:b/>
          <w:bCs/>
          <w:color w:val="263238"/>
          <w:sz w:val="20"/>
          <w:szCs w:val="20"/>
        </w:rPr>
        <w:t>Input:</w:t>
      </w:r>
      <w:r w:rsidRPr="00B11D00">
        <w:rPr>
          <w:rFonts w:ascii="Consolas" w:eastAsia="Times New Roman" w:hAnsi="Consolas" w:cs="Courier New"/>
          <w:color w:val="263238"/>
          <w:sz w:val="20"/>
          <w:szCs w:val="20"/>
        </w:rPr>
        <w:t xml:space="preserve"> s = "leetcode", wordDict = ["leet","code"]</w:t>
      </w:r>
    </w:p>
    <w:p w14:paraId="7CC02636" w14:textId="77777777" w:rsidR="00B11D00" w:rsidRPr="00B11D00" w:rsidRDefault="00B11D00" w:rsidP="00B11D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D00">
        <w:rPr>
          <w:rFonts w:ascii="Consolas" w:eastAsia="Times New Roman" w:hAnsi="Consolas" w:cs="Courier New"/>
          <w:b/>
          <w:bCs/>
          <w:color w:val="263238"/>
          <w:sz w:val="20"/>
          <w:szCs w:val="20"/>
        </w:rPr>
        <w:t>Output:</w:t>
      </w:r>
      <w:r w:rsidRPr="00B11D00">
        <w:rPr>
          <w:rFonts w:ascii="Consolas" w:eastAsia="Times New Roman" w:hAnsi="Consolas" w:cs="Courier New"/>
          <w:color w:val="263238"/>
          <w:sz w:val="20"/>
          <w:szCs w:val="20"/>
        </w:rPr>
        <w:t xml:space="preserve"> true</w:t>
      </w:r>
    </w:p>
    <w:p w14:paraId="3FE1E87B" w14:textId="3809C228" w:rsidR="00B611A4" w:rsidRPr="00B11D00" w:rsidRDefault="00B11D00" w:rsidP="00B11D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D00">
        <w:rPr>
          <w:rFonts w:ascii="Consolas" w:eastAsia="Times New Roman" w:hAnsi="Consolas" w:cs="Courier New"/>
          <w:b/>
          <w:bCs/>
          <w:color w:val="263238"/>
          <w:sz w:val="20"/>
          <w:szCs w:val="20"/>
        </w:rPr>
        <w:t>Explanation:</w:t>
      </w:r>
      <w:r w:rsidRPr="00B11D00">
        <w:rPr>
          <w:rFonts w:ascii="Consolas" w:eastAsia="Times New Roman" w:hAnsi="Consolas" w:cs="Courier New"/>
          <w:color w:val="263238"/>
          <w:sz w:val="20"/>
          <w:szCs w:val="20"/>
        </w:rPr>
        <w:t xml:space="preserve"> Return true because "leetcode" can be segmented as "leet code".</w:t>
      </w:r>
    </w:p>
    <w:p w14:paraId="29F3BE5C" w14:textId="77777777" w:rsidR="00B11D00" w:rsidRPr="00B11D00" w:rsidRDefault="00B611A4" w:rsidP="00B11D00">
      <w:pPr>
        <w:pStyle w:val="HTMLPreformatted"/>
        <w:shd w:val="clear" w:color="auto" w:fill="F7F9FA"/>
        <w:spacing w:after="240"/>
        <w:rPr>
          <w:rFonts w:ascii="Consolas" w:hAnsi="Consolas"/>
          <w:color w:val="AA0D91"/>
        </w:rPr>
      </w:pPr>
      <w:r>
        <w:rPr>
          <w:rFonts w:ascii="Arial" w:hAnsi="Arial" w:cs="Arial"/>
          <w:color w:val="273239"/>
          <w:spacing w:val="2"/>
          <w:sz w:val="26"/>
          <w:szCs w:val="26"/>
        </w:rPr>
        <w:t>:</w:t>
      </w:r>
      <w:r w:rsidR="00486DAC" w:rsidRPr="00486DAC">
        <w:rPr>
          <w:rFonts w:ascii="Consolas" w:hAnsi="Consolas"/>
          <w:color w:val="263238"/>
        </w:rPr>
        <w:t xml:space="preserve"> </w:t>
      </w:r>
      <w:r w:rsidR="00B11D00" w:rsidRPr="00B11D00">
        <w:rPr>
          <w:rFonts w:ascii="Consolas" w:hAnsi="Consolas"/>
          <w:color w:val="AA0D91"/>
        </w:rPr>
        <w:t>bool wordBreak(string s, vector&lt;string&gt;&amp; wordDict) {</w:t>
      </w:r>
    </w:p>
    <w:p w14:paraId="06DA9CE7"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0BC1F65B"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vector&lt;bool&gt;dp(s.size(),0);</w:t>
      </w:r>
    </w:p>
    <w:p w14:paraId="2B14A985"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dp[0]=1;</w:t>
      </w:r>
    </w:p>
    <w:p w14:paraId="52B83074"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for(int i=0;i&lt;=s.size();i++)</w:t>
      </w:r>
    </w:p>
    <w:p w14:paraId="7F27A382"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2EB8BC78"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for(auto str:wordDict)</w:t>
      </w:r>
    </w:p>
    <w:p w14:paraId="00232662"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5F842875"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if(dp[i])</w:t>
      </w:r>
    </w:p>
    <w:p w14:paraId="6C110CCF"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65255689"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if(s.substr(i,str.size()).compare(str)==0)</w:t>
      </w:r>
    </w:p>
    <w:p w14:paraId="6475B0FD"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dp[str.size()+i]=1;</w:t>
      </w:r>
    </w:p>
    <w:p w14:paraId="1213D758"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1E3900FF"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0BE7E8B1"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lastRenderedPageBreak/>
        <w:t xml:space="preserve">        }</w:t>
      </w:r>
    </w:p>
    <w:p w14:paraId="5AD68EAA" w14:textId="77777777" w:rsidR="00B11D00" w:rsidRP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return dp[s.size()];</w:t>
      </w:r>
    </w:p>
    <w:p w14:paraId="373E41E0" w14:textId="77BEAE14" w:rsidR="00B11D00" w:rsidRDefault="00B11D00" w:rsidP="00B11D00">
      <w:pPr>
        <w:pStyle w:val="HTMLPreformatted"/>
        <w:shd w:val="clear" w:color="auto" w:fill="F7F9FA"/>
        <w:spacing w:after="240"/>
        <w:rPr>
          <w:rFonts w:ascii="Consolas" w:hAnsi="Consolas"/>
          <w:color w:val="AA0D91"/>
        </w:rPr>
      </w:pPr>
      <w:r w:rsidRPr="00B11D00">
        <w:rPr>
          <w:rFonts w:ascii="Consolas" w:hAnsi="Consolas"/>
          <w:color w:val="AA0D91"/>
        </w:rPr>
        <w:t xml:space="preserve">    }</w:t>
      </w:r>
    </w:p>
    <w:p w14:paraId="785E22AC" w14:textId="101BCA5E" w:rsidR="00477F0A" w:rsidRPr="00477F0A" w:rsidRDefault="00486DAC" w:rsidP="00477F0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164)</w:t>
      </w:r>
      <w:r w:rsidR="00477F0A" w:rsidRPr="00477F0A">
        <w:rPr>
          <w:rFonts w:ascii="Segoe UI" w:hAnsi="Segoe UI" w:cs="Segoe UI"/>
          <w:color w:val="263238"/>
          <w:sz w:val="21"/>
          <w:szCs w:val="21"/>
        </w:rPr>
        <w:t xml:space="preserve"> You are given a </w:t>
      </w:r>
      <w:r w:rsidR="00477F0A" w:rsidRPr="00477F0A">
        <w:rPr>
          <w:rFonts w:ascii="Segoe UI" w:hAnsi="Segoe UI" w:cs="Segoe UI"/>
          <w:b/>
          <w:bCs/>
          <w:color w:val="263238"/>
          <w:sz w:val="21"/>
          <w:szCs w:val="21"/>
        </w:rPr>
        <w:t>large integer</w:t>
      </w:r>
      <w:r w:rsidR="00477F0A" w:rsidRPr="00477F0A">
        <w:rPr>
          <w:rFonts w:ascii="Segoe UI" w:hAnsi="Segoe UI" w:cs="Segoe UI"/>
          <w:color w:val="263238"/>
          <w:sz w:val="21"/>
          <w:szCs w:val="21"/>
        </w:rPr>
        <w:t> represented as an integer array </w:t>
      </w:r>
      <w:r w:rsidR="00477F0A" w:rsidRPr="00477F0A">
        <w:rPr>
          <w:rFonts w:ascii="Courier New" w:hAnsi="Courier New" w:cs="Courier New"/>
          <w:color w:val="546E7A"/>
          <w:sz w:val="20"/>
          <w:szCs w:val="20"/>
          <w:shd w:val="clear" w:color="auto" w:fill="F7F9FA"/>
        </w:rPr>
        <w:t>digits</w:t>
      </w:r>
      <w:r w:rsidR="00477F0A" w:rsidRPr="00477F0A">
        <w:rPr>
          <w:rFonts w:ascii="Segoe UI" w:hAnsi="Segoe UI" w:cs="Segoe UI"/>
          <w:color w:val="263238"/>
          <w:sz w:val="21"/>
          <w:szCs w:val="21"/>
        </w:rPr>
        <w:t>, where each </w:t>
      </w:r>
      <w:r w:rsidR="00477F0A" w:rsidRPr="00477F0A">
        <w:rPr>
          <w:rFonts w:ascii="Courier New" w:hAnsi="Courier New" w:cs="Courier New"/>
          <w:color w:val="546E7A"/>
          <w:sz w:val="20"/>
          <w:szCs w:val="20"/>
          <w:shd w:val="clear" w:color="auto" w:fill="F7F9FA"/>
        </w:rPr>
        <w:t>digits[i]</w:t>
      </w:r>
      <w:r w:rsidR="00477F0A" w:rsidRPr="00477F0A">
        <w:rPr>
          <w:rFonts w:ascii="Segoe UI" w:hAnsi="Segoe UI" w:cs="Segoe UI"/>
          <w:color w:val="263238"/>
          <w:sz w:val="21"/>
          <w:szCs w:val="21"/>
        </w:rPr>
        <w:t> is the </w:t>
      </w:r>
      <w:r w:rsidR="00477F0A" w:rsidRPr="00477F0A">
        <w:rPr>
          <w:rFonts w:ascii="Courier New" w:hAnsi="Courier New" w:cs="Courier New"/>
          <w:color w:val="546E7A"/>
          <w:sz w:val="20"/>
          <w:szCs w:val="20"/>
          <w:shd w:val="clear" w:color="auto" w:fill="F7F9FA"/>
        </w:rPr>
        <w:t>i</w:t>
      </w:r>
      <w:r w:rsidR="00477F0A" w:rsidRPr="00477F0A">
        <w:rPr>
          <w:rFonts w:ascii="Courier New" w:hAnsi="Courier New" w:cs="Courier New"/>
          <w:color w:val="546E7A"/>
          <w:sz w:val="15"/>
          <w:szCs w:val="15"/>
          <w:shd w:val="clear" w:color="auto" w:fill="F7F9FA"/>
          <w:vertAlign w:val="superscript"/>
        </w:rPr>
        <w:t>th</w:t>
      </w:r>
      <w:r w:rsidR="00477F0A" w:rsidRPr="00477F0A">
        <w:rPr>
          <w:rFonts w:ascii="Segoe UI" w:hAnsi="Segoe UI" w:cs="Segoe UI"/>
          <w:color w:val="263238"/>
          <w:sz w:val="21"/>
          <w:szCs w:val="21"/>
        </w:rPr>
        <w:t> digit of the integer. The digits are ordered from most significant to least significant in left-to-right order. The large integer does not contain any leading </w:t>
      </w:r>
      <w:r w:rsidR="00477F0A" w:rsidRPr="00477F0A">
        <w:rPr>
          <w:rFonts w:ascii="Courier New" w:hAnsi="Courier New" w:cs="Courier New"/>
          <w:color w:val="546E7A"/>
          <w:sz w:val="20"/>
          <w:szCs w:val="20"/>
          <w:shd w:val="clear" w:color="auto" w:fill="F7F9FA"/>
        </w:rPr>
        <w:t>0</w:t>
      </w:r>
      <w:r w:rsidR="00477F0A" w:rsidRPr="00477F0A">
        <w:rPr>
          <w:rFonts w:ascii="Segoe UI" w:hAnsi="Segoe UI" w:cs="Segoe UI"/>
          <w:color w:val="263238"/>
          <w:sz w:val="21"/>
          <w:szCs w:val="21"/>
        </w:rPr>
        <w:t>'s.</w:t>
      </w:r>
    </w:p>
    <w:p w14:paraId="4E651692" w14:textId="77777777" w:rsidR="00477F0A" w:rsidRPr="00477F0A" w:rsidRDefault="00477F0A" w:rsidP="00477F0A">
      <w:pPr>
        <w:shd w:val="clear" w:color="auto" w:fill="FFFFFF"/>
        <w:spacing w:after="240" w:line="240" w:lineRule="auto"/>
        <w:rPr>
          <w:rFonts w:ascii="Segoe UI" w:eastAsia="Times New Roman" w:hAnsi="Segoe UI" w:cs="Segoe UI"/>
          <w:color w:val="263238"/>
          <w:sz w:val="21"/>
          <w:szCs w:val="21"/>
        </w:rPr>
      </w:pPr>
      <w:r w:rsidRPr="00477F0A">
        <w:rPr>
          <w:rFonts w:ascii="Segoe UI" w:eastAsia="Times New Roman" w:hAnsi="Segoe UI" w:cs="Segoe UI"/>
          <w:color w:val="263238"/>
          <w:sz w:val="21"/>
          <w:szCs w:val="21"/>
        </w:rPr>
        <w:t>Increment the large integer by one and return </w:t>
      </w:r>
      <w:r w:rsidRPr="00477F0A">
        <w:rPr>
          <w:rFonts w:ascii="Segoe UI" w:eastAsia="Times New Roman" w:hAnsi="Segoe UI" w:cs="Segoe UI"/>
          <w:i/>
          <w:iCs/>
          <w:color w:val="263238"/>
          <w:sz w:val="21"/>
          <w:szCs w:val="21"/>
        </w:rPr>
        <w:t>the resulting array of digits</w:t>
      </w:r>
      <w:r w:rsidRPr="00477F0A">
        <w:rPr>
          <w:rFonts w:ascii="Segoe UI" w:eastAsia="Times New Roman" w:hAnsi="Segoe UI" w:cs="Segoe UI"/>
          <w:color w:val="263238"/>
          <w:sz w:val="21"/>
          <w:szCs w:val="21"/>
        </w:rPr>
        <w:t>.</w:t>
      </w:r>
    </w:p>
    <w:p w14:paraId="171FC312" w14:textId="77777777" w:rsidR="00477F0A" w:rsidRPr="00477F0A" w:rsidRDefault="00477F0A" w:rsidP="00477F0A">
      <w:pPr>
        <w:shd w:val="clear" w:color="auto" w:fill="FFFFFF"/>
        <w:spacing w:after="240" w:line="240" w:lineRule="auto"/>
        <w:rPr>
          <w:rFonts w:ascii="Segoe UI" w:eastAsia="Times New Roman" w:hAnsi="Segoe UI" w:cs="Segoe UI"/>
          <w:color w:val="263238"/>
          <w:sz w:val="21"/>
          <w:szCs w:val="21"/>
        </w:rPr>
      </w:pPr>
      <w:r w:rsidRPr="00477F0A">
        <w:rPr>
          <w:rFonts w:ascii="Segoe UI" w:eastAsia="Times New Roman" w:hAnsi="Segoe UI" w:cs="Segoe UI"/>
          <w:color w:val="263238"/>
          <w:sz w:val="21"/>
          <w:szCs w:val="21"/>
        </w:rPr>
        <w:t> </w:t>
      </w:r>
    </w:p>
    <w:p w14:paraId="388B4FD3" w14:textId="77777777" w:rsidR="00477F0A" w:rsidRPr="00477F0A" w:rsidRDefault="00477F0A" w:rsidP="00477F0A">
      <w:pPr>
        <w:shd w:val="clear" w:color="auto" w:fill="FFFFFF"/>
        <w:spacing w:after="240" w:line="240" w:lineRule="auto"/>
        <w:rPr>
          <w:rFonts w:ascii="Segoe UI" w:eastAsia="Times New Roman" w:hAnsi="Segoe UI" w:cs="Segoe UI"/>
          <w:color w:val="263238"/>
          <w:sz w:val="21"/>
          <w:szCs w:val="21"/>
        </w:rPr>
      </w:pPr>
      <w:r w:rsidRPr="00477F0A">
        <w:rPr>
          <w:rFonts w:ascii="Segoe UI" w:eastAsia="Times New Roman" w:hAnsi="Segoe UI" w:cs="Segoe UI"/>
          <w:b/>
          <w:bCs/>
          <w:color w:val="263238"/>
          <w:sz w:val="21"/>
          <w:szCs w:val="21"/>
        </w:rPr>
        <w:t>Example 1:</w:t>
      </w:r>
    </w:p>
    <w:p w14:paraId="538213AA" w14:textId="77777777" w:rsidR="00477F0A" w:rsidRPr="00477F0A" w:rsidRDefault="00477F0A" w:rsidP="00477F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7F0A">
        <w:rPr>
          <w:rFonts w:ascii="Consolas" w:eastAsia="Times New Roman" w:hAnsi="Consolas" w:cs="Courier New"/>
          <w:b/>
          <w:bCs/>
          <w:color w:val="263238"/>
          <w:sz w:val="20"/>
          <w:szCs w:val="20"/>
        </w:rPr>
        <w:t>Input:</w:t>
      </w:r>
      <w:r w:rsidRPr="00477F0A">
        <w:rPr>
          <w:rFonts w:ascii="Consolas" w:eastAsia="Times New Roman" w:hAnsi="Consolas" w:cs="Courier New"/>
          <w:color w:val="263238"/>
          <w:sz w:val="20"/>
          <w:szCs w:val="20"/>
        </w:rPr>
        <w:t xml:space="preserve"> digits = [1,2,3]</w:t>
      </w:r>
    </w:p>
    <w:p w14:paraId="40393B92" w14:textId="77777777" w:rsidR="00477F0A" w:rsidRPr="00477F0A" w:rsidRDefault="00477F0A" w:rsidP="00477F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7F0A">
        <w:rPr>
          <w:rFonts w:ascii="Consolas" w:eastAsia="Times New Roman" w:hAnsi="Consolas" w:cs="Courier New"/>
          <w:b/>
          <w:bCs/>
          <w:color w:val="263238"/>
          <w:sz w:val="20"/>
          <w:szCs w:val="20"/>
        </w:rPr>
        <w:t>Output:</w:t>
      </w:r>
      <w:r w:rsidRPr="00477F0A">
        <w:rPr>
          <w:rFonts w:ascii="Consolas" w:eastAsia="Times New Roman" w:hAnsi="Consolas" w:cs="Courier New"/>
          <w:color w:val="263238"/>
          <w:sz w:val="20"/>
          <w:szCs w:val="20"/>
        </w:rPr>
        <w:t xml:space="preserve"> [1,2,4]</w:t>
      </w:r>
    </w:p>
    <w:p w14:paraId="6EAF2F92" w14:textId="77777777" w:rsidR="00477F0A" w:rsidRPr="00477F0A" w:rsidRDefault="00477F0A" w:rsidP="00477F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7F0A">
        <w:rPr>
          <w:rFonts w:ascii="Consolas" w:eastAsia="Times New Roman" w:hAnsi="Consolas" w:cs="Courier New"/>
          <w:b/>
          <w:bCs/>
          <w:color w:val="263238"/>
          <w:sz w:val="20"/>
          <w:szCs w:val="20"/>
        </w:rPr>
        <w:t>Explanation:</w:t>
      </w:r>
      <w:r w:rsidRPr="00477F0A">
        <w:rPr>
          <w:rFonts w:ascii="Consolas" w:eastAsia="Times New Roman" w:hAnsi="Consolas" w:cs="Courier New"/>
          <w:color w:val="263238"/>
          <w:sz w:val="20"/>
          <w:szCs w:val="20"/>
        </w:rPr>
        <w:t xml:space="preserve"> The array represents the integer 123.</w:t>
      </w:r>
    </w:p>
    <w:p w14:paraId="51C0E495" w14:textId="77777777" w:rsidR="00477F0A" w:rsidRPr="00477F0A" w:rsidRDefault="00477F0A" w:rsidP="00477F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7F0A">
        <w:rPr>
          <w:rFonts w:ascii="Consolas" w:eastAsia="Times New Roman" w:hAnsi="Consolas" w:cs="Courier New"/>
          <w:color w:val="263238"/>
          <w:sz w:val="20"/>
          <w:szCs w:val="20"/>
        </w:rPr>
        <w:t>Incrementing by one gives 123 + 1 = 124.</w:t>
      </w:r>
    </w:p>
    <w:p w14:paraId="1E22FAAB" w14:textId="3262E1E8" w:rsidR="00B11D00" w:rsidRPr="00477F0A" w:rsidRDefault="00477F0A" w:rsidP="00477F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7F0A">
        <w:rPr>
          <w:rFonts w:ascii="Consolas" w:eastAsia="Times New Roman" w:hAnsi="Consolas" w:cs="Courier New"/>
          <w:color w:val="263238"/>
          <w:sz w:val="20"/>
          <w:szCs w:val="20"/>
        </w:rPr>
        <w:t>Thus, the result should be [1,2,4].</w:t>
      </w:r>
    </w:p>
    <w:p w14:paraId="1FEB8016" w14:textId="77777777" w:rsidR="00477F0A" w:rsidRPr="00477F0A" w:rsidRDefault="00486DAC" w:rsidP="00477F0A">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w:t>
      </w:r>
      <w:r w:rsidR="00477F0A" w:rsidRPr="00477F0A">
        <w:rPr>
          <w:rFonts w:ascii="Arial" w:hAnsi="Arial" w:cs="Arial"/>
          <w:color w:val="273239"/>
          <w:spacing w:val="2"/>
          <w:sz w:val="26"/>
          <w:szCs w:val="26"/>
        </w:rPr>
        <w:t xml:space="preserve"> vector&lt;int&gt; plusOne(vector&lt;int&gt;&amp; digits) {</w:t>
      </w:r>
    </w:p>
    <w:p w14:paraId="289D9460"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int n=digits.size();</w:t>
      </w:r>
    </w:p>
    <w:p w14:paraId="4051EC2F"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for(int i=digits.size()-1;i&gt;=0;i--)</w:t>
      </w:r>
    </w:p>
    <w:p w14:paraId="21DEA197"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w:t>
      </w:r>
    </w:p>
    <w:p w14:paraId="74E9E183"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if(++digits[i]%=10)</w:t>
      </w:r>
    </w:p>
    <w:p w14:paraId="4B7D5F9E"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w:t>
      </w:r>
    </w:p>
    <w:p w14:paraId="23CA0226"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return digits;</w:t>
      </w:r>
    </w:p>
    <w:p w14:paraId="17C125CD"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w:t>
      </w:r>
    </w:p>
    <w:p w14:paraId="67D3F393"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w:t>
      </w:r>
    </w:p>
    <w:p w14:paraId="493440E4"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digits[0]=1;</w:t>
      </w:r>
    </w:p>
    <w:p w14:paraId="74AA59A5"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digits.push_back(0);</w:t>
      </w:r>
    </w:p>
    <w:p w14:paraId="463E0195" w14:textId="77777777" w:rsidR="00477F0A" w:rsidRPr="00477F0A"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t xml:space="preserve">            return digits;</w:t>
      </w:r>
    </w:p>
    <w:p w14:paraId="2F45DA6D" w14:textId="598A3CB7" w:rsidR="00486DAC" w:rsidRDefault="00477F0A" w:rsidP="00477F0A">
      <w:pPr>
        <w:pStyle w:val="HTMLPreformatted"/>
        <w:shd w:val="clear" w:color="auto" w:fill="F7F9FA"/>
        <w:spacing w:after="240"/>
        <w:rPr>
          <w:rFonts w:ascii="Arial" w:hAnsi="Arial" w:cs="Arial"/>
          <w:color w:val="273239"/>
          <w:spacing w:val="2"/>
          <w:sz w:val="26"/>
          <w:szCs w:val="26"/>
        </w:rPr>
      </w:pPr>
      <w:r w:rsidRPr="00477F0A">
        <w:rPr>
          <w:rFonts w:ascii="Arial" w:hAnsi="Arial" w:cs="Arial"/>
          <w:color w:val="273239"/>
          <w:spacing w:val="2"/>
          <w:sz w:val="26"/>
          <w:szCs w:val="26"/>
        </w:rPr>
        <w:lastRenderedPageBreak/>
        <w:t xml:space="preserve">    }</w:t>
      </w:r>
    </w:p>
    <w:p w14:paraId="1EFA0DA2" w14:textId="132CE0EC" w:rsidR="001E0EAE" w:rsidRPr="001E0EAE" w:rsidRDefault="00477F0A" w:rsidP="001E0EAE">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273239"/>
          <w:spacing w:val="2"/>
          <w:sz w:val="26"/>
          <w:szCs w:val="26"/>
        </w:rPr>
        <w:t>165)</w:t>
      </w:r>
      <w:r w:rsidR="001E0EAE" w:rsidRPr="001E0EAE">
        <w:rPr>
          <w:rFonts w:ascii="Arial" w:hAnsi="Arial" w:cs="Arial"/>
          <w:color w:val="333333"/>
          <w:sz w:val="27"/>
          <w:szCs w:val="27"/>
        </w:rPr>
        <w:t xml:space="preserve"> A number </w:t>
      </w:r>
      <w:r w:rsidR="001E0EAE" w:rsidRPr="001E0EAE">
        <w:rPr>
          <w:rFonts w:ascii="Arial" w:hAnsi="Arial" w:cs="Arial"/>
          <w:b/>
          <w:bCs/>
          <w:color w:val="333333"/>
          <w:sz w:val="27"/>
          <w:szCs w:val="27"/>
        </w:rPr>
        <w:t>N</w:t>
      </w:r>
      <w:r w:rsidR="001E0EAE" w:rsidRPr="001E0EAE">
        <w:rPr>
          <w:rFonts w:ascii="Arial" w:hAnsi="Arial" w:cs="Arial"/>
          <w:color w:val="333333"/>
          <w:sz w:val="27"/>
          <w:szCs w:val="27"/>
        </w:rPr>
        <w:t> is represented in Linked List such that each digit corresponds to a node in linked list. You need to add 1 to it.</w:t>
      </w:r>
    </w:p>
    <w:p w14:paraId="79E9C468" w14:textId="77777777" w:rsidR="001E0EAE" w:rsidRPr="001E0EAE" w:rsidRDefault="001E0EAE" w:rsidP="001E0EAE">
      <w:pPr>
        <w:shd w:val="clear" w:color="auto" w:fill="FFFFFF"/>
        <w:spacing w:after="150" w:line="240" w:lineRule="auto"/>
        <w:rPr>
          <w:rFonts w:ascii="Arial" w:eastAsia="Times New Roman" w:hAnsi="Arial" w:cs="Arial"/>
          <w:color w:val="333333"/>
          <w:sz w:val="21"/>
          <w:szCs w:val="21"/>
        </w:rPr>
      </w:pPr>
      <w:r w:rsidRPr="001E0EAE">
        <w:rPr>
          <w:rFonts w:ascii="Arial" w:eastAsia="Times New Roman" w:hAnsi="Arial" w:cs="Arial"/>
          <w:b/>
          <w:bCs/>
          <w:color w:val="333333"/>
          <w:sz w:val="27"/>
          <w:szCs w:val="27"/>
        </w:rPr>
        <w:t>Example 1:</w:t>
      </w:r>
    </w:p>
    <w:p w14:paraId="1820D1B4" w14:textId="77777777" w:rsidR="001E0EAE" w:rsidRPr="001E0EAE" w:rsidRDefault="001E0EAE" w:rsidP="001E0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1E0EAE">
        <w:rPr>
          <w:rFonts w:ascii="Consolas" w:eastAsia="Times New Roman" w:hAnsi="Consolas" w:cs="Courier New"/>
          <w:b/>
          <w:bCs/>
          <w:color w:val="333333"/>
          <w:sz w:val="27"/>
          <w:szCs w:val="27"/>
        </w:rPr>
        <w:t>Input:</w:t>
      </w:r>
    </w:p>
    <w:p w14:paraId="3E19AD0C" w14:textId="77777777" w:rsidR="001E0EAE" w:rsidRPr="001E0EAE" w:rsidRDefault="001E0EAE" w:rsidP="001E0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1E0EAE">
        <w:rPr>
          <w:rFonts w:ascii="Consolas" w:eastAsia="Times New Roman" w:hAnsi="Consolas" w:cs="Courier New"/>
          <w:color w:val="333333"/>
          <w:sz w:val="27"/>
          <w:szCs w:val="27"/>
        </w:rPr>
        <w:t>LinkedList: 4-&gt;5-&gt;6</w:t>
      </w:r>
    </w:p>
    <w:p w14:paraId="274813AC" w14:textId="44A97105" w:rsidR="00477F0A" w:rsidRPr="001E0EAE" w:rsidRDefault="001E0EAE" w:rsidP="001E0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E0EAE">
        <w:rPr>
          <w:rFonts w:ascii="Consolas" w:eastAsia="Times New Roman" w:hAnsi="Consolas" w:cs="Courier New"/>
          <w:b/>
          <w:bCs/>
          <w:color w:val="333333"/>
          <w:sz w:val="27"/>
          <w:szCs w:val="27"/>
        </w:rPr>
        <w:t xml:space="preserve">Output: </w:t>
      </w:r>
      <w:r w:rsidRPr="001E0EAE">
        <w:rPr>
          <w:rFonts w:ascii="Consolas" w:eastAsia="Times New Roman" w:hAnsi="Consolas" w:cs="Courier New"/>
          <w:color w:val="333333"/>
          <w:sz w:val="27"/>
          <w:szCs w:val="27"/>
        </w:rPr>
        <w:t>457 </w:t>
      </w:r>
    </w:p>
    <w:p w14:paraId="02B696A7" w14:textId="77777777" w:rsidR="001E0EAE" w:rsidRPr="001E0EAE" w:rsidRDefault="00477F0A" w:rsidP="001E0EAE">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w:t>
      </w:r>
      <w:r w:rsidR="001E0EAE" w:rsidRPr="001E0EAE">
        <w:rPr>
          <w:rFonts w:ascii="Arial" w:hAnsi="Arial" w:cs="Arial"/>
          <w:color w:val="273239"/>
          <w:spacing w:val="2"/>
          <w:sz w:val="26"/>
          <w:szCs w:val="26"/>
        </w:rPr>
        <w:t xml:space="preserve"> Node* addOne(Node *head) </w:t>
      </w:r>
    </w:p>
    <w:p w14:paraId="31BE2EDB"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68184526"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if(!head-&gt;next)</w:t>
      </w:r>
    </w:p>
    <w:p w14:paraId="0621BF7D"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57BBDB7A"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head-&gt;data+=1;</w:t>
      </w:r>
    </w:p>
    <w:p w14:paraId="5CDFB295"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return head;</w:t>
      </w:r>
    </w:p>
    <w:p w14:paraId="0CD2E11D"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1112C6FE"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addOne(head-&gt;next);</w:t>
      </w:r>
    </w:p>
    <w:p w14:paraId="1868AD42"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int carry=0;</w:t>
      </w:r>
    </w:p>
    <w:p w14:paraId="02CB6C2F"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if(head-&gt;next-&gt;data&gt;9)</w:t>
      </w:r>
    </w:p>
    <w:p w14:paraId="51020B2F"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5673E82F"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carry=head-&gt;next-&gt;data/10;</w:t>
      </w:r>
    </w:p>
    <w:p w14:paraId="379F4950"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int rem=head-&gt;next-&gt;data%10;</w:t>
      </w:r>
    </w:p>
    <w:p w14:paraId="74CC4DAA"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head-&gt;next-&gt;data=rem;</w:t>
      </w:r>
    </w:p>
    <w:p w14:paraId="5CCC5729"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2638A905"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head-&gt;data+=carry;</w:t>
      </w:r>
    </w:p>
    <w:p w14:paraId="66B8F896" w14:textId="77777777" w:rsidR="001E0EAE" w:rsidRPr="001E0EAE"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return head;</w:t>
      </w:r>
    </w:p>
    <w:p w14:paraId="0E01349A" w14:textId="2CCA0408" w:rsidR="00477F0A" w:rsidRDefault="001E0EAE" w:rsidP="001E0EAE">
      <w:pPr>
        <w:pStyle w:val="HTMLPreformatted"/>
        <w:shd w:val="clear" w:color="auto" w:fill="F7F9FA"/>
        <w:spacing w:after="240"/>
        <w:rPr>
          <w:rFonts w:ascii="Arial" w:hAnsi="Arial" w:cs="Arial"/>
          <w:color w:val="273239"/>
          <w:spacing w:val="2"/>
          <w:sz w:val="26"/>
          <w:szCs w:val="26"/>
        </w:rPr>
      </w:pPr>
      <w:r w:rsidRPr="001E0EAE">
        <w:rPr>
          <w:rFonts w:ascii="Arial" w:hAnsi="Arial" w:cs="Arial"/>
          <w:color w:val="273239"/>
          <w:spacing w:val="2"/>
          <w:sz w:val="26"/>
          <w:szCs w:val="26"/>
        </w:rPr>
        <w:t xml:space="preserve">    }</w:t>
      </w:r>
    </w:p>
    <w:p w14:paraId="5C17B1E5" w14:textId="3E52C7FB" w:rsidR="002631F0" w:rsidRPr="002631F0" w:rsidRDefault="001E0EAE" w:rsidP="002631F0">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lastRenderedPageBreak/>
        <w:t>166)</w:t>
      </w:r>
      <w:r w:rsidR="002631F0" w:rsidRPr="002631F0">
        <w:rPr>
          <w:rFonts w:ascii="Segoe UI" w:hAnsi="Segoe UI" w:cs="Segoe UI"/>
          <w:color w:val="263238"/>
          <w:sz w:val="21"/>
          <w:szCs w:val="21"/>
        </w:rPr>
        <w:t xml:space="preserve"> You are climbing a staircase. It takes </w:t>
      </w:r>
      <w:r w:rsidR="002631F0" w:rsidRPr="002631F0">
        <w:rPr>
          <w:rFonts w:ascii="Courier New" w:hAnsi="Courier New" w:cs="Courier New"/>
          <w:color w:val="546E7A"/>
          <w:sz w:val="20"/>
          <w:szCs w:val="20"/>
          <w:shd w:val="clear" w:color="auto" w:fill="F7F9FA"/>
        </w:rPr>
        <w:t>n</w:t>
      </w:r>
      <w:r w:rsidR="002631F0" w:rsidRPr="002631F0">
        <w:rPr>
          <w:rFonts w:ascii="Segoe UI" w:hAnsi="Segoe UI" w:cs="Segoe UI"/>
          <w:color w:val="263238"/>
          <w:sz w:val="21"/>
          <w:szCs w:val="21"/>
        </w:rPr>
        <w:t> steps to reach the top.</w:t>
      </w:r>
    </w:p>
    <w:p w14:paraId="14108525" w14:textId="77777777" w:rsidR="002631F0" w:rsidRPr="002631F0" w:rsidRDefault="002631F0" w:rsidP="002631F0">
      <w:pPr>
        <w:shd w:val="clear" w:color="auto" w:fill="FFFFFF"/>
        <w:spacing w:after="240" w:line="240" w:lineRule="auto"/>
        <w:rPr>
          <w:rFonts w:ascii="Segoe UI" w:eastAsia="Times New Roman" w:hAnsi="Segoe UI" w:cs="Segoe UI"/>
          <w:color w:val="263238"/>
          <w:sz w:val="21"/>
          <w:szCs w:val="21"/>
        </w:rPr>
      </w:pPr>
      <w:r w:rsidRPr="002631F0">
        <w:rPr>
          <w:rFonts w:ascii="Segoe UI" w:eastAsia="Times New Roman" w:hAnsi="Segoe UI" w:cs="Segoe UI"/>
          <w:color w:val="263238"/>
          <w:sz w:val="21"/>
          <w:szCs w:val="21"/>
        </w:rPr>
        <w:t>Each time you can either climb </w:t>
      </w:r>
      <w:r w:rsidRPr="002631F0">
        <w:rPr>
          <w:rFonts w:ascii="Courier New" w:eastAsia="Times New Roman" w:hAnsi="Courier New" w:cs="Courier New"/>
          <w:color w:val="546E7A"/>
          <w:sz w:val="20"/>
          <w:szCs w:val="20"/>
          <w:shd w:val="clear" w:color="auto" w:fill="F7F9FA"/>
        </w:rPr>
        <w:t>1</w:t>
      </w:r>
      <w:r w:rsidRPr="002631F0">
        <w:rPr>
          <w:rFonts w:ascii="Segoe UI" w:eastAsia="Times New Roman" w:hAnsi="Segoe UI" w:cs="Segoe UI"/>
          <w:color w:val="263238"/>
          <w:sz w:val="21"/>
          <w:szCs w:val="21"/>
        </w:rPr>
        <w:t> or </w:t>
      </w:r>
      <w:r w:rsidRPr="002631F0">
        <w:rPr>
          <w:rFonts w:ascii="Courier New" w:eastAsia="Times New Roman" w:hAnsi="Courier New" w:cs="Courier New"/>
          <w:color w:val="546E7A"/>
          <w:sz w:val="20"/>
          <w:szCs w:val="20"/>
          <w:shd w:val="clear" w:color="auto" w:fill="F7F9FA"/>
        </w:rPr>
        <w:t>2</w:t>
      </w:r>
      <w:r w:rsidRPr="002631F0">
        <w:rPr>
          <w:rFonts w:ascii="Segoe UI" w:eastAsia="Times New Roman" w:hAnsi="Segoe UI" w:cs="Segoe UI"/>
          <w:color w:val="263238"/>
          <w:sz w:val="21"/>
          <w:szCs w:val="21"/>
        </w:rPr>
        <w:t> steps. In how many distinct ways can you climb to the top?</w:t>
      </w:r>
    </w:p>
    <w:p w14:paraId="58D0A5F2" w14:textId="77777777" w:rsidR="002631F0" w:rsidRPr="002631F0" w:rsidRDefault="002631F0" w:rsidP="002631F0">
      <w:pPr>
        <w:shd w:val="clear" w:color="auto" w:fill="FFFFFF"/>
        <w:spacing w:after="240" w:line="240" w:lineRule="auto"/>
        <w:rPr>
          <w:rFonts w:ascii="Segoe UI" w:eastAsia="Times New Roman" w:hAnsi="Segoe UI" w:cs="Segoe UI"/>
          <w:color w:val="263238"/>
          <w:sz w:val="21"/>
          <w:szCs w:val="21"/>
        </w:rPr>
      </w:pPr>
      <w:r w:rsidRPr="002631F0">
        <w:rPr>
          <w:rFonts w:ascii="Segoe UI" w:eastAsia="Times New Roman" w:hAnsi="Segoe UI" w:cs="Segoe UI"/>
          <w:color w:val="263238"/>
          <w:sz w:val="21"/>
          <w:szCs w:val="21"/>
        </w:rPr>
        <w:t> </w:t>
      </w:r>
    </w:p>
    <w:p w14:paraId="577B1605" w14:textId="77777777" w:rsidR="002631F0" w:rsidRPr="002631F0" w:rsidRDefault="002631F0" w:rsidP="002631F0">
      <w:pPr>
        <w:shd w:val="clear" w:color="auto" w:fill="FFFFFF"/>
        <w:spacing w:after="240" w:line="240" w:lineRule="auto"/>
        <w:rPr>
          <w:rFonts w:ascii="Segoe UI" w:eastAsia="Times New Roman" w:hAnsi="Segoe UI" w:cs="Segoe UI"/>
          <w:color w:val="263238"/>
          <w:sz w:val="21"/>
          <w:szCs w:val="21"/>
        </w:rPr>
      </w:pPr>
      <w:r w:rsidRPr="002631F0">
        <w:rPr>
          <w:rFonts w:ascii="Segoe UI" w:eastAsia="Times New Roman" w:hAnsi="Segoe UI" w:cs="Segoe UI"/>
          <w:b/>
          <w:bCs/>
          <w:color w:val="263238"/>
          <w:sz w:val="21"/>
          <w:szCs w:val="21"/>
        </w:rPr>
        <w:t>Example 1:</w:t>
      </w:r>
    </w:p>
    <w:p w14:paraId="2808A73E" w14:textId="77777777" w:rsidR="002631F0" w:rsidRPr="002631F0" w:rsidRDefault="002631F0" w:rsidP="002631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1F0">
        <w:rPr>
          <w:rFonts w:ascii="Consolas" w:eastAsia="Times New Roman" w:hAnsi="Consolas" w:cs="Courier New"/>
          <w:b/>
          <w:bCs/>
          <w:color w:val="263238"/>
          <w:sz w:val="20"/>
          <w:szCs w:val="20"/>
        </w:rPr>
        <w:t>Input:</w:t>
      </w:r>
      <w:r w:rsidRPr="002631F0">
        <w:rPr>
          <w:rFonts w:ascii="Consolas" w:eastAsia="Times New Roman" w:hAnsi="Consolas" w:cs="Courier New"/>
          <w:color w:val="263238"/>
          <w:sz w:val="20"/>
          <w:szCs w:val="20"/>
        </w:rPr>
        <w:t xml:space="preserve"> n = 2</w:t>
      </w:r>
    </w:p>
    <w:p w14:paraId="6F04BECD" w14:textId="77777777" w:rsidR="002631F0" w:rsidRPr="002631F0" w:rsidRDefault="002631F0" w:rsidP="002631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1F0">
        <w:rPr>
          <w:rFonts w:ascii="Consolas" w:eastAsia="Times New Roman" w:hAnsi="Consolas" w:cs="Courier New"/>
          <w:b/>
          <w:bCs/>
          <w:color w:val="263238"/>
          <w:sz w:val="20"/>
          <w:szCs w:val="20"/>
        </w:rPr>
        <w:t>Output:</w:t>
      </w:r>
      <w:r w:rsidRPr="002631F0">
        <w:rPr>
          <w:rFonts w:ascii="Consolas" w:eastAsia="Times New Roman" w:hAnsi="Consolas" w:cs="Courier New"/>
          <w:color w:val="263238"/>
          <w:sz w:val="20"/>
          <w:szCs w:val="20"/>
        </w:rPr>
        <w:t xml:space="preserve"> 2</w:t>
      </w:r>
    </w:p>
    <w:p w14:paraId="2418B10A" w14:textId="77777777" w:rsidR="002631F0" w:rsidRPr="002631F0" w:rsidRDefault="002631F0" w:rsidP="002631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1F0">
        <w:rPr>
          <w:rFonts w:ascii="Consolas" w:eastAsia="Times New Roman" w:hAnsi="Consolas" w:cs="Courier New"/>
          <w:b/>
          <w:bCs/>
          <w:color w:val="263238"/>
          <w:sz w:val="20"/>
          <w:szCs w:val="20"/>
        </w:rPr>
        <w:t>Explanation:</w:t>
      </w:r>
      <w:r w:rsidRPr="002631F0">
        <w:rPr>
          <w:rFonts w:ascii="Consolas" w:eastAsia="Times New Roman" w:hAnsi="Consolas" w:cs="Courier New"/>
          <w:color w:val="263238"/>
          <w:sz w:val="20"/>
          <w:szCs w:val="20"/>
        </w:rPr>
        <w:t xml:space="preserve"> There are two ways to climb to the top.</w:t>
      </w:r>
    </w:p>
    <w:p w14:paraId="624C9C21" w14:textId="77777777" w:rsidR="002631F0" w:rsidRPr="002631F0" w:rsidRDefault="002631F0" w:rsidP="002631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1F0">
        <w:rPr>
          <w:rFonts w:ascii="Consolas" w:eastAsia="Times New Roman" w:hAnsi="Consolas" w:cs="Courier New"/>
          <w:color w:val="263238"/>
          <w:sz w:val="20"/>
          <w:szCs w:val="20"/>
        </w:rPr>
        <w:t>1. 1 step + 1 step</w:t>
      </w:r>
    </w:p>
    <w:p w14:paraId="5D09829E" w14:textId="18E98423" w:rsidR="001E0EAE" w:rsidRPr="002631F0" w:rsidRDefault="002631F0" w:rsidP="002631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1F0">
        <w:rPr>
          <w:rFonts w:ascii="Consolas" w:eastAsia="Times New Roman" w:hAnsi="Consolas" w:cs="Courier New"/>
          <w:color w:val="263238"/>
          <w:sz w:val="20"/>
          <w:szCs w:val="20"/>
        </w:rPr>
        <w:t>2. 2 steps</w:t>
      </w:r>
    </w:p>
    <w:p w14:paraId="3D76B212" w14:textId="77777777" w:rsidR="002631F0" w:rsidRPr="002631F0" w:rsidRDefault="001E0EAE" w:rsidP="002631F0">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w:t>
      </w:r>
      <w:r w:rsidR="002631F0" w:rsidRPr="002631F0">
        <w:rPr>
          <w:rFonts w:ascii="Arial" w:hAnsi="Arial" w:cs="Arial"/>
          <w:color w:val="273239"/>
          <w:spacing w:val="2"/>
          <w:sz w:val="26"/>
          <w:szCs w:val="26"/>
        </w:rPr>
        <w:t xml:space="preserve"> int climbStairs(int n) {</w:t>
      </w:r>
    </w:p>
    <w:p w14:paraId="0D9A2B24"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vector&lt;int&gt;dp(n+1,0);</w:t>
      </w:r>
    </w:p>
    <w:p w14:paraId="6E75CC4E"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dp[0]=1;</w:t>
      </w:r>
    </w:p>
    <w:p w14:paraId="382BD06F"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dp[1]=2;</w:t>
      </w:r>
    </w:p>
    <w:p w14:paraId="03E81529"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for(int i=2;i&lt;n;i++)</w:t>
      </w:r>
    </w:p>
    <w:p w14:paraId="79806968"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w:t>
      </w:r>
    </w:p>
    <w:p w14:paraId="4E58BEBB"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dp[i]=dp[i-1]+dp[i-2];</w:t>
      </w:r>
    </w:p>
    <w:p w14:paraId="3D99E0D4"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w:t>
      </w:r>
    </w:p>
    <w:p w14:paraId="5352F723"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return dp[n-1];</w:t>
      </w:r>
    </w:p>
    <w:p w14:paraId="30DFD68D" w14:textId="77777777" w:rsidR="002631F0" w:rsidRPr="002631F0"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w:t>
      </w:r>
    </w:p>
    <w:p w14:paraId="07757C03" w14:textId="1996174B" w:rsidR="001E0EAE" w:rsidRDefault="002631F0" w:rsidP="002631F0">
      <w:pPr>
        <w:pStyle w:val="HTMLPreformatted"/>
        <w:shd w:val="clear" w:color="auto" w:fill="F7F9FA"/>
        <w:spacing w:after="240"/>
        <w:rPr>
          <w:rFonts w:ascii="Arial" w:hAnsi="Arial" w:cs="Arial"/>
          <w:color w:val="273239"/>
          <w:spacing w:val="2"/>
          <w:sz w:val="26"/>
          <w:szCs w:val="26"/>
        </w:rPr>
      </w:pPr>
      <w:r w:rsidRPr="002631F0">
        <w:rPr>
          <w:rFonts w:ascii="Arial" w:hAnsi="Arial" w:cs="Arial"/>
          <w:color w:val="273239"/>
          <w:spacing w:val="2"/>
          <w:sz w:val="26"/>
          <w:szCs w:val="26"/>
        </w:rPr>
        <w:t xml:space="preserve">    }</w:t>
      </w:r>
    </w:p>
    <w:p w14:paraId="568FCAA3" w14:textId="6B77E494" w:rsidR="00D82082" w:rsidRPr="00D82082" w:rsidRDefault="002631F0" w:rsidP="00D8208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167)</w:t>
      </w:r>
      <w:r w:rsidR="00D82082" w:rsidRPr="00D82082">
        <w:rPr>
          <w:rFonts w:ascii="Segoe UI" w:hAnsi="Segoe UI" w:cs="Segoe UI"/>
          <w:color w:val="263238"/>
          <w:sz w:val="21"/>
          <w:szCs w:val="21"/>
        </w:rPr>
        <w:t xml:space="preserve"> There are </w:t>
      </w:r>
      <w:r w:rsidR="00D82082" w:rsidRPr="00D82082">
        <w:rPr>
          <w:rFonts w:ascii="Courier New" w:hAnsi="Courier New" w:cs="Courier New"/>
          <w:color w:val="546E7A"/>
          <w:sz w:val="20"/>
          <w:szCs w:val="20"/>
          <w:shd w:val="clear" w:color="auto" w:fill="F7F9FA"/>
        </w:rPr>
        <w:t>n</w:t>
      </w:r>
      <w:r w:rsidR="00D82082" w:rsidRPr="00D82082">
        <w:rPr>
          <w:rFonts w:ascii="Segoe UI" w:hAnsi="Segoe UI" w:cs="Segoe UI"/>
          <w:color w:val="263238"/>
          <w:sz w:val="21"/>
          <w:szCs w:val="21"/>
        </w:rPr>
        <w:t> pieces arranged in a line, and each piece is colored either by </w:t>
      </w:r>
      <w:r w:rsidR="00D82082" w:rsidRPr="00D82082">
        <w:rPr>
          <w:rFonts w:ascii="Courier New" w:hAnsi="Courier New" w:cs="Courier New"/>
          <w:color w:val="546E7A"/>
          <w:sz w:val="20"/>
          <w:szCs w:val="20"/>
          <w:shd w:val="clear" w:color="auto" w:fill="F7F9FA"/>
        </w:rPr>
        <w:t>'A'</w:t>
      </w:r>
      <w:r w:rsidR="00D82082" w:rsidRPr="00D82082">
        <w:rPr>
          <w:rFonts w:ascii="Segoe UI" w:hAnsi="Segoe UI" w:cs="Segoe UI"/>
          <w:color w:val="263238"/>
          <w:sz w:val="21"/>
          <w:szCs w:val="21"/>
        </w:rPr>
        <w:t> or by </w:t>
      </w:r>
      <w:r w:rsidR="00D82082" w:rsidRPr="00D82082">
        <w:rPr>
          <w:rFonts w:ascii="Courier New" w:hAnsi="Courier New" w:cs="Courier New"/>
          <w:color w:val="546E7A"/>
          <w:sz w:val="20"/>
          <w:szCs w:val="20"/>
          <w:shd w:val="clear" w:color="auto" w:fill="F7F9FA"/>
        </w:rPr>
        <w:t>'B'</w:t>
      </w:r>
      <w:r w:rsidR="00D82082" w:rsidRPr="00D82082">
        <w:rPr>
          <w:rFonts w:ascii="Segoe UI" w:hAnsi="Segoe UI" w:cs="Segoe UI"/>
          <w:color w:val="263238"/>
          <w:sz w:val="21"/>
          <w:szCs w:val="21"/>
        </w:rPr>
        <w:t>. You are given a string </w:t>
      </w:r>
      <w:r w:rsidR="00D82082" w:rsidRPr="00D82082">
        <w:rPr>
          <w:rFonts w:ascii="Courier New" w:hAnsi="Courier New" w:cs="Courier New"/>
          <w:color w:val="546E7A"/>
          <w:sz w:val="20"/>
          <w:szCs w:val="20"/>
          <w:shd w:val="clear" w:color="auto" w:fill="F7F9FA"/>
        </w:rPr>
        <w:t>colors</w:t>
      </w:r>
      <w:r w:rsidR="00D82082" w:rsidRPr="00D82082">
        <w:rPr>
          <w:rFonts w:ascii="Segoe UI" w:hAnsi="Segoe UI" w:cs="Segoe UI"/>
          <w:color w:val="263238"/>
          <w:sz w:val="21"/>
          <w:szCs w:val="21"/>
        </w:rPr>
        <w:t> of length </w:t>
      </w:r>
      <w:r w:rsidR="00D82082" w:rsidRPr="00D82082">
        <w:rPr>
          <w:rFonts w:ascii="Courier New" w:hAnsi="Courier New" w:cs="Courier New"/>
          <w:color w:val="546E7A"/>
          <w:sz w:val="20"/>
          <w:szCs w:val="20"/>
          <w:shd w:val="clear" w:color="auto" w:fill="F7F9FA"/>
        </w:rPr>
        <w:t>n</w:t>
      </w:r>
      <w:r w:rsidR="00D82082" w:rsidRPr="00D82082">
        <w:rPr>
          <w:rFonts w:ascii="Segoe UI" w:hAnsi="Segoe UI" w:cs="Segoe UI"/>
          <w:color w:val="263238"/>
          <w:sz w:val="21"/>
          <w:szCs w:val="21"/>
        </w:rPr>
        <w:t> where </w:t>
      </w:r>
      <w:r w:rsidR="00D82082" w:rsidRPr="00D82082">
        <w:rPr>
          <w:rFonts w:ascii="Courier New" w:hAnsi="Courier New" w:cs="Courier New"/>
          <w:color w:val="546E7A"/>
          <w:sz w:val="20"/>
          <w:szCs w:val="20"/>
          <w:shd w:val="clear" w:color="auto" w:fill="F7F9FA"/>
        </w:rPr>
        <w:t>colors[i]</w:t>
      </w:r>
      <w:r w:rsidR="00D82082" w:rsidRPr="00D82082">
        <w:rPr>
          <w:rFonts w:ascii="Segoe UI" w:hAnsi="Segoe UI" w:cs="Segoe UI"/>
          <w:color w:val="263238"/>
          <w:sz w:val="21"/>
          <w:szCs w:val="21"/>
        </w:rPr>
        <w:t> is the color of the </w:t>
      </w:r>
      <w:r w:rsidR="00D82082" w:rsidRPr="00D82082">
        <w:rPr>
          <w:rFonts w:ascii="Courier New" w:hAnsi="Courier New" w:cs="Courier New"/>
          <w:color w:val="546E7A"/>
          <w:sz w:val="20"/>
          <w:szCs w:val="20"/>
          <w:shd w:val="clear" w:color="auto" w:fill="F7F9FA"/>
        </w:rPr>
        <w:t>i</w:t>
      </w:r>
      <w:r w:rsidR="00D82082" w:rsidRPr="00D82082">
        <w:rPr>
          <w:rFonts w:ascii="Courier New" w:hAnsi="Courier New" w:cs="Courier New"/>
          <w:color w:val="546E7A"/>
          <w:sz w:val="15"/>
          <w:szCs w:val="15"/>
          <w:shd w:val="clear" w:color="auto" w:fill="F7F9FA"/>
          <w:vertAlign w:val="superscript"/>
        </w:rPr>
        <w:t>th</w:t>
      </w:r>
      <w:r w:rsidR="00D82082" w:rsidRPr="00D82082">
        <w:rPr>
          <w:rFonts w:ascii="Segoe UI" w:hAnsi="Segoe UI" w:cs="Segoe UI"/>
          <w:color w:val="263238"/>
          <w:sz w:val="21"/>
          <w:szCs w:val="21"/>
        </w:rPr>
        <w:t> piece.</w:t>
      </w:r>
    </w:p>
    <w:p w14:paraId="655DBF15" w14:textId="77777777" w:rsidR="00D82082" w:rsidRPr="00D82082" w:rsidRDefault="00D82082" w:rsidP="00D82082">
      <w:pPr>
        <w:shd w:val="clear" w:color="auto" w:fill="FFFFFF"/>
        <w:spacing w:after="240"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Alice and Bob are playing a game where they take </w:t>
      </w:r>
      <w:r w:rsidRPr="00D82082">
        <w:rPr>
          <w:rFonts w:ascii="Segoe UI" w:eastAsia="Times New Roman" w:hAnsi="Segoe UI" w:cs="Segoe UI"/>
          <w:b/>
          <w:bCs/>
          <w:color w:val="263238"/>
          <w:sz w:val="21"/>
          <w:szCs w:val="21"/>
        </w:rPr>
        <w:t>alternating turns</w:t>
      </w:r>
      <w:r w:rsidRPr="00D82082">
        <w:rPr>
          <w:rFonts w:ascii="Segoe UI" w:eastAsia="Times New Roman" w:hAnsi="Segoe UI" w:cs="Segoe UI"/>
          <w:color w:val="263238"/>
          <w:sz w:val="21"/>
          <w:szCs w:val="21"/>
        </w:rPr>
        <w:t> removing pieces from the line. In this game, Alice moves</w:t>
      </w:r>
      <w:r w:rsidRPr="00D82082">
        <w:rPr>
          <w:rFonts w:ascii="Segoe UI" w:eastAsia="Times New Roman" w:hAnsi="Segoe UI" w:cs="Segoe UI"/>
          <w:b/>
          <w:bCs/>
          <w:color w:val="263238"/>
          <w:sz w:val="21"/>
          <w:szCs w:val="21"/>
        </w:rPr>
        <w:t> first</w:t>
      </w:r>
      <w:r w:rsidRPr="00D82082">
        <w:rPr>
          <w:rFonts w:ascii="Segoe UI" w:eastAsia="Times New Roman" w:hAnsi="Segoe UI" w:cs="Segoe UI"/>
          <w:color w:val="263238"/>
          <w:sz w:val="21"/>
          <w:szCs w:val="21"/>
        </w:rPr>
        <w:t>.</w:t>
      </w:r>
    </w:p>
    <w:p w14:paraId="587869BC" w14:textId="77777777" w:rsidR="00D82082" w:rsidRPr="00D82082" w:rsidRDefault="00D82082" w:rsidP="00A0090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Alice is only allowed to remove a piece colored </w:t>
      </w:r>
      <w:r w:rsidRPr="00D82082">
        <w:rPr>
          <w:rFonts w:ascii="Courier New" w:eastAsia="Times New Roman" w:hAnsi="Courier New" w:cs="Courier New"/>
          <w:color w:val="546E7A"/>
          <w:sz w:val="20"/>
          <w:szCs w:val="20"/>
          <w:shd w:val="clear" w:color="auto" w:fill="F7F9FA"/>
        </w:rPr>
        <w:t>'A'</w:t>
      </w:r>
      <w:r w:rsidRPr="00D82082">
        <w:rPr>
          <w:rFonts w:ascii="Segoe UI" w:eastAsia="Times New Roman" w:hAnsi="Segoe UI" w:cs="Segoe UI"/>
          <w:color w:val="263238"/>
          <w:sz w:val="21"/>
          <w:szCs w:val="21"/>
        </w:rPr>
        <w:t> if </w:t>
      </w:r>
      <w:r w:rsidRPr="00D82082">
        <w:rPr>
          <w:rFonts w:ascii="Segoe UI" w:eastAsia="Times New Roman" w:hAnsi="Segoe UI" w:cs="Segoe UI"/>
          <w:b/>
          <w:bCs/>
          <w:color w:val="263238"/>
          <w:sz w:val="21"/>
          <w:szCs w:val="21"/>
        </w:rPr>
        <w:t>both its neighbors</w:t>
      </w:r>
      <w:r w:rsidRPr="00D82082">
        <w:rPr>
          <w:rFonts w:ascii="Segoe UI" w:eastAsia="Times New Roman" w:hAnsi="Segoe UI" w:cs="Segoe UI"/>
          <w:color w:val="263238"/>
          <w:sz w:val="21"/>
          <w:szCs w:val="21"/>
        </w:rPr>
        <w:t> are also colored </w:t>
      </w:r>
      <w:r w:rsidRPr="00D82082">
        <w:rPr>
          <w:rFonts w:ascii="Courier New" w:eastAsia="Times New Roman" w:hAnsi="Courier New" w:cs="Courier New"/>
          <w:color w:val="546E7A"/>
          <w:sz w:val="20"/>
          <w:szCs w:val="20"/>
          <w:shd w:val="clear" w:color="auto" w:fill="F7F9FA"/>
        </w:rPr>
        <w:t>'A'</w:t>
      </w:r>
      <w:r w:rsidRPr="00D82082">
        <w:rPr>
          <w:rFonts w:ascii="Segoe UI" w:eastAsia="Times New Roman" w:hAnsi="Segoe UI" w:cs="Segoe UI"/>
          <w:color w:val="263238"/>
          <w:sz w:val="21"/>
          <w:szCs w:val="21"/>
        </w:rPr>
        <w:t>. She is </w:t>
      </w:r>
      <w:r w:rsidRPr="00D82082">
        <w:rPr>
          <w:rFonts w:ascii="Segoe UI" w:eastAsia="Times New Roman" w:hAnsi="Segoe UI" w:cs="Segoe UI"/>
          <w:b/>
          <w:bCs/>
          <w:color w:val="263238"/>
          <w:sz w:val="21"/>
          <w:szCs w:val="21"/>
        </w:rPr>
        <w:t>not allowed</w:t>
      </w:r>
      <w:r w:rsidRPr="00D82082">
        <w:rPr>
          <w:rFonts w:ascii="Segoe UI" w:eastAsia="Times New Roman" w:hAnsi="Segoe UI" w:cs="Segoe UI"/>
          <w:color w:val="263238"/>
          <w:sz w:val="21"/>
          <w:szCs w:val="21"/>
        </w:rPr>
        <w:t> to remove pieces that are colored </w:t>
      </w:r>
      <w:r w:rsidRPr="00D82082">
        <w:rPr>
          <w:rFonts w:ascii="Courier New" w:eastAsia="Times New Roman" w:hAnsi="Courier New" w:cs="Courier New"/>
          <w:color w:val="546E7A"/>
          <w:sz w:val="20"/>
          <w:szCs w:val="20"/>
          <w:shd w:val="clear" w:color="auto" w:fill="F7F9FA"/>
        </w:rPr>
        <w:t>'B'</w:t>
      </w:r>
      <w:r w:rsidRPr="00D82082">
        <w:rPr>
          <w:rFonts w:ascii="Segoe UI" w:eastAsia="Times New Roman" w:hAnsi="Segoe UI" w:cs="Segoe UI"/>
          <w:color w:val="263238"/>
          <w:sz w:val="21"/>
          <w:szCs w:val="21"/>
        </w:rPr>
        <w:t>.</w:t>
      </w:r>
    </w:p>
    <w:p w14:paraId="1E7D3AB9" w14:textId="77777777" w:rsidR="00D82082" w:rsidRPr="00D82082" w:rsidRDefault="00D82082" w:rsidP="00A0090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lastRenderedPageBreak/>
        <w:t>Bob is only allowed to remove a piece colored </w:t>
      </w:r>
      <w:r w:rsidRPr="00D82082">
        <w:rPr>
          <w:rFonts w:ascii="Courier New" w:eastAsia="Times New Roman" w:hAnsi="Courier New" w:cs="Courier New"/>
          <w:color w:val="546E7A"/>
          <w:sz w:val="20"/>
          <w:szCs w:val="20"/>
          <w:shd w:val="clear" w:color="auto" w:fill="F7F9FA"/>
        </w:rPr>
        <w:t>'B'</w:t>
      </w:r>
      <w:r w:rsidRPr="00D82082">
        <w:rPr>
          <w:rFonts w:ascii="Segoe UI" w:eastAsia="Times New Roman" w:hAnsi="Segoe UI" w:cs="Segoe UI"/>
          <w:color w:val="263238"/>
          <w:sz w:val="21"/>
          <w:szCs w:val="21"/>
        </w:rPr>
        <w:t> if </w:t>
      </w:r>
      <w:r w:rsidRPr="00D82082">
        <w:rPr>
          <w:rFonts w:ascii="Segoe UI" w:eastAsia="Times New Roman" w:hAnsi="Segoe UI" w:cs="Segoe UI"/>
          <w:b/>
          <w:bCs/>
          <w:color w:val="263238"/>
          <w:sz w:val="21"/>
          <w:szCs w:val="21"/>
        </w:rPr>
        <w:t>both its neighbors</w:t>
      </w:r>
      <w:r w:rsidRPr="00D82082">
        <w:rPr>
          <w:rFonts w:ascii="Segoe UI" w:eastAsia="Times New Roman" w:hAnsi="Segoe UI" w:cs="Segoe UI"/>
          <w:color w:val="263238"/>
          <w:sz w:val="21"/>
          <w:szCs w:val="21"/>
        </w:rPr>
        <w:t> are also colored </w:t>
      </w:r>
      <w:r w:rsidRPr="00D82082">
        <w:rPr>
          <w:rFonts w:ascii="Courier New" w:eastAsia="Times New Roman" w:hAnsi="Courier New" w:cs="Courier New"/>
          <w:color w:val="546E7A"/>
          <w:sz w:val="20"/>
          <w:szCs w:val="20"/>
          <w:shd w:val="clear" w:color="auto" w:fill="F7F9FA"/>
        </w:rPr>
        <w:t>'B'</w:t>
      </w:r>
      <w:r w:rsidRPr="00D82082">
        <w:rPr>
          <w:rFonts w:ascii="Segoe UI" w:eastAsia="Times New Roman" w:hAnsi="Segoe UI" w:cs="Segoe UI"/>
          <w:color w:val="263238"/>
          <w:sz w:val="21"/>
          <w:szCs w:val="21"/>
        </w:rPr>
        <w:t>. He is </w:t>
      </w:r>
      <w:r w:rsidRPr="00D82082">
        <w:rPr>
          <w:rFonts w:ascii="Segoe UI" w:eastAsia="Times New Roman" w:hAnsi="Segoe UI" w:cs="Segoe UI"/>
          <w:b/>
          <w:bCs/>
          <w:color w:val="263238"/>
          <w:sz w:val="21"/>
          <w:szCs w:val="21"/>
        </w:rPr>
        <w:t>not allowed</w:t>
      </w:r>
      <w:r w:rsidRPr="00D82082">
        <w:rPr>
          <w:rFonts w:ascii="Segoe UI" w:eastAsia="Times New Roman" w:hAnsi="Segoe UI" w:cs="Segoe UI"/>
          <w:color w:val="263238"/>
          <w:sz w:val="21"/>
          <w:szCs w:val="21"/>
        </w:rPr>
        <w:t> to remove pieces that are colored </w:t>
      </w:r>
      <w:r w:rsidRPr="00D82082">
        <w:rPr>
          <w:rFonts w:ascii="Courier New" w:eastAsia="Times New Roman" w:hAnsi="Courier New" w:cs="Courier New"/>
          <w:color w:val="546E7A"/>
          <w:sz w:val="20"/>
          <w:szCs w:val="20"/>
          <w:shd w:val="clear" w:color="auto" w:fill="F7F9FA"/>
        </w:rPr>
        <w:t>'A'</w:t>
      </w:r>
      <w:r w:rsidRPr="00D82082">
        <w:rPr>
          <w:rFonts w:ascii="Segoe UI" w:eastAsia="Times New Roman" w:hAnsi="Segoe UI" w:cs="Segoe UI"/>
          <w:color w:val="263238"/>
          <w:sz w:val="21"/>
          <w:szCs w:val="21"/>
        </w:rPr>
        <w:t>.</w:t>
      </w:r>
    </w:p>
    <w:p w14:paraId="4542947D" w14:textId="77777777" w:rsidR="00D82082" w:rsidRPr="00D82082" w:rsidRDefault="00D82082" w:rsidP="00A0090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Alice and Bob </w:t>
      </w:r>
      <w:r w:rsidRPr="00D82082">
        <w:rPr>
          <w:rFonts w:ascii="Segoe UI" w:eastAsia="Times New Roman" w:hAnsi="Segoe UI" w:cs="Segoe UI"/>
          <w:b/>
          <w:bCs/>
          <w:color w:val="263238"/>
          <w:sz w:val="21"/>
          <w:szCs w:val="21"/>
        </w:rPr>
        <w:t>cannot</w:t>
      </w:r>
      <w:r w:rsidRPr="00D82082">
        <w:rPr>
          <w:rFonts w:ascii="Segoe UI" w:eastAsia="Times New Roman" w:hAnsi="Segoe UI" w:cs="Segoe UI"/>
          <w:color w:val="263238"/>
          <w:sz w:val="21"/>
          <w:szCs w:val="21"/>
        </w:rPr>
        <w:t> remove pieces from the edge of the line.</w:t>
      </w:r>
    </w:p>
    <w:p w14:paraId="26474B9D" w14:textId="77777777" w:rsidR="00D82082" w:rsidRPr="00D82082" w:rsidRDefault="00D82082" w:rsidP="00A0090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If a player cannot make a move on their turn, that player </w:t>
      </w:r>
      <w:r w:rsidRPr="00D82082">
        <w:rPr>
          <w:rFonts w:ascii="Segoe UI" w:eastAsia="Times New Roman" w:hAnsi="Segoe UI" w:cs="Segoe UI"/>
          <w:b/>
          <w:bCs/>
          <w:color w:val="263238"/>
          <w:sz w:val="21"/>
          <w:szCs w:val="21"/>
        </w:rPr>
        <w:t>loses</w:t>
      </w:r>
      <w:r w:rsidRPr="00D82082">
        <w:rPr>
          <w:rFonts w:ascii="Segoe UI" w:eastAsia="Times New Roman" w:hAnsi="Segoe UI" w:cs="Segoe UI"/>
          <w:color w:val="263238"/>
          <w:sz w:val="21"/>
          <w:szCs w:val="21"/>
        </w:rPr>
        <w:t> and the other player </w:t>
      </w:r>
      <w:r w:rsidRPr="00D82082">
        <w:rPr>
          <w:rFonts w:ascii="Segoe UI" w:eastAsia="Times New Roman" w:hAnsi="Segoe UI" w:cs="Segoe UI"/>
          <w:b/>
          <w:bCs/>
          <w:color w:val="263238"/>
          <w:sz w:val="21"/>
          <w:szCs w:val="21"/>
        </w:rPr>
        <w:t>wins</w:t>
      </w:r>
      <w:r w:rsidRPr="00D82082">
        <w:rPr>
          <w:rFonts w:ascii="Segoe UI" w:eastAsia="Times New Roman" w:hAnsi="Segoe UI" w:cs="Segoe UI"/>
          <w:color w:val="263238"/>
          <w:sz w:val="21"/>
          <w:szCs w:val="21"/>
        </w:rPr>
        <w:t>.</w:t>
      </w:r>
    </w:p>
    <w:p w14:paraId="182C9576" w14:textId="77777777" w:rsidR="00D82082" w:rsidRPr="00D82082" w:rsidRDefault="00D82082" w:rsidP="00D82082">
      <w:pPr>
        <w:shd w:val="clear" w:color="auto" w:fill="FFFFFF"/>
        <w:spacing w:after="240"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Assuming Alice and Bob play optimally, return </w:t>
      </w:r>
      <w:r w:rsidRPr="00D82082">
        <w:rPr>
          <w:rFonts w:ascii="Courier New" w:eastAsia="Times New Roman" w:hAnsi="Courier New" w:cs="Courier New"/>
          <w:color w:val="546E7A"/>
          <w:sz w:val="20"/>
          <w:szCs w:val="20"/>
          <w:shd w:val="clear" w:color="auto" w:fill="F7F9FA"/>
        </w:rPr>
        <w:t>true</w:t>
      </w:r>
      <w:r w:rsidRPr="00D82082">
        <w:rPr>
          <w:rFonts w:ascii="Segoe UI" w:eastAsia="Times New Roman" w:hAnsi="Segoe UI" w:cs="Segoe UI"/>
          <w:i/>
          <w:iCs/>
          <w:color w:val="263238"/>
          <w:sz w:val="21"/>
          <w:szCs w:val="21"/>
        </w:rPr>
        <w:t> if Alice wins, or return </w:t>
      </w:r>
      <w:r w:rsidRPr="00D82082">
        <w:rPr>
          <w:rFonts w:ascii="Courier New" w:eastAsia="Times New Roman" w:hAnsi="Courier New" w:cs="Courier New"/>
          <w:color w:val="546E7A"/>
          <w:sz w:val="20"/>
          <w:szCs w:val="20"/>
          <w:shd w:val="clear" w:color="auto" w:fill="F7F9FA"/>
        </w:rPr>
        <w:t>false</w:t>
      </w:r>
      <w:r w:rsidRPr="00D82082">
        <w:rPr>
          <w:rFonts w:ascii="Segoe UI" w:eastAsia="Times New Roman" w:hAnsi="Segoe UI" w:cs="Segoe UI"/>
          <w:i/>
          <w:iCs/>
          <w:color w:val="263238"/>
          <w:sz w:val="21"/>
          <w:szCs w:val="21"/>
        </w:rPr>
        <w:t> if Bob wins</w:t>
      </w:r>
      <w:r w:rsidRPr="00D82082">
        <w:rPr>
          <w:rFonts w:ascii="Segoe UI" w:eastAsia="Times New Roman" w:hAnsi="Segoe UI" w:cs="Segoe UI"/>
          <w:color w:val="263238"/>
          <w:sz w:val="21"/>
          <w:szCs w:val="21"/>
        </w:rPr>
        <w:t>.</w:t>
      </w:r>
    </w:p>
    <w:p w14:paraId="016E9807" w14:textId="77777777" w:rsidR="00D82082" w:rsidRPr="00D82082" w:rsidRDefault="00D82082" w:rsidP="00D82082">
      <w:pPr>
        <w:shd w:val="clear" w:color="auto" w:fill="FFFFFF"/>
        <w:spacing w:after="240" w:line="240" w:lineRule="auto"/>
        <w:rPr>
          <w:rFonts w:ascii="Segoe UI" w:eastAsia="Times New Roman" w:hAnsi="Segoe UI" w:cs="Segoe UI"/>
          <w:color w:val="263238"/>
          <w:sz w:val="21"/>
          <w:szCs w:val="21"/>
        </w:rPr>
      </w:pPr>
      <w:r w:rsidRPr="00D82082">
        <w:rPr>
          <w:rFonts w:ascii="Segoe UI" w:eastAsia="Times New Roman" w:hAnsi="Segoe UI" w:cs="Segoe UI"/>
          <w:color w:val="263238"/>
          <w:sz w:val="21"/>
          <w:szCs w:val="21"/>
        </w:rPr>
        <w:t> </w:t>
      </w:r>
    </w:p>
    <w:p w14:paraId="0ACAF4F3" w14:textId="77777777" w:rsidR="00D82082" w:rsidRPr="00D82082" w:rsidRDefault="00D82082" w:rsidP="00D82082">
      <w:pPr>
        <w:shd w:val="clear" w:color="auto" w:fill="FFFFFF"/>
        <w:spacing w:after="240" w:line="240" w:lineRule="auto"/>
        <w:rPr>
          <w:rFonts w:ascii="Segoe UI" w:eastAsia="Times New Roman" w:hAnsi="Segoe UI" w:cs="Segoe UI"/>
          <w:color w:val="263238"/>
          <w:sz w:val="21"/>
          <w:szCs w:val="21"/>
        </w:rPr>
      </w:pPr>
      <w:r w:rsidRPr="00D82082">
        <w:rPr>
          <w:rFonts w:ascii="Segoe UI" w:eastAsia="Times New Roman" w:hAnsi="Segoe UI" w:cs="Segoe UI"/>
          <w:b/>
          <w:bCs/>
          <w:color w:val="263238"/>
          <w:sz w:val="21"/>
          <w:szCs w:val="21"/>
        </w:rPr>
        <w:t>Example 1:</w:t>
      </w:r>
    </w:p>
    <w:p w14:paraId="2723CECB"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b/>
          <w:bCs/>
          <w:color w:val="263238"/>
          <w:sz w:val="20"/>
          <w:szCs w:val="20"/>
        </w:rPr>
        <w:t>Input:</w:t>
      </w:r>
      <w:r w:rsidRPr="00D82082">
        <w:rPr>
          <w:rFonts w:ascii="Consolas" w:eastAsia="Times New Roman" w:hAnsi="Consolas" w:cs="Courier New"/>
          <w:color w:val="263238"/>
          <w:sz w:val="20"/>
          <w:szCs w:val="20"/>
        </w:rPr>
        <w:t xml:space="preserve"> colors = "AAABABB"</w:t>
      </w:r>
    </w:p>
    <w:p w14:paraId="23C10FC9"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b/>
          <w:bCs/>
          <w:color w:val="263238"/>
          <w:sz w:val="20"/>
          <w:szCs w:val="20"/>
        </w:rPr>
        <w:t>Output:</w:t>
      </w:r>
      <w:r w:rsidRPr="00D82082">
        <w:rPr>
          <w:rFonts w:ascii="Consolas" w:eastAsia="Times New Roman" w:hAnsi="Consolas" w:cs="Courier New"/>
          <w:color w:val="263238"/>
          <w:sz w:val="20"/>
          <w:szCs w:val="20"/>
        </w:rPr>
        <w:t xml:space="preserve"> true</w:t>
      </w:r>
    </w:p>
    <w:p w14:paraId="40875F88"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b/>
          <w:bCs/>
          <w:color w:val="263238"/>
          <w:sz w:val="20"/>
          <w:szCs w:val="20"/>
        </w:rPr>
        <w:t>Explanation:</w:t>
      </w:r>
    </w:p>
    <w:p w14:paraId="2468CDDF"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A</w:t>
      </w:r>
      <w:r w:rsidRPr="00D82082">
        <w:rPr>
          <w:rFonts w:ascii="Consolas" w:eastAsia="Times New Roman" w:hAnsi="Consolas" w:cs="Courier New"/>
          <w:color w:val="263238"/>
          <w:sz w:val="20"/>
          <w:szCs w:val="20"/>
          <w:u w:val="single"/>
        </w:rPr>
        <w:t>A</w:t>
      </w:r>
      <w:r w:rsidRPr="00D82082">
        <w:rPr>
          <w:rFonts w:ascii="Consolas" w:eastAsia="Times New Roman" w:hAnsi="Consolas" w:cs="Courier New"/>
          <w:color w:val="263238"/>
          <w:sz w:val="20"/>
          <w:szCs w:val="20"/>
        </w:rPr>
        <w:t>ABABB -&gt; AABABB</w:t>
      </w:r>
    </w:p>
    <w:p w14:paraId="63AE9D8E"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Alice moves first.</w:t>
      </w:r>
    </w:p>
    <w:p w14:paraId="3CDF3D9B"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She removes the second 'A' from the left since that is the only 'A' whose neighbors are both 'A'.</w:t>
      </w:r>
    </w:p>
    <w:p w14:paraId="5B4B4829"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721C3977"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Now it's Bob's turn.</w:t>
      </w:r>
    </w:p>
    <w:p w14:paraId="3FD56BA3" w14:textId="77777777" w:rsidR="00D82082"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Bob cannot make a move on his turn since there are no 'B's whose neighbors are both 'B'.</w:t>
      </w:r>
    </w:p>
    <w:p w14:paraId="2E085EFB" w14:textId="592A93AA" w:rsidR="002631F0" w:rsidRPr="00D82082" w:rsidRDefault="00D82082" w:rsidP="00D82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2082">
        <w:rPr>
          <w:rFonts w:ascii="Consolas" w:eastAsia="Times New Roman" w:hAnsi="Consolas" w:cs="Courier New"/>
          <w:color w:val="263238"/>
          <w:sz w:val="20"/>
          <w:szCs w:val="20"/>
        </w:rPr>
        <w:t>Thus, Alice wins, so return true.</w:t>
      </w:r>
    </w:p>
    <w:p w14:paraId="301E61F9" w14:textId="03A5C3A2" w:rsidR="00D82082" w:rsidRPr="00D82082" w:rsidRDefault="002631F0" w:rsidP="00D82082">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w:t>
      </w:r>
      <w:r w:rsidR="00D82082" w:rsidRPr="00D82082">
        <w:t xml:space="preserve"> </w:t>
      </w:r>
      <w:r w:rsidR="00D82082" w:rsidRPr="00D82082">
        <w:rPr>
          <w:rFonts w:ascii="Arial" w:hAnsi="Arial" w:cs="Arial"/>
          <w:color w:val="273239"/>
          <w:spacing w:val="2"/>
          <w:sz w:val="26"/>
          <w:szCs w:val="26"/>
        </w:rPr>
        <w:t>bool winnerOfGame(string colors) {</w:t>
      </w:r>
    </w:p>
    <w:p w14:paraId="18A14967"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int ans=0,ans1=0;</w:t>
      </w:r>
    </w:p>
    <w:p w14:paraId="7E89B3E1"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if(colors.size()&lt;=2)</w:t>
      </w:r>
    </w:p>
    <w:p w14:paraId="03C6B92D"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return 0;</w:t>
      </w:r>
    </w:p>
    <w:p w14:paraId="79BA9F54"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for(int i=1;i&lt;colors.size();i++)</w:t>
      </w:r>
    </w:p>
    <w:p w14:paraId="077F4B43"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3976F2A0"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if(colors[i]==colors[i-1]&amp;&amp;colors[i]==colors[i+1])</w:t>
      </w:r>
    </w:p>
    <w:p w14:paraId="2346C130"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6C6E18D7"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if(colors[i]=='A')</w:t>
      </w:r>
    </w:p>
    <w:p w14:paraId="56BBD81B"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lastRenderedPageBreak/>
        <w:t xml:space="preserve">                   ans++;</w:t>
      </w:r>
    </w:p>
    <w:p w14:paraId="7F5E6224"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else</w:t>
      </w:r>
    </w:p>
    <w:p w14:paraId="62E7F337"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ans1++;</w:t>
      </w:r>
    </w:p>
    <w:p w14:paraId="776A73CC"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49E94BC0"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160BDB4C"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5FE89E37" w14:textId="77777777" w:rsidR="00D82082" w:rsidRPr="00D82082"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return ans&gt;ans1;</w:t>
      </w:r>
    </w:p>
    <w:p w14:paraId="6133D7D1" w14:textId="4AD8AA49" w:rsidR="002631F0" w:rsidRDefault="00D82082" w:rsidP="00D82082">
      <w:pPr>
        <w:pStyle w:val="HTMLPreformatted"/>
        <w:shd w:val="clear" w:color="auto" w:fill="F7F9FA"/>
        <w:spacing w:after="240"/>
        <w:rPr>
          <w:rFonts w:ascii="Arial" w:hAnsi="Arial" w:cs="Arial"/>
          <w:color w:val="273239"/>
          <w:spacing w:val="2"/>
          <w:sz w:val="26"/>
          <w:szCs w:val="26"/>
        </w:rPr>
      </w:pPr>
      <w:r w:rsidRPr="00D82082">
        <w:rPr>
          <w:rFonts w:ascii="Arial" w:hAnsi="Arial" w:cs="Arial"/>
          <w:color w:val="273239"/>
          <w:spacing w:val="2"/>
          <w:sz w:val="26"/>
          <w:szCs w:val="26"/>
        </w:rPr>
        <w:t xml:space="preserve">    }</w:t>
      </w:r>
    </w:p>
    <w:p w14:paraId="7509877C" w14:textId="38C5AEE7" w:rsidR="00D82082" w:rsidRDefault="00D82082" w:rsidP="00D82082">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168)</w:t>
      </w:r>
      <w:r w:rsidR="00EC5F31" w:rsidRPr="00EC5F31">
        <w:rPr>
          <w:rFonts w:ascii="Arial" w:hAnsi="Arial" w:cs="Arial"/>
          <w:color w:val="273239"/>
          <w:spacing w:val="2"/>
          <w:sz w:val="26"/>
          <w:szCs w:val="26"/>
          <w:shd w:val="clear" w:color="auto" w:fill="FFFFFF"/>
        </w:rPr>
        <w:t xml:space="preserve"> </w:t>
      </w:r>
      <w:r w:rsidR="00EC5F31">
        <w:rPr>
          <w:rFonts w:ascii="Arial" w:hAnsi="Arial" w:cs="Arial"/>
          <w:color w:val="273239"/>
          <w:spacing w:val="2"/>
          <w:sz w:val="26"/>
          <w:szCs w:val="26"/>
          <w:shd w:val="clear" w:color="auto" w:fill="FFFFFF"/>
        </w:rPr>
        <w:t xml:space="preserve">Given an integer, write a function that calculates </w:t>
      </w:r>
      <w:r w:rsidR="00EC5F31">
        <w:rPr>
          <w:rFonts w:ascii="Cambria Math" w:hAnsi="Cambria Math" w:cs="Cambria Math"/>
          <w:color w:val="273239"/>
          <w:spacing w:val="2"/>
          <w:sz w:val="26"/>
          <w:szCs w:val="26"/>
          <w:shd w:val="clear" w:color="auto" w:fill="FFFFFF"/>
        </w:rPr>
        <w:t>⌈</w:t>
      </w:r>
      <w:r w:rsidR="00EC5F31">
        <w:rPr>
          <w:rFonts w:ascii="Arial" w:hAnsi="Arial" w:cs="Arial"/>
          <w:color w:val="273239"/>
          <w:spacing w:val="2"/>
          <w:sz w:val="26"/>
          <w:szCs w:val="26"/>
          <w:shd w:val="clear" w:color="auto" w:fill="FFFFFF"/>
        </w:rPr>
        <w:t>7n/8</w:t>
      </w:r>
      <w:r w:rsidR="00EC5F31">
        <w:rPr>
          <w:rFonts w:ascii="Cambria Math" w:hAnsi="Cambria Math" w:cs="Cambria Math"/>
          <w:color w:val="273239"/>
          <w:spacing w:val="2"/>
          <w:sz w:val="26"/>
          <w:szCs w:val="26"/>
          <w:shd w:val="clear" w:color="auto" w:fill="FFFFFF"/>
        </w:rPr>
        <w:t>⌉</w:t>
      </w:r>
      <w:r w:rsidR="00EC5F31">
        <w:rPr>
          <w:rFonts w:ascii="Arial" w:hAnsi="Arial" w:cs="Arial"/>
          <w:color w:val="273239"/>
          <w:spacing w:val="2"/>
          <w:sz w:val="26"/>
          <w:szCs w:val="26"/>
          <w:shd w:val="clear" w:color="auto" w:fill="FFFFFF"/>
        </w:rPr>
        <w:t xml:space="preserve"> (</w:t>
      </w:r>
      <w:hyperlink r:id="rId85" w:tgtFrame="_blank" w:history="1">
        <w:r w:rsidR="00EC5F31">
          <w:rPr>
            <w:rStyle w:val="Hyperlink"/>
            <w:rFonts w:ascii="Arial" w:eastAsiaTheme="majorEastAsia" w:hAnsi="Arial" w:cs="Arial"/>
            <w:spacing w:val="2"/>
            <w:sz w:val="26"/>
            <w:szCs w:val="26"/>
            <w:bdr w:val="none" w:sz="0" w:space="0" w:color="auto" w:frame="1"/>
            <w:shd w:val="clear" w:color="auto" w:fill="FFFFFF"/>
          </w:rPr>
          <w:t>ceiling </w:t>
        </w:r>
      </w:hyperlink>
      <w:r w:rsidR="00EC5F31">
        <w:rPr>
          <w:rFonts w:ascii="Arial" w:hAnsi="Arial" w:cs="Arial"/>
          <w:color w:val="273239"/>
          <w:spacing w:val="2"/>
          <w:sz w:val="26"/>
          <w:szCs w:val="26"/>
          <w:shd w:val="clear" w:color="auto" w:fill="FFFFFF"/>
        </w:rPr>
        <w:t>of 7n/8) without using division and multiplication operators.</w:t>
      </w:r>
    </w:p>
    <w:p w14:paraId="72583A4C" w14:textId="6312EC72" w:rsidR="00EC5F31" w:rsidRPr="00EC5F31" w:rsidRDefault="00D82082" w:rsidP="00EC5F31">
      <w:pPr>
        <w:shd w:val="clear" w:color="auto" w:fill="FFFFFF"/>
        <w:spacing w:line="288" w:lineRule="atLeast"/>
        <w:textAlignment w:val="baseline"/>
        <w:rPr>
          <w:rFonts w:ascii="Consolas" w:eastAsia="Times New Roman" w:hAnsi="Consolas" w:cs="Times New Roman"/>
          <w:color w:val="273239"/>
          <w:spacing w:val="2"/>
          <w:sz w:val="24"/>
          <w:szCs w:val="24"/>
        </w:rPr>
      </w:pPr>
      <w:r>
        <w:rPr>
          <w:rFonts w:ascii="Arial" w:hAnsi="Arial" w:cs="Arial"/>
          <w:color w:val="273239"/>
          <w:spacing w:val="2"/>
          <w:sz w:val="26"/>
          <w:szCs w:val="26"/>
        </w:rPr>
        <w:t>:</w:t>
      </w:r>
      <w:r w:rsidR="00EC5F31" w:rsidRPr="00EC5F31">
        <w:rPr>
          <w:rFonts w:ascii="Consolas" w:hAnsi="Consolas"/>
          <w:b/>
          <w:bCs/>
          <w:color w:val="808080"/>
          <w:spacing w:val="2"/>
          <w:bdr w:val="none" w:sz="0" w:space="0" w:color="auto" w:frame="1"/>
        </w:rPr>
        <w:t xml:space="preserve"> </w:t>
      </w:r>
      <w:r w:rsidR="00EC5F31" w:rsidRPr="00EC5F31">
        <w:rPr>
          <w:rFonts w:ascii="Consolas" w:eastAsia="Times New Roman" w:hAnsi="Consolas" w:cs="Courier New"/>
          <w:b/>
          <w:bCs/>
          <w:color w:val="808080"/>
          <w:spacing w:val="2"/>
          <w:bdr w:val="none" w:sz="0" w:space="0" w:color="auto" w:frame="1"/>
        </w:rPr>
        <w:t>int</w:t>
      </w:r>
      <w:r w:rsidR="00EC5F31" w:rsidRPr="00EC5F31">
        <w:rPr>
          <w:rFonts w:ascii="Consolas" w:eastAsia="Times New Roman" w:hAnsi="Consolas" w:cs="Times New Roman"/>
          <w:color w:val="273239"/>
          <w:spacing w:val="2"/>
          <w:sz w:val="24"/>
          <w:szCs w:val="24"/>
        </w:rPr>
        <w:t xml:space="preserve"> </w:t>
      </w:r>
      <w:r w:rsidR="00EC5F31" w:rsidRPr="00EC5F31">
        <w:rPr>
          <w:rFonts w:ascii="Consolas" w:eastAsia="Times New Roman" w:hAnsi="Consolas" w:cs="Courier New"/>
          <w:color w:val="000000"/>
          <w:spacing w:val="2"/>
          <w:bdr w:val="none" w:sz="0" w:space="0" w:color="auto" w:frame="1"/>
        </w:rPr>
        <w:t>multiplyBySevenByEight(</w:t>
      </w:r>
      <w:r w:rsidR="00EC5F31" w:rsidRPr="00EC5F31">
        <w:rPr>
          <w:rFonts w:ascii="Consolas" w:eastAsia="Times New Roman" w:hAnsi="Consolas" w:cs="Courier New"/>
          <w:b/>
          <w:bCs/>
          <w:color w:val="808080"/>
          <w:spacing w:val="2"/>
          <w:bdr w:val="none" w:sz="0" w:space="0" w:color="auto" w:frame="1"/>
        </w:rPr>
        <w:t>int</w:t>
      </w:r>
      <w:r w:rsidR="00EC5F31" w:rsidRPr="00EC5F31">
        <w:rPr>
          <w:rFonts w:ascii="Consolas" w:eastAsia="Times New Roman" w:hAnsi="Consolas" w:cs="Times New Roman"/>
          <w:color w:val="273239"/>
          <w:spacing w:val="2"/>
          <w:sz w:val="24"/>
          <w:szCs w:val="24"/>
        </w:rPr>
        <w:t xml:space="preserve"> </w:t>
      </w:r>
      <w:r w:rsidR="00EC5F31" w:rsidRPr="00EC5F31">
        <w:rPr>
          <w:rFonts w:ascii="Consolas" w:eastAsia="Times New Roman" w:hAnsi="Consolas" w:cs="Courier New"/>
          <w:color w:val="000000"/>
          <w:spacing w:val="2"/>
          <w:bdr w:val="none" w:sz="0" w:space="0" w:color="auto" w:frame="1"/>
        </w:rPr>
        <w:t>n)</w:t>
      </w:r>
    </w:p>
    <w:p w14:paraId="3DC1687A"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000000"/>
          <w:spacing w:val="2"/>
          <w:bdr w:val="none" w:sz="0" w:space="0" w:color="auto" w:frame="1"/>
        </w:rPr>
        <w:t>{</w:t>
      </w:r>
    </w:p>
    <w:p w14:paraId="3FD1D554"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Times New Roman"/>
          <w:color w:val="273239"/>
          <w:spacing w:val="2"/>
          <w:sz w:val="24"/>
          <w:szCs w:val="24"/>
        </w:rPr>
        <w:t> </w:t>
      </w:r>
    </w:p>
    <w:p w14:paraId="6FF1DC84"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color w:val="008200"/>
          <w:spacing w:val="2"/>
          <w:bdr w:val="none" w:sz="0" w:space="0" w:color="auto" w:frame="1"/>
        </w:rPr>
        <w:t>// Note the inner bracket here. This is needed</w:t>
      </w:r>
    </w:p>
    <w:p w14:paraId="2CA5AE76"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color w:val="008200"/>
          <w:spacing w:val="2"/>
          <w:bdr w:val="none" w:sz="0" w:space="0" w:color="auto" w:frame="1"/>
        </w:rPr>
        <w:t>// because precedence of '-' operator is higher</w:t>
      </w:r>
    </w:p>
    <w:p w14:paraId="6B22BE1B"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color w:val="008200"/>
          <w:spacing w:val="2"/>
          <w:bdr w:val="none" w:sz="0" w:space="0" w:color="auto" w:frame="1"/>
        </w:rPr>
        <w:t>// than '&lt;&lt;'</w:t>
      </w:r>
    </w:p>
    <w:p w14:paraId="2EE3F876"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b/>
          <w:bCs/>
          <w:color w:val="006699"/>
          <w:spacing w:val="2"/>
          <w:bdr w:val="none" w:sz="0" w:space="0" w:color="auto" w:frame="1"/>
        </w:rPr>
        <w:t>return</w:t>
      </w:r>
      <w:r w:rsidRPr="00EC5F31">
        <w:rPr>
          <w:rFonts w:ascii="Consolas" w:eastAsia="Times New Roman" w:hAnsi="Consolas" w:cs="Times New Roman"/>
          <w:color w:val="273239"/>
          <w:spacing w:val="2"/>
          <w:sz w:val="24"/>
          <w:szCs w:val="24"/>
        </w:rPr>
        <w:t xml:space="preserve"> </w:t>
      </w:r>
      <w:r w:rsidRPr="00EC5F31">
        <w:rPr>
          <w:rFonts w:ascii="Consolas" w:eastAsia="Times New Roman" w:hAnsi="Consolas" w:cs="Courier New"/>
          <w:color w:val="000000"/>
          <w:spacing w:val="2"/>
          <w:bdr w:val="none" w:sz="0" w:space="0" w:color="auto" w:frame="1"/>
        </w:rPr>
        <w:t>(n - (n &gt;&gt; 3));</w:t>
      </w:r>
    </w:p>
    <w:p w14:paraId="7ABF9B02"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000000"/>
          <w:spacing w:val="2"/>
          <w:bdr w:val="none" w:sz="0" w:space="0" w:color="auto" w:frame="1"/>
        </w:rPr>
        <w:t>}</w:t>
      </w:r>
    </w:p>
    <w:p w14:paraId="3362A8C3" w14:textId="2CD975E0" w:rsidR="00EC5F31" w:rsidRDefault="00EC5F31" w:rsidP="00EC5F31">
      <w:pPr>
        <w:shd w:val="clear" w:color="auto" w:fill="FFFFFF"/>
        <w:spacing w:line="288" w:lineRule="atLeast"/>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The above method doesn’t always produce result same as “printf(“%u”, 7*n/8)”. For example, the value of expression 7*n/8 is 13 for n = 15, but above program produces 14. Below is modified version that always matches 7*n/8. The idea is to first multiply the number with 7, then divide by 8 as it happens in expression 7*n/8. </w:t>
      </w:r>
    </w:p>
    <w:p w14:paraId="3D937DF4" w14:textId="477D779D" w:rsidR="00EC5F31" w:rsidRPr="00EC5F31" w:rsidRDefault="00EC5F31" w:rsidP="00EC5F31">
      <w:pPr>
        <w:shd w:val="clear" w:color="auto" w:fill="FFFFFF"/>
        <w:spacing w:line="288" w:lineRule="atLeast"/>
        <w:textAlignment w:val="baseline"/>
        <w:rPr>
          <w:rFonts w:ascii="Consolas" w:eastAsia="Times New Roman" w:hAnsi="Consolas" w:cs="Times New Roman"/>
          <w:color w:val="273239"/>
          <w:spacing w:val="2"/>
          <w:sz w:val="24"/>
          <w:szCs w:val="24"/>
        </w:rPr>
      </w:pPr>
      <w:r w:rsidRPr="00EC5F31">
        <w:rPr>
          <w:rFonts w:ascii="Consolas" w:hAnsi="Consolas"/>
          <w:b/>
          <w:bCs/>
          <w:color w:val="808080"/>
          <w:spacing w:val="2"/>
          <w:bdr w:val="none" w:sz="0" w:space="0" w:color="auto" w:frame="1"/>
        </w:rPr>
        <w:t xml:space="preserve"> </w:t>
      </w:r>
      <w:r w:rsidRPr="00EC5F31">
        <w:rPr>
          <w:rFonts w:ascii="Consolas" w:eastAsia="Times New Roman" w:hAnsi="Consolas" w:cs="Courier New"/>
          <w:b/>
          <w:bCs/>
          <w:color w:val="808080"/>
          <w:spacing w:val="2"/>
          <w:bdr w:val="none" w:sz="0" w:space="0" w:color="auto" w:frame="1"/>
        </w:rPr>
        <w:t>int</w:t>
      </w:r>
      <w:r w:rsidRPr="00EC5F31">
        <w:rPr>
          <w:rFonts w:ascii="Consolas" w:eastAsia="Times New Roman" w:hAnsi="Consolas" w:cs="Times New Roman"/>
          <w:color w:val="273239"/>
          <w:spacing w:val="2"/>
          <w:sz w:val="24"/>
          <w:szCs w:val="24"/>
        </w:rPr>
        <w:t xml:space="preserve"> </w:t>
      </w:r>
      <w:r w:rsidRPr="00EC5F31">
        <w:rPr>
          <w:rFonts w:ascii="Consolas" w:eastAsia="Times New Roman" w:hAnsi="Consolas" w:cs="Courier New"/>
          <w:color w:val="000000"/>
          <w:spacing w:val="2"/>
          <w:bdr w:val="none" w:sz="0" w:space="0" w:color="auto" w:frame="1"/>
        </w:rPr>
        <w:t xml:space="preserve">multiplyBySevenByEight(unsigned </w:t>
      </w:r>
      <w:r w:rsidRPr="00EC5F31">
        <w:rPr>
          <w:rFonts w:ascii="Consolas" w:eastAsia="Times New Roman" w:hAnsi="Consolas" w:cs="Courier New"/>
          <w:b/>
          <w:bCs/>
          <w:color w:val="808080"/>
          <w:spacing w:val="2"/>
          <w:bdr w:val="none" w:sz="0" w:space="0" w:color="auto" w:frame="1"/>
        </w:rPr>
        <w:t>int</w:t>
      </w:r>
      <w:r w:rsidRPr="00EC5F31">
        <w:rPr>
          <w:rFonts w:ascii="Consolas" w:eastAsia="Times New Roman" w:hAnsi="Consolas" w:cs="Times New Roman"/>
          <w:color w:val="273239"/>
          <w:spacing w:val="2"/>
          <w:sz w:val="24"/>
          <w:szCs w:val="24"/>
        </w:rPr>
        <w:t xml:space="preserve"> </w:t>
      </w:r>
      <w:r w:rsidRPr="00EC5F31">
        <w:rPr>
          <w:rFonts w:ascii="Consolas" w:eastAsia="Times New Roman" w:hAnsi="Consolas" w:cs="Courier New"/>
          <w:color w:val="000000"/>
          <w:spacing w:val="2"/>
          <w:bdr w:val="none" w:sz="0" w:space="0" w:color="auto" w:frame="1"/>
        </w:rPr>
        <w:t>n)</w:t>
      </w:r>
    </w:p>
    <w:p w14:paraId="5E53DD85"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000000"/>
          <w:spacing w:val="2"/>
          <w:bdr w:val="none" w:sz="0" w:space="0" w:color="auto" w:frame="1"/>
        </w:rPr>
        <w:t>{   </w:t>
      </w:r>
    </w:p>
    <w:p w14:paraId="52661606"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color w:val="008200"/>
          <w:spacing w:val="2"/>
          <w:bdr w:val="none" w:sz="0" w:space="0" w:color="auto" w:frame="1"/>
        </w:rPr>
        <w:t>/* Step 1) First multiply number by 7 i.e. 7n = (n &lt;&lt; 3) -n</w:t>
      </w:r>
    </w:p>
    <w:p w14:paraId="3167D4CC"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color w:val="008200"/>
          <w:spacing w:val="2"/>
          <w:bdr w:val="none" w:sz="0" w:space="0" w:color="auto" w:frame="1"/>
        </w:rPr>
        <w:t>* Step 2) Divide result by 8 */</w:t>
      </w:r>
    </w:p>
    <w:p w14:paraId="775B702C"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273239"/>
          <w:spacing w:val="2"/>
          <w:bdr w:val="none" w:sz="0" w:space="0" w:color="auto" w:frame="1"/>
        </w:rPr>
        <w:t>   </w:t>
      </w:r>
      <w:r w:rsidRPr="00EC5F31">
        <w:rPr>
          <w:rFonts w:ascii="Consolas" w:eastAsia="Times New Roman" w:hAnsi="Consolas" w:cs="Courier New"/>
          <w:b/>
          <w:bCs/>
          <w:color w:val="006699"/>
          <w:spacing w:val="2"/>
          <w:bdr w:val="none" w:sz="0" w:space="0" w:color="auto" w:frame="1"/>
        </w:rPr>
        <w:t>return</w:t>
      </w:r>
      <w:r w:rsidRPr="00EC5F31">
        <w:rPr>
          <w:rFonts w:ascii="Consolas" w:eastAsia="Times New Roman" w:hAnsi="Consolas" w:cs="Times New Roman"/>
          <w:color w:val="273239"/>
          <w:spacing w:val="2"/>
          <w:sz w:val="24"/>
          <w:szCs w:val="24"/>
        </w:rPr>
        <w:t xml:space="preserve"> </w:t>
      </w:r>
      <w:r w:rsidRPr="00EC5F31">
        <w:rPr>
          <w:rFonts w:ascii="Consolas" w:eastAsia="Times New Roman" w:hAnsi="Consolas" w:cs="Courier New"/>
          <w:color w:val="000000"/>
          <w:spacing w:val="2"/>
          <w:bdr w:val="none" w:sz="0" w:space="0" w:color="auto" w:frame="1"/>
        </w:rPr>
        <w:t>((n &lt;&lt; 3) -n) &gt;&gt; 3;</w:t>
      </w:r>
    </w:p>
    <w:p w14:paraId="09EB2E91" w14:textId="77777777" w:rsidR="00EC5F31" w:rsidRPr="00EC5F31" w:rsidRDefault="00EC5F31" w:rsidP="00EC5F31">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EC5F31">
        <w:rPr>
          <w:rFonts w:ascii="Consolas" w:eastAsia="Times New Roman" w:hAnsi="Consolas" w:cs="Courier New"/>
          <w:color w:val="000000"/>
          <w:spacing w:val="2"/>
          <w:bdr w:val="none" w:sz="0" w:space="0" w:color="auto" w:frame="1"/>
        </w:rPr>
        <w:t>}</w:t>
      </w:r>
    </w:p>
    <w:p w14:paraId="553CEF71" w14:textId="7735C474" w:rsidR="00956220" w:rsidRPr="00956220" w:rsidRDefault="00EC5F31" w:rsidP="00956220">
      <w:pPr>
        <w:pStyle w:val="NormalWeb"/>
        <w:shd w:val="clear" w:color="auto" w:fill="FFFFFF"/>
        <w:spacing w:before="0" w:beforeAutospacing="0" w:after="240" w:afterAutospacing="0"/>
        <w:rPr>
          <w:rFonts w:ascii="Segoe UI" w:hAnsi="Segoe UI" w:cs="Segoe UI"/>
          <w:sz w:val="21"/>
          <w:szCs w:val="21"/>
        </w:rPr>
      </w:pPr>
      <w:r>
        <w:rPr>
          <w:rFonts w:ascii="Arial" w:hAnsi="Arial" w:cs="Arial"/>
          <w:color w:val="273239"/>
          <w:spacing w:val="2"/>
          <w:sz w:val="26"/>
          <w:szCs w:val="26"/>
        </w:rPr>
        <w:t>169)</w:t>
      </w:r>
      <w:r w:rsidR="00956220" w:rsidRPr="00956220">
        <w:rPr>
          <w:rFonts w:ascii="Segoe UI" w:hAnsi="Segoe UI" w:cs="Segoe UI"/>
          <w:sz w:val="21"/>
          <w:szCs w:val="21"/>
        </w:rPr>
        <w:t xml:space="preserve"> Given an integer array </w:t>
      </w:r>
      <w:r w:rsidR="00956220" w:rsidRPr="00956220">
        <w:rPr>
          <w:rFonts w:ascii="Consolas" w:hAnsi="Consolas" w:cs="Courier New"/>
          <w:color w:val="C7254E"/>
          <w:sz w:val="21"/>
          <w:szCs w:val="21"/>
          <w:shd w:val="clear" w:color="auto" w:fill="F9F2F4"/>
        </w:rPr>
        <w:t>nums</w:t>
      </w:r>
      <w:r w:rsidR="00956220" w:rsidRPr="00956220">
        <w:rPr>
          <w:rFonts w:ascii="Segoe UI" w:hAnsi="Segoe UI" w:cs="Segoe UI"/>
          <w:sz w:val="21"/>
          <w:szCs w:val="21"/>
        </w:rPr>
        <w:t> and an integer </w:t>
      </w:r>
      <w:r w:rsidR="00956220" w:rsidRPr="00956220">
        <w:rPr>
          <w:rFonts w:ascii="Consolas" w:hAnsi="Consolas" w:cs="Courier New"/>
          <w:color w:val="C7254E"/>
          <w:sz w:val="21"/>
          <w:szCs w:val="21"/>
          <w:shd w:val="clear" w:color="auto" w:fill="F9F2F4"/>
        </w:rPr>
        <w:t>k</w:t>
      </w:r>
      <w:r w:rsidR="00956220" w:rsidRPr="00956220">
        <w:rPr>
          <w:rFonts w:ascii="Segoe UI" w:hAnsi="Segoe UI" w:cs="Segoe UI"/>
          <w:sz w:val="21"/>
          <w:szCs w:val="21"/>
        </w:rPr>
        <w:t>, return </w:t>
      </w:r>
      <w:r w:rsidR="00956220" w:rsidRPr="00956220">
        <w:rPr>
          <w:rFonts w:ascii="Segoe UI" w:hAnsi="Segoe UI" w:cs="Segoe UI"/>
          <w:i/>
          <w:iCs/>
          <w:sz w:val="21"/>
          <w:szCs w:val="21"/>
        </w:rPr>
        <w:t>the number of pairs</w:t>
      </w:r>
      <w:r w:rsidR="00956220" w:rsidRPr="00956220">
        <w:rPr>
          <w:rFonts w:ascii="Segoe UI" w:hAnsi="Segoe UI" w:cs="Segoe UI"/>
          <w:sz w:val="21"/>
          <w:szCs w:val="21"/>
        </w:rPr>
        <w:t> </w:t>
      </w:r>
      <w:r w:rsidR="00956220" w:rsidRPr="00956220">
        <w:rPr>
          <w:rFonts w:ascii="Consolas" w:hAnsi="Consolas" w:cs="Courier New"/>
          <w:color w:val="C7254E"/>
          <w:sz w:val="21"/>
          <w:szCs w:val="21"/>
          <w:shd w:val="clear" w:color="auto" w:fill="F9F2F4"/>
        </w:rPr>
        <w:t>(i, j)</w:t>
      </w:r>
      <w:r w:rsidR="00956220" w:rsidRPr="00956220">
        <w:rPr>
          <w:rFonts w:ascii="Segoe UI" w:hAnsi="Segoe UI" w:cs="Segoe UI"/>
          <w:sz w:val="21"/>
          <w:szCs w:val="21"/>
        </w:rPr>
        <w:t> </w:t>
      </w:r>
      <w:r w:rsidR="00956220" w:rsidRPr="00956220">
        <w:rPr>
          <w:rFonts w:ascii="Segoe UI" w:hAnsi="Segoe UI" w:cs="Segoe UI"/>
          <w:i/>
          <w:iCs/>
          <w:sz w:val="21"/>
          <w:szCs w:val="21"/>
        </w:rPr>
        <w:t>where</w:t>
      </w:r>
      <w:r w:rsidR="00956220" w:rsidRPr="00956220">
        <w:rPr>
          <w:rFonts w:ascii="Segoe UI" w:hAnsi="Segoe UI" w:cs="Segoe UI"/>
          <w:sz w:val="21"/>
          <w:szCs w:val="21"/>
        </w:rPr>
        <w:t> </w:t>
      </w:r>
      <w:r w:rsidR="00956220" w:rsidRPr="00956220">
        <w:rPr>
          <w:rFonts w:ascii="Consolas" w:hAnsi="Consolas" w:cs="Courier New"/>
          <w:color w:val="C7254E"/>
          <w:sz w:val="21"/>
          <w:szCs w:val="21"/>
          <w:shd w:val="clear" w:color="auto" w:fill="F9F2F4"/>
        </w:rPr>
        <w:t>i &lt; j</w:t>
      </w:r>
      <w:r w:rsidR="00956220" w:rsidRPr="00956220">
        <w:rPr>
          <w:rFonts w:ascii="Segoe UI" w:hAnsi="Segoe UI" w:cs="Segoe UI"/>
          <w:sz w:val="21"/>
          <w:szCs w:val="21"/>
        </w:rPr>
        <w:t> </w:t>
      </w:r>
      <w:r w:rsidR="00956220" w:rsidRPr="00956220">
        <w:rPr>
          <w:rFonts w:ascii="Segoe UI" w:hAnsi="Segoe UI" w:cs="Segoe UI"/>
          <w:i/>
          <w:iCs/>
          <w:sz w:val="21"/>
          <w:szCs w:val="21"/>
        </w:rPr>
        <w:t>such that</w:t>
      </w:r>
      <w:r w:rsidR="00956220" w:rsidRPr="00956220">
        <w:rPr>
          <w:rFonts w:ascii="Segoe UI" w:hAnsi="Segoe UI" w:cs="Segoe UI"/>
          <w:sz w:val="21"/>
          <w:szCs w:val="21"/>
        </w:rPr>
        <w:t> </w:t>
      </w:r>
      <w:r w:rsidR="00956220" w:rsidRPr="00956220">
        <w:rPr>
          <w:rFonts w:ascii="Consolas" w:hAnsi="Consolas" w:cs="Courier New"/>
          <w:color w:val="C7254E"/>
          <w:sz w:val="21"/>
          <w:szCs w:val="21"/>
          <w:shd w:val="clear" w:color="auto" w:fill="F9F2F4"/>
        </w:rPr>
        <w:t>|nums[i] - nums[j]| == k</w:t>
      </w:r>
      <w:r w:rsidR="00956220" w:rsidRPr="00956220">
        <w:rPr>
          <w:rFonts w:ascii="Segoe UI" w:hAnsi="Segoe UI" w:cs="Segoe UI"/>
          <w:sz w:val="21"/>
          <w:szCs w:val="21"/>
        </w:rPr>
        <w:t>.</w:t>
      </w:r>
    </w:p>
    <w:p w14:paraId="1DBA9E84" w14:textId="77777777" w:rsidR="00956220" w:rsidRPr="00956220" w:rsidRDefault="00956220" w:rsidP="00956220">
      <w:pPr>
        <w:shd w:val="clear" w:color="auto" w:fill="FFFFFF"/>
        <w:spacing w:after="240" w:line="240" w:lineRule="auto"/>
        <w:rPr>
          <w:rFonts w:ascii="Segoe UI" w:eastAsia="Times New Roman" w:hAnsi="Segoe UI" w:cs="Segoe UI"/>
          <w:sz w:val="21"/>
          <w:szCs w:val="21"/>
        </w:rPr>
      </w:pPr>
      <w:r w:rsidRPr="00956220">
        <w:rPr>
          <w:rFonts w:ascii="Segoe UI" w:eastAsia="Times New Roman" w:hAnsi="Segoe UI" w:cs="Segoe UI"/>
          <w:sz w:val="21"/>
          <w:szCs w:val="21"/>
        </w:rPr>
        <w:t>The value of </w:t>
      </w:r>
      <w:r w:rsidRPr="00956220">
        <w:rPr>
          <w:rFonts w:ascii="Consolas" w:eastAsia="Times New Roman" w:hAnsi="Consolas" w:cs="Courier New"/>
          <w:color w:val="C7254E"/>
          <w:sz w:val="21"/>
          <w:szCs w:val="21"/>
          <w:shd w:val="clear" w:color="auto" w:fill="F9F2F4"/>
        </w:rPr>
        <w:t>|x|</w:t>
      </w:r>
      <w:r w:rsidRPr="00956220">
        <w:rPr>
          <w:rFonts w:ascii="Segoe UI" w:eastAsia="Times New Roman" w:hAnsi="Segoe UI" w:cs="Segoe UI"/>
          <w:sz w:val="21"/>
          <w:szCs w:val="21"/>
        </w:rPr>
        <w:t> is defined as:</w:t>
      </w:r>
    </w:p>
    <w:p w14:paraId="1B5FE6FA" w14:textId="77777777" w:rsidR="00956220" w:rsidRPr="00956220" w:rsidRDefault="00956220" w:rsidP="00A0090B">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rPr>
      </w:pPr>
      <w:r w:rsidRPr="00956220">
        <w:rPr>
          <w:rFonts w:ascii="Consolas" w:eastAsia="Times New Roman" w:hAnsi="Consolas" w:cs="Courier New"/>
          <w:color w:val="C7254E"/>
          <w:sz w:val="21"/>
          <w:szCs w:val="21"/>
          <w:shd w:val="clear" w:color="auto" w:fill="F9F2F4"/>
        </w:rPr>
        <w:t>x</w:t>
      </w:r>
      <w:r w:rsidRPr="00956220">
        <w:rPr>
          <w:rFonts w:ascii="Segoe UI" w:eastAsia="Times New Roman" w:hAnsi="Segoe UI" w:cs="Segoe UI"/>
          <w:sz w:val="21"/>
          <w:szCs w:val="21"/>
        </w:rPr>
        <w:t> if </w:t>
      </w:r>
      <w:r w:rsidRPr="00956220">
        <w:rPr>
          <w:rFonts w:ascii="Consolas" w:eastAsia="Times New Roman" w:hAnsi="Consolas" w:cs="Courier New"/>
          <w:color w:val="C7254E"/>
          <w:sz w:val="21"/>
          <w:szCs w:val="21"/>
          <w:shd w:val="clear" w:color="auto" w:fill="F9F2F4"/>
        </w:rPr>
        <w:t>x &gt;= 0</w:t>
      </w:r>
      <w:r w:rsidRPr="00956220">
        <w:rPr>
          <w:rFonts w:ascii="Segoe UI" w:eastAsia="Times New Roman" w:hAnsi="Segoe UI" w:cs="Segoe UI"/>
          <w:sz w:val="21"/>
          <w:szCs w:val="21"/>
        </w:rPr>
        <w:t>.</w:t>
      </w:r>
    </w:p>
    <w:p w14:paraId="492CC110" w14:textId="77777777" w:rsidR="00956220" w:rsidRPr="00956220" w:rsidRDefault="00956220" w:rsidP="00A0090B">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rPr>
      </w:pPr>
      <w:r w:rsidRPr="00956220">
        <w:rPr>
          <w:rFonts w:ascii="Consolas" w:eastAsia="Times New Roman" w:hAnsi="Consolas" w:cs="Courier New"/>
          <w:color w:val="C7254E"/>
          <w:sz w:val="21"/>
          <w:szCs w:val="21"/>
          <w:shd w:val="clear" w:color="auto" w:fill="F9F2F4"/>
        </w:rPr>
        <w:lastRenderedPageBreak/>
        <w:t>-x</w:t>
      </w:r>
      <w:r w:rsidRPr="00956220">
        <w:rPr>
          <w:rFonts w:ascii="Segoe UI" w:eastAsia="Times New Roman" w:hAnsi="Segoe UI" w:cs="Segoe UI"/>
          <w:sz w:val="21"/>
          <w:szCs w:val="21"/>
        </w:rPr>
        <w:t> if </w:t>
      </w:r>
      <w:r w:rsidRPr="00956220">
        <w:rPr>
          <w:rFonts w:ascii="Consolas" w:eastAsia="Times New Roman" w:hAnsi="Consolas" w:cs="Courier New"/>
          <w:color w:val="C7254E"/>
          <w:sz w:val="21"/>
          <w:szCs w:val="21"/>
          <w:shd w:val="clear" w:color="auto" w:fill="F9F2F4"/>
        </w:rPr>
        <w:t>x &lt; 0</w:t>
      </w:r>
      <w:r w:rsidRPr="00956220">
        <w:rPr>
          <w:rFonts w:ascii="Segoe UI" w:eastAsia="Times New Roman" w:hAnsi="Segoe UI" w:cs="Segoe UI"/>
          <w:sz w:val="21"/>
          <w:szCs w:val="21"/>
        </w:rPr>
        <w:t>.</w:t>
      </w:r>
    </w:p>
    <w:p w14:paraId="54F75E26" w14:textId="77777777" w:rsidR="00956220" w:rsidRPr="00956220" w:rsidRDefault="00956220" w:rsidP="00956220">
      <w:pPr>
        <w:shd w:val="clear" w:color="auto" w:fill="FFFFFF"/>
        <w:spacing w:after="240" w:line="240" w:lineRule="auto"/>
        <w:rPr>
          <w:rFonts w:ascii="Segoe UI" w:eastAsia="Times New Roman" w:hAnsi="Segoe UI" w:cs="Segoe UI"/>
          <w:sz w:val="21"/>
          <w:szCs w:val="21"/>
        </w:rPr>
      </w:pPr>
      <w:r w:rsidRPr="00956220">
        <w:rPr>
          <w:rFonts w:ascii="Segoe UI" w:eastAsia="Times New Roman" w:hAnsi="Segoe UI" w:cs="Segoe UI"/>
          <w:sz w:val="21"/>
          <w:szCs w:val="21"/>
        </w:rPr>
        <w:t> </w:t>
      </w:r>
    </w:p>
    <w:p w14:paraId="30E3C1C1" w14:textId="77777777" w:rsidR="00956220" w:rsidRPr="00956220" w:rsidRDefault="00956220" w:rsidP="00956220">
      <w:pPr>
        <w:shd w:val="clear" w:color="auto" w:fill="FFFFFF"/>
        <w:spacing w:after="240" w:line="240" w:lineRule="auto"/>
        <w:rPr>
          <w:rFonts w:ascii="Segoe UI" w:eastAsia="Times New Roman" w:hAnsi="Segoe UI" w:cs="Segoe UI"/>
          <w:sz w:val="21"/>
          <w:szCs w:val="21"/>
        </w:rPr>
      </w:pPr>
      <w:r w:rsidRPr="00956220">
        <w:rPr>
          <w:rFonts w:ascii="Segoe UI" w:eastAsia="Times New Roman" w:hAnsi="Segoe UI" w:cs="Segoe UI"/>
          <w:b/>
          <w:bCs/>
          <w:sz w:val="21"/>
          <w:szCs w:val="21"/>
        </w:rPr>
        <w:t>Example 1:</w:t>
      </w:r>
    </w:p>
    <w:p w14:paraId="2C8CDCCF"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b/>
          <w:bCs/>
          <w:color w:val="333333"/>
          <w:sz w:val="21"/>
          <w:szCs w:val="21"/>
        </w:rPr>
        <w:t>Input:</w:t>
      </w:r>
      <w:r w:rsidRPr="00956220">
        <w:rPr>
          <w:rFonts w:ascii="Consolas" w:eastAsia="Times New Roman" w:hAnsi="Consolas" w:cs="Courier New"/>
          <w:color w:val="333333"/>
          <w:sz w:val="21"/>
          <w:szCs w:val="21"/>
        </w:rPr>
        <w:t xml:space="preserve"> nums = [1,2,2,1], k = 1</w:t>
      </w:r>
    </w:p>
    <w:p w14:paraId="32FFC6EB"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b/>
          <w:bCs/>
          <w:color w:val="333333"/>
          <w:sz w:val="21"/>
          <w:szCs w:val="21"/>
        </w:rPr>
        <w:t>Output:</w:t>
      </w:r>
      <w:r w:rsidRPr="00956220">
        <w:rPr>
          <w:rFonts w:ascii="Consolas" w:eastAsia="Times New Roman" w:hAnsi="Consolas" w:cs="Courier New"/>
          <w:color w:val="333333"/>
          <w:sz w:val="21"/>
          <w:szCs w:val="21"/>
        </w:rPr>
        <w:t xml:space="preserve"> 4</w:t>
      </w:r>
    </w:p>
    <w:p w14:paraId="197EF76C"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b/>
          <w:bCs/>
          <w:color w:val="333333"/>
          <w:sz w:val="21"/>
          <w:szCs w:val="21"/>
        </w:rPr>
        <w:t>Explanation:</w:t>
      </w:r>
      <w:r w:rsidRPr="00956220">
        <w:rPr>
          <w:rFonts w:ascii="Consolas" w:eastAsia="Times New Roman" w:hAnsi="Consolas" w:cs="Courier New"/>
          <w:color w:val="333333"/>
          <w:sz w:val="21"/>
          <w:szCs w:val="21"/>
        </w:rPr>
        <w:t xml:space="preserve"> The pairs with an absolute difference of 1 are:</w:t>
      </w:r>
    </w:p>
    <w:p w14:paraId="36E699BD"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color w:val="333333"/>
          <w:sz w:val="21"/>
          <w:szCs w:val="21"/>
        </w:rPr>
        <w:t>- [</w:t>
      </w:r>
      <w:r w:rsidRPr="00956220">
        <w:rPr>
          <w:rFonts w:ascii="Consolas" w:eastAsia="Times New Roman" w:hAnsi="Consolas" w:cs="Courier New"/>
          <w:b/>
          <w:bCs/>
          <w:color w:val="333333"/>
          <w:sz w:val="21"/>
          <w:szCs w:val="21"/>
          <w:u w:val="single"/>
        </w:rPr>
        <w:t>1</w:t>
      </w:r>
      <w:r w:rsidRPr="00956220">
        <w:rPr>
          <w:rFonts w:ascii="Consolas" w:eastAsia="Times New Roman" w:hAnsi="Consolas" w:cs="Courier New"/>
          <w:color w:val="333333"/>
          <w:sz w:val="21"/>
          <w:szCs w:val="21"/>
        </w:rPr>
        <w:t>,</w:t>
      </w:r>
      <w:r w:rsidRPr="00956220">
        <w:rPr>
          <w:rFonts w:ascii="Consolas" w:eastAsia="Times New Roman" w:hAnsi="Consolas" w:cs="Courier New"/>
          <w:b/>
          <w:bCs/>
          <w:color w:val="333333"/>
          <w:sz w:val="21"/>
          <w:szCs w:val="21"/>
          <w:u w:val="single"/>
        </w:rPr>
        <w:t>2</w:t>
      </w:r>
      <w:r w:rsidRPr="00956220">
        <w:rPr>
          <w:rFonts w:ascii="Consolas" w:eastAsia="Times New Roman" w:hAnsi="Consolas" w:cs="Courier New"/>
          <w:color w:val="333333"/>
          <w:sz w:val="21"/>
          <w:szCs w:val="21"/>
        </w:rPr>
        <w:t>,2,1]</w:t>
      </w:r>
    </w:p>
    <w:p w14:paraId="47A4C7A5"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color w:val="333333"/>
          <w:sz w:val="21"/>
          <w:szCs w:val="21"/>
        </w:rPr>
        <w:t>- [</w:t>
      </w:r>
      <w:r w:rsidRPr="00956220">
        <w:rPr>
          <w:rFonts w:ascii="Consolas" w:eastAsia="Times New Roman" w:hAnsi="Consolas" w:cs="Courier New"/>
          <w:b/>
          <w:bCs/>
          <w:color w:val="333333"/>
          <w:sz w:val="21"/>
          <w:szCs w:val="21"/>
          <w:u w:val="single"/>
        </w:rPr>
        <w:t>1</w:t>
      </w:r>
      <w:r w:rsidRPr="00956220">
        <w:rPr>
          <w:rFonts w:ascii="Consolas" w:eastAsia="Times New Roman" w:hAnsi="Consolas" w:cs="Courier New"/>
          <w:color w:val="333333"/>
          <w:sz w:val="21"/>
          <w:szCs w:val="21"/>
        </w:rPr>
        <w:t>,2,</w:t>
      </w:r>
      <w:r w:rsidRPr="00956220">
        <w:rPr>
          <w:rFonts w:ascii="Consolas" w:eastAsia="Times New Roman" w:hAnsi="Consolas" w:cs="Courier New"/>
          <w:b/>
          <w:bCs/>
          <w:color w:val="333333"/>
          <w:sz w:val="21"/>
          <w:szCs w:val="21"/>
          <w:u w:val="single"/>
        </w:rPr>
        <w:t>2</w:t>
      </w:r>
      <w:r w:rsidRPr="00956220">
        <w:rPr>
          <w:rFonts w:ascii="Consolas" w:eastAsia="Times New Roman" w:hAnsi="Consolas" w:cs="Courier New"/>
          <w:color w:val="333333"/>
          <w:sz w:val="21"/>
          <w:szCs w:val="21"/>
        </w:rPr>
        <w:t>,1]</w:t>
      </w:r>
    </w:p>
    <w:p w14:paraId="178BD292" w14:textId="77777777" w:rsidR="00956220" w:rsidRP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color w:val="333333"/>
          <w:sz w:val="21"/>
          <w:szCs w:val="21"/>
        </w:rPr>
        <w:t>- [1,</w:t>
      </w:r>
      <w:r w:rsidRPr="00956220">
        <w:rPr>
          <w:rFonts w:ascii="Consolas" w:eastAsia="Times New Roman" w:hAnsi="Consolas" w:cs="Courier New"/>
          <w:b/>
          <w:bCs/>
          <w:color w:val="333333"/>
          <w:sz w:val="21"/>
          <w:szCs w:val="21"/>
          <w:u w:val="single"/>
        </w:rPr>
        <w:t>2</w:t>
      </w:r>
      <w:r w:rsidRPr="00956220">
        <w:rPr>
          <w:rFonts w:ascii="Consolas" w:eastAsia="Times New Roman" w:hAnsi="Consolas" w:cs="Courier New"/>
          <w:color w:val="333333"/>
          <w:sz w:val="21"/>
          <w:szCs w:val="21"/>
        </w:rPr>
        <w:t>,2,</w:t>
      </w:r>
      <w:r w:rsidRPr="00956220">
        <w:rPr>
          <w:rFonts w:ascii="Consolas" w:eastAsia="Times New Roman" w:hAnsi="Consolas" w:cs="Courier New"/>
          <w:b/>
          <w:bCs/>
          <w:color w:val="333333"/>
          <w:sz w:val="21"/>
          <w:szCs w:val="21"/>
          <w:u w:val="single"/>
        </w:rPr>
        <w:t>1</w:t>
      </w:r>
      <w:r w:rsidRPr="00956220">
        <w:rPr>
          <w:rFonts w:ascii="Consolas" w:eastAsia="Times New Roman" w:hAnsi="Consolas" w:cs="Courier New"/>
          <w:color w:val="333333"/>
          <w:sz w:val="21"/>
          <w:szCs w:val="21"/>
        </w:rPr>
        <w:t>]</w:t>
      </w:r>
    </w:p>
    <w:p w14:paraId="06383B17" w14:textId="77777777" w:rsidR="00956220" w:rsidRDefault="00956220"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56220">
        <w:rPr>
          <w:rFonts w:ascii="Consolas" w:eastAsia="Times New Roman" w:hAnsi="Consolas" w:cs="Courier New"/>
          <w:color w:val="333333"/>
          <w:sz w:val="21"/>
          <w:szCs w:val="21"/>
        </w:rPr>
        <w:t>- [1,2,</w:t>
      </w:r>
      <w:r w:rsidRPr="00956220">
        <w:rPr>
          <w:rFonts w:ascii="Consolas" w:eastAsia="Times New Roman" w:hAnsi="Consolas" w:cs="Courier New"/>
          <w:b/>
          <w:bCs/>
          <w:color w:val="333333"/>
          <w:sz w:val="21"/>
          <w:szCs w:val="21"/>
          <w:u w:val="single"/>
        </w:rPr>
        <w:t>2</w:t>
      </w:r>
      <w:r w:rsidRPr="00956220">
        <w:rPr>
          <w:rFonts w:ascii="Consolas" w:eastAsia="Times New Roman" w:hAnsi="Consolas" w:cs="Courier New"/>
          <w:color w:val="333333"/>
          <w:sz w:val="21"/>
          <w:szCs w:val="21"/>
        </w:rPr>
        <w:t>,</w:t>
      </w:r>
      <w:r w:rsidRPr="00956220">
        <w:rPr>
          <w:rFonts w:ascii="Consolas" w:eastAsia="Times New Roman" w:hAnsi="Consolas" w:cs="Courier New"/>
          <w:b/>
          <w:bCs/>
          <w:color w:val="333333"/>
          <w:sz w:val="21"/>
          <w:szCs w:val="21"/>
          <w:u w:val="single"/>
        </w:rPr>
        <w:t>1</w:t>
      </w:r>
      <w:r w:rsidRPr="00956220">
        <w:rPr>
          <w:rFonts w:ascii="Consolas" w:eastAsia="Times New Roman" w:hAnsi="Consolas" w:cs="Courier New"/>
          <w:color w:val="333333"/>
          <w:sz w:val="21"/>
          <w:szCs w:val="21"/>
        </w:rPr>
        <w:t>]</w:t>
      </w:r>
    </w:p>
    <w:p w14:paraId="48FDE0D8" w14:textId="30B40BDF" w:rsidR="00FD7FD9" w:rsidRPr="00956220" w:rsidRDefault="00EC5F31" w:rsidP="009562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Pr>
          <w:rFonts w:ascii="Arial" w:hAnsi="Arial" w:cs="Arial"/>
          <w:color w:val="273239"/>
          <w:spacing w:val="2"/>
          <w:sz w:val="26"/>
          <w:szCs w:val="26"/>
        </w:rPr>
        <w:t>:</w:t>
      </w:r>
      <w:r w:rsidR="00FD7FD9" w:rsidRPr="00FD7FD9">
        <w:t xml:space="preserve"> </w:t>
      </w:r>
      <w:r w:rsidR="00FD7FD9" w:rsidRPr="00FD7FD9">
        <w:rPr>
          <w:rFonts w:ascii="Arial" w:hAnsi="Arial" w:cs="Arial"/>
          <w:color w:val="273239"/>
          <w:spacing w:val="2"/>
          <w:sz w:val="26"/>
          <w:szCs w:val="26"/>
        </w:rPr>
        <w:t>int countKDifference(vector&lt;int&gt;&amp; nums, int k) {</w:t>
      </w:r>
    </w:p>
    <w:p w14:paraId="4EA7A485"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int ans=0;</w:t>
      </w:r>
    </w:p>
    <w:p w14:paraId="105F6B4B"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for(int i=0;i&lt;nums.size();i++)</w:t>
      </w:r>
    </w:p>
    <w:p w14:paraId="37A3E215"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w:t>
      </w:r>
    </w:p>
    <w:p w14:paraId="2524FE32"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for(int j=i+1;j&lt;nums.size();j++)</w:t>
      </w:r>
    </w:p>
    <w:p w14:paraId="17389158"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w:t>
      </w:r>
    </w:p>
    <w:p w14:paraId="702C93E3"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ans+=abs(nums[i]-nums[j])==k;</w:t>
      </w:r>
    </w:p>
    <w:p w14:paraId="79327122"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w:t>
      </w:r>
    </w:p>
    <w:p w14:paraId="1F2B275B"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w:t>
      </w:r>
    </w:p>
    <w:p w14:paraId="5591873A" w14:textId="77777777" w:rsidR="00FD7FD9" w:rsidRPr="00FD7FD9"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return ans;</w:t>
      </w:r>
    </w:p>
    <w:p w14:paraId="6C67BA56" w14:textId="4455D694" w:rsidR="00EC5F31" w:rsidRDefault="00FD7FD9" w:rsidP="00FD7FD9">
      <w:pPr>
        <w:pStyle w:val="HTMLPreformatted"/>
        <w:shd w:val="clear" w:color="auto" w:fill="F7F9FA"/>
        <w:spacing w:after="240"/>
        <w:rPr>
          <w:rFonts w:ascii="Arial" w:hAnsi="Arial" w:cs="Arial"/>
          <w:color w:val="273239"/>
          <w:spacing w:val="2"/>
          <w:sz w:val="26"/>
          <w:szCs w:val="26"/>
        </w:rPr>
      </w:pPr>
      <w:r w:rsidRPr="00FD7FD9">
        <w:rPr>
          <w:rFonts w:ascii="Arial" w:hAnsi="Arial" w:cs="Arial"/>
          <w:color w:val="273239"/>
          <w:spacing w:val="2"/>
          <w:sz w:val="26"/>
          <w:szCs w:val="26"/>
        </w:rPr>
        <w:t xml:space="preserve">    }</w:t>
      </w:r>
    </w:p>
    <w:p w14:paraId="0F00ADED" w14:textId="3AC4810E" w:rsidR="00532B02" w:rsidRPr="00532B02" w:rsidRDefault="00FD7FD9" w:rsidP="00532B0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273239"/>
          <w:spacing w:val="2"/>
          <w:sz w:val="26"/>
          <w:szCs w:val="26"/>
        </w:rPr>
        <w:t>170)</w:t>
      </w:r>
      <w:r w:rsidR="00532B02" w:rsidRPr="00532B02">
        <w:rPr>
          <w:rFonts w:ascii="Segoe UI" w:hAnsi="Segoe UI" w:cs="Segoe UI"/>
          <w:color w:val="263238"/>
          <w:sz w:val="21"/>
          <w:szCs w:val="21"/>
        </w:rPr>
        <w:t xml:space="preserve"> An integer array </w:t>
      </w:r>
      <w:r w:rsidR="00532B02" w:rsidRPr="00532B02">
        <w:rPr>
          <w:rFonts w:ascii="Courier New" w:hAnsi="Courier New" w:cs="Courier New"/>
          <w:color w:val="546E7A"/>
          <w:sz w:val="20"/>
          <w:szCs w:val="20"/>
          <w:shd w:val="clear" w:color="auto" w:fill="F7F9FA"/>
        </w:rPr>
        <w:t>original</w:t>
      </w:r>
      <w:r w:rsidR="00532B02" w:rsidRPr="00532B02">
        <w:rPr>
          <w:rFonts w:ascii="Segoe UI" w:hAnsi="Segoe UI" w:cs="Segoe UI"/>
          <w:color w:val="263238"/>
          <w:sz w:val="21"/>
          <w:szCs w:val="21"/>
        </w:rPr>
        <w:t> is transformed into a </w:t>
      </w:r>
      <w:r w:rsidR="00532B02" w:rsidRPr="00532B02">
        <w:rPr>
          <w:rFonts w:ascii="Segoe UI" w:hAnsi="Segoe UI" w:cs="Segoe UI"/>
          <w:b/>
          <w:bCs/>
          <w:color w:val="263238"/>
          <w:sz w:val="21"/>
          <w:szCs w:val="21"/>
        </w:rPr>
        <w:t>doubled</w:t>
      </w:r>
      <w:r w:rsidR="00532B02" w:rsidRPr="00532B02">
        <w:rPr>
          <w:rFonts w:ascii="Segoe UI" w:hAnsi="Segoe UI" w:cs="Segoe UI"/>
          <w:color w:val="263238"/>
          <w:sz w:val="21"/>
          <w:szCs w:val="21"/>
        </w:rPr>
        <w:t> array </w:t>
      </w:r>
      <w:r w:rsidR="00532B02" w:rsidRPr="00532B02">
        <w:rPr>
          <w:rFonts w:ascii="Courier New" w:hAnsi="Courier New" w:cs="Courier New"/>
          <w:color w:val="546E7A"/>
          <w:sz w:val="20"/>
          <w:szCs w:val="20"/>
          <w:shd w:val="clear" w:color="auto" w:fill="F7F9FA"/>
        </w:rPr>
        <w:t>changed</w:t>
      </w:r>
      <w:r w:rsidR="00532B02" w:rsidRPr="00532B02">
        <w:rPr>
          <w:rFonts w:ascii="Segoe UI" w:hAnsi="Segoe UI" w:cs="Segoe UI"/>
          <w:color w:val="263238"/>
          <w:sz w:val="21"/>
          <w:szCs w:val="21"/>
        </w:rPr>
        <w:t> by appending </w:t>
      </w:r>
      <w:r w:rsidR="00532B02" w:rsidRPr="00532B02">
        <w:rPr>
          <w:rFonts w:ascii="Segoe UI" w:hAnsi="Segoe UI" w:cs="Segoe UI"/>
          <w:b/>
          <w:bCs/>
          <w:color w:val="263238"/>
          <w:sz w:val="21"/>
          <w:szCs w:val="21"/>
        </w:rPr>
        <w:t>twice the value</w:t>
      </w:r>
      <w:r w:rsidR="00532B02" w:rsidRPr="00532B02">
        <w:rPr>
          <w:rFonts w:ascii="Segoe UI" w:hAnsi="Segoe UI" w:cs="Segoe UI"/>
          <w:color w:val="263238"/>
          <w:sz w:val="21"/>
          <w:szCs w:val="21"/>
        </w:rPr>
        <w:t> of every element in </w:t>
      </w:r>
      <w:r w:rsidR="00532B02" w:rsidRPr="00532B02">
        <w:rPr>
          <w:rFonts w:ascii="Courier New" w:hAnsi="Courier New" w:cs="Courier New"/>
          <w:color w:val="546E7A"/>
          <w:sz w:val="20"/>
          <w:szCs w:val="20"/>
          <w:shd w:val="clear" w:color="auto" w:fill="F7F9FA"/>
        </w:rPr>
        <w:t>original</w:t>
      </w:r>
      <w:r w:rsidR="00532B02" w:rsidRPr="00532B02">
        <w:rPr>
          <w:rFonts w:ascii="Segoe UI" w:hAnsi="Segoe UI" w:cs="Segoe UI"/>
          <w:color w:val="263238"/>
          <w:sz w:val="21"/>
          <w:szCs w:val="21"/>
        </w:rPr>
        <w:t>, and then randomly </w:t>
      </w:r>
      <w:r w:rsidR="00532B02" w:rsidRPr="00532B02">
        <w:rPr>
          <w:rFonts w:ascii="Segoe UI" w:hAnsi="Segoe UI" w:cs="Segoe UI"/>
          <w:b/>
          <w:bCs/>
          <w:color w:val="263238"/>
          <w:sz w:val="21"/>
          <w:szCs w:val="21"/>
        </w:rPr>
        <w:t>shuffling</w:t>
      </w:r>
      <w:r w:rsidR="00532B02" w:rsidRPr="00532B02">
        <w:rPr>
          <w:rFonts w:ascii="Segoe UI" w:hAnsi="Segoe UI" w:cs="Segoe UI"/>
          <w:color w:val="263238"/>
          <w:sz w:val="21"/>
          <w:szCs w:val="21"/>
        </w:rPr>
        <w:t> the resulting array.</w:t>
      </w:r>
    </w:p>
    <w:p w14:paraId="281D2927" w14:textId="77777777" w:rsidR="00532B02" w:rsidRPr="00532B02" w:rsidRDefault="00532B02" w:rsidP="00532B02">
      <w:pPr>
        <w:shd w:val="clear" w:color="auto" w:fill="FFFFFF"/>
        <w:spacing w:after="240" w:line="240" w:lineRule="auto"/>
        <w:rPr>
          <w:rFonts w:ascii="Segoe UI" w:eastAsia="Times New Roman" w:hAnsi="Segoe UI" w:cs="Segoe UI"/>
          <w:color w:val="263238"/>
          <w:sz w:val="21"/>
          <w:szCs w:val="21"/>
        </w:rPr>
      </w:pPr>
      <w:r w:rsidRPr="00532B02">
        <w:rPr>
          <w:rFonts w:ascii="Segoe UI" w:eastAsia="Times New Roman" w:hAnsi="Segoe UI" w:cs="Segoe UI"/>
          <w:color w:val="263238"/>
          <w:sz w:val="21"/>
          <w:szCs w:val="21"/>
        </w:rPr>
        <w:t>Given an array </w:t>
      </w:r>
      <w:r w:rsidRPr="00532B02">
        <w:rPr>
          <w:rFonts w:ascii="Courier New" w:eastAsia="Times New Roman" w:hAnsi="Courier New" w:cs="Courier New"/>
          <w:color w:val="546E7A"/>
          <w:sz w:val="20"/>
          <w:szCs w:val="20"/>
          <w:shd w:val="clear" w:color="auto" w:fill="F7F9FA"/>
        </w:rPr>
        <w:t>changed</w:t>
      </w:r>
      <w:r w:rsidRPr="00532B02">
        <w:rPr>
          <w:rFonts w:ascii="Segoe UI" w:eastAsia="Times New Roman" w:hAnsi="Segoe UI" w:cs="Segoe UI"/>
          <w:color w:val="263238"/>
          <w:sz w:val="21"/>
          <w:szCs w:val="21"/>
        </w:rPr>
        <w:t>, return </w:t>
      </w:r>
      <w:r w:rsidRPr="00532B02">
        <w:rPr>
          <w:rFonts w:ascii="Courier New" w:eastAsia="Times New Roman" w:hAnsi="Courier New" w:cs="Courier New"/>
          <w:color w:val="546E7A"/>
          <w:sz w:val="20"/>
          <w:szCs w:val="20"/>
          <w:shd w:val="clear" w:color="auto" w:fill="F7F9FA"/>
        </w:rPr>
        <w:t>original</w:t>
      </w:r>
      <w:r w:rsidRPr="00532B02">
        <w:rPr>
          <w:rFonts w:ascii="Segoe UI" w:eastAsia="Times New Roman" w:hAnsi="Segoe UI" w:cs="Segoe UI"/>
          <w:i/>
          <w:iCs/>
          <w:color w:val="263238"/>
          <w:sz w:val="21"/>
          <w:szCs w:val="21"/>
        </w:rPr>
        <w:t> if </w:t>
      </w:r>
      <w:r w:rsidRPr="00532B02">
        <w:rPr>
          <w:rFonts w:ascii="Courier New" w:eastAsia="Times New Roman" w:hAnsi="Courier New" w:cs="Courier New"/>
          <w:color w:val="546E7A"/>
          <w:sz w:val="20"/>
          <w:szCs w:val="20"/>
          <w:shd w:val="clear" w:color="auto" w:fill="F7F9FA"/>
        </w:rPr>
        <w:t>changed</w:t>
      </w:r>
      <w:r w:rsidRPr="00532B02">
        <w:rPr>
          <w:rFonts w:ascii="Segoe UI" w:eastAsia="Times New Roman" w:hAnsi="Segoe UI" w:cs="Segoe UI"/>
          <w:i/>
          <w:iCs/>
          <w:color w:val="263238"/>
          <w:sz w:val="21"/>
          <w:szCs w:val="21"/>
        </w:rPr>
        <w:t> is a </w:t>
      </w:r>
      <w:r w:rsidRPr="00532B02">
        <w:rPr>
          <w:rFonts w:ascii="Segoe UI" w:eastAsia="Times New Roman" w:hAnsi="Segoe UI" w:cs="Segoe UI"/>
          <w:b/>
          <w:bCs/>
          <w:i/>
          <w:iCs/>
          <w:color w:val="263238"/>
          <w:sz w:val="21"/>
          <w:szCs w:val="21"/>
        </w:rPr>
        <w:t>doubled</w:t>
      </w:r>
      <w:r w:rsidRPr="00532B02">
        <w:rPr>
          <w:rFonts w:ascii="Segoe UI" w:eastAsia="Times New Roman" w:hAnsi="Segoe UI" w:cs="Segoe UI"/>
          <w:i/>
          <w:iCs/>
          <w:color w:val="263238"/>
          <w:sz w:val="21"/>
          <w:szCs w:val="21"/>
        </w:rPr>
        <w:t> array. If </w:t>
      </w:r>
      <w:r w:rsidRPr="00532B02">
        <w:rPr>
          <w:rFonts w:ascii="Courier New" w:eastAsia="Times New Roman" w:hAnsi="Courier New" w:cs="Courier New"/>
          <w:color w:val="546E7A"/>
          <w:sz w:val="20"/>
          <w:szCs w:val="20"/>
          <w:shd w:val="clear" w:color="auto" w:fill="F7F9FA"/>
        </w:rPr>
        <w:t>changed</w:t>
      </w:r>
      <w:r w:rsidRPr="00532B02">
        <w:rPr>
          <w:rFonts w:ascii="Segoe UI" w:eastAsia="Times New Roman" w:hAnsi="Segoe UI" w:cs="Segoe UI"/>
          <w:i/>
          <w:iCs/>
          <w:color w:val="263238"/>
          <w:sz w:val="21"/>
          <w:szCs w:val="21"/>
        </w:rPr>
        <w:t> is not a </w:t>
      </w:r>
      <w:r w:rsidRPr="00532B02">
        <w:rPr>
          <w:rFonts w:ascii="Segoe UI" w:eastAsia="Times New Roman" w:hAnsi="Segoe UI" w:cs="Segoe UI"/>
          <w:b/>
          <w:bCs/>
          <w:i/>
          <w:iCs/>
          <w:color w:val="263238"/>
          <w:sz w:val="21"/>
          <w:szCs w:val="21"/>
        </w:rPr>
        <w:t>doubled</w:t>
      </w:r>
      <w:r w:rsidRPr="00532B02">
        <w:rPr>
          <w:rFonts w:ascii="Segoe UI" w:eastAsia="Times New Roman" w:hAnsi="Segoe UI" w:cs="Segoe UI"/>
          <w:i/>
          <w:iCs/>
          <w:color w:val="263238"/>
          <w:sz w:val="21"/>
          <w:szCs w:val="21"/>
        </w:rPr>
        <w:t> array, return an empty array. The elements in</w:t>
      </w:r>
      <w:r w:rsidRPr="00532B02">
        <w:rPr>
          <w:rFonts w:ascii="Segoe UI" w:eastAsia="Times New Roman" w:hAnsi="Segoe UI" w:cs="Segoe UI"/>
          <w:color w:val="263238"/>
          <w:sz w:val="21"/>
          <w:szCs w:val="21"/>
        </w:rPr>
        <w:t> </w:t>
      </w:r>
      <w:r w:rsidRPr="00532B02">
        <w:rPr>
          <w:rFonts w:ascii="Courier New" w:eastAsia="Times New Roman" w:hAnsi="Courier New" w:cs="Courier New"/>
          <w:color w:val="546E7A"/>
          <w:sz w:val="20"/>
          <w:szCs w:val="20"/>
          <w:shd w:val="clear" w:color="auto" w:fill="F7F9FA"/>
        </w:rPr>
        <w:t>original</w:t>
      </w:r>
      <w:r w:rsidRPr="00532B02">
        <w:rPr>
          <w:rFonts w:ascii="Segoe UI" w:eastAsia="Times New Roman" w:hAnsi="Segoe UI" w:cs="Segoe UI"/>
          <w:color w:val="263238"/>
          <w:sz w:val="21"/>
          <w:szCs w:val="21"/>
        </w:rPr>
        <w:t> </w:t>
      </w:r>
      <w:r w:rsidRPr="00532B02">
        <w:rPr>
          <w:rFonts w:ascii="Segoe UI" w:eastAsia="Times New Roman" w:hAnsi="Segoe UI" w:cs="Segoe UI"/>
          <w:i/>
          <w:iCs/>
          <w:color w:val="263238"/>
          <w:sz w:val="21"/>
          <w:szCs w:val="21"/>
        </w:rPr>
        <w:t>may be returned in </w:t>
      </w:r>
      <w:r w:rsidRPr="00532B02">
        <w:rPr>
          <w:rFonts w:ascii="Segoe UI" w:eastAsia="Times New Roman" w:hAnsi="Segoe UI" w:cs="Segoe UI"/>
          <w:b/>
          <w:bCs/>
          <w:i/>
          <w:iCs/>
          <w:color w:val="263238"/>
          <w:sz w:val="21"/>
          <w:szCs w:val="21"/>
        </w:rPr>
        <w:t>any</w:t>
      </w:r>
      <w:r w:rsidRPr="00532B02">
        <w:rPr>
          <w:rFonts w:ascii="Segoe UI" w:eastAsia="Times New Roman" w:hAnsi="Segoe UI" w:cs="Segoe UI"/>
          <w:i/>
          <w:iCs/>
          <w:color w:val="263238"/>
          <w:sz w:val="21"/>
          <w:szCs w:val="21"/>
        </w:rPr>
        <w:t> order</w:t>
      </w:r>
      <w:r w:rsidRPr="00532B02">
        <w:rPr>
          <w:rFonts w:ascii="Segoe UI" w:eastAsia="Times New Roman" w:hAnsi="Segoe UI" w:cs="Segoe UI"/>
          <w:color w:val="263238"/>
          <w:sz w:val="21"/>
          <w:szCs w:val="21"/>
        </w:rPr>
        <w:t>.</w:t>
      </w:r>
    </w:p>
    <w:p w14:paraId="01C07EA9" w14:textId="77777777" w:rsidR="00532B02" w:rsidRPr="00532B02" w:rsidRDefault="00532B02" w:rsidP="00532B02">
      <w:pPr>
        <w:shd w:val="clear" w:color="auto" w:fill="FFFFFF"/>
        <w:spacing w:after="240" w:line="240" w:lineRule="auto"/>
        <w:rPr>
          <w:rFonts w:ascii="Segoe UI" w:eastAsia="Times New Roman" w:hAnsi="Segoe UI" w:cs="Segoe UI"/>
          <w:color w:val="263238"/>
          <w:sz w:val="21"/>
          <w:szCs w:val="21"/>
        </w:rPr>
      </w:pPr>
      <w:r w:rsidRPr="00532B02">
        <w:rPr>
          <w:rFonts w:ascii="Segoe UI" w:eastAsia="Times New Roman" w:hAnsi="Segoe UI" w:cs="Segoe UI"/>
          <w:color w:val="263238"/>
          <w:sz w:val="21"/>
          <w:szCs w:val="21"/>
        </w:rPr>
        <w:lastRenderedPageBreak/>
        <w:t> </w:t>
      </w:r>
    </w:p>
    <w:p w14:paraId="50C7C36E" w14:textId="77777777" w:rsidR="00532B02" w:rsidRPr="00532B02" w:rsidRDefault="00532B02" w:rsidP="00532B02">
      <w:pPr>
        <w:shd w:val="clear" w:color="auto" w:fill="FFFFFF"/>
        <w:spacing w:after="240" w:line="240" w:lineRule="auto"/>
        <w:rPr>
          <w:rFonts w:ascii="Segoe UI" w:eastAsia="Times New Roman" w:hAnsi="Segoe UI" w:cs="Segoe UI"/>
          <w:color w:val="263238"/>
          <w:sz w:val="21"/>
          <w:szCs w:val="21"/>
        </w:rPr>
      </w:pPr>
      <w:r w:rsidRPr="00532B02">
        <w:rPr>
          <w:rFonts w:ascii="Segoe UI" w:eastAsia="Times New Roman" w:hAnsi="Segoe UI" w:cs="Segoe UI"/>
          <w:b/>
          <w:bCs/>
          <w:color w:val="263238"/>
          <w:sz w:val="21"/>
          <w:szCs w:val="21"/>
        </w:rPr>
        <w:t>Example 1:</w:t>
      </w:r>
    </w:p>
    <w:p w14:paraId="1AA128FC"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b/>
          <w:bCs/>
          <w:color w:val="263238"/>
          <w:sz w:val="20"/>
          <w:szCs w:val="20"/>
        </w:rPr>
        <w:t>Input:</w:t>
      </w:r>
      <w:r w:rsidRPr="00532B02">
        <w:rPr>
          <w:rFonts w:ascii="Consolas" w:eastAsia="Times New Roman" w:hAnsi="Consolas" w:cs="Courier New"/>
          <w:color w:val="263238"/>
          <w:sz w:val="20"/>
          <w:szCs w:val="20"/>
        </w:rPr>
        <w:t xml:space="preserve"> changed = [1,3,4,2,6,8]</w:t>
      </w:r>
    </w:p>
    <w:p w14:paraId="33AE03BF"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b/>
          <w:bCs/>
          <w:color w:val="263238"/>
          <w:sz w:val="20"/>
          <w:szCs w:val="20"/>
        </w:rPr>
        <w:t>Output:</w:t>
      </w:r>
      <w:r w:rsidRPr="00532B02">
        <w:rPr>
          <w:rFonts w:ascii="Consolas" w:eastAsia="Times New Roman" w:hAnsi="Consolas" w:cs="Courier New"/>
          <w:color w:val="263238"/>
          <w:sz w:val="20"/>
          <w:szCs w:val="20"/>
        </w:rPr>
        <w:t xml:space="preserve"> [1,3,4]</w:t>
      </w:r>
    </w:p>
    <w:p w14:paraId="35D272B4"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b/>
          <w:bCs/>
          <w:color w:val="263238"/>
          <w:sz w:val="20"/>
          <w:szCs w:val="20"/>
        </w:rPr>
        <w:t>Explanation:</w:t>
      </w:r>
      <w:r w:rsidRPr="00532B02">
        <w:rPr>
          <w:rFonts w:ascii="Consolas" w:eastAsia="Times New Roman" w:hAnsi="Consolas" w:cs="Courier New"/>
          <w:color w:val="263238"/>
          <w:sz w:val="20"/>
          <w:szCs w:val="20"/>
        </w:rPr>
        <w:t xml:space="preserve"> One possible original array could be [1,3,4]:</w:t>
      </w:r>
    </w:p>
    <w:p w14:paraId="658745B2"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color w:val="263238"/>
          <w:sz w:val="20"/>
          <w:szCs w:val="20"/>
        </w:rPr>
        <w:t>- Twice the value of 1 is 1 * 2 = 2.</w:t>
      </w:r>
    </w:p>
    <w:p w14:paraId="1189A37F"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color w:val="263238"/>
          <w:sz w:val="20"/>
          <w:szCs w:val="20"/>
        </w:rPr>
        <w:t>- Twice the value of 3 is 3 * 2 = 6.</w:t>
      </w:r>
    </w:p>
    <w:p w14:paraId="6851ECD7" w14:textId="77777777" w:rsidR="00532B02"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color w:val="263238"/>
          <w:sz w:val="20"/>
          <w:szCs w:val="20"/>
        </w:rPr>
        <w:t>- Twice the value of 4 is 4 * 2 = 8.</w:t>
      </w:r>
    </w:p>
    <w:p w14:paraId="2C15B413" w14:textId="7933DCA1" w:rsidR="00FD7FD9" w:rsidRPr="00532B02" w:rsidRDefault="00532B02" w:rsidP="00532B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2B02">
        <w:rPr>
          <w:rFonts w:ascii="Consolas" w:eastAsia="Times New Roman" w:hAnsi="Consolas" w:cs="Courier New"/>
          <w:color w:val="263238"/>
          <w:sz w:val="20"/>
          <w:szCs w:val="20"/>
        </w:rPr>
        <w:t>Other original arrays could be [4,3,1] or [3,1,4].</w:t>
      </w:r>
    </w:p>
    <w:p w14:paraId="09E14CBD" w14:textId="77777777" w:rsidR="00532B02" w:rsidRPr="00532B02" w:rsidRDefault="00FD7FD9" w:rsidP="00532B02">
      <w:pPr>
        <w:pStyle w:val="HTMLPreformatted"/>
        <w:shd w:val="clear" w:color="auto" w:fill="F7F9FA"/>
        <w:spacing w:after="240"/>
        <w:rPr>
          <w:rFonts w:ascii="Arial" w:hAnsi="Arial" w:cs="Arial"/>
          <w:color w:val="273239"/>
          <w:spacing w:val="2"/>
          <w:sz w:val="26"/>
          <w:szCs w:val="26"/>
        </w:rPr>
      </w:pPr>
      <w:r>
        <w:rPr>
          <w:rFonts w:ascii="Arial" w:hAnsi="Arial" w:cs="Arial"/>
          <w:color w:val="273239"/>
          <w:spacing w:val="2"/>
          <w:sz w:val="26"/>
          <w:szCs w:val="26"/>
        </w:rPr>
        <w:t>:</w:t>
      </w:r>
      <w:r w:rsidR="00532B02" w:rsidRPr="00532B02">
        <w:rPr>
          <w:rFonts w:ascii="Arial" w:hAnsi="Arial" w:cs="Arial"/>
          <w:color w:val="273239"/>
          <w:spacing w:val="2"/>
          <w:sz w:val="26"/>
          <w:szCs w:val="26"/>
        </w:rPr>
        <w:t xml:space="preserve"> vector&lt;int&gt; findOriginalArray(vector&lt;int&gt;&amp; changed) {</w:t>
      </w:r>
    </w:p>
    <w:p w14:paraId="23499DA4"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unordered_map&lt;int,int&gt;m;</w:t>
      </w:r>
    </w:p>
    <w:p w14:paraId="5A317225"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for(auto it:changed)</w:t>
      </w:r>
    </w:p>
    <w:p w14:paraId="35F4DFEA"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m[it]++;</w:t>
      </w:r>
    </w:p>
    <w:p w14:paraId="0E3EF21F"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vector&lt;int&gt;ans;</w:t>
      </w:r>
    </w:p>
    <w:p w14:paraId="1FDB4822"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sort(changed.begin(),changed.end());</w:t>
      </w:r>
    </w:p>
    <w:p w14:paraId="3A6B1505"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for(auto it:changed)</w:t>
      </w:r>
    </w:p>
    <w:p w14:paraId="39124466"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w:t>
      </w:r>
    </w:p>
    <w:p w14:paraId="0CD6BFE5"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if(m[it]&amp;&amp;m[2*it])</w:t>
      </w:r>
    </w:p>
    <w:p w14:paraId="258C6891"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w:t>
      </w:r>
    </w:p>
    <w:p w14:paraId="16945B3E"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m[it]--;</w:t>
      </w:r>
    </w:p>
    <w:p w14:paraId="547D27D3"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m[2*it]--;</w:t>
      </w:r>
    </w:p>
    <w:p w14:paraId="606D9C5F"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ans.push_back(it);</w:t>
      </w:r>
    </w:p>
    <w:p w14:paraId="6814D6BB"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w:t>
      </w:r>
    </w:p>
    <w:p w14:paraId="027EA532"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w:t>
      </w:r>
    </w:p>
    <w:p w14:paraId="4F9419CC"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for(auto [a,b]:m)</w:t>
      </w:r>
    </w:p>
    <w:p w14:paraId="7FAE8E82"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lastRenderedPageBreak/>
        <w:t xml:space="preserve">            if(b)</w:t>
      </w:r>
    </w:p>
    <w:p w14:paraId="669E1B8B"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return {};</w:t>
      </w:r>
    </w:p>
    <w:p w14:paraId="5A938953" w14:textId="77777777" w:rsidR="00532B02" w:rsidRPr="00532B02"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return ans;</w:t>
      </w:r>
    </w:p>
    <w:p w14:paraId="683C1CF9" w14:textId="6CB63E81" w:rsidR="00FD7FD9" w:rsidRDefault="00532B02" w:rsidP="00532B02">
      <w:pPr>
        <w:pStyle w:val="HTMLPreformatted"/>
        <w:shd w:val="clear" w:color="auto" w:fill="F7F9FA"/>
        <w:spacing w:after="240"/>
        <w:rPr>
          <w:rFonts w:ascii="Arial" w:hAnsi="Arial" w:cs="Arial"/>
          <w:color w:val="273239"/>
          <w:spacing w:val="2"/>
          <w:sz w:val="26"/>
          <w:szCs w:val="26"/>
        </w:rPr>
      </w:pPr>
      <w:r w:rsidRPr="00532B02">
        <w:rPr>
          <w:rFonts w:ascii="Arial" w:hAnsi="Arial" w:cs="Arial"/>
          <w:color w:val="273239"/>
          <w:spacing w:val="2"/>
          <w:sz w:val="26"/>
          <w:szCs w:val="26"/>
        </w:rPr>
        <w:t xml:space="preserve">    }</w:t>
      </w:r>
    </w:p>
    <w:p w14:paraId="2030D444" w14:textId="77777777" w:rsidR="00DD130B" w:rsidRPr="00DD130B" w:rsidRDefault="00532B02" w:rsidP="00DD130B">
      <w:pPr>
        <w:pStyle w:val="NormalWeb"/>
        <w:shd w:val="clear" w:color="auto" w:fill="FFFFFF"/>
        <w:spacing w:before="0" w:beforeAutospacing="0" w:after="240" w:afterAutospacing="0"/>
        <w:rPr>
          <w:rFonts w:ascii="Segoe UI" w:hAnsi="Segoe UI" w:cs="Segoe UI"/>
          <w:sz w:val="21"/>
          <w:szCs w:val="21"/>
        </w:rPr>
      </w:pPr>
      <w:r>
        <w:rPr>
          <w:rFonts w:ascii="Arial" w:hAnsi="Arial" w:cs="Arial"/>
          <w:color w:val="273239"/>
          <w:spacing w:val="2"/>
          <w:sz w:val="26"/>
          <w:szCs w:val="26"/>
        </w:rPr>
        <w:t>171)</w:t>
      </w:r>
      <w:r w:rsidR="00DD130B" w:rsidRPr="00DD130B">
        <w:rPr>
          <w:rFonts w:ascii="Consolas" w:hAnsi="Consolas"/>
          <w:b/>
          <w:bCs/>
          <w:color w:val="333333"/>
          <w:sz w:val="21"/>
          <w:szCs w:val="21"/>
          <w:shd w:val="clear" w:color="auto" w:fill="FFFFFF"/>
        </w:rPr>
        <w:t xml:space="preserve"> </w:t>
      </w:r>
      <w:r w:rsidR="00DD130B" w:rsidRPr="00DD130B">
        <w:rPr>
          <w:rFonts w:ascii="Segoe UI" w:hAnsi="Segoe UI" w:cs="Segoe UI"/>
          <w:sz w:val="21"/>
          <w:szCs w:val="21"/>
        </w:rPr>
        <w:t>You are given an integer array </w:t>
      </w:r>
      <w:r w:rsidR="00DD130B" w:rsidRPr="00DD130B">
        <w:rPr>
          <w:rFonts w:ascii="Consolas" w:hAnsi="Consolas" w:cs="Courier New"/>
          <w:color w:val="C7254E"/>
          <w:sz w:val="21"/>
          <w:szCs w:val="21"/>
          <w:shd w:val="clear" w:color="auto" w:fill="F9F2F4"/>
        </w:rPr>
        <w:t>nums</w:t>
      </w:r>
      <w:r w:rsidR="00DD130B" w:rsidRPr="00DD130B">
        <w:rPr>
          <w:rFonts w:ascii="Segoe UI" w:hAnsi="Segoe UI" w:cs="Segoe UI"/>
          <w:sz w:val="21"/>
          <w:szCs w:val="21"/>
        </w:rPr>
        <w:t>. In one operation, you can replace </w:t>
      </w:r>
      <w:r w:rsidR="00DD130B" w:rsidRPr="00DD130B">
        <w:rPr>
          <w:rFonts w:ascii="Segoe UI" w:hAnsi="Segoe UI" w:cs="Segoe UI"/>
          <w:b/>
          <w:bCs/>
          <w:sz w:val="21"/>
          <w:szCs w:val="21"/>
        </w:rPr>
        <w:t>any</w:t>
      </w:r>
      <w:r w:rsidR="00DD130B" w:rsidRPr="00DD130B">
        <w:rPr>
          <w:rFonts w:ascii="Segoe UI" w:hAnsi="Segoe UI" w:cs="Segoe UI"/>
          <w:sz w:val="21"/>
          <w:szCs w:val="21"/>
        </w:rPr>
        <w:t> element in </w:t>
      </w:r>
      <w:r w:rsidR="00DD130B" w:rsidRPr="00DD130B">
        <w:rPr>
          <w:rFonts w:ascii="Consolas" w:hAnsi="Consolas" w:cs="Courier New"/>
          <w:color w:val="C7254E"/>
          <w:sz w:val="21"/>
          <w:szCs w:val="21"/>
          <w:shd w:val="clear" w:color="auto" w:fill="F9F2F4"/>
        </w:rPr>
        <w:t>nums</w:t>
      </w:r>
      <w:r w:rsidR="00DD130B" w:rsidRPr="00DD130B">
        <w:rPr>
          <w:rFonts w:ascii="Segoe UI" w:hAnsi="Segoe UI" w:cs="Segoe UI"/>
          <w:sz w:val="21"/>
          <w:szCs w:val="21"/>
        </w:rPr>
        <w:t> with </w:t>
      </w:r>
      <w:r w:rsidR="00DD130B" w:rsidRPr="00DD130B">
        <w:rPr>
          <w:rFonts w:ascii="Segoe UI" w:hAnsi="Segoe UI" w:cs="Segoe UI"/>
          <w:b/>
          <w:bCs/>
          <w:sz w:val="21"/>
          <w:szCs w:val="21"/>
        </w:rPr>
        <w:t>any</w:t>
      </w:r>
      <w:r w:rsidR="00DD130B" w:rsidRPr="00DD130B">
        <w:rPr>
          <w:rFonts w:ascii="Segoe UI" w:hAnsi="Segoe UI" w:cs="Segoe UI"/>
          <w:sz w:val="21"/>
          <w:szCs w:val="21"/>
        </w:rPr>
        <w:t> integer.</w:t>
      </w:r>
    </w:p>
    <w:p w14:paraId="0C4BFF56" w14:textId="77777777" w:rsidR="00DD130B" w:rsidRPr="00DD130B" w:rsidRDefault="00DD130B" w:rsidP="00DD130B">
      <w:pPr>
        <w:shd w:val="clear" w:color="auto" w:fill="FFFFFF"/>
        <w:spacing w:after="240" w:line="240" w:lineRule="auto"/>
        <w:rPr>
          <w:rFonts w:ascii="Segoe UI" w:eastAsia="Times New Roman" w:hAnsi="Segoe UI" w:cs="Segoe UI"/>
          <w:sz w:val="21"/>
          <w:szCs w:val="21"/>
        </w:rPr>
      </w:pPr>
      <w:r w:rsidRPr="00DD130B">
        <w:rPr>
          <w:rFonts w:ascii="Consolas" w:eastAsia="Times New Roman" w:hAnsi="Consolas" w:cs="Courier New"/>
          <w:color w:val="C7254E"/>
          <w:sz w:val="21"/>
          <w:szCs w:val="21"/>
          <w:shd w:val="clear" w:color="auto" w:fill="F9F2F4"/>
        </w:rPr>
        <w:t>nums</w:t>
      </w:r>
      <w:r w:rsidRPr="00DD130B">
        <w:rPr>
          <w:rFonts w:ascii="Segoe UI" w:eastAsia="Times New Roman" w:hAnsi="Segoe UI" w:cs="Segoe UI"/>
          <w:sz w:val="21"/>
          <w:szCs w:val="21"/>
        </w:rPr>
        <w:t> is considered </w:t>
      </w:r>
      <w:r w:rsidRPr="00DD130B">
        <w:rPr>
          <w:rFonts w:ascii="Segoe UI" w:eastAsia="Times New Roman" w:hAnsi="Segoe UI" w:cs="Segoe UI"/>
          <w:b/>
          <w:bCs/>
          <w:sz w:val="21"/>
          <w:szCs w:val="21"/>
        </w:rPr>
        <w:t>continuous</w:t>
      </w:r>
      <w:r w:rsidRPr="00DD130B">
        <w:rPr>
          <w:rFonts w:ascii="Segoe UI" w:eastAsia="Times New Roman" w:hAnsi="Segoe UI" w:cs="Segoe UI"/>
          <w:sz w:val="21"/>
          <w:szCs w:val="21"/>
        </w:rPr>
        <w:t> if both of the following conditions are fulfilled:</w:t>
      </w:r>
    </w:p>
    <w:p w14:paraId="5A8F4D6C" w14:textId="77777777" w:rsidR="00DD130B" w:rsidRPr="00DD130B" w:rsidRDefault="00DD130B" w:rsidP="00A0090B">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rPr>
      </w:pPr>
      <w:r w:rsidRPr="00DD130B">
        <w:rPr>
          <w:rFonts w:ascii="Segoe UI" w:eastAsia="Times New Roman" w:hAnsi="Segoe UI" w:cs="Segoe UI"/>
          <w:sz w:val="21"/>
          <w:szCs w:val="21"/>
        </w:rPr>
        <w:t>All elements in </w:t>
      </w:r>
      <w:r w:rsidRPr="00DD130B">
        <w:rPr>
          <w:rFonts w:ascii="Consolas" w:eastAsia="Times New Roman" w:hAnsi="Consolas" w:cs="Courier New"/>
          <w:color w:val="C7254E"/>
          <w:sz w:val="21"/>
          <w:szCs w:val="21"/>
          <w:shd w:val="clear" w:color="auto" w:fill="F9F2F4"/>
        </w:rPr>
        <w:t>nums</w:t>
      </w:r>
      <w:r w:rsidRPr="00DD130B">
        <w:rPr>
          <w:rFonts w:ascii="Segoe UI" w:eastAsia="Times New Roman" w:hAnsi="Segoe UI" w:cs="Segoe UI"/>
          <w:sz w:val="21"/>
          <w:szCs w:val="21"/>
        </w:rPr>
        <w:t> are </w:t>
      </w:r>
      <w:r w:rsidRPr="00DD130B">
        <w:rPr>
          <w:rFonts w:ascii="Segoe UI" w:eastAsia="Times New Roman" w:hAnsi="Segoe UI" w:cs="Segoe UI"/>
          <w:b/>
          <w:bCs/>
          <w:sz w:val="21"/>
          <w:szCs w:val="21"/>
        </w:rPr>
        <w:t>unique</w:t>
      </w:r>
      <w:r w:rsidRPr="00DD130B">
        <w:rPr>
          <w:rFonts w:ascii="Segoe UI" w:eastAsia="Times New Roman" w:hAnsi="Segoe UI" w:cs="Segoe UI"/>
          <w:sz w:val="21"/>
          <w:szCs w:val="21"/>
        </w:rPr>
        <w:t>.</w:t>
      </w:r>
    </w:p>
    <w:p w14:paraId="469A1781" w14:textId="77777777" w:rsidR="00DD130B" w:rsidRPr="00DD130B" w:rsidRDefault="00DD130B" w:rsidP="00A0090B">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rPr>
      </w:pPr>
      <w:r w:rsidRPr="00DD130B">
        <w:rPr>
          <w:rFonts w:ascii="Segoe UI" w:eastAsia="Times New Roman" w:hAnsi="Segoe UI" w:cs="Segoe UI"/>
          <w:sz w:val="21"/>
          <w:szCs w:val="21"/>
        </w:rPr>
        <w:t>The difference between the </w:t>
      </w:r>
      <w:r w:rsidRPr="00DD130B">
        <w:rPr>
          <w:rFonts w:ascii="Segoe UI" w:eastAsia="Times New Roman" w:hAnsi="Segoe UI" w:cs="Segoe UI"/>
          <w:b/>
          <w:bCs/>
          <w:sz w:val="21"/>
          <w:szCs w:val="21"/>
        </w:rPr>
        <w:t>maximum</w:t>
      </w:r>
      <w:r w:rsidRPr="00DD130B">
        <w:rPr>
          <w:rFonts w:ascii="Segoe UI" w:eastAsia="Times New Roman" w:hAnsi="Segoe UI" w:cs="Segoe UI"/>
          <w:sz w:val="21"/>
          <w:szCs w:val="21"/>
        </w:rPr>
        <w:t> element and the </w:t>
      </w:r>
      <w:r w:rsidRPr="00DD130B">
        <w:rPr>
          <w:rFonts w:ascii="Segoe UI" w:eastAsia="Times New Roman" w:hAnsi="Segoe UI" w:cs="Segoe UI"/>
          <w:b/>
          <w:bCs/>
          <w:sz w:val="21"/>
          <w:szCs w:val="21"/>
        </w:rPr>
        <w:t>minimum</w:t>
      </w:r>
      <w:r w:rsidRPr="00DD130B">
        <w:rPr>
          <w:rFonts w:ascii="Segoe UI" w:eastAsia="Times New Roman" w:hAnsi="Segoe UI" w:cs="Segoe UI"/>
          <w:sz w:val="21"/>
          <w:szCs w:val="21"/>
        </w:rPr>
        <w:t> element in </w:t>
      </w:r>
      <w:r w:rsidRPr="00DD130B">
        <w:rPr>
          <w:rFonts w:ascii="Consolas" w:eastAsia="Times New Roman" w:hAnsi="Consolas" w:cs="Courier New"/>
          <w:color w:val="C7254E"/>
          <w:sz w:val="21"/>
          <w:szCs w:val="21"/>
          <w:shd w:val="clear" w:color="auto" w:fill="F9F2F4"/>
        </w:rPr>
        <w:t>nums</w:t>
      </w:r>
      <w:r w:rsidRPr="00DD130B">
        <w:rPr>
          <w:rFonts w:ascii="Segoe UI" w:eastAsia="Times New Roman" w:hAnsi="Segoe UI" w:cs="Segoe UI"/>
          <w:sz w:val="21"/>
          <w:szCs w:val="21"/>
        </w:rPr>
        <w:t> equals </w:t>
      </w:r>
      <w:r w:rsidRPr="00DD130B">
        <w:rPr>
          <w:rFonts w:ascii="Consolas" w:eastAsia="Times New Roman" w:hAnsi="Consolas" w:cs="Courier New"/>
          <w:color w:val="C7254E"/>
          <w:sz w:val="21"/>
          <w:szCs w:val="21"/>
          <w:shd w:val="clear" w:color="auto" w:fill="F9F2F4"/>
        </w:rPr>
        <w:t>nums.length - 1</w:t>
      </w:r>
      <w:r w:rsidRPr="00DD130B">
        <w:rPr>
          <w:rFonts w:ascii="Segoe UI" w:eastAsia="Times New Roman" w:hAnsi="Segoe UI" w:cs="Segoe UI"/>
          <w:sz w:val="21"/>
          <w:szCs w:val="21"/>
        </w:rPr>
        <w:t>.</w:t>
      </w:r>
    </w:p>
    <w:p w14:paraId="20847F97" w14:textId="77777777" w:rsidR="00DD130B" w:rsidRPr="00DD130B" w:rsidRDefault="00DD130B" w:rsidP="00DD130B">
      <w:pPr>
        <w:shd w:val="clear" w:color="auto" w:fill="FFFFFF"/>
        <w:spacing w:after="240" w:line="240" w:lineRule="auto"/>
        <w:rPr>
          <w:rFonts w:ascii="Segoe UI" w:eastAsia="Times New Roman" w:hAnsi="Segoe UI" w:cs="Segoe UI"/>
          <w:sz w:val="21"/>
          <w:szCs w:val="21"/>
        </w:rPr>
      </w:pPr>
      <w:r w:rsidRPr="00DD130B">
        <w:rPr>
          <w:rFonts w:ascii="Segoe UI" w:eastAsia="Times New Roman" w:hAnsi="Segoe UI" w:cs="Segoe UI"/>
          <w:sz w:val="21"/>
          <w:szCs w:val="21"/>
        </w:rPr>
        <w:t>For example, </w:t>
      </w:r>
      <w:r w:rsidRPr="00DD130B">
        <w:rPr>
          <w:rFonts w:ascii="Consolas" w:eastAsia="Times New Roman" w:hAnsi="Consolas" w:cs="Courier New"/>
          <w:color w:val="C7254E"/>
          <w:sz w:val="21"/>
          <w:szCs w:val="21"/>
          <w:shd w:val="clear" w:color="auto" w:fill="F9F2F4"/>
        </w:rPr>
        <w:t>nums = [4, 2, 5, 3]</w:t>
      </w:r>
      <w:r w:rsidRPr="00DD130B">
        <w:rPr>
          <w:rFonts w:ascii="Segoe UI" w:eastAsia="Times New Roman" w:hAnsi="Segoe UI" w:cs="Segoe UI"/>
          <w:sz w:val="21"/>
          <w:szCs w:val="21"/>
        </w:rPr>
        <w:t> is </w:t>
      </w:r>
      <w:r w:rsidRPr="00DD130B">
        <w:rPr>
          <w:rFonts w:ascii="Segoe UI" w:eastAsia="Times New Roman" w:hAnsi="Segoe UI" w:cs="Segoe UI"/>
          <w:b/>
          <w:bCs/>
          <w:sz w:val="21"/>
          <w:szCs w:val="21"/>
        </w:rPr>
        <w:t>continuous</w:t>
      </w:r>
      <w:r w:rsidRPr="00DD130B">
        <w:rPr>
          <w:rFonts w:ascii="Segoe UI" w:eastAsia="Times New Roman" w:hAnsi="Segoe UI" w:cs="Segoe UI"/>
          <w:sz w:val="21"/>
          <w:szCs w:val="21"/>
        </w:rPr>
        <w:t>, but </w:t>
      </w:r>
      <w:r w:rsidRPr="00DD130B">
        <w:rPr>
          <w:rFonts w:ascii="Consolas" w:eastAsia="Times New Roman" w:hAnsi="Consolas" w:cs="Courier New"/>
          <w:color w:val="C7254E"/>
          <w:sz w:val="21"/>
          <w:szCs w:val="21"/>
          <w:shd w:val="clear" w:color="auto" w:fill="F9F2F4"/>
        </w:rPr>
        <w:t>nums = [1, 2, 3, 5, 6]</w:t>
      </w:r>
      <w:r w:rsidRPr="00DD130B">
        <w:rPr>
          <w:rFonts w:ascii="Segoe UI" w:eastAsia="Times New Roman" w:hAnsi="Segoe UI" w:cs="Segoe UI"/>
          <w:sz w:val="21"/>
          <w:szCs w:val="21"/>
        </w:rPr>
        <w:t> is </w:t>
      </w:r>
      <w:r w:rsidRPr="00DD130B">
        <w:rPr>
          <w:rFonts w:ascii="Segoe UI" w:eastAsia="Times New Roman" w:hAnsi="Segoe UI" w:cs="Segoe UI"/>
          <w:b/>
          <w:bCs/>
          <w:sz w:val="21"/>
          <w:szCs w:val="21"/>
        </w:rPr>
        <w:t>not continuous</w:t>
      </w:r>
      <w:r w:rsidRPr="00DD130B">
        <w:rPr>
          <w:rFonts w:ascii="Segoe UI" w:eastAsia="Times New Roman" w:hAnsi="Segoe UI" w:cs="Segoe UI"/>
          <w:sz w:val="21"/>
          <w:szCs w:val="21"/>
        </w:rPr>
        <w:t>.</w:t>
      </w:r>
    </w:p>
    <w:p w14:paraId="47329A25" w14:textId="0C18F895" w:rsidR="00DD130B" w:rsidRDefault="00DD130B" w:rsidP="00DD130B">
      <w:pPr>
        <w:shd w:val="clear" w:color="auto" w:fill="FFFFFF"/>
        <w:spacing w:after="240" w:line="240" w:lineRule="auto"/>
        <w:rPr>
          <w:rFonts w:ascii="Segoe UI" w:eastAsia="Times New Roman" w:hAnsi="Segoe UI" w:cs="Segoe UI"/>
          <w:sz w:val="21"/>
          <w:szCs w:val="21"/>
        </w:rPr>
      </w:pPr>
      <w:r w:rsidRPr="00DD130B">
        <w:rPr>
          <w:rFonts w:ascii="Segoe UI" w:eastAsia="Times New Roman" w:hAnsi="Segoe UI" w:cs="Segoe UI"/>
          <w:sz w:val="21"/>
          <w:szCs w:val="21"/>
        </w:rPr>
        <w:t>Return </w:t>
      </w:r>
      <w:r w:rsidRPr="00DD130B">
        <w:rPr>
          <w:rFonts w:ascii="Segoe UI" w:eastAsia="Times New Roman" w:hAnsi="Segoe UI" w:cs="Segoe UI"/>
          <w:i/>
          <w:iCs/>
          <w:sz w:val="21"/>
          <w:szCs w:val="21"/>
        </w:rPr>
        <w:t>the </w:t>
      </w:r>
      <w:r w:rsidRPr="00DD130B">
        <w:rPr>
          <w:rFonts w:ascii="Segoe UI" w:eastAsia="Times New Roman" w:hAnsi="Segoe UI" w:cs="Segoe UI"/>
          <w:b/>
          <w:bCs/>
          <w:i/>
          <w:iCs/>
          <w:sz w:val="21"/>
          <w:szCs w:val="21"/>
        </w:rPr>
        <w:t>minimum</w:t>
      </w:r>
      <w:r w:rsidRPr="00DD130B">
        <w:rPr>
          <w:rFonts w:ascii="Segoe UI" w:eastAsia="Times New Roman" w:hAnsi="Segoe UI" w:cs="Segoe UI"/>
          <w:i/>
          <w:iCs/>
          <w:sz w:val="21"/>
          <w:szCs w:val="21"/>
        </w:rPr>
        <w:t> number of operations to make </w:t>
      </w:r>
      <w:r w:rsidRPr="00DD130B">
        <w:rPr>
          <w:rFonts w:ascii="Consolas" w:eastAsia="Times New Roman" w:hAnsi="Consolas" w:cs="Courier New"/>
          <w:color w:val="C7254E"/>
          <w:sz w:val="21"/>
          <w:szCs w:val="21"/>
          <w:shd w:val="clear" w:color="auto" w:fill="F9F2F4"/>
        </w:rPr>
        <w:t>nums</w:t>
      </w:r>
      <w:r w:rsidRPr="00DD130B">
        <w:rPr>
          <w:rFonts w:ascii="Segoe UI" w:eastAsia="Times New Roman" w:hAnsi="Segoe UI" w:cs="Segoe UI"/>
          <w:i/>
          <w:iCs/>
          <w:sz w:val="21"/>
          <w:szCs w:val="21"/>
        </w:rPr>
        <w:t> </w:t>
      </w:r>
      <w:r w:rsidRPr="00DD130B">
        <w:rPr>
          <w:rFonts w:ascii="Segoe UI" w:eastAsia="Times New Roman" w:hAnsi="Segoe UI" w:cs="Segoe UI"/>
          <w:b/>
          <w:bCs/>
          <w:i/>
          <w:iCs/>
          <w:sz w:val="21"/>
          <w:szCs w:val="21"/>
        </w:rPr>
        <w:t>continuous</w:t>
      </w:r>
      <w:r w:rsidRPr="00DD130B">
        <w:rPr>
          <w:rFonts w:ascii="Segoe UI" w:eastAsia="Times New Roman" w:hAnsi="Segoe UI" w:cs="Segoe UI"/>
          <w:sz w:val="21"/>
          <w:szCs w:val="21"/>
        </w:rPr>
        <w:t>.</w:t>
      </w:r>
    </w:p>
    <w:p w14:paraId="33DC00D8" w14:textId="77777777" w:rsidR="008538F1" w:rsidRPr="00DD130B" w:rsidRDefault="008538F1" w:rsidP="008538F1">
      <w:pPr>
        <w:shd w:val="clear" w:color="auto" w:fill="FFFFFF"/>
        <w:spacing w:after="240" w:line="240" w:lineRule="auto"/>
        <w:rPr>
          <w:rFonts w:ascii="Segoe UI" w:eastAsia="Times New Roman" w:hAnsi="Segoe UI" w:cs="Segoe UI"/>
          <w:sz w:val="21"/>
          <w:szCs w:val="21"/>
        </w:rPr>
      </w:pPr>
      <w:r w:rsidRPr="00DD130B">
        <w:rPr>
          <w:rFonts w:ascii="Segoe UI" w:eastAsia="Times New Roman" w:hAnsi="Segoe UI" w:cs="Segoe UI"/>
          <w:b/>
          <w:bCs/>
          <w:sz w:val="21"/>
          <w:szCs w:val="21"/>
        </w:rPr>
        <w:t>Example 1:</w:t>
      </w:r>
    </w:p>
    <w:p w14:paraId="1A19347D" w14:textId="77777777" w:rsidR="008538F1" w:rsidRPr="00DD130B"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D130B">
        <w:rPr>
          <w:rFonts w:ascii="Consolas" w:eastAsia="Times New Roman" w:hAnsi="Consolas" w:cs="Courier New"/>
          <w:b/>
          <w:bCs/>
          <w:color w:val="333333"/>
          <w:sz w:val="21"/>
          <w:szCs w:val="21"/>
        </w:rPr>
        <w:t>Input:</w:t>
      </w:r>
      <w:r w:rsidRPr="00DD130B">
        <w:rPr>
          <w:rFonts w:ascii="Consolas" w:eastAsia="Times New Roman" w:hAnsi="Consolas" w:cs="Courier New"/>
          <w:color w:val="333333"/>
          <w:sz w:val="21"/>
          <w:szCs w:val="21"/>
        </w:rPr>
        <w:t xml:space="preserve"> nums = [4,2,5,3]</w:t>
      </w:r>
    </w:p>
    <w:p w14:paraId="53FF66F7" w14:textId="77777777" w:rsidR="008538F1" w:rsidRPr="00DD130B"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D130B">
        <w:rPr>
          <w:rFonts w:ascii="Consolas" w:eastAsia="Times New Roman" w:hAnsi="Consolas" w:cs="Courier New"/>
          <w:b/>
          <w:bCs/>
          <w:color w:val="333333"/>
          <w:sz w:val="21"/>
          <w:szCs w:val="21"/>
        </w:rPr>
        <w:t>Output:</w:t>
      </w:r>
      <w:r w:rsidRPr="00DD130B">
        <w:rPr>
          <w:rFonts w:ascii="Consolas" w:eastAsia="Times New Roman" w:hAnsi="Consolas" w:cs="Courier New"/>
          <w:color w:val="333333"/>
          <w:sz w:val="21"/>
          <w:szCs w:val="21"/>
        </w:rPr>
        <w:t xml:space="preserve"> 0</w:t>
      </w:r>
    </w:p>
    <w:p w14:paraId="081DFD7B"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B96453">
        <w:rPr>
          <w:rFonts w:ascii="Consolas" w:eastAsia="Times New Roman" w:hAnsi="Consolas" w:cs="Courier New"/>
          <w:b/>
          <w:bCs/>
          <w:color w:val="333333"/>
          <w:sz w:val="21"/>
          <w:szCs w:val="21"/>
        </w:rPr>
        <w:t xml:space="preserve"> int minOperations(vector&lt;int&gt;&amp; nums) {</w:t>
      </w:r>
    </w:p>
    <w:p w14:paraId="019212CE"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int i=0,j=0;</w:t>
      </w:r>
    </w:p>
    <w:p w14:paraId="5BE82860"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set&lt;int&gt;st(nums.begin(),nums.end());</w:t>
      </w:r>
    </w:p>
    <w:p w14:paraId="7461C5E9"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vector&lt;int&gt;v(st.begin(),st.end());</w:t>
      </w:r>
    </w:p>
    <w:p w14:paraId="65F27B8C"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for(int k=v.size();j&lt;k;j++)</w:t>
      </w:r>
    </w:p>
    <w:p w14:paraId="227A8619"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w:t>
      </w:r>
    </w:p>
    <w:p w14:paraId="5177378F"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if(v[i]+nums.size()&lt;=v[j])</w:t>
      </w:r>
    </w:p>
    <w:p w14:paraId="659B57EB"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i++;</w:t>
      </w:r>
    </w:p>
    <w:p w14:paraId="1388AC96"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w:t>
      </w:r>
    </w:p>
    <w:p w14:paraId="7D51C4A4"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return nums.size()-j+i;</w:t>
      </w:r>
    </w:p>
    <w:p w14:paraId="44F1B2BA" w14:textId="77777777" w:rsidR="008538F1" w:rsidRPr="00B96453" w:rsidRDefault="008538F1" w:rsidP="008538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333333"/>
          <w:sz w:val="21"/>
          <w:szCs w:val="21"/>
        </w:rPr>
      </w:pPr>
      <w:r w:rsidRPr="00B96453">
        <w:rPr>
          <w:rFonts w:ascii="Consolas" w:eastAsia="Times New Roman" w:hAnsi="Consolas" w:cs="Courier New"/>
          <w:b/>
          <w:bCs/>
          <w:color w:val="333333"/>
          <w:sz w:val="21"/>
          <w:szCs w:val="21"/>
        </w:rPr>
        <w:t xml:space="preserve">    }</w:t>
      </w:r>
    </w:p>
    <w:p w14:paraId="1BDC2C23" w14:textId="6E68CC60" w:rsidR="00AF19AE" w:rsidRPr="00AF19AE" w:rsidRDefault="008538F1" w:rsidP="00AF19A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lastRenderedPageBreak/>
        <w:t>172)</w:t>
      </w:r>
      <w:r w:rsidR="00AF19AE" w:rsidRPr="00AF19AE">
        <w:rPr>
          <w:rFonts w:ascii="Segoe UI" w:hAnsi="Segoe UI" w:cs="Segoe UI"/>
          <w:color w:val="263238"/>
          <w:sz w:val="21"/>
          <w:szCs w:val="21"/>
        </w:rPr>
        <w:t xml:space="preserve"> Given an array of integers </w:t>
      </w:r>
      <w:r w:rsidR="00AF19AE" w:rsidRPr="00AF19AE">
        <w:rPr>
          <w:rFonts w:ascii="Courier New" w:hAnsi="Courier New" w:cs="Courier New"/>
          <w:color w:val="546E7A"/>
          <w:sz w:val="20"/>
          <w:szCs w:val="20"/>
          <w:shd w:val="clear" w:color="auto" w:fill="F7F9FA"/>
        </w:rPr>
        <w:t>nums</w:t>
      </w:r>
      <w:r w:rsidR="00AF19AE" w:rsidRPr="00AF19AE">
        <w:rPr>
          <w:rFonts w:ascii="Segoe UI" w:hAnsi="Segoe UI" w:cs="Segoe UI"/>
          <w:color w:val="263238"/>
          <w:sz w:val="21"/>
          <w:szCs w:val="21"/>
        </w:rPr>
        <w:t>, calculate the </w:t>
      </w:r>
      <w:r w:rsidR="00AF19AE" w:rsidRPr="00AF19AE">
        <w:rPr>
          <w:rFonts w:ascii="Segoe UI" w:hAnsi="Segoe UI" w:cs="Segoe UI"/>
          <w:b/>
          <w:bCs/>
          <w:color w:val="263238"/>
          <w:sz w:val="21"/>
          <w:szCs w:val="21"/>
        </w:rPr>
        <w:t>pivot index</w:t>
      </w:r>
      <w:r w:rsidR="00AF19AE" w:rsidRPr="00AF19AE">
        <w:rPr>
          <w:rFonts w:ascii="Segoe UI" w:hAnsi="Segoe UI" w:cs="Segoe UI"/>
          <w:color w:val="263238"/>
          <w:sz w:val="21"/>
          <w:szCs w:val="21"/>
        </w:rPr>
        <w:t> of this array.</w:t>
      </w:r>
    </w:p>
    <w:p w14:paraId="68960ABC" w14:textId="77777777" w:rsidR="00AF19AE" w:rsidRPr="00AF19AE" w:rsidRDefault="00AF19AE" w:rsidP="00AF19AE">
      <w:pPr>
        <w:shd w:val="clear" w:color="auto" w:fill="FFFFFF"/>
        <w:spacing w:after="240" w:line="240" w:lineRule="auto"/>
        <w:rPr>
          <w:rFonts w:ascii="Segoe UI" w:eastAsia="Times New Roman" w:hAnsi="Segoe UI" w:cs="Segoe UI"/>
          <w:color w:val="263238"/>
          <w:sz w:val="21"/>
          <w:szCs w:val="21"/>
        </w:rPr>
      </w:pPr>
      <w:r w:rsidRPr="00AF19AE">
        <w:rPr>
          <w:rFonts w:ascii="Segoe UI" w:eastAsia="Times New Roman" w:hAnsi="Segoe UI" w:cs="Segoe UI"/>
          <w:color w:val="263238"/>
          <w:sz w:val="21"/>
          <w:szCs w:val="21"/>
        </w:rPr>
        <w:t>The </w:t>
      </w:r>
      <w:r w:rsidRPr="00AF19AE">
        <w:rPr>
          <w:rFonts w:ascii="Segoe UI" w:eastAsia="Times New Roman" w:hAnsi="Segoe UI" w:cs="Segoe UI"/>
          <w:b/>
          <w:bCs/>
          <w:color w:val="263238"/>
          <w:sz w:val="21"/>
          <w:szCs w:val="21"/>
        </w:rPr>
        <w:t>pivot index</w:t>
      </w:r>
      <w:r w:rsidRPr="00AF19AE">
        <w:rPr>
          <w:rFonts w:ascii="Segoe UI" w:eastAsia="Times New Roman" w:hAnsi="Segoe UI" w:cs="Segoe UI"/>
          <w:color w:val="263238"/>
          <w:sz w:val="21"/>
          <w:szCs w:val="21"/>
        </w:rPr>
        <w:t> is the index where the sum of all the numbers </w:t>
      </w:r>
      <w:r w:rsidRPr="00AF19AE">
        <w:rPr>
          <w:rFonts w:ascii="Segoe UI" w:eastAsia="Times New Roman" w:hAnsi="Segoe UI" w:cs="Segoe UI"/>
          <w:b/>
          <w:bCs/>
          <w:color w:val="263238"/>
          <w:sz w:val="21"/>
          <w:szCs w:val="21"/>
        </w:rPr>
        <w:t>strictly</w:t>
      </w:r>
      <w:r w:rsidRPr="00AF19AE">
        <w:rPr>
          <w:rFonts w:ascii="Segoe UI" w:eastAsia="Times New Roman" w:hAnsi="Segoe UI" w:cs="Segoe UI"/>
          <w:color w:val="263238"/>
          <w:sz w:val="21"/>
          <w:szCs w:val="21"/>
        </w:rPr>
        <w:t> to the left of the index is equal to the sum of all the numbers </w:t>
      </w:r>
      <w:r w:rsidRPr="00AF19AE">
        <w:rPr>
          <w:rFonts w:ascii="Segoe UI" w:eastAsia="Times New Roman" w:hAnsi="Segoe UI" w:cs="Segoe UI"/>
          <w:b/>
          <w:bCs/>
          <w:color w:val="263238"/>
          <w:sz w:val="21"/>
          <w:szCs w:val="21"/>
        </w:rPr>
        <w:t>strictly</w:t>
      </w:r>
      <w:r w:rsidRPr="00AF19AE">
        <w:rPr>
          <w:rFonts w:ascii="Segoe UI" w:eastAsia="Times New Roman" w:hAnsi="Segoe UI" w:cs="Segoe UI"/>
          <w:color w:val="263238"/>
          <w:sz w:val="21"/>
          <w:szCs w:val="21"/>
        </w:rPr>
        <w:t> to the index's right.</w:t>
      </w:r>
    </w:p>
    <w:p w14:paraId="5F26CE33" w14:textId="77777777" w:rsidR="00AF19AE" w:rsidRPr="00AF19AE" w:rsidRDefault="00AF19AE" w:rsidP="00AF19AE">
      <w:pPr>
        <w:shd w:val="clear" w:color="auto" w:fill="FFFFFF"/>
        <w:spacing w:after="240" w:line="240" w:lineRule="auto"/>
        <w:rPr>
          <w:rFonts w:ascii="Segoe UI" w:eastAsia="Times New Roman" w:hAnsi="Segoe UI" w:cs="Segoe UI"/>
          <w:color w:val="263238"/>
          <w:sz w:val="21"/>
          <w:szCs w:val="21"/>
        </w:rPr>
      </w:pPr>
      <w:r w:rsidRPr="00AF19AE">
        <w:rPr>
          <w:rFonts w:ascii="Segoe UI" w:eastAsia="Times New Roman" w:hAnsi="Segoe UI" w:cs="Segoe UI"/>
          <w:color w:val="263238"/>
          <w:sz w:val="21"/>
          <w:szCs w:val="21"/>
        </w:rPr>
        <w:t>If the index is on the left edge of the array, then the left sum is </w:t>
      </w:r>
      <w:r w:rsidRPr="00AF19AE">
        <w:rPr>
          <w:rFonts w:ascii="Courier New" w:eastAsia="Times New Roman" w:hAnsi="Courier New" w:cs="Courier New"/>
          <w:color w:val="546E7A"/>
          <w:sz w:val="20"/>
          <w:szCs w:val="20"/>
          <w:shd w:val="clear" w:color="auto" w:fill="F7F9FA"/>
        </w:rPr>
        <w:t>0</w:t>
      </w:r>
      <w:r w:rsidRPr="00AF19AE">
        <w:rPr>
          <w:rFonts w:ascii="Segoe UI" w:eastAsia="Times New Roman" w:hAnsi="Segoe UI" w:cs="Segoe UI"/>
          <w:color w:val="263238"/>
          <w:sz w:val="21"/>
          <w:szCs w:val="21"/>
        </w:rPr>
        <w:t> because there are no elements to the left. This also applies to the right edge of the array.</w:t>
      </w:r>
    </w:p>
    <w:p w14:paraId="6EC156B0" w14:textId="77777777" w:rsidR="00AF19AE" w:rsidRPr="00AF19AE" w:rsidRDefault="00AF19AE" w:rsidP="00AF19AE">
      <w:pPr>
        <w:shd w:val="clear" w:color="auto" w:fill="FFFFFF"/>
        <w:spacing w:after="240" w:line="240" w:lineRule="auto"/>
        <w:rPr>
          <w:rFonts w:ascii="Segoe UI" w:eastAsia="Times New Roman" w:hAnsi="Segoe UI" w:cs="Segoe UI"/>
          <w:color w:val="263238"/>
          <w:sz w:val="21"/>
          <w:szCs w:val="21"/>
        </w:rPr>
      </w:pPr>
      <w:r w:rsidRPr="00AF19AE">
        <w:rPr>
          <w:rFonts w:ascii="Segoe UI" w:eastAsia="Times New Roman" w:hAnsi="Segoe UI" w:cs="Segoe UI"/>
          <w:color w:val="263238"/>
          <w:sz w:val="21"/>
          <w:szCs w:val="21"/>
        </w:rPr>
        <w:t>Return </w:t>
      </w:r>
      <w:r w:rsidRPr="00AF19AE">
        <w:rPr>
          <w:rFonts w:ascii="Segoe UI" w:eastAsia="Times New Roman" w:hAnsi="Segoe UI" w:cs="Segoe UI"/>
          <w:i/>
          <w:iCs/>
          <w:color w:val="263238"/>
          <w:sz w:val="21"/>
          <w:szCs w:val="21"/>
        </w:rPr>
        <w:t>the </w:t>
      </w:r>
      <w:r w:rsidRPr="00AF19AE">
        <w:rPr>
          <w:rFonts w:ascii="Segoe UI" w:eastAsia="Times New Roman" w:hAnsi="Segoe UI" w:cs="Segoe UI"/>
          <w:b/>
          <w:bCs/>
          <w:i/>
          <w:iCs/>
          <w:color w:val="263238"/>
          <w:sz w:val="21"/>
          <w:szCs w:val="21"/>
        </w:rPr>
        <w:t>leftmost pivot index</w:t>
      </w:r>
      <w:r w:rsidRPr="00AF19AE">
        <w:rPr>
          <w:rFonts w:ascii="Segoe UI" w:eastAsia="Times New Roman" w:hAnsi="Segoe UI" w:cs="Segoe UI"/>
          <w:color w:val="263238"/>
          <w:sz w:val="21"/>
          <w:szCs w:val="21"/>
        </w:rPr>
        <w:t>. If no such index exists, return -1.</w:t>
      </w:r>
    </w:p>
    <w:p w14:paraId="0A2787D1" w14:textId="77777777" w:rsidR="00AF19AE" w:rsidRPr="00AF19AE" w:rsidRDefault="00AF19AE" w:rsidP="00AF19AE">
      <w:pPr>
        <w:shd w:val="clear" w:color="auto" w:fill="FFFFFF"/>
        <w:spacing w:after="240" w:line="240" w:lineRule="auto"/>
        <w:rPr>
          <w:rFonts w:ascii="Segoe UI" w:eastAsia="Times New Roman" w:hAnsi="Segoe UI" w:cs="Segoe UI"/>
          <w:color w:val="263238"/>
          <w:sz w:val="21"/>
          <w:szCs w:val="21"/>
        </w:rPr>
      </w:pPr>
      <w:r w:rsidRPr="00AF19AE">
        <w:rPr>
          <w:rFonts w:ascii="Segoe UI" w:eastAsia="Times New Roman" w:hAnsi="Segoe UI" w:cs="Segoe UI"/>
          <w:color w:val="263238"/>
          <w:sz w:val="21"/>
          <w:szCs w:val="21"/>
        </w:rPr>
        <w:t> </w:t>
      </w:r>
    </w:p>
    <w:p w14:paraId="2992035E" w14:textId="77777777" w:rsidR="00AF19AE" w:rsidRPr="00AF19AE" w:rsidRDefault="00AF19AE" w:rsidP="00AF19AE">
      <w:pPr>
        <w:shd w:val="clear" w:color="auto" w:fill="FFFFFF"/>
        <w:spacing w:after="240" w:line="240" w:lineRule="auto"/>
        <w:rPr>
          <w:rFonts w:ascii="Segoe UI" w:eastAsia="Times New Roman" w:hAnsi="Segoe UI" w:cs="Segoe UI"/>
          <w:color w:val="263238"/>
          <w:sz w:val="21"/>
          <w:szCs w:val="21"/>
        </w:rPr>
      </w:pPr>
      <w:r w:rsidRPr="00AF19AE">
        <w:rPr>
          <w:rFonts w:ascii="Segoe UI" w:eastAsia="Times New Roman" w:hAnsi="Segoe UI" w:cs="Segoe UI"/>
          <w:b/>
          <w:bCs/>
          <w:color w:val="263238"/>
          <w:sz w:val="21"/>
          <w:szCs w:val="21"/>
        </w:rPr>
        <w:t>Example 1:</w:t>
      </w:r>
    </w:p>
    <w:p w14:paraId="6197E797" w14:textId="77777777" w:rsidR="00AF19AE"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b/>
          <w:bCs/>
          <w:color w:val="263238"/>
          <w:sz w:val="20"/>
          <w:szCs w:val="20"/>
        </w:rPr>
        <w:t>Input:</w:t>
      </w:r>
      <w:r w:rsidRPr="00AF19AE">
        <w:rPr>
          <w:rFonts w:ascii="Consolas" w:eastAsia="Times New Roman" w:hAnsi="Consolas" w:cs="Courier New"/>
          <w:color w:val="263238"/>
          <w:sz w:val="20"/>
          <w:szCs w:val="20"/>
        </w:rPr>
        <w:t xml:space="preserve"> nums = [1,7,3,6,5,6]</w:t>
      </w:r>
    </w:p>
    <w:p w14:paraId="1B9C7FC6" w14:textId="77777777" w:rsidR="00AF19AE"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b/>
          <w:bCs/>
          <w:color w:val="263238"/>
          <w:sz w:val="20"/>
          <w:szCs w:val="20"/>
        </w:rPr>
        <w:t>Output:</w:t>
      </w:r>
      <w:r w:rsidRPr="00AF19AE">
        <w:rPr>
          <w:rFonts w:ascii="Consolas" w:eastAsia="Times New Roman" w:hAnsi="Consolas" w:cs="Courier New"/>
          <w:color w:val="263238"/>
          <w:sz w:val="20"/>
          <w:szCs w:val="20"/>
        </w:rPr>
        <w:t xml:space="preserve"> 3</w:t>
      </w:r>
    </w:p>
    <w:p w14:paraId="5DDE8254" w14:textId="77777777" w:rsidR="00AF19AE"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b/>
          <w:bCs/>
          <w:color w:val="263238"/>
          <w:sz w:val="20"/>
          <w:szCs w:val="20"/>
        </w:rPr>
        <w:t>Explanation:</w:t>
      </w:r>
    </w:p>
    <w:p w14:paraId="3C3AC195" w14:textId="77777777" w:rsidR="00AF19AE"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color w:val="263238"/>
          <w:sz w:val="20"/>
          <w:szCs w:val="20"/>
        </w:rPr>
        <w:t>The pivot index is 3.</w:t>
      </w:r>
    </w:p>
    <w:p w14:paraId="35214EA4" w14:textId="77777777" w:rsidR="00AF19AE"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color w:val="263238"/>
          <w:sz w:val="20"/>
          <w:szCs w:val="20"/>
        </w:rPr>
        <w:t>Left sum = nums[0] + nums[1] + nums[2] = 1 + 7 + 3 = 11</w:t>
      </w:r>
    </w:p>
    <w:p w14:paraId="35052CCB" w14:textId="495319F8" w:rsidR="008538F1" w:rsidRPr="00AF19AE" w:rsidRDefault="00AF19AE" w:rsidP="00AF19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19AE">
        <w:rPr>
          <w:rFonts w:ascii="Consolas" w:eastAsia="Times New Roman" w:hAnsi="Consolas" w:cs="Courier New"/>
          <w:color w:val="263238"/>
          <w:sz w:val="20"/>
          <w:szCs w:val="20"/>
        </w:rPr>
        <w:t>Right sum = nums[4] + nums[5] = 5 + 6 = 11</w:t>
      </w:r>
    </w:p>
    <w:p w14:paraId="6B55F02A" w14:textId="7BC1D01F" w:rsidR="00AF19AE" w:rsidRPr="00AF19AE" w:rsidRDefault="008538F1" w:rsidP="00AF19AE">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AF19AE" w:rsidRPr="00AF19AE">
        <w:t xml:space="preserve"> </w:t>
      </w:r>
      <w:r w:rsidR="00AF19AE" w:rsidRPr="00AF19AE">
        <w:rPr>
          <w:rFonts w:ascii="Segoe UI" w:eastAsia="Times New Roman" w:hAnsi="Segoe UI" w:cs="Segoe UI"/>
          <w:sz w:val="21"/>
          <w:szCs w:val="21"/>
        </w:rPr>
        <w:t>int pivotIndex(vector&lt;int&gt;&amp; nums) {</w:t>
      </w:r>
    </w:p>
    <w:p w14:paraId="5AEB66EE"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if(nums.size()==1)</w:t>
      </w:r>
    </w:p>
    <w:p w14:paraId="13D8930D"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return 1;</w:t>
      </w:r>
    </w:p>
    <w:p w14:paraId="768E2459"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int ans=0;</w:t>
      </w:r>
    </w:p>
    <w:p w14:paraId="4615673D"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for(int i=0;i&lt;nums.size();i++)</w:t>
      </w:r>
    </w:p>
    <w:p w14:paraId="3E266135"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w:t>
      </w:r>
    </w:p>
    <w:p w14:paraId="616C041F"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ans+=nums[i];</w:t>
      </w:r>
    </w:p>
    <w:p w14:paraId="07E6F940"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w:t>
      </w:r>
    </w:p>
    <w:p w14:paraId="42F4B383"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int ans1=0;</w:t>
      </w:r>
    </w:p>
    <w:p w14:paraId="40978953"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for(int i=0;i&lt;nums.size();i++)</w:t>
      </w:r>
    </w:p>
    <w:p w14:paraId="107BFBBD"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w:t>
      </w:r>
    </w:p>
    <w:p w14:paraId="7F75392E"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ans-=nums[i];</w:t>
      </w:r>
    </w:p>
    <w:p w14:paraId="4F1F8A67"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lastRenderedPageBreak/>
        <w:t xml:space="preserve">            if(ans==ans1)</w:t>
      </w:r>
    </w:p>
    <w:p w14:paraId="080D7274"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return i;</w:t>
      </w:r>
    </w:p>
    <w:p w14:paraId="06EC883D"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ans1+=nums[i];</w:t>
      </w:r>
    </w:p>
    <w:p w14:paraId="3B333333"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w:t>
      </w:r>
    </w:p>
    <w:p w14:paraId="363FF75B" w14:textId="77777777" w:rsidR="00AF19AE" w:rsidRPr="00AF19AE"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return -1;</w:t>
      </w:r>
    </w:p>
    <w:p w14:paraId="419B0AB4" w14:textId="555A3085" w:rsidR="008538F1" w:rsidRDefault="00AF19AE" w:rsidP="00AF19AE">
      <w:pPr>
        <w:shd w:val="clear" w:color="auto" w:fill="FFFFFF"/>
        <w:spacing w:after="240" w:line="240" w:lineRule="auto"/>
        <w:rPr>
          <w:rFonts w:ascii="Segoe UI" w:eastAsia="Times New Roman" w:hAnsi="Segoe UI" w:cs="Segoe UI"/>
          <w:sz w:val="21"/>
          <w:szCs w:val="21"/>
        </w:rPr>
      </w:pPr>
      <w:r w:rsidRPr="00AF19AE">
        <w:rPr>
          <w:rFonts w:ascii="Segoe UI" w:eastAsia="Times New Roman" w:hAnsi="Segoe UI" w:cs="Segoe UI"/>
          <w:sz w:val="21"/>
          <w:szCs w:val="21"/>
        </w:rPr>
        <w:t xml:space="preserve">    }</w:t>
      </w:r>
    </w:p>
    <w:p w14:paraId="0F2AD711" w14:textId="0762C9A1" w:rsidR="006C2ECC" w:rsidRPr="006C2ECC" w:rsidRDefault="00AF19AE" w:rsidP="006C2EC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173)</w:t>
      </w:r>
      <w:r w:rsidR="006C2ECC" w:rsidRPr="006C2ECC">
        <w:rPr>
          <w:rFonts w:ascii="Segoe UI" w:hAnsi="Segoe UI" w:cs="Segoe UI"/>
          <w:color w:val="263238"/>
          <w:sz w:val="21"/>
          <w:szCs w:val="21"/>
        </w:rPr>
        <w:t xml:space="preserve"> Given an integer array </w:t>
      </w:r>
      <w:r w:rsidR="006C2ECC" w:rsidRPr="006C2ECC">
        <w:rPr>
          <w:rFonts w:ascii="Courier New" w:hAnsi="Courier New" w:cs="Courier New"/>
          <w:color w:val="546E7A"/>
          <w:sz w:val="20"/>
          <w:szCs w:val="20"/>
          <w:shd w:val="clear" w:color="auto" w:fill="F7F9FA"/>
        </w:rPr>
        <w:t>nums</w:t>
      </w:r>
      <w:r w:rsidR="006C2ECC" w:rsidRPr="006C2ECC">
        <w:rPr>
          <w:rFonts w:ascii="Segoe UI" w:hAnsi="Segoe UI" w:cs="Segoe UI"/>
          <w:color w:val="263238"/>
          <w:sz w:val="21"/>
          <w:szCs w:val="21"/>
        </w:rPr>
        <w:t>, return </w:t>
      </w:r>
      <w:r w:rsidR="006C2ECC" w:rsidRPr="006C2ECC">
        <w:rPr>
          <w:rFonts w:ascii="Segoe UI" w:hAnsi="Segoe UI" w:cs="Segoe UI"/>
          <w:i/>
          <w:iCs/>
          <w:color w:val="263238"/>
          <w:sz w:val="21"/>
          <w:szCs w:val="21"/>
        </w:rPr>
        <w:t>an array</w:t>
      </w:r>
      <w:r w:rsidR="006C2ECC" w:rsidRPr="006C2ECC">
        <w:rPr>
          <w:rFonts w:ascii="Segoe UI" w:hAnsi="Segoe UI" w:cs="Segoe UI"/>
          <w:color w:val="263238"/>
          <w:sz w:val="21"/>
          <w:szCs w:val="21"/>
        </w:rPr>
        <w:t> </w:t>
      </w:r>
      <w:r w:rsidR="006C2ECC" w:rsidRPr="006C2ECC">
        <w:rPr>
          <w:rFonts w:ascii="Courier New" w:hAnsi="Courier New" w:cs="Courier New"/>
          <w:color w:val="546E7A"/>
          <w:sz w:val="20"/>
          <w:szCs w:val="20"/>
          <w:shd w:val="clear" w:color="auto" w:fill="F7F9FA"/>
        </w:rPr>
        <w:t>answer</w:t>
      </w:r>
      <w:r w:rsidR="006C2ECC" w:rsidRPr="006C2ECC">
        <w:rPr>
          <w:rFonts w:ascii="Segoe UI" w:hAnsi="Segoe UI" w:cs="Segoe UI"/>
          <w:color w:val="263238"/>
          <w:sz w:val="21"/>
          <w:szCs w:val="21"/>
        </w:rPr>
        <w:t> </w:t>
      </w:r>
      <w:r w:rsidR="006C2ECC" w:rsidRPr="006C2ECC">
        <w:rPr>
          <w:rFonts w:ascii="Segoe UI" w:hAnsi="Segoe UI" w:cs="Segoe UI"/>
          <w:i/>
          <w:iCs/>
          <w:color w:val="263238"/>
          <w:sz w:val="21"/>
          <w:szCs w:val="21"/>
        </w:rPr>
        <w:t>such that</w:t>
      </w:r>
      <w:r w:rsidR="006C2ECC" w:rsidRPr="006C2ECC">
        <w:rPr>
          <w:rFonts w:ascii="Segoe UI" w:hAnsi="Segoe UI" w:cs="Segoe UI"/>
          <w:color w:val="263238"/>
          <w:sz w:val="21"/>
          <w:szCs w:val="21"/>
        </w:rPr>
        <w:t> </w:t>
      </w:r>
      <w:r w:rsidR="006C2ECC" w:rsidRPr="006C2ECC">
        <w:rPr>
          <w:rFonts w:ascii="Courier New" w:hAnsi="Courier New" w:cs="Courier New"/>
          <w:color w:val="546E7A"/>
          <w:sz w:val="20"/>
          <w:szCs w:val="20"/>
          <w:shd w:val="clear" w:color="auto" w:fill="F7F9FA"/>
        </w:rPr>
        <w:t>answer[i]</w:t>
      </w:r>
      <w:r w:rsidR="006C2ECC" w:rsidRPr="006C2ECC">
        <w:rPr>
          <w:rFonts w:ascii="Segoe UI" w:hAnsi="Segoe UI" w:cs="Segoe UI"/>
          <w:color w:val="263238"/>
          <w:sz w:val="21"/>
          <w:szCs w:val="21"/>
        </w:rPr>
        <w:t> </w:t>
      </w:r>
      <w:r w:rsidR="006C2ECC" w:rsidRPr="006C2ECC">
        <w:rPr>
          <w:rFonts w:ascii="Segoe UI" w:hAnsi="Segoe UI" w:cs="Segoe UI"/>
          <w:i/>
          <w:iCs/>
          <w:color w:val="263238"/>
          <w:sz w:val="21"/>
          <w:szCs w:val="21"/>
        </w:rPr>
        <w:t>is equal to the product of all the elements of</w:t>
      </w:r>
      <w:r w:rsidR="006C2ECC" w:rsidRPr="006C2ECC">
        <w:rPr>
          <w:rFonts w:ascii="Segoe UI" w:hAnsi="Segoe UI" w:cs="Segoe UI"/>
          <w:color w:val="263238"/>
          <w:sz w:val="21"/>
          <w:szCs w:val="21"/>
        </w:rPr>
        <w:t> </w:t>
      </w:r>
      <w:r w:rsidR="006C2ECC" w:rsidRPr="006C2ECC">
        <w:rPr>
          <w:rFonts w:ascii="Courier New" w:hAnsi="Courier New" w:cs="Courier New"/>
          <w:color w:val="546E7A"/>
          <w:sz w:val="20"/>
          <w:szCs w:val="20"/>
          <w:shd w:val="clear" w:color="auto" w:fill="F7F9FA"/>
        </w:rPr>
        <w:t>nums</w:t>
      </w:r>
      <w:r w:rsidR="006C2ECC" w:rsidRPr="006C2ECC">
        <w:rPr>
          <w:rFonts w:ascii="Segoe UI" w:hAnsi="Segoe UI" w:cs="Segoe UI"/>
          <w:color w:val="263238"/>
          <w:sz w:val="21"/>
          <w:szCs w:val="21"/>
        </w:rPr>
        <w:t> </w:t>
      </w:r>
      <w:r w:rsidR="006C2ECC" w:rsidRPr="006C2ECC">
        <w:rPr>
          <w:rFonts w:ascii="Segoe UI" w:hAnsi="Segoe UI" w:cs="Segoe UI"/>
          <w:i/>
          <w:iCs/>
          <w:color w:val="263238"/>
          <w:sz w:val="21"/>
          <w:szCs w:val="21"/>
        </w:rPr>
        <w:t>except</w:t>
      </w:r>
      <w:r w:rsidR="006C2ECC" w:rsidRPr="006C2ECC">
        <w:rPr>
          <w:rFonts w:ascii="Segoe UI" w:hAnsi="Segoe UI" w:cs="Segoe UI"/>
          <w:color w:val="263238"/>
          <w:sz w:val="21"/>
          <w:szCs w:val="21"/>
        </w:rPr>
        <w:t> </w:t>
      </w:r>
      <w:r w:rsidR="006C2ECC" w:rsidRPr="006C2ECC">
        <w:rPr>
          <w:rFonts w:ascii="Courier New" w:hAnsi="Courier New" w:cs="Courier New"/>
          <w:color w:val="546E7A"/>
          <w:sz w:val="20"/>
          <w:szCs w:val="20"/>
          <w:shd w:val="clear" w:color="auto" w:fill="F7F9FA"/>
        </w:rPr>
        <w:t>nums[i]</w:t>
      </w:r>
      <w:r w:rsidR="006C2ECC" w:rsidRPr="006C2ECC">
        <w:rPr>
          <w:rFonts w:ascii="Segoe UI" w:hAnsi="Segoe UI" w:cs="Segoe UI"/>
          <w:color w:val="263238"/>
          <w:sz w:val="21"/>
          <w:szCs w:val="21"/>
        </w:rPr>
        <w:t>.</w:t>
      </w:r>
    </w:p>
    <w:p w14:paraId="79895B06" w14:textId="77777777" w:rsidR="006C2ECC" w:rsidRPr="006C2ECC" w:rsidRDefault="006C2ECC" w:rsidP="006C2ECC">
      <w:pPr>
        <w:shd w:val="clear" w:color="auto" w:fill="FFFFFF"/>
        <w:spacing w:after="240" w:line="240" w:lineRule="auto"/>
        <w:rPr>
          <w:rFonts w:ascii="Segoe UI" w:eastAsia="Times New Roman" w:hAnsi="Segoe UI" w:cs="Segoe UI"/>
          <w:color w:val="263238"/>
          <w:sz w:val="21"/>
          <w:szCs w:val="21"/>
        </w:rPr>
      </w:pPr>
      <w:r w:rsidRPr="006C2ECC">
        <w:rPr>
          <w:rFonts w:ascii="Segoe UI" w:eastAsia="Times New Roman" w:hAnsi="Segoe UI" w:cs="Segoe UI"/>
          <w:color w:val="263238"/>
          <w:sz w:val="21"/>
          <w:szCs w:val="21"/>
        </w:rPr>
        <w:t>The product of any prefix or suffix of </w:t>
      </w:r>
      <w:r w:rsidRPr="006C2ECC">
        <w:rPr>
          <w:rFonts w:ascii="Courier New" w:eastAsia="Times New Roman" w:hAnsi="Courier New" w:cs="Courier New"/>
          <w:color w:val="546E7A"/>
          <w:sz w:val="20"/>
          <w:szCs w:val="20"/>
          <w:shd w:val="clear" w:color="auto" w:fill="F7F9FA"/>
        </w:rPr>
        <w:t>nums</w:t>
      </w:r>
      <w:r w:rsidRPr="006C2ECC">
        <w:rPr>
          <w:rFonts w:ascii="Segoe UI" w:eastAsia="Times New Roman" w:hAnsi="Segoe UI" w:cs="Segoe UI"/>
          <w:color w:val="263238"/>
          <w:sz w:val="21"/>
          <w:szCs w:val="21"/>
        </w:rPr>
        <w:t> is </w:t>
      </w:r>
      <w:r w:rsidRPr="006C2ECC">
        <w:rPr>
          <w:rFonts w:ascii="Segoe UI" w:eastAsia="Times New Roman" w:hAnsi="Segoe UI" w:cs="Segoe UI"/>
          <w:b/>
          <w:bCs/>
          <w:color w:val="263238"/>
          <w:sz w:val="21"/>
          <w:szCs w:val="21"/>
        </w:rPr>
        <w:t>guaranteed</w:t>
      </w:r>
      <w:r w:rsidRPr="006C2ECC">
        <w:rPr>
          <w:rFonts w:ascii="Segoe UI" w:eastAsia="Times New Roman" w:hAnsi="Segoe UI" w:cs="Segoe UI"/>
          <w:color w:val="263238"/>
          <w:sz w:val="21"/>
          <w:szCs w:val="21"/>
        </w:rPr>
        <w:t> to fit in a </w:t>
      </w:r>
      <w:r w:rsidRPr="006C2ECC">
        <w:rPr>
          <w:rFonts w:ascii="Segoe UI" w:eastAsia="Times New Roman" w:hAnsi="Segoe UI" w:cs="Segoe UI"/>
          <w:b/>
          <w:bCs/>
          <w:color w:val="263238"/>
          <w:sz w:val="21"/>
          <w:szCs w:val="21"/>
        </w:rPr>
        <w:t>32-bit</w:t>
      </w:r>
      <w:r w:rsidRPr="006C2ECC">
        <w:rPr>
          <w:rFonts w:ascii="Segoe UI" w:eastAsia="Times New Roman" w:hAnsi="Segoe UI" w:cs="Segoe UI"/>
          <w:color w:val="263238"/>
          <w:sz w:val="21"/>
          <w:szCs w:val="21"/>
        </w:rPr>
        <w:t> integer.</w:t>
      </w:r>
    </w:p>
    <w:p w14:paraId="37931686" w14:textId="1B8DE77C" w:rsidR="006C2ECC" w:rsidRPr="006C2ECC" w:rsidRDefault="006C2ECC" w:rsidP="006C2ECC">
      <w:pPr>
        <w:shd w:val="clear" w:color="auto" w:fill="FFFFFF"/>
        <w:spacing w:after="240" w:line="240" w:lineRule="auto"/>
        <w:rPr>
          <w:rFonts w:ascii="Segoe UI" w:eastAsia="Times New Roman" w:hAnsi="Segoe UI" w:cs="Segoe UI"/>
          <w:color w:val="263238"/>
          <w:sz w:val="21"/>
          <w:szCs w:val="21"/>
        </w:rPr>
      </w:pPr>
      <w:r w:rsidRPr="006C2ECC">
        <w:rPr>
          <w:rFonts w:ascii="Segoe UI" w:eastAsia="Times New Roman" w:hAnsi="Segoe UI" w:cs="Segoe UI"/>
          <w:color w:val="263238"/>
          <w:sz w:val="21"/>
          <w:szCs w:val="21"/>
        </w:rPr>
        <w:t>You must write an algorithm that runs in </w:t>
      </w:r>
      <w:r w:rsidRPr="006C2ECC">
        <w:rPr>
          <w:rFonts w:ascii="Courier New" w:eastAsia="Times New Roman" w:hAnsi="Courier New" w:cs="Courier New"/>
          <w:color w:val="546E7A"/>
          <w:sz w:val="20"/>
          <w:szCs w:val="20"/>
          <w:shd w:val="clear" w:color="auto" w:fill="F7F9FA"/>
        </w:rPr>
        <w:t>O(n)</w:t>
      </w:r>
      <w:r w:rsidRPr="006C2ECC">
        <w:rPr>
          <w:rFonts w:ascii="Segoe UI" w:eastAsia="Times New Roman" w:hAnsi="Segoe UI" w:cs="Segoe UI"/>
          <w:color w:val="263238"/>
          <w:sz w:val="21"/>
          <w:szCs w:val="21"/>
        </w:rPr>
        <w:t> time and without using the division operation.</w:t>
      </w:r>
    </w:p>
    <w:p w14:paraId="20D3E9C0" w14:textId="77777777" w:rsidR="006C2ECC" w:rsidRPr="006C2ECC" w:rsidRDefault="006C2ECC" w:rsidP="006C2ECC">
      <w:pPr>
        <w:shd w:val="clear" w:color="auto" w:fill="FFFFFF"/>
        <w:spacing w:after="240" w:line="240" w:lineRule="auto"/>
        <w:rPr>
          <w:rFonts w:ascii="Segoe UI" w:eastAsia="Times New Roman" w:hAnsi="Segoe UI" w:cs="Segoe UI"/>
          <w:color w:val="263238"/>
          <w:sz w:val="21"/>
          <w:szCs w:val="21"/>
        </w:rPr>
      </w:pPr>
      <w:r w:rsidRPr="006C2ECC">
        <w:rPr>
          <w:rFonts w:ascii="Segoe UI" w:eastAsia="Times New Roman" w:hAnsi="Segoe UI" w:cs="Segoe UI"/>
          <w:b/>
          <w:bCs/>
          <w:color w:val="263238"/>
          <w:sz w:val="21"/>
          <w:szCs w:val="21"/>
        </w:rPr>
        <w:t>Example 1:</w:t>
      </w:r>
    </w:p>
    <w:p w14:paraId="7CBB20C5" w14:textId="77777777" w:rsidR="006C2ECC" w:rsidRPr="006C2ECC" w:rsidRDefault="006C2ECC" w:rsidP="006C2E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2ECC">
        <w:rPr>
          <w:rFonts w:ascii="Consolas" w:eastAsia="Times New Roman" w:hAnsi="Consolas" w:cs="Courier New"/>
          <w:b/>
          <w:bCs/>
          <w:color w:val="263238"/>
          <w:sz w:val="20"/>
          <w:szCs w:val="20"/>
        </w:rPr>
        <w:t>Input:</w:t>
      </w:r>
      <w:r w:rsidRPr="006C2ECC">
        <w:rPr>
          <w:rFonts w:ascii="Consolas" w:eastAsia="Times New Roman" w:hAnsi="Consolas" w:cs="Courier New"/>
          <w:color w:val="263238"/>
          <w:sz w:val="20"/>
          <w:szCs w:val="20"/>
        </w:rPr>
        <w:t xml:space="preserve"> nums = [1,2,3,4]</w:t>
      </w:r>
    </w:p>
    <w:p w14:paraId="00043084" w14:textId="3C4A01E7" w:rsidR="00AF19AE" w:rsidRPr="006C2ECC" w:rsidRDefault="006C2ECC" w:rsidP="006C2E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2ECC">
        <w:rPr>
          <w:rFonts w:ascii="Consolas" w:eastAsia="Times New Roman" w:hAnsi="Consolas" w:cs="Courier New"/>
          <w:b/>
          <w:bCs/>
          <w:color w:val="263238"/>
          <w:sz w:val="20"/>
          <w:szCs w:val="20"/>
        </w:rPr>
        <w:t>Output:</w:t>
      </w:r>
      <w:r w:rsidRPr="006C2ECC">
        <w:rPr>
          <w:rFonts w:ascii="Consolas" w:eastAsia="Times New Roman" w:hAnsi="Consolas" w:cs="Courier New"/>
          <w:color w:val="263238"/>
          <w:sz w:val="20"/>
          <w:szCs w:val="20"/>
        </w:rPr>
        <w:t xml:space="preserve"> [24,12,8,6]</w:t>
      </w:r>
    </w:p>
    <w:p w14:paraId="785000F1" w14:textId="77777777" w:rsidR="006C2ECC" w:rsidRPr="006C2ECC" w:rsidRDefault="00AF19AE" w:rsidP="006C2ECC">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6C2ECC" w:rsidRPr="006C2ECC">
        <w:rPr>
          <w:rFonts w:ascii="Segoe UI" w:eastAsia="Times New Roman" w:hAnsi="Segoe UI" w:cs="Segoe UI"/>
          <w:sz w:val="21"/>
          <w:szCs w:val="21"/>
        </w:rPr>
        <w:t xml:space="preserve">    vector&lt;int&gt; productExceptSelf(vector&lt;int&gt;&amp; nums) {</w:t>
      </w:r>
    </w:p>
    <w:p w14:paraId="30410E18"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vector&lt;int&gt;v;</w:t>
      </w:r>
    </w:p>
    <w:p w14:paraId="4AC681F7"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int ans=1;</w:t>
      </w:r>
    </w:p>
    <w:p w14:paraId="3C74B301"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for(int i=0;i&lt;nums.size();i++)</w:t>
      </w:r>
    </w:p>
    <w:p w14:paraId="6403F1C5"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w:t>
      </w:r>
    </w:p>
    <w:p w14:paraId="065F0C8E"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ans*=nums[i];</w:t>
      </w:r>
    </w:p>
    <w:p w14:paraId="07714BFA"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v.push_back(ans);</w:t>
      </w:r>
    </w:p>
    <w:p w14:paraId="207C65A0"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w:t>
      </w:r>
    </w:p>
    <w:p w14:paraId="5F53809E"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ans=1;</w:t>
      </w:r>
    </w:p>
    <w:p w14:paraId="217A10E8"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for(int i=nums.size()-1;i&gt;0;i--)</w:t>
      </w:r>
    </w:p>
    <w:p w14:paraId="62E75026"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w:t>
      </w:r>
    </w:p>
    <w:p w14:paraId="5EFAA0AA"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v[i]=v[i-1]*ans;;</w:t>
      </w:r>
    </w:p>
    <w:p w14:paraId="4FF271F3"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lastRenderedPageBreak/>
        <w:t xml:space="preserve">            ans*=nums[i];</w:t>
      </w:r>
    </w:p>
    <w:p w14:paraId="230A491A"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w:t>
      </w:r>
    </w:p>
    <w:p w14:paraId="5CA32B68"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v[0]=ans;</w:t>
      </w:r>
    </w:p>
    <w:p w14:paraId="7AC52120" w14:textId="77777777" w:rsidR="006C2ECC" w:rsidRPr="006C2ECC"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return v;</w:t>
      </w:r>
    </w:p>
    <w:p w14:paraId="5221388B" w14:textId="1FE995C9" w:rsidR="00AF19AE" w:rsidRDefault="006C2ECC" w:rsidP="006C2ECC">
      <w:pPr>
        <w:shd w:val="clear" w:color="auto" w:fill="FFFFFF"/>
        <w:spacing w:after="240" w:line="240" w:lineRule="auto"/>
        <w:rPr>
          <w:rFonts w:ascii="Segoe UI" w:eastAsia="Times New Roman" w:hAnsi="Segoe UI" w:cs="Segoe UI"/>
          <w:sz w:val="21"/>
          <w:szCs w:val="21"/>
        </w:rPr>
      </w:pPr>
      <w:r w:rsidRPr="006C2ECC">
        <w:rPr>
          <w:rFonts w:ascii="Segoe UI" w:eastAsia="Times New Roman" w:hAnsi="Segoe UI" w:cs="Segoe UI"/>
          <w:sz w:val="21"/>
          <w:szCs w:val="21"/>
        </w:rPr>
        <w:t xml:space="preserve">    }</w:t>
      </w:r>
    </w:p>
    <w:p w14:paraId="02C7C5D5" w14:textId="3532CF23" w:rsidR="00973F91" w:rsidRPr="00973F91" w:rsidRDefault="006C2ECC" w:rsidP="00973F9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174)</w:t>
      </w:r>
      <w:r w:rsidR="00973F91" w:rsidRPr="00973F91">
        <w:rPr>
          <w:rFonts w:ascii="Segoe UI" w:hAnsi="Segoe UI" w:cs="Segoe UI"/>
          <w:color w:val="263238"/>
          <w:sz w:val="21"/>
          <w:szCs w:val="21"/>
        </w:rPr>
        <w:t xml:space="preserve"> Implement the </w:t>
      </w:r>
      <w:r w:rsidR="00973F91" w:rsidRPr="00973F91">
        <w:rPr>
          <w:rFonts w:ascii="Courier New" w:hAnsi="Courier New" w:cs="Courier New"/>
          <w:color w:val="546E7A"/>
          <w:sz w:val="20"/>
          <w:szCs w:val="20"/>
          <w:shd w:val="clear" w:color="auto" w:fill="F7F9FA"/>
        </w:rPr>
        <w:t>RandomizedSet</w:t>
      </w:r>
      <w:r w:rsidR="00973F91" w:rsidRPr="00973F91">
        <w:rPr>
          <w:rFonts w:ascii="Segoe UI" w:hAnsi="Segoe UI" w:cs="Segoe UI"/>
          <w:color w:val="263238"/>
          <w:sz w:val="21"/>
          <w:szCs w:val="21"/>
        </w:rPr>
        <w:t> class:</w:t>
      </w:r>
    </w:p>
    <w:p w14:paraId="44FD23B7" w14:textId="77777777" w:rsidR="00973F91" w:rsidRPr="00973F91" w:rsidRDefault="00973F91" w:rsidP="00A0090B">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73F91">
        <w:rPr>
          <w:rFonts w:ascii="Courier New" w:eastAsia="Times New Roman" w:hAnsi="Courier New" w:cs="Courier New"/>
          <w:color w:val="546E7A"/>
          <w:sz w:val="20"/>
          <w:szCs w:val="20"/>
          <w:shd w:val="clear" w:color="auto" w:fill="F7F9FA"/>
        </w:rPr>
        <w:t>RandomizedSet()</w:t>
      </w:r>
      <w:r w:rsidRPr="00973F91">
        <w:rPr>
          <w:rFonts w:ascii="Segoe UI" w:eastAsia="Times New Roman" w:hAnsi="Segoe UI" w:cs="Segoe UI"/>
          <w:color w:val="263238"/>
          <w:sz w:val="21"/>
          <w:szCs w:val="21"/>
        </w:rPr>
        <w:t> Initializes the </w:t>
      </w:r>
      <w:r w:rsidRPr="00973F91">
        <w:rPr>
          <w:rFonts w:ascii="Courier New" w:eastAsia="Times New Roman" w:hAnsi="Courier New" w:cs="Courier New"/>
          <w:color w:val="546E7A"/>
          <w:sz w:val="20"/>
          <w:szCs w:val="20"/>
          <w:shd w:val="clear" w:color="auto" w:fill="F7F9FA"/>
        </w:rPr>
        <w:t>RandomizedSet</w:t>
      </w:r>
      <w:r w:rsidRPr="00973F91">
        <w:rPr>
          <w:rFonts w:ascii="Segoe UI" w:eastAsia="Times New Roman" w:hAnsi="Segoe UI" w:cs="Segoe UI"/>
          <w:color w:val="263238"/>
          <w:sz w:val="21"/>
          <w:szCs w:val="21"/>
        </w:rPr>
        <w:t> object.</w:t>
      </w:r>
    </w:p>
    <w:p w14:paraId="3E500B2F" w14:textId="77777777" w:rsidR="00973F91" w:rsidRPr="00973F91" w:rsidRDefault="00973F91" w:rsidP="00A0090B">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73F91">
        <w:rPr>
          <w:rFonts w:ascii="Courier New" w:eastAsia="Times New Roman" w:hAnsi="Courier New" w:cs="Courier New"/>
          <w:color w:val="546E7A"/>
          <w:sz w:val="20"/>
          <w:szCs w:val="20"/>
          <w:shd w:val="clear" w:color="auto" w:fill="F7F9FA"/>
        </w:rPr>
        <w:t>bool insert(int val)</w:t>
      </w:r>
      <w:r w:rsidRPr="00973F91">
        <w:rPr>
          <w:rFonts w:ascii="Segoe UI" w:eastAsia="Times New Roman" w:hAnsi="Segoe UI" w:cs="Segoe UI"/>
          <w:color w:val="263238"/>
          <w:sz w:val="21"/>
          <w:szCs w:val="21"/>
        </w:rPr>
        <w:t> Inserts an item </w:t>
      </w:r>
      <w:r w:rsidRPr="00973F91">
        <w:rPr>
          <w:rFonts w:ascii="Courier New" w:eastAsia="Times New Roman" w:hAnsi="Courier New" w:cs="Courier New"/>
          <w:color w:val="546E7A"/>
          <w:sz w:val="20"/>
          <w:szCs w:val="20"/>
          <w:shd w:val="clear" w:color="auto" w:fill="F7F9FA"/>
        </w:rPr>
        <w:t>val</w:t>
      </w:r>
      <w:r w:rsidRPr="00973F91">
        <w:rPr>
          <w:rFonts w:ascii="Segoe UI" w:eastAsia="Times New Roman" w:hAnsi="Segoe UI" w:cs="Segoe UI"/>
          <w:color w:val="263238"/>
          <w:sz w:val="21"/>
          <w:szCs w:val="21"/>
        </w:rPr>
        <w:t> into the set if not present. Returns </w:t>
      </w:r>
      <w:r w:rsidRPr="00973F91">
        <w:rPr>
          <w:rFonts w:ascii="Courier New" w:eastAsia="Times New Roman" w:hAnsi="Courier New" w:cs="Courier New"/>
          <w:color w:val="546E7A"/>
          <w:sz w:val="20"/>
          <w:szCs w:val="20"/>
          <w:shd w:val="clear" w:color="auto" w:fill="F7F9FA"/>
        </w:rPr>
        <w:t>true</w:t>
      </w:r>
      <w:r w:rsidRPr="00973F91">
        <w:rPr>
          <w:rFonts w:ascii="Segoe UI" w:eastAsia="Times New Roman" w:hAnsi="Segoe UI" w:cs="Segoe UI"/>
          <w:color w:val="263238"/>
          <w:sz w:val="21"/>
          <w:szCs w:val="21"/>
        </w:rPr>
        <w:t> if the item was not present, </w:t>
      </w:r>
      <w:r w:rsidRPr="00973F91">
        <w:rPr>
          <w:rFonts w:ascii="Courier New" w:eastAsia="Times New Roman" w:hAnsi="Courier New" w:cs="Courier New"/>
          <w:color w:val="546E7A"/>
          <w:sz w:val="20"/>
          <w:szCs w:val="20"/>
          <w:shd w:val="clear" w:color="auto" w:fill="F7F9FA"/>
        </w:rPr>
        <w:t>false</w:t>
      </w:r>
      <w:r w:rsidRPr="00973F91">
        <w:rPr>
          <w:rFonts w:ascii="Segoe UI" w:eastAsia="Times New Roman" w:hAnsi="Segoe UI" w:cs="Segoe UI"/>
          <w:color w:val="263238"/>
          <w:sz w:val="21"/>
          <w:szCs w:val="21"/>
        </w:rPr>
        <w:t> otherwise.</w:t>
      </w:r>
    </w:p>
    <w:p w14:paraId="1FC9E38A" w14:textId="77777777" w:rsidR="00973F91" w:rsidRPr="00973F91" w:rsidRDefault="00973F91" w:rsidP="00A0090B">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73F91">
        <w:rPr>
          <w:rFonts w:ascii="Courier New" w:eastAsia="Times New Roman" w:hAnsi="Courier New" w:cs="Courier New"/>
          <w:color w:val="546E7A"/>
          <w:sz w:val="20"/>
          <w:szCs w:val="20"/>
          <w:shd w:val="clear" w:color="auto" w:fill="F7F9FA"/>
        </w:rPr>
        <w:t>bool remove(int val)</w:t>
      </w:r>
      <w:r w:rsidRPr="00973F91">
        <w:rPr>
          <w:rFonts w:ascii="Segoe UI" w:eastAsia="Times New Roman" w:hAnsi="Segoe UI" w:cs="Segoe UI"/>
          <w:color w:val="263238"/>
          <w:sz w:val="21"/>
          <w:szCs w:val="21"/>
        </w:rPr>
        <w:t> Removes an item </w:t>
      </w:r>
      <w:r w:rsidRPr="00973F91">
        <w:rPr>
          <w:rFonts w:ascii="Courier New" w:eastAsia="Times New Roman" w:hAnsi="Courier New" w:cs="Courier New"/>
          <w:color w:val="546E7A"/>
          <w:sz w:val="20"/>
          <w:szCs w:val="20"/>
          <w:shd w:val="clear" w:color="auto" w:fill="F7F9FA"/>
        </w:rPr>
        <w:t>val</w:t>
      </w:r>
      <w:r w:rsidRPr="00973F91">
        <w:rPr>
          <w:rFonts w:ascii="Segoe UI" w:eastAsia="Times New Roman" w:hAnsi="Segoe UI" w:cs="Segoe UI"/>
          <w:color w:val="263238"/>
          <w:sz w:val="21"/>
          <w:szCs w:val="21"/>
        </w:rPr>
        <w:t> from the set if present. Returns </w:t>
      </w:r>
      <w:r w:rsidRPr="00973F91">
        <w:rPr>
          <w:rFonts w:ascii="Courier New" w:eastAsia="Times New Roman" w:hAnsi="Courier New" w:cs="Courier New"/>
          <w:color w:val="546E7A"/>
          <w:sz w:val="20"/>
          <w:szCs w:val="20"/>
          <w:shd w:val="clear" w:color="auto" w:fill="F7F9FA"/>
        </w:rPr>
        <w:t>true</w:t>
      </w:r>
      <w:r w:rsidRPr="00973F91">
        <w:rPr>
          <w:rFonts w:ascii="Segoe UI" w:eastAsia="Times New Roman" w:hAnsi="Segoe UI" w:cs="Segoe UI"/>
          <w:color w:val="263238"/>
          <w:sz w:val="21"/>
          <w:szCs w:val="21"/>
        </w:rPr>
        <w:t> if the item was present, </w:t>
      </w:r>
      <w:r w:rsidRPr="00973F91">
        <w:rPr>
          <w:rFonts w:ascii="Courier New" w:eastAsia="Times New Roman" w:hAnsi="Courier New" w:cs="Courier New"/>
          <w:color w:val="546E7A"/>
          <w:sz w:val="20"/>
          <w:szCs w:val="20"/>
          <w:shd w:val="clear" w:color="auto" w:fill="F7F9FA"/>
        </w:rPr>
        <w:t>false</w:t>
      </w:r>
      <w:r w:rsidRPr="00973F91">
        <w:rPr>
          <w:rFonts w:ascii="Segoe UI" w:eastAsia="Times New Roman" w:hAnsi="Segoe UI" w:cs="Segoe UI"/>
          <w:color w:val="263238"/>
          <w:sz w:val="21"/>
          <w:szCs w:val="21"/>
        </w:rPr>
        <w:t> otherwise.</w:t>
      </w:r>
    </w:p>
    <w:p w14:paraId="1F2AFA54" w14:textId="77777777" w:rsidR="00973F91" w:rsidRPr="00973F91" w:rsidRDefault="00973F91" w:rsidP="00A0090B">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73F91">
        <w:rPr>
          <w:rFonts w:ascii="Courier New" w:eastAsia="Times New Roman" w:hAnsi="Courier New" w:cs="Courier New"/>
          <w:color w:val="546E7A"/>
          <w:sz w:val="20"/>
          <w:szCs w:val="20"/>
          <w:shd w:val="clear" w:color="auto" w:fill="F7F9FA"/>
        </w:rPr>
        <w:t>int getRandom()</w:t>
      </w:r>
      <w:r w:rsidRPr="00973F91">
        <w:rPr>
          <w:rFonts w:ascii="Segoe UI" w:eastAsia="Times New Roman" w:hAnsi="Segoe UI" w:cs="Segoe UI"/>
          <w:color w:val="263238"/>
          <w:sz w:val="21"/>
          <w:szCs w:val="21"/>
        </w:rPr>
        <w:t> Returns a random element from the current set of elements (it's guaranteed that at least one element exists when this method is called). Each element must have the </w:t>
      </w:r>
      <w:r w:rsidRPr="00973F91">
        <w:rPr>
          <w:rFonts w:ascii="Segoe UI" w:eastAsia="Times New Roman" w:hAnsi="Segoe UI" w:cs="Segoe UI"/>
          <w:b/>
          <w:bCs/>
          <w:color w:val="263238"/>
          <w:sz w:val="21"/>
          <w:szCs w:val="21"/>
        </w:rPr>
        <w:t>same probability</w:t>
      </w:r>
      <w:r w:rsidRPr="00973F91">
        <w:rPr>
          <w:rFonts w:ascii="Segoe UI" w:eastAsia="Times New Roman" w:hAnsi="Segoe UI" w:cs="Segoe UI"/>
          <w:color w:val="263238"/>
          <w:sz w:val="21"/>
          <w:szCs w:val="21"/>
        </w:rPr>
        <w:t> of being returned.</w:t>
      </w:r>
    </w:p>
    <w:p w14:paraId="4ED23026" w14:textId="77777777" w:rsidR="00973F91" w:rsidRPr="00973F91" w:rsidRDefault="00973F91" w:rsidP="00973F91">
      <w:pPr>
        <w:shd w:val="clear" w:color="auto" w:fill="FFFFFF"/>
        <w:spacing w:after="240" w:line="240" w:lineRule="auto"/>
        <w:rPr>
          <w:rFonts w:ascii="Segoe UI" w:eastAsia="Times New Roman" w:hAnsi="Segoe UI" w:cs="Segoe UI"/>
          <w:color w:val="263238"/>
          <w:sz w:val="21"/>
          <w:szCs w:val="21"/>
        </w:rPr>
      </w:pPr>
      <w:r w:rsidRPr="00973F91">
        <w:rPr>
          <w:rFonts w:ascii="Segoe UI" w:eastAsia="Times New Roman" w:hAnsi="Segoe UI" w:cs="Segoe UI"/>
          <w:color w:val="263238"/>
          <w:sz w:val="21"/>
          <w:szCs w:val="21"/>
        </w:rPr>
        <w:t>You must implement the functions of the class such that each function works in </w:t>
      </w:r>
      <w:r w:rsidRPr="00973F91">
        <w:rPr>
          <w:rFonts w:ascii="Segoe UI" w:eastAsia="Times New Roman" w:hAnsi="Segoe UI" w:cs="Segoe UI"/>
          <w:b/>
          <w:bCs/>
          <w:color w:val="263238"/>
          <w:sz w:val="21"/>
          <w:szCs w:val="21"/>
        </w:rPr>
        <w:t>average</w:t>
      </w:r>
      <w:r w:rsidRPr="00973F91">
        <w:rPr>
          <w:rFonts w:ascii="Segoe UI" w:eastAsia="Times New Roman" w:hAnsi="Segoe UI" w:cs="Segoe UI"/>
          <w:color w:val="263238"/>
          <w:sz w:val="21"/>
          <w:szCs w:val="21"/>
        </w:rPr>
        <w:t> </w:t>
      </w:r>
      <w:r w:rsidRPr="00973F91">
        <w:rPr>
          <w:rFonts w:ascii="Courier New" w:eastAsia="Times New Roman" w:hAnsi="Courier New" w:cs="Courier New"/>
          <w:color w:val="546E7A"/>
          <w:sz w:val="20"/>
          <w:szCs w:val="20"/>
          <w:shd w:val="clear" w:color="auto" w:fill="F7F9FA"/>
        </w:rPr>
        <w:t>O(1)</w:t>
      </w:r>
      <w:r w:rsidRPr="00973F91">
        <w:rPr>
          <w:rFonts w:ascii="Segoe UI" w:eastAsia="Times New Roman" w:hAnsi="Segoe UI" w:cs="Segoe UI"/>
          <w:color w:val="263238"/>
          <w:sz w:val="21"/>
          <w:szCs w:val="21"/>
        </w:rPr>
        <w:t> time complexity.</w:t>
      </w:r>
    </w:p>
    <w:p w14:paraId="708DEE27" w14:textId="77777777" w:rsidR="00973F91" w:rsidRPr="00973F91" w:rsidRDefault="00973F91" w:rsidP="00973F91">
      <w:pPr>
        <w:shd w:val="clear" w:color="auto" w:fill="FFFFFF"/>
        <w:spacing w:after="240" w:line="240" w:lineRule="auto"/>
        <w:rPr>
          <w:rFonts w:ascii="Segoe UI" w:eastAsia="Times New Roman" w:hAnsi="Segoe UI" w:cs="Segoe UI"/>
          <w:color w:val="263238"/>
          <w:sz w:val="21"/>
          <w:szCs w:val="21"/>
        </w:rPr>
      </w:pPr>
      <w:r w:rsidRPr="00973F91">
        <w:rPr>
          <w:rFonts w:ascii="Segoe UI" w:eastAsia="Times New Roman" w:hAnsi="Segoe UI" w:cs="Segoe UI"/>
          <w:color w:val="263238"/>
          <w:sz w:val="21"/>
          <w:szCs w:val="21"/>
        </w:rPr>
        <w:t> </w:t>
      </w:r>
    </w:p>
    <w:p w14:paraId="0FF651E5" w14:textId="77777777" w:rsidR="00973F91" w:rsidRPr="00973F91" w:rsidRDefault="00973F91" w:rsidP="00973F91">
      <w:pPr>
        <w:shd w:val="clear" w:color="auto" w:fill="FFFFFF"/>
        <w:spacing w:after="240" w:line="240" w:lineRule="auto"/>
        <w:rPr>
          <w:rFonts w:ascii="Segoe UI" w:eastAsia="Times New Roman" w:hAnsi="Segoe UI" w:cs="Segoe UI"/>
          <w:color w:val="263238"/>
          <w:sz w:val="21"/>
          <w:szCs w:val="21"/>
        </w:rPr>
      </w:pPr>
      <w:r w:rsidRPr="00973F91">
        <w:rPr>
          <w:rFonts w:ascii="Segoe UI" w:eastAsia="Times New Roman" w:hAnsi="Segoe UI" w:cs="Segoe UI"/>
          <w:b/>
          <w:bCs/>
          <w:color w:val="263238"/>
          <w:sz w:val="21"/>
          <w:szCs w:val="21"/>
        </w:rPr>
        <w:t>Example 1:</w:t>
      </w:r>
    </w:p>
    <w:p w14:paraId="77B07E41"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b/>
          <w:bCs/>
          <w:color w:val="263238"/>
          <w:sz w:val="20"/>
          <w:szCs w:val="20"/>
        </w:rPr>
        <w:t>Input</w:t>
      </w:r>
    </w:p>
    <w:p w14:paraId="48E86911"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 "insert", "remove", "insert", "getRandom", "remove", "insert", "getRandom"]</w:t>
      </w:r>
    </w:p>
    <w:p w14:paraId="171388EB"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 [1], [2], [2], [], [1], [2], []]</w:t>
      </w:r>
    </w:p>
    <w:p w14:paraId="63786DBF"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b/>
          <w:bCs/>
          <w:color w:val="263238"/>
          <w:sz w:val="20"/>
          <w:szCs w:val="20"/>
        </w:rPr>
        <w:t>Output</w:t>
      </w:r>
    </w:p>
    <w:p w14:paraId="1E171214"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[null, true, false, true, 2, true, false, 2]</w:t>
      </w:r>
    </w:p>
    <w:p w14:paraId="761D4CFF"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5D1FDAA1"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b/>
          <w:bCs/>
          <w:color w:val="263238"/>
          <w:sz w:val="20"/>
          <w:szCs w:val="20"/>
        </w:rPr>
        <w:t>Explanation</w:t>
      </w:r>
    </w:p>
    <w:p w14:paraId="2A134667"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 randomizedSet = new RandomizedSet();</w:t>
      </w:r>
    </w:p>
    <w:p w14:paraId="4080B72F"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randomizedSet.insert(1); // Inserts 1 to the set. Returns true as 1 was inserted successfully.</w:t>
      </w:r>
    </w:p>
    <w:p w14:paraId="250050C8"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randomizedSet.remove(2); // Returns false as 2 does not exist in the set.</w:t>
      </w:r>
    </w:p>
    <w:p w14:paraId="1827BFCE"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lastRenderedPageBreak/>
        <w:t>randomizedSet.insert(2); // Inserts 2 to the set, returns true. Set now contains [1,2].</w:t>
      </w:r>
    </w:p>
    <w:p w14:paraId="47F60FB0"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randomizedSet.getRandom(); // getRandom() should return either 1 or 2 randomly.</w:t>
      </w:r>
    </w:p>
    <w:p w14:paraId="45C4A236"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randomizedSet.remove(1); // Removes 1 from the set, returns true. Set now contains [2].</w:t>
      </w:r>
    </w:p>
    <w:p w14:paraId="238FD234" w14:textId="77777777" w:rsidR="00973F91"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randomizedSet.insert(2); // 2 was already in the set, so return false.</w:t>
      </w:r>
    </w:p>
    <w:p w14:paraId="5F23FEBC" w14:textId="3E42A87C" w:rsidR="006C2ECC" w:rsidRPr="00973F91" w:rsidRDefault="00973F91" w:rsidP="00973F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3F91">
        <w:rPr>
          <w:rFonts w:ascii="Consolas" w:eastAsia="Times New Roman" w:hAnsi="Consolas" w:cs="Courier New"/>
          <w:color w:val="263238"/>
          <w:sz w:val="20"/>
          <w:szCs w:val="20"/>
        </w:rPr>
        <w:t>randomizedSet.getRandom(); // Since 2 is the only number in the set, getRandom() will always return 2.</w:t>
      </w:r>
    </w:p>
    <w:p w14:paraId="0869BCB7" w14:textId="4677C950" w:rsidR="00973F91" w:rsidRPr="00973F91" w:rsidRDefault="006C2ECC" w:rsidP="00973F91">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973F91" w:rsidRPr="00973F91">
        <w:t xml:space="preserve"> </w:t>
      </w:r>
      <w:r w:rsidR="00973F91" w:rsidRPr="00973F91">
        <w:rPr>
          <w:rFonts w:ascii="Segoe UI" w:eastAsia="Times New Roman" w:hAnsi="Segoe UI" w:cs="Segoe UI"/>
          <w:sz w:val="21"/>
          <w:szCs w:val="21"/>
        </w:rPr>
        <w:t>class RandomizedSet {</w:t>
      </w:r>
    </w:p>
    <w:p w14:paraId="5B795CE5"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public:</w:t>
      </w:r>
    </w:p>
    <w:p w14:paraId="59EDA1AB"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set&lt;int&gt;st;</w:t>
      </w:r>
    </w:p>
    <w:p w14:paraId="0C600D38"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RandomizedSet() {</w:t>
      </w:r>
    </w:p>
    <w:p w14:paraId="5BE7C6A1"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65BBEB8C"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75484AA0"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7163C41F"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bool insert(int val) {</w:t>
      </w:r>
    </w:p>
    <w:p w14:paraId="1B67DDF6"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if(st.find(val)!=st.end())</w:t>
      </w:r>
    </w:p>
    <w:p w14:paraId="7ABAF437"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7137D79D"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return 0;</w:t>
      </w:r>
    </w:p>
    <w:p w14:paraId="0657A922"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6C004402"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else</w:t>
      </w:r>
    </w:p>
    <w:p w14:paraId="613DE594"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1E9D4B7D"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st.insert(val);</w:t>
      </w:r>
    </w:p>
    <w:p w14:paraId="1365C365"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return 1;</w:t>
      </w:r>
    </w:p>
    <w:p w14:paraId="4205AA05"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6E5861B9"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4FA9E33A"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437F0D00"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lastRenderedPageBreak/>
        <w:t xml:space="preserve">    bool remove(int val) {</w:t>
      </w:r>
    </w:p>
    <w:p w14:paraId="7C22862C"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if(st.find(val)!=st.end())</w:t>
      </w:r>
    </w:p>
    <w:p w14:paraId="538249A2"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484FAB3C"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st.erase(val);</w:t>
      </w:r>
    </w:p>
    <w:p w14:paraId="3368FF67"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return 1;</w:t>
      </w:r>
    </w:p>
    <w:p w14:paraId="5E1AEDC1"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4A1FEF10"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return 0;</w:t>
      </w:r>
    </w:p>
    <w:p w14:paraId="46230C82"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49A3ACF2"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272E91F6"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int getRandom() {</w:t>
      </w:r>
    </w:p>
    <w:p w14:paraId="40A2603C"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auto it=st.begin();</w:t>
      </w:r>
    </w:p>
    <w:p w14:paraId="3052BDC8"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advance(it,rand()%st.size());</w:t>
      </w:r>
    </w:p>
    <w:p w14:paraId="71476F47"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return *it;</w:t>
      </w:r>
    </w:p>
    <w:p w14:paraId="5C84FDE3"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750CDA7C"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w:t>
      </w:r>
    </w:p>
    <w:p w14:paraId="0926ABE7"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p>
    <w:p w14:paraId="2B9D8347"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w:t>
      </w:r>
    </w:p>
    <w:p w14:paraId="54C203C6"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 Your RandomizedSet object will be instantiated and called as such:</w:t>
      </w:r>
    </w:p>
    <w:p w14:paraId="3217999F"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 RandomizedSet* obj = new RandomizedSet();</w:t>
      </w:r>
    </w:p>
    <w:p w14:paraId="4E6D48AB"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 bool param_1 = obj-&gt;insert(val);</w:t>
      </w:r>
    </w:p>
    <w:p w14:paraId="5189B524"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 bool param_2 = obj-&gt;remove(val);</w:t>
      </w:r>
    </w:p>
    <w:p w14:paraId="2AF70AEF" w14:textId="77777777" w:rsidR="00973F91" w:rsidRPr="00973F91"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 int param_3 = obj-&gt;getRandom();</w:t>
      </w:r>
    </w:p>
    <w:p w14:paraId="3DC19340" w14:textId="7C72E0FE" w:rsidR="006C2ECC" w:rsidRDefault="00973F91" w:rsidP="00973F91">
      <w:pPr>
        <w:shd w:val="clear" w:color="auto" w:fill="FFFFFF"/>
        <w:spacing w:after="240" w:line="240" w:lineRule="auto"/>
        <w:rPr>
          <w:rFonts w:ascii="Segoe UI" w:eastAsia="Times New Roman" w:hAnsi="Segoe UI" w:cs="Segoe UI"/>
          <w:sz w:val="21"/>
          <w:szCs w:val="21"/>
        </w:rPr>
      </w:pPr>
      <w:r w:rsidRPr="00973F91">
        <w:rPr>
          <w:rFonts w:ascii="Segoe UI" w:eastAsia="Times New Roman" w:hAnsi="Segoe UI" w:cs="Segoe UI"/>
          <w:sz w:val="21"/>
          <w:szCs w:val="21"/>
        </w:rPr>
        <w:t xml:space="preserve"> */</w:t>
      </w:r>
    </w:p>
    <w:p w14:paraId="39702EE1" w14:textId="5B3DC9B0" w:rsidR="00EF4186" w:rsidRPr="00EF4186" w:rsidRDefault="00973F91" w:rsidP="00EF41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174)</w:t>
      </w:r>
      <w:r w:rsidR="00EF4186" w:rsidRPr="00EF4186">
        <w:rPr>
          <w:rFonts w:ascii="Segoe UI" w:hAnsi="Segoe UI" w:cs="Segoe UI"/>
          <w:color w:val="263238"/>
          <w:sz w:val="21"/>
          <w:szCs w:val="21"/>
        </w:rPr>
        <w:t xml:space="preserve"> Given an array of integers </w:t>
      </w:r>
      <w:r w:rsidR="00EF4186" w:rsidRPr="00EF4186">
        <w:rPr>
          <w:rFonts w:ascii="Courier New" w:hAnsi="Courier New" w:cs="Courier New"/>
          <w:color w:val="546E7A"/>
          <w:sz w:val="20"/>
          <w:szCs w:val="20"/>
          <w:shd w:val="clear" w:color="auto" w:fill="F7F9FA"/>
        </w:rPr>
        <w:t>nums</w:t>
      </w:r>
      <w:r w:rsidR="00EF4186" w:rsidRPr="00EF4186">
        <w:rPr>
          <w:rFonts w:ascii="Segoe UI" w:hAnsi="Segoe UI" w:cs="Segoe UI"/>
          <w:color w:val="263238"/>
          <w:sz w:val="21"/>
          <w:szCs w:val="21"/>
        </w:rPr>
        <w:t> and an integer </w:t>
      </w:r>
      <w:r w:rsidR="00EF4186" w:rsidRPr="00EF4186">
        <w:rPr>
          <w:rFonts w:ascii="Courier New" w:hAnsi="Courier New" w:cs="Courier New"/>
          <w:color w:val="546E7A"/>
          <w:sz w:val="20"/>
          <w:szCs w:val="20"/>
          <w:shd w:val="clear" w:color="auto" w:fill="F7F9FA"/>
        </w:rPr>
        <w:t>k</w:t>
      </w:r>
      <w:r w:rsidR="00EF4186" w:rsidRPr="00EF4186">
        <w:rPr>
          <w:rFonts w:ascii="Segoe UI" w:hAnsi="Segoe UI" w:cs="Segoe UI"/>
          <w:color w:val="263238"/>
          <w:sz w:val="21"/>
          <w:szCs w:val="21"/>
        </w:rPr>
        <w:t>, return </w:t>
      </w:r>
      <w:r w:rsidR="00EF4186" w:rsidRPr="00EF4186">
        <w:rPr>
          <w:rFonts w:ascii="Segoe UI" w:hAnsi="Segoe UI" w:cs="Segoe UI"/>
          <w:i/>
          <w:iCs/>
          <w:color w:val="263238"/>
          <w:sz w:val="21"/>
          <w:szCs w:val="21"/>
        </w:rPr>
        <w:t>the total number of continuous subarrays whose sum equals to </w:t>
      </w:r>
      <w:r w:rsidR="00EF4186" w:rsidRPr="00EF4186">
        <w:rPr>
          <w:rFonts w:ascii="Courier New" w:hAnsi="Courier New" w:cs="Courier New"/>
          <w:i/>
          <w:iCs/>
          <w:color w:val="546E7A"/>
          <w:sz w:val="20"/>
          <w:szCs w:val="20"/>
          <w:shd w:val="clear" w:color="auto" w:fill="F7F9FA"/>
        </w:rPr>
        <w:t>k</w:t>
      </w:r>
      <w:r w:rsidR="00EF4186" w:rsidRPr="00EF4186">
        <w:rPr>
          <w:rFonts w:ascii="Segoe UI" w:hAnsi="Segoe UI" w:cs="Segoe UI"/>
          <w:color w:val="263238"/>
          <w:sz w:val="21"/>
          <w:szCs w:val="21"/>
        </w:rPr>
        <w:t>.</w:t>
      </w:r>
    </w:p>
    <w:p w14:paraId="1FC3349F" w14:textId="77777777" w:rsidR="00EF4186" w:rsidRPr="00EF4186" w:rsidRDefault="00EF4186" w:rsidP="00EF4186">
      <w:pPr>
        <w:shd w:val="clear" w:color="auto" w:fill="FFFFFF"/>
        <w:spacing w:after="240" w:line="240" w:lineRule="auto"/>
        <w:rPr>
          <w:rFonts w:ascii="Segoe UI" w:eastAsia="Times New Roman" w:hAnsi="Segoe UI" w:cs="Segoe UI"/>
          <w:color w:val="263238"/>
          <w:sz w:val="21"/>
          <w:szCs w:val="21"/>
        </w:rPr>
      </w:pPr>
      <w:r w:rsidRPr="00EF4186">
        <w:rPr>
          <w:rFonts w:ascii="Segoe UI" w:eastAsia="Times New Roman" w:hAnsi="Segoe UI" w:cs="Segoe UI"/>
          <w:color w:val="263238"/>
          <w:sz w:val="21"/>
          <w:szCs w:val="21"/>
        </w:rPr>
        <w:lastRenderedPageBreak/>
        <w:t> </w:t>
      </w:r>
    </w:p>
    <w:p w14:paraId="1EC68B29" w14:textId="77777777" w:rsidR="00EF4186" w:rsidRPr="00EF4186" w:rsidRDefault="00EF4186" w:rsidP="00EF4186">
      <w:pPr>
        <w:shd w:val="clear" w:color="auto" w:fill="FFFFFF"/>
        <w:spacing w:after="240" w:line="240" w:lineRule="auto"/>
        <w:rPr>
          <w:rFonts w:ascii="Segoe UI" w:eastAsia="Times New Roman" w:hAnsi="Segoe UI" w:cs="Segoe UI"/>
          <w:color w:val="263238"/>
          <w:sz w:val="21"/>
          <w:szCs w:val="21"/>
        </w:rPr>
      </w:pPr>
      <w:r w:rsidRPr="00EF4186">
        <w:rPr>
          <w:rFonts w:ascii="Segoe UI" w:eastAsia="Times New Roman" w:hAnsi="Segoe UI" w:cs="Segoe UI"/>
          <w:b/>
          <w:bCs/>
          <w:color w:val="263238"/>
          <w:sz w:val="21"/>
          <w:szCs w:val="21"/>
        </w:rPr>
        <w:t>Example 1:</w:t>
      </w:r>
    </w:p>
    <w:p w14:paraId="41D55DBD" w14:textId="77777777" w:rsidR="00EF4186" w:rsidRPr="00EF4186" w:rsidRDefault="00EF4186" w:rsidP="00EF41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4186">
        <w:rPr>
          <w:rFonts w:ascii="Consolas" w:eastAsia="Times New Roman" w:hAnsi="Consolas" w:cs="Courier New"/>
          <w:b/>
          <w:bCs/>
          <w:color w:val="263238"/>
          <w:sz w:val="20"/>
          <w:szCs w:val="20"/>
        </w:rPr>
        <w:t>Input:</w:t>
      </w:r>
      <w:r w:rsidRPr="00EF4186">
        <w:rPr>
          <w:rFonts w:ascii="Consolas" w:eastAsia="Times New Roman" w:hAnsi="Consolas" w:cs="Courier New"/>
          <w:color w:val="263238"/>
          <w:sz w:val="20"/>
          <w:szCs w:val="20"/>
        </w:rPr>
        <w:t xml:space="preserve"> nums = [1,1,1], k = 2</w:t>
      </w:r>
    </w:p>
    <w:p w14:paraId="5E2E75CB" w14:textId="7DD00513" w:rsidR="00973F91" w:rsidRPr="00EF4186" w:rsidRDefault="00EF4186" w:rsidP="00EF41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4186">
        <w:rPr>
          <w:rFonts w:ascii="Consolas" w:eastAsia="Times New Roman" w:hAnsi="Consolas" w:cs="Courier New"/>
          <w:b/>
          <w:bCs/>
          <w:color w:val="263238"/>
          <w:sz w:val="20"/>
          <w:szCs w:val="20"/>
        </w:rPr>
        <w:t>Output:</w:t>
      </w:r>
      <w:r w:rsidRPr="00EF4186">
        <w:rPr>
          <w:rFonts w:ascii="Consolas" w:eastAsia="Times New Roman" w:hAnsi="Consolas" w:cs="Courier New"/>
          <w:color w:val="263238"/>
          <w:sz w:val="20"/>
          <w:szCs w:val="20"/>
        </w:rPr>
        <w:t xml:space="preserve"> 2</w:t>
      </w:r>
    </w:p>
    <w:p w14:paraId="01C32CCB" w14:textId="32783BEC" w:rsidR="00EF4186" w:rsidRPr="00EF4186" w:rsidRDefault="00973F91" w:rsidP="00EF4186">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EF4186" w:rsidRPr="00EF4186">
        <w:t xml:space="preserve"> </w:t>
      </w:r>
      <w:r w:rsidR="00EF4186" w:rsidRPr="00EF4186">
        <w:rPr>
          <w:rFonts w:ascii="Segoe UI" w:eastAsia="Times New Roman" w:hAnsi="Segoe UI" w:cs="Segoe UI"/>
          <w:sz w:val="21"/>
          <w:szCs w:val="21"/>
        </w:rPr>
        <w:t>int subarraySum(vector&lt;int&gt;&amp; nums, int k) {</w:t>
      </w:r>
    </w:p>
    <w:p w14:paraId="379A20EB"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unordered_map&lt;int,int&gt;m;</w:t>
      </w:r>
    </w:p>
    <w:p w14:paraId="2EEDA18E"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int sum=0;</w:t>
      </w:r>
    </w:p>
    <w:p w14:paraId="6D5B8852"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int i=0;</w:t>
      </w:r>
    </w:p>
    <w:p w14:paraId="6B89936B"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int cnt=0;</w:t>
      </w:r>
    </w:p>
    <w:p w14:paraId="17E963CA"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while(i&lt;nums.size())</w:t>
      </w:r>
    </w:p>
    <w:p w14:paraId="6FA5EFDB"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w:t>
      </w:r>
    </w:p>
    <w:p w14:paraId="4BEF9C98"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sum+=nums[i];</w:t>
      </w:r>
    </w:p>
    <w:p w14:paraId="42574CC2"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if(sum==k)</w:t>
      </w:r>
    </w:p>
    <w:p w14:paraId="2A288AA4"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cnt++;</w:t>
      </w:r>
    </w:p>
    <w:p w14:paraId="705B7916"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if(m.find(sum-k)!=m.end())</w:t>
      </w:r>
    </w:p>
    <w:p w14:paraId="00413416"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cnt+=m[sum-k];</w:t>
      </w:r>
    </w:p>
    <w:p w14:paraId="6077E377"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m[sum]++;</w:t>
      </w:r>
    </w:p>
    <w:p w14:paraId="725E4444"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i++;</w:t>
      </w:r>
    </w:p>
    <w:p w14:paraId="256DCC7B"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w:t>
      </w:r>
    </w:p>
    <w:p w14:paraId="004A5431" w14:textId="77777777" w:rsidR="00EF4186" w:rsidRPr="00EF4186"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return cnt;</w:t>
      </w:r>
    </w:p>
    <w:p w14:paraId="62F55ED4" w14:textId="499FA466" w:rsidR="00973F91" w:rsidRDefault="00EF4186" w:rsidP="00EF4186">
      <w:pPr>
        <w:shd w:val="clear" w:color="auto" w:fill="FFFFFF"/>
        <w:spacing w:after="240" w:line="240" w:lineRule="auto"/>
        <w:rPr>
          <w:rFonts w:ascii="Segoe UI" w:eastAsia="Times New Roman" w:hAnsi="Segoe UI" w:cs="Segoe UI"/>
          <w:sz w:val="21"/>
          <w:szCs w:val="21"/>
        </w:rPr>
      </w:pPr>
      <w:r w:rsidRPr="00EF4186">
        <w:rPr>
          <w:rFonts w:ascii="Segoe UI" w:eastAsia="Times New Roman" w:hAnsi="Segoe UI" w:cs="Segoe UI"/>
          <w:sz w:val="21"/>
          <w:szCs w:val="21"/>
        </w:rPr>
        <w:t xml:space="preserve">    }</w:t>
      </w:r>
    </w:p>
    <w:p w14:paraId="40579766" w14:textId="632D9F64" w:rsidR="00D20570" w:rsidRPr="00D20570" w:rsidRDefault="00EF4186" w:rsidP="00D2057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175)</w:t>
      </w:r>
      <w:r w:rsidR="00D20570" w:rsidRPr="00D20570">
        <w:rPr>
          <w:rFonts w:ascii="Segoe UI" w:hAnsi="Segoe UI" w:cs="Segoe UI"/>
          <w:color w:val="263238"/>
          <w:sz w:val="21"/>
          <w:szCs w:val="21"/>
        </w:rPr>
        <w:t xml:space="preserve"> You are given an integer array </w:t>
      </w:r>
      <w:r w:rsidR="00D20570" w:rsidRPr="00D20570">
        <w:rPr>
          <w:rFonts w:ascii="Courier New" w:hAnsi="Courier New" w:cs="Courier New"/>
          <w:color w:val="546E7A"/>
          <w:sz w:val="20"/>
          <w:szCs w:val="20"/>
          <w:shd w:val="clear" w:color="auto" w:fill="F7F9FA"/>
        </w:rPr>
        <w:t>nums</w:t>
      </w:r>
      <w:r w:rsidR="00D20570" w:rsidRPr="00D20570">
        <w:rPr>
          <w:rFonts w:ascii="Segoe UI" w:hAnsi="Segoe UI" w:cs="Segoe UI"/>
          <w:color w:val="263238"/>
          <w:sz w:val="21"/>
          <w:szCs w:val="21"/>
        </w:rPr>
        <w:t> and an integer </w:t>
      </w:r>
      <w:r w:rsidR="00D20570" w:rsidRPr="00D20570">
        <w:rPr>
          <w:rFonts w:ascii="Courier New" w:hAnsi="Courier New" w:cs="Courier New"/>
          <w:color w:val="546E7A"/>
          <w:sz w:val="20"/>
          <w:szCs w:val="20"/>
          <w:shd w:val="clear" w:color="auto" w:fill="F7F9FA"/>
        </w:rPr>
        <w:t>x</w:t>
      </w:r>
      <w:r w:rsidR="00D20570" w:rsidRPr="00D20570">
        <w:rPr>
          <w:rFonts w:ascii="Segoe UI" w:hAnsi="Segoe UI" w:cs="Segoe UI"/>
          <w:color w:val="263238"/>
          <w:sz w:val="21"/>
          <w:szCs w:val="21"/>
        </w:rPr>
        <w:t>. In one operation, you can either remove the leftmost or the rightmost element from the array </w:t>
      </w:r>
      <w:r w:rsidR="00D20570" w:rsidRPr="00D20570">
        <w:rPr>
          <w:rFonts w:ascii="Courier New" w:hAnsi="Courier New" w:cs="Courier New"/>
          <w:color w:val="546E7A"/>
          <w:sz w:val="20"/>
          <w:szCs w:val="20"/>
          <w:shd w:val="clear" w:color="auto" w:fill="F7F9FA"/>
        </w:rPr>
        <w:t>nums</w:t>
      </w:r>
      <w:r w:rsidR="00D20570" w:rsidRPr="00D20570">
        <w:rPr>
          <w:rFonts w:ascii="Segoe UI" w:hAnsi="Segoe UI" w:cs="Segoe UI"/>
          <w:color w:val="263238"/>
          <w:sz w:val="21"/>
          <w:szCs w:val="21"/>
        </w:rPr>
        <w:t> and subtract its value from </w:t>
      </w:r>
      <w:r w:rsidR="00D20570" w:rsidRPr="00D20570">
        <w:rPr>
          <w:rFonts w:ascii="Courier New" w:hAnsi="Courier New" w:cs="Courier New"/>
          <w:color w:val="546E7A"/>
          <w:sz w:val="20"/>
          <w:szCs w:val="20"/>
          <w:shd w:val="clear" w:color="auto" w:fill="F7F9FA"/>
        </w:rPr>
        <w:t>x</w:t>
      </w:r>
      <w:r w:rsidR="00D20570" w:rsidRPr="00D20570">
        <w:rPr>
          <w:rFonts w:ascii="Segoe UI" w:hAnsi="Segoe UI" w:cs="Segoe UI"/>
          <w:color w:val="263238"/>
          <w:sz w:val="21"/>
          <w:szCs w:val="21"/>
        </w:rPr>
        <w:t>. Note that this </w:t>
      </w:r>
      <w:r w:rsidR="00D20570" w:rsidRPr="00D20570">
        <w:rPr>
          <w:rFonts w:ascii="Segoe UI" w:hAnsi="Segoe UI" w:cs="Segoe UI"/>
          <w:b/>
          <w:bCs/>
          <w:color w:val="263238"/>
          <w:sz w:val="21"/>
          <w:szCs w:val="21"/>
        </w:rPr>
        <w:t>modifies</w:t>
      </w:r>
      <w:r w:rsidR="00D20570" w:rsidRPr="00D20570">
        <w:rPr>
          <w:rFonts w:ascii="Segoe UI" w:hAnsi="Segoe UI" w:cs="Segoe UI"/>
          <w:color w:val="263238"/>
          <w:sz w:val="21"/>
          <w:szCs w:val="21"/>
        </w:rPr>
        <w:t> the array for future operations.</w:t>
      </w:r>
    </w:p>
    <w:p w14:paraId="7B57F01B" w14:textId="77777777" w:rsidR="00D20570" w:rsidRPr="00D20570" w:rsidRDefault="00D20570" w:rsidP="00D20570">
      <w:pPr>
        <w:shd w:val="clear" w:color="auto" w:fill="FFFFFF"/>
        <w:spacing w:after="240" w:line="240" w:lineRule="auto"/>
        <w:rPr>
          <w:rFonts w:ascii="Segoe UI" w:eastAsia="Times New Roman" w:hAnsi="Segoe UI" w:cs="Segoe UI"/>
          <w:color w:val="263238"/>
          <w:sz w:val="21"/>
          <w:szCs w:val="21"/>
        </w:rPr>
      </w:pPr>
      <w:r w:rsidRPr="00D20570">
        <w:rPr>
          <w:rFonts w:ascii="Segoe UI" w:eastAsia="Times New Roman" w:hAnsi="Segoe UI" w:cs="Segoe UI"/>
          <w:color w:val="263238"/>
          <w:sz w:val="21"/>
          <w:szCs w:val="21"/>
        </w:rPr>
        <w:t>Return </w:t>
      </w:r>
      <w:r w:rsidRPr="00D20570">
        <w:rPr>
          <w:rFonts w:ascii="Segoe UI" w:eastAsia="Times New Roman" w:hAnsi="Segoe UI" w:cs="Segoe UI"/>
          <w:i/>
          <w:iCs/>
          <w:color w:val="263238"/>
          <w:sz w:val="21"/>
          <w:szCs w:val="21"/>
        </w:rPr>
        <w:t>the </w:t>
      </w:r>
      <w:r w:rsidRPr="00D20570">
        <w:rPr>
          <w:rFonts w:ascii="Segoe UI" w:eastAsia="Times New Roman" w:hAnsi="Segoe UI" w:cs="Segoe UI"/>
          <w:b/>
          <w:bCs/>
          <w:i/>
          <w:iCs/>
          <w:color w:val="263238"/>
          <w:sz w:val="21"/>
          <w:szCs w:val="21"/>
        </w:rPr>
        <w:t>minimum number</w:t>
      </w:r>
      <w:r w:rsidRPr="00D20570">
        <w:rPr>
          <w:rFonts w:ascii="Segoe UI" w:eastAsia="Times New Roman" w:hAnsi="Segoe UI" w:cs="Segoe UI"/>
          <w:i/>
          <w:iCs/>
          <w:color w:val="263238"/>
          <w:sz w:val="21"/>
          <w:szCs w:val="21"/>
        </w:rPr>
        <w:t> of operations to reduce </w:t>
      </w:r>
      <w:r w:rsidRPr="00D20570">
        <w:rPr>
          <w:rFonts w:ascii="Courier New" w:eastAsia="Times New Roman" w:hAnsi="Courier New" w:cs="Courier New"/>
          <w:color w:val="546E7A"/>
          <w:sz w:val="20"/>
          <w:szCs w:val="20"/>
          <w:shd w:val="clear" w:color="auto" w:fill="F7F9FA"/>
        </w:rPr>
        <w:t>x</w:t>
      </w:r>
      <w:r w:rsidRPr="00D20570">
        <w:rPr>
          <w:rFonts w:ascii="Segoe UI" w:eastAsia="Times New Roman" w:hAnsi="Segoe UI" w:cs="Segoe UI"/>
          <w:color w:val="263238"/>
          <w:sz w:val="21"/>
          <w:szCs w:val="21"/>
        </w:rPr>
        <w:t> </w:t>
      </w:r>
      <w:r w:rsidRPr="00D20570">
        <w:rPr>
          <w:rFonts w:ascii="Segoe UI" w:eastAsia="Times New Roman" w:hAnsi="Segoe UI" w:cs="Segoe UI"/>
          <w:i/>
          <w:iCs/>
          <w:color w:val="263238"/>
          <w:sz w:val="21"/>
          <w:szCs w:val="21"/>
        </w:rPr>
        <w:t>to </w:t>
      </w:r>
      <w:r w:rsidRPr="00D20570">
        <w:rPr>
          <w:rFonts w:ascii="Segoe UI" w:eastAsia="Times New Roman" w:hAnsi="Segoe UI" w:cs="Segoe UI"/>
          <w:b/>
          <w:bCs/>
          <w:i/>
          <w:iCs/>
          <w:color w:val="263238"/>
          <w:sz w:val="21"/>
          <w:szCs w:val="21"/>
        </w:rPr>
        <w:t>exactly</w:t>
      </w:r>
      <w:r w:rsidRPr="00D20570">
        <w:rPr>
          <w:rFonts w:ascii="Segoe UI" w:eastAsia="Times New Roman" w:hAnsi="Segoe UI" w:cs="Segoe UI"/>
          <w:color w:val="263238"/>
          <w:sz w:val="21"/>
          <w:szCs w:val="21"/>
        </w:rPr>
        <w:t> </w:t>
      </w:r>
      <w:r w:rsidRPr="00D20570">
        <w:rPr>
          <w:rFonts w:ascii="Courier New" w:eastAsia="Times New Roman" w:hAnsi="Courier New" w:cs="Courier New"/>
          <w:color w:val="546E7A"/>
          <w:sz w:val="20"/>
          <w:szCs w:val="20"/>
          <w:shd w:val="clear" w:color="auto" w:fill="F7F9FA"/>
        </w:rPr>
        <w:t>0</w:t>
      </w:r>
      <w:r w:rsidRPr="00D20570">
        <w:rPr>
          <w:rFonts w:ascii="Segoe UI" w:eastAsia="Times New Roman" w:hAnsi="Segoe UI" w:cs="Segoe UI"/>
          <w:color w:val="263238"/>
          <w:sz w:val="21"/>
          <w:szCs w:val="21"/>
        </w:rPr>
        <w:t> </w:t>
      </w:r>
      <w:r w:rsidRPr="00D20570">
        <w:rPr>
          <w:rFonts w:ascii="Segoe UI" w:eastAsia="Times New Roman" w:hAnsi="Segoe UI" w:cs="Segoe UI"/>
          <w:i/>
          <w:iCs/>
          <w:color w:val="263238"/>
          <w:sz w:val="21"/>
          <w:szCs w:val="21"/>
        </w:rPr>
        <w:t>if it is possible, otherwise, return </w:t>
      </w:r>
      <w:r w:rsidRPr="00D20570">
        <w:rPr>
          <w:rFonts w:ascii="Courier New" w:eastAsia="Times New Roman" w:hAnsi="Courier New" w:cs="Courier New"/>
          <w:color w:val="546E7A"/>
          <w:sz w:val="20"/>
          <w:szCs w:val="20"/>
          <w:shd w:val="clear" w:color="auto" w:fill="F7F9FA"/>
        </w:rPr>
        <w:t>-1</w:t>
      </w:r>
      <w:r w:rsidRPr="00D20570">
        <w:rPr>
          <w:rFonts w:ascii="Segoe UI" w:eastAsia="Times New Roman" w:hAnsi="Segoe UI" w:cs="Segoe UI"/>
          <w:color w:val="263238"/>
          <w:sz w:val="21"/>
          <w:szCs w:val="21"/>
        </w:rPr>
        <w:t>.</w:t>
      </w:r>
    </w:p>
    <w:p w14:paraId="77A323A8" w14:textId="77777777" w:rsidR="00D20570" w:rsidRPr="00D20570" w:rsidRDefault="00D20570" w:rsidP="00D20570">
      <w:pPr>
        <w:shd w:val="clear" w:color="auto" w:fill="FFFFFF"/>
        <w:spacing w:after="240" w:line="240" w:lineRule="auto"/>
        <w:rPr>
          <w:rFonts w:ascii="Segoe UI" w:eastAsia="Times New Roman" w:hAnsi="Segoe UI" w:cs="Segoe UI"/>
          <w:color w:val="263238"/>
          <w:sz w:val="21"/>
          <w:szCs w:val="21"/>
        </w:rPr>
      </w:pPr>
      <w:r w:rsidRPr="00D20570">
        <w:rPr>
          <w:rFonts w:ascii="Segoe UI" w:eastAsia="Times New Roman" w:hAnsi="Segoe UI" w:cs="Segoe UI"/>
          <w:color w:val="263238"/>
          <w:sz w:val="21"/>
          <w:szCs w:val="21"/>
        </w:rPr>
        <w:lastRenderedPageBreak/>
        <w:t> </w:t>
      </w:r>
    </w:p>
    <w:p w14:paraId="489BDAF1" w14:textId="77777777" w:rsidR="00D20570" w:rsidRPr="00D20570" w:rsidRDefault="00D20570" w:rsidP="00D20570">
      <w:pPr>
        <w:shd w:val="clear" w:color="auto" w:fill="FFFFFF"/>
        <w:spacing w:after="240" w:line="240" w:lineRule="auto"/>
        <w:rPr>
          <w:rFonts w:ascii="Segoe UI" w:eastAsia="Times New Roman" w:hAnsi="Segoe UI" w:cs="Segoe UI"/>
          <w:color w:val="263238"/>
          <w:sz w:val="21"/>
          <w:szCs w:val="21"/>
        </w:rPr>
      </w:pPr>
      <w:r w:rsidRPr="00D20570">
        <w:rPr>
          <w:rFonts w:ascii="Segoe UI" w:eastAsia="Times New Roman" w:hAnsi="Segoe UI" w:cs="Segoe UI"/>
          <w:b/>
          <w:bCs/>
          <w:color w:val="263238"/>
          <w:sz w:val="21"/>
          <w:szCs w:val="21"/>
        </w:rPr>
        <w:t>Example 1:</w:t>
      </w:r>
    </w:p>
    <w:p w14:paraId="1E2B3395" w14:textId="77777777" w:rsidR="00D20570" w:rsidRPr="00D20570" w:rsidRDefault="00D20570" w:rsidP="00D205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20570">
        <w:rPr>
          <w:rFonts w:ascii="Consolas" w:eastAsia="Times New Roman" w:hAnsi="Consolas" w:cs="Courier New"/>
          <w:b/>
          <w:bCs/>
          <w:color w:val="263238"/>
          <w:sz w:val="20"/>
          <w:szCs w:val="20"/>
        </w:rPr>
        <w:t>Input:</w:t>
      </w:r>
      <w:r w:rsidRPr="00D20570">
        <w:rPr>
          <w:rFonts w:ascii="Consolas" w:eastAsia="Times New Roman" w:hAnsi="Consolas" w:cs="Courier New"/>
          <w:color w:val="263238"/>
          <w:sz w:val="20"/>
          <w:szCs w:val="20"/>
        </w:rPr>
        <w:t xml:space="preserve"> nums = [1,1,4,2,3], x = 5</w:t>
      </w:r>
    </w:p>
    <w:p w14:paraId="7A66A169" w14:textId="77777777" w:rsidR="00D20570" w:rsidRPr="00D20570" w:rsidRDefault="00D20570" w:rsidP="00D205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20570">
        <w:rPr>
          <w:rFonts w:ascii="Consolas" w:eastAsia="Times New Roman" w:hAnsi="Consolas" w:cs="Courier New"/>
          <w:b/>
          <w:bCs/>
          <w:color w:val="263238"/>
          <w:sz w:val="20"/>
          <w:szCs w:val="20"/>
        </w:rPr>
        <w:t>Output:</w:t>
      </w:r>
      <w:r w:rsidRPr="00D20570">
        <w:rPr>
          <w:rFonts w:ascii="Consolas" w:eastAsia="Times New Roman" w:hAnsi="Consolas" w:cs="Courier New"/>
          <w:color w:val="263238"/>
          <w:sz w:val="20"/>
          <w:szCs w:val="20"/>
        </w:rPr>
        <w:t xml:space="preserve"> 2</w:t>
      </w:r>
    </w:p>
    <w:p w14:paraId="0C72CAD4" w14:textId="7265F426" w:rsidR="00EF4186" w:rsidRPr="00D20570" w:rsidRDefault="00D20570" w:rsidP="00D205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20570">
        <w:rPr>
          <w:rFonts w:ascii="Consolas" w:eastAsia="Times New Roman" w:hAnsi="Consolas" w:cs="Courier New"/>
          <w:b/>
          <w:bCs/>
          <w:color w:val="263238"/>
          <w:sz w:val="20"/>
          <w:szCs w:val="20"/>
        </w:rPr>
        <w:t>Explanation:</w:t>
      </w:r>
      <w:r w:rsidRPr="00D20570">
        <w:rPr>
          <w:rFonts w:ascii="Consolas" w:eastAsia="Times New Roman" w:hAnsi="Consolas" w:cs="Courier New"/>
          <w:color w:val="263238"/>
          <w:sz w:val="20"/>
          <w:szCs w:val="20"/>
        </w:rPr>
        <w:t xml:space="preserve"> The optimal solution is to remove the last two elements to reduce x to zero.</w:t>
      </w:r>
    </w:p>
    <w:p w14:paraId="4EE9F3B4" w14:textId="77777777" w:rsidR="00D20570" w:rsidRPr="00D20570" w:rsidRDefault="00EF4186" w:rsidP="00D20570">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D20570" w:rsidRPr="00D20570">
        <w:rPr>
          <w:rFonts w:ascii="Segoe UI" w:eastAsia="Times New Roman" w:hAnsi="Segoe UI" w:cs="Segoe UI"/>
          <w:sz w:val="21"/>
          <w:szCs w:val="21"/>
        </w:rPr>
        <w:t xml:space="preserve"> int minOperations(vector&lt;int&gt;&amp; nums, int x) {</w:t>
      </w:r>
    </w:p>
    <w:p w14:paraId="003710F1"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int target=0;</w:t>
      </w:r>
    </w:p>
    <w:p w14:paraId="5B91AB24"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for(auto it:nums)</w:t>
      </w:r>
    </w:p>
    <w:p w14:paraId="7E5F69C1"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target+=it;</w:t>
      </w:r>
    </w:p>
    <w:p w14:paraId="2D690BFF"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if(target&lt;x)</w:t>
      </w:r>
    </w:p>
    <w:p w14:paraId="31FE0B48"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return -1;</w:t>
      </w:r>
    </w:p>
    <w:p w14:paraId="7A03943B"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target-=x;</w:t>
      </w:r>
    </w:p>
    <w:p w14:paraId="765A9BC8"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int ans=-1,s=0,sum=0;</w:t>
      </w:r>
    </w:p>
    <w:p w14:paraId="0D174DB5"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for(int i=0;i&lt;nums.size();i++)</w:t>
      </w:r>
    </w:p>
    <w:p w14:paraId="520CCA95"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w:t>
      </w:r>
    </w:p>
    <w:p w14:paraId="4FC487F3"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sum+=nums[i];</w:t>
      </w:r>
    </w:p>
    <w:p w14:paraId="41A05C9B"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while(sum&gt;target)</w:t>
      </w:r>
    </w:p>
    <w:p w14:paraId="400D6C4B"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w:t>
      </w:r>
    </w:p>
    <w:p w14:paraId="5E0045BF"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sum-=nums[s];</w:t>
      </w:r>
    </w:p>
    <w:p w14:paraId="4B809BAF"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s++;</w:t>
      </w:r>
    </w:p>
    <w:p w14:paraId="1FE1669D"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w:t>
      </w:r>
    </w:p>
    <w:p w14:paraId="252A46F0"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if(target==sum)</w:t>
      </w:r>
    </w:p>
    <w:p w14:paraId="61F03DFA"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ans=max(ans,i-s+1);</w:t>
      </w:r>
    </w:p>
    <w:p w14:paraId="58868306"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w:t>
      </w:r>
    </w:p>
    <w:p w14:paraId="3B5D69E7" w14:textId="77777777" w:rsidR="00D20570" w:rsidRPr="00D20570"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t xml:space="preserve">        return ans==-1?-1:nums.size()-ans;</w:t>
      </w:r>
    </w:p>
    <w:p w14:paraId="7C299DB1" w14:textId="6E67CD3F" w:rsidR="00EF4186" w:rsidRDefault="00D20570" w:rsidP="00D20570">
      <w:pPr>
        <w:shd w:val="clear" w:color="auto" w:fill="FFFFFF"/>
        <w:spacing w:after="240" w:line="240" w:lineRule="auto"/>
        <w:rPr>
          <w:rFonts w:ascii="Segoe UI" w:eastAsia="Times New Roman" w:hAnsi="Segoe UI" w:cs="Segoe UI"/>
          <w:sz w:val="21"/>
          <w:szCs w:val="21"/>
        </w:rPr>
      </w:pPr>
      <w:r w:rsidRPr="00D20570">
        <w:rPr>
          <w:rFonts w:ascii="Segoe UI" w:eastAsia="Times New Roman" w:hAnsi="Segoe UI" w:cs="Segoe UI"/>
          <w:sz w:val="21"/>
          <w:szCs w:val="21"/>
        </w:rPr>
        <w:lastRenderedPageBreak/>
        <w:t xml:space="preserve">    }</w:t>
      </w:r>
    </w:p>
    <w:p w14:paraId="411ACF78" w14:textId="56F2A6C9" w:rsidR="008664C5" w:rsidRPr="008664C5" w:rsidRDefault="00D20570" w:rsidP="008664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176)</w:t>
      </w:r>
      <w:r w:rsidR="008664C5" w:rsidRPr="008664C5">
        <w:rPr>
          <w:rFonts w:ascii="Segoe UI" w:hAnsi="Segoe UI" w:cs="Segoe UI"/>
          <w:color w:val="263238"/>
          <w:sz w:val="21"/>
          <w:szCs w:val="21"/>
        </w:rPr>
        <w:t xml:space="preserve"> Given an unsorted integer array </w:t>
      </w:r>
      <w:r w:rsidR="008664C5" w:rsidRPr="008664C5">
        <w:rPr>
          <w:rFonts w:ascii="Courier New" w:hAnsi="Courier New" w:cs="Courier New"/>
          <w:color w:val="546E7A"/>
          <w:sz w:val="20"/>
          <w:szCs w:val="20"/>
          <w:shd w:val="clear" w:color="auto" w:fill="F7F9FA"/>
        </w:rPr>
        <w:t>nums</w:t>
      </w:r>
      <w:r w:rsidR="008664C5" w:rsidRPr="008664C5">
        <w:rPr>
          <w:rFonts w:ascii="Segoe UI" w:hAnsi="Segoe UI" w:cs="Segoe UI"/>
          <w:color w:val="263238"/>
          <w:sz w:val="21"/>
          <w:szCs w:val="21"/>
        </w:rPr>
        <w:t>, return the smallest missing positive integer.</w:t>
      </w:r>
    </w:p>
    <w:p w14:paraId="3C95F6D3" w14:textId="77777777" w:rsidR="008664C5" w:rsidRPr="008664C5" w:rsidRDefault="008664C5" w:rsidP="008664C5">
      <w:pPr>
        <w:shd w:val="clear" w:color="auto" w:fill="FFFFFF"/>
        <w:spacing w:after="240" w:line="240" w:lineRule="auto"/>
        <w:rPr>
          <w:rFonts w:ascii="Segoe UI" w:eastAsia="Times New Roman" w:hAnsi="Segoe UI" w:cs="Segoe UI"/>
          <w:color w:val="263238"/>
          <w:sz w:val="21"/>
          <w:szCs w:val="21"/>
        </w:rPr>
      </w:pPr>
      <w:r w:rsidRPr="008664C5">
        <w:rPr>
          <w:rFonts w:ascii="Segoe UI" w:eastAsia="Times New Roman" w:hAnsi="Segoe UI" w:cs="Segoe UI"/>
          <w:color w:val="263238"/>
          <w:sz w:val="21"/>
          <w:szCs w:val="21"/>
        </w:rPr>
        <w:t>You must implement an algorithm that runs in </w:t>
      </w:r>
      <w:r w:rsidRPr="008664C5">
        <w:rPr>
          <w:rFonts w:ascii="Courier New" w:eastAsia="Times New Roman" w:hAnsi="Courier New" w:cs="Courier New"/>
          <w:color w:val="546E7A"/>
          <w:sz w:val="20"/>
          <w:szCs w:val="20"/>
          <w:shd w:val="clear" w:color="auto" w:fill="F7F9FA"/>
        </w:rPr>
        <w:t>O(n)</w:t>
      </w:r>
      <w:r w:rsidRPr="008664C5">
        <w:rPr>
          <w:rFonts w:ascii="Segoe UI" w:eastAsia="Times New Roman" w:hAnsi="Segoe UI" w:cs="Segoe UI"/>
          <w:color w:val="263238"/>
          <w:sz w:val="21"/>
          <w:szCs w:val="21"/>
        </w:rPr>
        <w:t> time and uses constant extra space.</w:t>
      </w:r>
    </w:p>
    <w:p w14:paraId="602ADA63" w14:textId="77777777" w:rsidR="008664C5" w:rsidRPr="008664C5" w:rsidRDefault="008664C5" w:rsidP="008664C5">
      <w:pPr>
        <w:shd w:val="clear" w:color="auto" w:fill="FFFFFF"/>
        <w:spacing w:after="240" w:line="240" w:lineRule="auto"/>
        <w:rPr>
          <w:rFonts w:ascii="Segoe UI" w:eastAsia="Times New Roman" w:hAnsi="Segoe UI" w:cs="Segoe UI"/>
          <w:color w:val="263238"/>
          <w:sz w:val="21"/>
          <w:szCs w:val="21"/>
        </w:rPr>
      </w:pPr>
      <w:r w:rsidRPr="008664C5">
        <w:rPr>
          <w:rFonts w:ascii="Segoe UI" w:eastAsia="Times New Roman" w:hAnsi="Segoe UI" w:cs="Segoe UI"/>
          <w:color w:val="263238"/>
          <w:sz w:val="21"/>
          <w:szCs w:val="21"/>
        </w:rPr>
        <w:t> </w:t>
      </w:r>
    </w:p>
    <w:p w14:paraId="6708EAB8" w14:textId="77777777" w:rsidR="008664C5" w:rsidRPr="008664C5" w:rsidRDefault="008664C5" w:rsidP="008664C5">
      <w:pPr>
        <w:shd w:val="clear" w:color="auto" w:fill="FFFFFF"/>
        <w:spacing w:after="240" w:line="240" w:lineRule="auto"/>
        <w:rPr>
          <w:rFonts w:ascii="Segoe UI" w:eastAsia="Times New Roman" w:hAnsi="Segoe UI" w:cs="Segoe UI"/>
          <w:color w:val="263238"/>
          <w:sz w:val="21"/>
          <w:szCs w:val="21"/>
        </w:rPr>
      </w:pPr>
      <w:r w:rsidRPr="008664C5">
        <w:rPr>
          <w:rFonts w:ascii="Segoe UI" w:eastAsia="Times New Roman" w:hAnsi="Segoe UI" w:cs="Segoe UI"/>
          <w:b/>
          <w:bCs/>
          <w:color w:val="263238"/>
          <w:sz w:val="21"/>
          <w:szCs w:val="21"/>
        </w:rPr>
        <w:t>Example 1:</w:t>
      </w:r>
    </w:p>
    <w:p w14:paraId="5C217E1E" w14:textId="77777777" w:rsidR="008664C5" w:rsidRPr="008664C5" w:rsidRDefault="008664C5" w:rsidP="00866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664C5">
        <w:rPr>
          <w:rFonts w:ascii="Consolas" w:eastAsia="Times New Roman" w:hAnsi="Consolas" w:cs="Courier New"/>
          <w:b/>
          <w:bCs/>
          <w:color w:val="263238"/>
          <w:sz w:val="20"/>
          <w:szCs w:val="20"/>
        </w:rPr>
        <w:t>Input:</w:t>
      </w:r>
      <w:r w:rsidRPr="008664C5">
        <w:rPr>
          <w:rFonts w:ascii="Consolas" w:eastAsia="Times New Roman" w:hAnsi="Consolas" w:cs="Courier New"/>
          <w:color w:val="263238"/>
          <w:sz w:val="20"/>
          <w:szCs w:val="20"/>
        </w:rPr>
        <w:t xml:space="preserve"> nums = [1,2,0]</w:t>
      </w:r>
    </w:p>
    <w:p w14:paraId="1F39C9CC" w14:textId="6D559B2A" w:rsidR="00D20570" w:rsidRPr="008664C5" w:rsidRDefault="008664C5" w:rsidP="00866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664C5">
        <w:rPr>
          <w:rFonts w:ascii="Consolas" w:eastAsia="Times New Roman" w:hAnsi="Consolas" w:cs="Courier New"/>
          <w:b/>
          <w:bCs/>
          <w:color w:val="263238"/>
          <w:sz w:val="20"/>
          <w:szCs w:val="20"/>
        </w:rPr>
        <w:t>Output:</w:t>
      </w:r>
      <w:r w:rsidRPr="008664C5">
        <w:rPr>
          <w:rFonts w:ascii="Consolas" w:eastAsia="Times New Roman" w:hAnsi="Consolas" w:cs="Courier New"/>
          <w:color w:val="263238"/>
          <w:sz w:val="20"/>
          <w:szCs w:val="20"/>
        </w:rPr>
        <w:t xml:space="preserve"> 3</w:t>
      </w:r>
    </w:p>
    <w:p w14:paraId="00B111ED" w14:textId="672D3818" w:rsidR="00D20570" w:rsidRDefault="00D20570" w:rsidP="00CC2745">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8664C5" w:rsidRPr="008664C5">
        <w:t xml:space="preserve"> </w:t>
      </w:r>
      <w:r w:rsidR="00CC2745">
        <w:rPr>
          <w:rFonts w:ascii="Segoe UI" w:eastAsia="Times New Roman" w:hAnsi="Segoe UI" w:cs="Segoe UI"/>
          <w:sz w:val="21"/>
          <w:szCs w:val="21"/>
        </w:rPr>
        <w:t>thief</w:t>
      </w:r>
    </w:p>
    <w:p w14:paraId="1D33DF85" w14:textId="4869139D" w:rsidR="00D57F0F" w:rsidRDefault="00D57F0F" w:rsidP="008664C5">
      <w:pPr>
        <w:shd w:val="clear" w:color="auto" w:fill="FFFFFF"/>
        <w:spacing w:after="240" w:line="240" w:lineRule="auto"/>
        <w:rPr>
          <w:rFonts w:ascii="Segoe UI" w:eastAsia="Times New Roman" w:hAnsi="Segoe UI" w:cs="Segoe UI"/>
          <w:sz w:val="21"/>
          <w:szCs w:val="21"/>
        </w:rPr>
      </w:pPr>
      <w:r w:rsidRPr="00D57F0F">
        <w:rPr>
          <w:rFonts w:ascii="Segoe UI" w:eastAsia="Times New Roman" w:hAnsi="Segoe UI" w:cs="Segoe UI"/>
          <w:sz w:val="21"/>
          <w:szCs w:val="21"/>
          <w:highlight w:val="cyan"/>
        </w:rPr>
        <w:t>*********************************************DEATAILED BIT-MANIPULATION*****************</w:t>
      </w:r>
    </w:p>
    <w:p w14:paraId="63ADAAEC"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Bit manipulation is the act of algorithmically manipulating bits or other pieces of data shorter than a word. Computer programming tasks that require bit manipulation include low-level device 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14:paraId="18831633"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Bit manipulation, in some cases, can obviate or reduce the need to loop over a data structure and can give many-fold speed ups, as bit manipulations are processed in parallel, but the code can become more difficult to write and maintain.</w:t>
      </w:r>
    </w:p>
    <w:p w14:paraId="77F75CAB" w14:textId="77777777" w:rsidR="00D57F0F" w:rsidRDefault="00D57F0F" w:rsidP="00D57F0F">
      <w:pPr>
        <w:pStyle w:val="Heading3"/>
        <w:shd w:val="clear" w:color="auto" w:fill="FFFFFF"/>
        <w:spacing w:before="0" w:after="120"/>
        <w:rPr>
          <w:rFonts w:ascii="Segoe UI" w:hAnsi="Segoe UI" w:cs="Segoe UI"/>
          <w:color w:val="auto"/>
          <w:sz w:val="27"/>
          <w:szCs w:val="27"/>
        </w:rPr>
      </w:pPr>
      <w:r>
        <w:rPr>
          <w:rFonts w:ascii="Segoe UI" w:hAnsi="Segoe UI" w:cs="Segoe UI"/>
          <w:b/>
          <w:bCs/>
        </w:rPr>
        <w:t>Details</w:t>
      </w:r>
    </w:p>
    <w:p w14:paraId="67AB0A86" w14:textId="77777777" w:rsidR="00D57F0F" w:rsidRDefault="00D57F0F" w:rsidP="00D57F0F">
      <w:pPr>
        <w:pStyle w:val="Heading4"/>
        <w:shd w:val="clear" w:color="auto" w:fill="FFFFFF"/>
        <w:spacing w:before="0" w:after="120"/>
        <w:rPr>
          <w:rFonts w:ascii="Segoe UI" w:hAnsi="Segoe UI" w:cs="Segoe UI"/>
          <w:b/>
          <w:bCs/>
          <w:sz w:val="21"/>
          <w:szCs w:val="21"/>
        </w:rPr>
      </w:pPr>
      <w:r>
        <w:rPr>
          <w:rFonts w:ascii="Segoe UI" w:hAnsi="Segoe UI" w:cs="Segoe UI"/>
          <w:b/>
          <w:bCs/>
          <w:sz w:val="21"/>
          <w:szCs w:val="21"/>
        </w:rPr>
        <w:t>Basics</w:t>
      </w:r>
    </w:p>
    <w:p w14:paraId="27BFA101"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At the heart of bit manipulation are the bit-wise operators &amp; (and), | (or), ~ (not) and ^ (exclusive-or, xor) and shift operators a &lt;&lt; b and a &gt;&gt; b.</w:t>
      </w:r>
    </w:p>
    <w:p w14:paraId="7D907388" w14:textId="77777777" w:rsidR="00D57F0F" w:rsidRDefault="00D57F0F" w:rsidP="00D57F0F">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14:paraId="29AD363F"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union A | B</w:t>
      </w:r>
    </w:p>
    <w:p w14:paraId="7506E2E1"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intersection A &amp; B</w:t>
      </w:r>
    </w:p>
    <w:p w14:paraId="243AC355"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subtraction A &amp; ~B</w:t>
      </w:r>
    </w:p>
    <w:p w14:paraId="7D645570"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negation ALL_BITS ^ A or ~A</w:t>
      </w:r>
    </w:p>
    <w:p w14:paraId="0D2EA76C"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bit A |= 1 &lt;&lt; bit</w:t>
      </w:r>
    </w:p>
    <w:p w14:paraId="51D985EB"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Clear bit A &amp;= ~(1 &lt;&lt; bit)</w:t>
      </w:r>
    </w:p>
    <w:p w14:paraId="20F35E3E"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Test bit (A &amp; 1 &lt;&lt; bit) != 0</w:t>
      </w:r>
    </w:p>
    <w:p w14:paraId="33732A25"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lastRenderedPageBreak/>
        <w:t>Extract last bit A&amp;-A or A&amp;~(A-1) or x^(x&amp;(x-1))</w:t>
      </w:r>
    </w:p>
    <w:p w14:paraId="64249B11"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Remove last bit A&amp;(A-1)</w:t>
      </w:r>
    </w:p>
    <w:p w14:paraId="6B5DBBE8" w14:textId="77777777" w:rsidR="00D57F0F" w:rsidRDefault="00D57F0F" w:rsidP="00A0090B">
      <w:pPr>
        <w:numPr>
          <w:ilvl w:val="0"/>
          <w:numId w:val="23"/>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Get all 1-bits ~0</w:t>
      </w:r>
    </w:p>
    <w:p w14:paraId="05FEA03B" w14:textId="77777777" w:rsidR="00D57F0F" w:rsidRDefault="00D57F0F" w:rsidP="00D57F0F">
      <w:pPr>
        <w:pStyle w:val="Heading4"/>
        <w:shd w:val="clear" w:color="auto" w:fill="FFFFFF"/>
        <w:spacing w:before="0" w:after="120"/>
        <w:rPr>
          <w:rFonts w:ascii="Segoe UI" w:hAnsi="Segoe UI" w:cs="Segoe UI"/>
          <w:color w:val="auto"/>
          <w:sz w:val="21"/>
          <w:szCs w:val="21"/>
        </w:rPr>
      </w:pPr>
      <w:r>
        <w:rPr>
          <w:rFonts w:ascii="Segoe UI" w:hAnsi="Segoe UI" w:cs="Segoe UI"/>
          <w:b/>
          <w:bCs/>
          <w:sz w:val="21"/>
          <w:szCs w:val="21"/>
        </w:rPr>
        <w:t>Examples</w:t>
      </w:r>
    </w:p>
    <w:p w14:paraId="1455AF1C"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Count the number of ones in the binary representation of the given number</w:t>
      </w:r>
    </w:p>
    <w:p w14:paraId="362B7713"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count_one</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3C83ECB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while</w:t>
      </w:r>
      <w:r>
        <w:rPr>
          <w:rStyle w:val="HTMLCode"/>
          <w:rFonts w:ascii="Consolas" w:hAnsi="Consolas"/>
          <w:color w:val="263238"/>
        </w:rPr>
        <w:t>(n) {</w:t>
      </w:r>
    </w:p>
    <w:p w14:paraId="2C1C258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n&amp;(n</w:t>
      </w:r>
      <w:r>
        <w:rPr>
          <w:rStyle w:val="hljs-number"/>
          <w:rFonts w:ascii="Consolas" w:hAnsi="Consolas"/>
          <w:color w:val="1C00CF"/>
        </w:rPr>
        <w:t>-1</w:t>
      </w:r>
      <w:r>
        <w:rPr>
          <w:rStyle w:val="HTMLCode"/>
          <w:rFonts w:ascii="Consolas" w:hAnsi="Consolas"/>
          <w:color w:val="263238"/>
        </w:rPr>
        <w:t>);</w:t>
      </w:r>
    </w:p>
    <w:p w14:paraId="4ED7B29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count++;</w:t>
      </w:r>
    </w:p>
    <w:p w14:paraId="43EAED7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6A511A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count;</w:t>
      </w:r>
    </w:p>
    <w:p w14:paraId="25A2ED3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76731DA3"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Is power of four (actually map-checking, iterative and recursive methods can do the same)</w:t>
      </w:r>
    </w:p>
    <w:p w14:paraId="3944DB12"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bool</w:t>
      </w:r>
      <w:r>
        <w:rPr>
          <w:rStyle w:val="hljs-function"/>
          <w:rFonts w:ascii="Consolas" w:hAnsi="Consolas"/>
          <w:color w:val="263238"/>
        </w:rPr>
        <w:t xml:space="preserve"> </w:t>
      </w:r>
      <w:r>
        <w:rPr>
          <w:rStyle w:val="hljs-title"/>
          <w:rFonts w:ascii="Consolas" w:hAnsi="Consolas"/>
          <w:color w:val="1C00CF"/>
        </w:rPr>
        <w:t>isPowerOfFour</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219507E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!(n&amp;(n</w:t>
      </w:r>
      <w:r>
        <w:rPr>
          <w:rStyle w:val="hljs-number"/>
          <w:rFonts w:ascii="Consolas" w:hAnsi="Consolas"/>
          <w:color w:val="1C00CF"/>
        </w:rPr>
        <w:t>-1</w:t>
      </w:r>
      <w:r>
        <w:rPr>
          <w:rStyle w:val="HTMLCode"/>
          <w:rFonts w:ascii="Consolas" w:hAnsi="Consolas"/>
          <w:color w:val="263238"/>
        </w:rPr>
        <w:t>)) &amp;&amp; (n&amp;</w:t>
      </w:r>
      <w:r>
        <w:rPr>
          <w:rStyle w:val="hljs-number"/>
          <w:rFonts w:ascii="Consolas" w:hAnsi="Consolas"/>
          <w:color w:val="1C00CF"/>
        </w:rPr>
        <w:t>0x55555555</w:t>
      </w:r>
      <w:r>
        <w:rPr>
          <w:rStyle w:val="HTMLCode"/>
          <w:rFonts w:ascii="Consolas" w:hAnsi="Consolas"/>
          <w:color w:val="263238"/>
        </w:rPr>
        <w:t>);</w:t>
      </w:r>
    </w:p>
    <w:p w14:paraId="6D5CCB8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comment"/>
          <w:rFonts w:ascii="Consolas" w:hAnsi="Consolas"/>
          <w:color w:val="006A00"/>
        </w:rPr>
        <w:t>//check the 1-bit location;</w:t>
      </w:r>
    </w:p>
    <w:p w14:paraId="1BF91D7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EEC17DA" w14:textId="77777777" w:rsidR="00D57F0F" w:rsidRDefault="00D57F0F" w:rsidP="00D57F0F">
      <w:pPr>
        <w:pStyle w:val="Heading4"/>
        <w:shd w:val="clear" w:color="auto" w:fill="FFFFFF"/>
        <w:spacing w:before="0" w:after="120"/>
        <w:rPr>
          <w:rFonts w:ascii="Segoe UI" w:hAnsi="Segoe UI" w:cs="Segoe UI"/>
          <w:color w:val="auto"/>
          <w:sz w:val="21"/>
          <w:szCs w:val="21"/>
        </w:rPr>
      </w:pPr>
      <w:r>
        <w:rPr>
          <w:rStyle w:val="HTMLCode"/>
          <w:rFonts w:eastAsiaTheme="majorEastAsia"/>
          <w:b/>
          <w:bCs/>
          <w:color w:val="546E7A"/>
          <w:shd w:val="clear" w:color="auto" w:fill="F7F9FA"/>
        </w:rPr>
        <w:t>^</w:t>
      </w:r>
      <w:r>
        <w:rPr>
          <w:rFonts w:ascii="Segoe UI" w:hAnsi="Segoe UI" w:cs="Segoe UI"/>
          <w:b/>
          <w:bCs/>
          <w:sz w:val="21"/>
          <w:szCs w:val="21"/>
        </w:rPr>
        <w:t> tricks</w:t>
      </w:r>
    </w:p>
    <w:p w14:paraId="025BD3D3"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Use </w:t>
      </w:r>
      <w:r>
        <w:rPr>
          <w:rStyle w:val="HTMLCode"/>
          <w:color w:val="546E7A"/>
          <w:shd w:val="clear" w:color="auto" w:fill="F7F9FA"/>
        </w:rPr>
        <w:t>^</w:t>
      </w:r>
      <w:r>
        <w:rPr>
          <w:rFonts w:ascii="Segoe UI" w:hAnsi="Segoe UI" w:cs="Segoe UI"/>
          <w:color w:val="424242"/>
          <w:sz w:val="21"/>
          <w:szCs w:val="21"/>
        </w:rPr>
        <w:t> to remove even exactly same numbers and save the odd, or save the distinct bits and remove the same.</w:t>
      </w:r>
    </w:p>
    <w:p w14:paraId="17DA0006" w14:textId="77777777" w:rsidR="00D57F0F" w:rsidRDefault="00D57F0F" w:rsidP="00D57F0F">
      <w:pPr>
        <w:pStyle w:val="Heading5"/>
        <w:shd w:val="clear" w:color="auto" w:fill="FFFFFF"/>
        <w:spacing w:before="0" w:after="120"/>
        <w:rPr>
          <w:rFonts w:ascii="Segoe UI" w:hAnsi="Segoe UI" w:cs="Segoe UI"/>
          <w:color w:val="auto"/>
          <w:sz w:val="20"/>
          <w:szCs w:val="20"/>
        </w:rPr>
      </w:pPr>
      <w:r>
        <w:rPr>
          <w:rFonts w:ascii="Segoe UI" w:hAnsi="Segoe UI" w:cs="Segoe UI"/>
          <w:b/>
          <w:bCs/>
        </w:rPr>
        <w:t>Sum of Two Integers</w:t>
      </w:r>
    </w:p>
    <w:p w14:paraId="213FACC4"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Use </w:t>
      </w:r>
      <w:r>
        <w:rPr>
          <w:rStyle w:val="HTMLCode"/>
          <w:color w:val="546E7A"/>
          <w:shd w:val="clear" w:color="auto" w:fill="F7F9FA"/>
        </w:rPr>
        <w:t>^</w:t>
      </w:r>
      <w:r>
        <w:rPr>
          <w:rFonts w:ascii="Segoe UI" w:hAnsi="Segoe UI" w:cs="Segoe UI"/>
          <w:color w:val="424242"/>
          <w:sz w:val="21"/>
          <w:szCs w:val="21"/>
        </w:rPr>
        <w:t> and </w:t>
      </w:r>
      <w:r>
        <w:rPr>
          <w:rStyle w:val="HTMLCode"/>
          <w:color w:val="546E7A"/>
          <w:shd w:val="clear" w:color="auto" w:fill="F7F9FA"/>
        </w:rPr>
        <w:t>&amp;</w:t>
      </w:r>
      <w:r>
        <w:rPr>
          <w:rFonts w:ascii="Segoe UI" w:hAnsi="Segoe UI" w:cs="Segoe UI"/>
          <w:color w:val="424242"/>
          <w:sz w:val="21"/>
          <w:szCs w:val="21"/>
        </w:rPr>
        <w:t> to add two integers</w:t>
      </w:r>
    </w:p>
    <w:p w14:paraId="22D3A9BB"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getSum</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a, </w:t>
      </w:r>
      <w:r>
        <w:rPr>
          <w:rStyle w:val="hljs-keyword"/>
          <w:rFonts w:ascii="Consolas" w:hAnsi="Consolas"/>
          <w:color w:val="AA0D91"/>
        </w:rPr>
        <w:t>int</w:t>
      </w:r>
      <w:r>
        <w:rPr>
          <w:rStyle w:val="hljs-params"/>
          <w:rFonts w:ascii="Consolas" w:hAnsi="Consolas"/>
          <w:color w:val="5C2699"/>
        </w:rPr>
        <w:t xml:space="preserve"> b)</w:t>
      </w:r>
      <w:r>
        <w:rPr>
          <w:rStyle w:val="hljs-function"/>
          <w:rFonts w:ascii="Consolas" w:hAnsi="Consolas"/>
          <w:color w:val="263238"/>
        </w:rPr>
        <w:t xml:space="preserve"> </w:t>
      </w:r>
      <w:r>
        <w:rPr>
          <w:rStyle w:val="HTMLCode"/>
          <w:rFonts w:ascii="Consolas" w:hAnsi="Consolas"/>
          <w:color w:val="263238"/>
        </w:rPr>
        <w:t>{</w:t>
      </w:r>
    </w:p>
    <w:p w14:paraId="2D232C3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b==</w:t>
      </w:r>
      <w:r>
        <w:rPr>
          <w:rStyle w:val="hljs-number"/>
          <w:rFonts w:ascii="Consolas" w:hAnsi="Consolas"/>
          <w:color w:val="1C00CF"/>
        </w:rPr>
        <w:t>0</w:t>
      </w:r>
      <w:r>
        <w:rPr>
          <w:rStyle w:val="HTMLCode"/>
          <w:rFonts w:ascii="Consolas" w:hAnsi="Consolas"/>
          <w:color w:val="263238"/>
        </w:rPr>
        <w:t>? a:getSum(a^b, (a&amp;b)&lt;&lt;</w:t>
      </w:r>
      <w:r>
        <w:rPr>
          <w:rStyle w:val="hljs-number"/>
          <w:rFonts w:ascii="Consolas" w:hAnsi="Consolas"/>
          <w:color w:val="1C00CF"/>
        </w:rPr>
        <w:t>1</w:t>
      </w:r>
      <w:r>
        <w:rPr>
          <w:rStyle w:val="HTMLCode"/>
          <w:rFonts w:ascii="Consolas" w:hAnsi="Consolas"/>
          <w:color w:val="263238"/>
        </w:rPr>
        <w:t xml:space="preserve">); </w:t>
      </w:r>
      <w:r>
        <w:rPr>
          <w:rStyle w:val="hljs-comment"/>
          <w:rFonts w:ascii="Consolas" w:hAnsi="Consolas"/>
          <w:color w:val="006A00"/>
        </w:rPr>
        <w:t>//be careful about the terminating condition;</w:t>
      </w:r>
    </w:p>
    <w:p w14:paraId="39635C0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3CE0E33" w14:textId="77777777" w:rsidR="00D57F0F" w:rsidRDefault="00D57F0F" w:rsidP="00D57F0F">
      <w:pPr>
        <w:pStyle w:val="Heading5"/>
        <w:shd w:val="clear" w:color="auto" w:fill="FFFFFF"/>
        <w:spacing w:before="0" w:after="120"/>
        <w:rPr>
          <w:rFonts w:ascii="Segoe UI" w:hAnsi="Segoe UI" w:cs="Segoe UI"/>
          <w:color w:val="auto"/>
          <w:sz w:val="20"/>
          <w:szCs w:val="20"/>
        </w:rPr>
      </w:pPr>
      <w:r>
        <w:rPr>
          <w:rFonts w:ascii="Segoe UI" w:hAnsi="Segoe UI" w:cs="Segoe UI"/>
          <w:b/>
          <w:bCs/>
        </w:rPr>
        <w:t>Missing Number</w:t>
      </w:r>
    </w:p>
    <w:p w14:paraId="030380F7"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Given an array containing n distinct numbers taken from 0, 1, 2, ..., n, find the one that is missing from the array. For example, Given nums = [0, 1, 3] return 2. (Of course, you can do this by math.)</w:t>
      </w:r>
    </w:p>
    <w:p w14:paraId="38772D51"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int</w:t>
      </w:r>
      <w:r>
        <w:rPr>
          <w:rStyle w:val="hljs-function"/>
          <w:rFonts w:ascii="Consolas" w:hAnsi="Consolas"/>
          <w:color w:val="263238"/>
        </w:rPr>
        <w:t xml:space="preserve"> </w:t>
      </w:r>
      <w:r>
        <w:rPr>
          <w:rStyle w:val="hljs-title"/>
          <w:rFonts w:ascii="Consolas" w:hAnsi="Consolas"/>
          <w:color w:val="1C00CF"/>
        </w:rPr>
        <w:t>missingNumber</w:t>
      </w:r>
      <w:r>
        <w:rPr>
          <w:rStyle w:val="hljs-params"/>
          <w:rFonts w:ascii="Consolas" w:hAnsi="Consolas"/>
          <w:color w:val="5C2699"/>
        </w:rPr>
        <w:t>(</w:t>
      </w:r>
      <w:r>
        <w:rPr>
          <w:rStyle w:val="hljs-builtin"/>
          <w:rFonts w:ascii="Consolas" w:hAnsi="Consolas"/>
          <w:color w:val="5C2699"/>
        </w:rPr>
        <w:t>vector</w:t>
      </w:r>
      <w:r>
        <w:rPr>
          <w:rStyle w:val="hljs-params"/>
          <w:rFonts w:ascii="Consolas" w:hAnsi="Consolas"/>
          <w:color w:val="5C2699"/>
        </w:rPr>
        <w:t>&lt;</w:t>
      </w:r>
      <w:r>
        <w:rPr>
          <w:rStyle w:val="hljs-keyword"/>
          <w:rFonts w:ascii="Consolas" w:hAnsi="Consolas"/>
          <w:color w:val="AA0D91"/>
        </w:rPr>
        <w:t>int</w:t>
      </w:r>
      <w:r>
        <w:rPr>
          <w:rStyle w:val="hljs-params"/>
          <w:rFonts w:ascii="Consolas" w:hAnsi="Consolas"/>
          <w:color w:val="5C2699"/>
        </w:rPr>
        <w:t>&gt;&amp; nums)</w:t>
      </w:r>
      <w:r>
        <w:rPr>
          <w:rStyle w:val="hljs-function"/>
          <w:rFonts w:ascii="Consolas" w:hAnsi="Consolas"/>
          <w:color w:val="263238"/>
        </w:rPr>
        <w:t xml:space="preserve"> </w:t>
      </w:r>
      <w:r>
        <w:rPr>
          <w:rStyle w:val="HTMLCode"/>
          <w:rFonts w:ascii="Consolas" w:hAnsi="Consolas"/>
          <w:color w:val="263238"/>
        </w:rPr>
        <w:t>{</w:t>
      </w:r>
    </w:p>
    <w:p w14:paraId="4F124F00"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ret = </w:t>
      </w:r>
      <w:r>
        <w:rPr>
          <w:rStyle w:val="hljs-number"/>
          <w:rFonts w:ascii="Consolas" w:hAnsi="Consolas"/>
          <w:color w:val="1C00CF"/>
        </w:rPr>
        <w:t>0</w:t>
      </w:r>
      <w:r>
        <w:rPr>
          <w:rStyle w:val="HTMLCode"/>
          <w:rFonts w:ascii="Consolas" w:hAnsi="Consolas"/>
          <w:color w:val="263238"/>
        </w:rPr>
        <w:t>;</w:t>
      </w:r>
    </w:p>
    <w:p w14:paraId="0C6D83E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i &lt; nums.size(); ++i) {</w:t>
      </w:r>
    </w:p>
    <w:p w14:paraId="606AD52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ret ^= i;</w:t>
      </w:r>
    </w:p>
    <w:p w14:paraId="7D80A3B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ret ^= nums[i];</w:t>
      </w:r>
    </w:p>
    <w:p w14:paraId="4B14ABAB"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30AAE6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ret^=nums.size();</w:t>
      </w:r>
    </w:p>
    <w:p w14:paraId="7BD1020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1C4890C1" w14:textId="77777777" w:rsidR="00D57F0F" w:rsidRDefault="00D57F0F" w:rsidP="00D57F0F">
      <w:pPr>
        <w:pStyle w:val="Heading4"/>
        <w:shd w:val="clear" w:color="auto" w:fill="FFFFFF"/>
        <w:spacing w:before="0" w:after="120"/>
        <w:rPr>
          <w:rFonts w:ascii="Segoe UI" w:hAnsi="Segoe UI" w:cs="Segoe UI"/>
          <w:color w:val="auto"/>
          <w:sz w:val="21"/>
          <w:szCs w:val="21"/>
        </w:rPr>
      </w:pPr>
      <w:r>
        <w:rPr>
          <w:rStyle w:val="HTMLCode"/>
          <w:rFonts w:eastAsiaTheme="majorEastAsia"/>
          <w:b/>
          <w:bCs/>
          <w:color w:val="546E7A"/>
          <w:shd w:val="clear" w:color="auto" w:fill="F7F9FA"/>
        </w:rPr>
        <w:t>|</w:t>
      </w:r>
      <w:r>
        <w:rPr>
          <w:rFonts w:ascii="Segoe UI" w:hAnsi="Segoe UI" w:cs="Segoe UI"/>
          <w:b/>
          <w:bCs/>
          <w:sz w:val="21"/>
          <w:szCs w:val="21"/>
        </w:rPr>
        <w:t> tricks</w:t>
      </w:r>
    </w:p>
    <w:p w14:paraId="26E60279"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Keep as many 1-bits as possible</w:t>
      </w:r>
    </w:p>
    <w:p w14:paraId="60F9A4EF"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Find the largest power of 2 (most significant bit in binary form), which is less than or equal to the given number N.</w:t>
      </w:r>
    </w:p>
    <w:p w14:paraId="643961E1"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long</w:t>
      </w:r>
      <w:r>
        <w:rPr>
          <w:rStyle w:val="hljs-function"/>
          <w:rFonts w:ascii="Consolas" w:hAnsi="Consolas"/>
          <w:color w:val="263238"/>
        </w:rPr>
        <w:t xml:space="preserve"> </w:t>
      </w:r>
      <w:r>
        <w:rPr>
          <w:rStyle w:val="hljs-title"/>
          <w:rFonts w:ascii="Consolas" w:hAnsi="Consolas"/>
          <w:color w:val="1C00CF"/>
        </w:rPr>
        <w:t>largest_power</w:t>
      </w:r>
      <w:r>
        <w:rPr>
          <w:rStyle w:val="hljs-params"/>
          <w:rFonts w:ascii="Consolas" w:hAnsi="Consolas"/>
          <w:color w:val="5C2699"/>
        </w:rPr>
        <w:t>(</w:t>
      </w:r>
      <w:r>
        <w:rPr>
          <w:rStyle w:val="hljs-keyword"/>
          <w:rFonts w:ascii="Consolas" w:hAnsi="Consolas"/>
          <w:color w:val="AA0D91"/>
        </w:rPr>
        <w:t>long</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086CD4A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comment"/>
          <w:rFonts w:ascii="Consolas" w:hAnsi="Consolas"/>
          <w:color w:val="006A00"/>
        </w:rPr>
        <w:t>//changing all right side bits to 1.</w:t>
      </w:r>
    </w:p>
    <w:p w14:paraId="5226AAF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 | (N&gt;&gt;</w:t>
      </w:r>
      <w:r>
        <w:rPr>
          <w:rStyle w:val="hljs-number"/>
          <w:rFonts w:ascii="Consolas" w:hAnsi="Consolas"/>
          <w:color w:val="1C00CF"/>
        </w:rPr>
        <w:t>1</w:t>
      </w:r>
      <w:r>
        <w:rPr>
          <w:rStyle w:val="HTMLCode"/>
          <w:rFonts w:ascii="Consolas" w:hAnsi="Consolas"/>
          <w:color w:val="263238"/>
        </w:rPr>
        <w:t>);</w:t>
      </w:r>
    </w:p>
    <w:p w14:paraId="3079843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 | (N&gt;&gt;</w:t>
      </w:r>
      <w:r>
        <w:rPr>
          <w:rStyle w:val="hljs-number"/>
          <w:rFonts w:ascii="Consolas" w:hAnsi="Consolas"/>
          <w:color w:val="1C00CF"/>
        </w:rPr>
        <w:t>2</w:t>
      </w:r>
      <w:r>
        <w:rPr>
          <w:rStyle w:val="HTMLCode"/>
          <w:rFonts w:ascii="Consolas" w:hAnsi="Consolas"/>
          <w:color w:val="263238"/>
        </w:rPr>
        <w:t>);</w:t>
      </w:r>
    </w:p>
    <w:p w14:paraId="40D244E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 | (N&gt;&gt;</w:t>
      </w:r>
      <w:r>
        <w:rPr>
          <w:rStyle w:val="hljs-number"/>
          <w:rFonts w:ascii="Consolas" w:hAnsi="Consolas"/>
          <w:color w:val="1C00CF"/>
        </w:rPr>
        <w:t>4</w:t>
      </w:r>
      <w:r>
        <w:rPr>
          <w:rStyle w:val="HTMLCode"/>
          <w:rFonts w:ascii="Consolas" w:hAnsi="Consolas"/>
          <w:color w:val="263238"/>
        </w:rPr>
        <w:t>);</w:t>
      </w:r>
    </w:p>
    <w:p w14:paraId="5DAAA66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 | (N&gt;&gt;</w:t>
      </w:r>
      <w:r>
        <w:rPr>
          <w:rStyle w:val="hljs-number"/>
          <w:rFonts w:ascii="Consolas" w:hAnsi="Consolas"/>
          <w:color w:val="1C00CF"/>
        </w:rPr>
        <w:t>8</w:t>
      </w:r>
      <w:r>
        <w:rPr>
          <w:rStyle w:val="HTMLCode"/>
          <w:rFonts w:ascii="Consolas" w:hAnsi="Consolas"/>
          <w:color w:val="263238"/>
        </w:rPr>
        <w:t>);</w:t>
      </w:r>
    </w:p>
    <w:p w14:paraId="76BF0F70"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N | (N&gt;&gt;</w:t>
      </w:r>
      <w:r>
        <w:rPr>
          <w:rStyle w:val="hljs-number"/>
          <w:rFonts w:ascii="Consolas" w:hAnsi="Consolas"/>
          <w:color w:val="1C00CF"/>
        </w:rPr>
        <w:t>16</w:t>
      </w:r>
      <w:r>
        <w:rPr>
          <w:rStyle w:val="HTMLCode"/>
          <w:rFonts w:ascii="Consolas" w:hAnsi="Consolas"/>
          <w:color w:val="263238"/>
        </w:rPr>
        <w:t>);</w:t>
      </w:r>
    </w:p>
    <w:p w14:paraId="1AC0413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(N+</w:t>
      </w:r>
      <w:r>
        <w:rPr>
          <w:rStyle w:val="hljs-number"/>
          <w:rFonts w:ascii="Consolas" w:hAnsi="Consolas"/>
          <w:color w:val="1C00CF"/>
        </w:rPr>
        <w:t>1</w:t>
      </w:r>
      <w:r>
        <w:rPr>
          <w:rStyle w:val="HTMLCode"/>
          <w:rFonts w:ascii="Consolas" w:hAnsi="Consolas"/>
          <w:color w:val="263238"/>
        </w:rPr>
        <w:t>)&gt;&gt;</w:t>
      </w:r>
      <w:r>
        <w:rPr>
          <w:rStyle w:val="hljs-number"/>
          <w:rFonts w:ascii="Consolas" w:hAnsi="Consolas"/>
          <w:color w:val="1C00CF"/>
        </w:rPr>
        <w:t>1</w:t>
      </w:r>
      <w:r>
        <w:rPr>
          <w:rStyle w:val="HTMLCode"/>
          <w:rFonts w:ascii="Consolas" w:hAnsi="Consolas"/>
          <w:color w:val="263238"/>
        </w:rPr>
        <w:t>;</w:t>
      </w:r>
    </w:p>
    <w:p w14:paraId="5C92827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7BA404DD" w14:textId="77777777" w:rsidR="00D57F0F" w:rsidRDefault="00D57F0F" w:rsidP="00D57F0F">
      <w:pPr>
        <w:pStyle w:val="Heading5"/>
        <w:shd w:val="clear" w:color="auto" w:fill="FFFFFF"/>
        <w:spacing w:before="0" w:after="120"/>
        <w:rPr>
          <w:rFonts w:ascii="Segoe UI" w:hAnsi="Segoe UI" w:cs="Segoe UI"/>
          <w:color w:val="auto"/>
          <w:sz w:val="20"/>
          <w:szCs w:val="20"/>
        </w:rPr>
      </w:pPr>
      <w:r>
        <w:rPr>
          <w:rFonts w:ascii="Segoe UI" w:hAnsi="Segoe UI" w:cs="Segoe UI"/>
          <w:b/>
          <w:bCs/>
        </w:rPr>
        <w:t>Reverse Bits</w:t>
      </w:r>
    </w:p>
    <w:p w14:paraId="5E5B993B"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Reverse bits of a given 32 bits unsigned integer.</w:t>
      </w:r>
    </w:p>
    <w:p w14:paraId="7B124B84"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07E7F40D"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uint32_t</w:t>
      </w:r>
      <w:r>
        <w:rPr>
          <w:rStyle w:val="hljs-function"/>
          <w:rFonts w:ascii="Consolas" w:hAnsi="Consolas"/>
          <w:color w:val="263238"/>
        </w:rPr>
        <w:t xml:space="preserve"> </w:t>
      </w:r>
      <w:r>
        <w:rPr>
          <w:rStyle w:val="hljs-title"/>
          <w:rFonts w:ascii="Consolas" w:hAnsi="Consolas"/>
          <w:color w:val="1C00CF"/>
        </w:rPr>
        <w:t>reverseBits</w:t>
      </w:r>
      <w:r>
        <w:rPr>
          <w:rStyle w:val="hljs-params"/>
          <w:rFonts w:ascii="Consolas" w:hAnsi="Consolas"/>
          <w:color w:val="5C2699"/>
        </w:rPr>
        <w:t>(</w:t>
      </w:r>
      <w:r>
        <w:rPr>
          <w:rStyle w:val="hljs-keyword"/>
          <w:rFonts w:ascii="Consolas" w:hAnsi="Consolas"/>
          <w:color w:val="AA0D91"/>
        </w:rPr>
        <w:t>uint32_t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688A5C2E"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unsigned</w:t>
      </w: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mask = </w:t>
      </w:r>
      <w:r>
        <w:rPr>
          <w:rStyle w:val="hljs-number"/>
          <w:rFonts w:ascii="Consolas" w:hAnsi="Consolas"/>
          <w:color w:val="1C00CF"/>
        </w:rPr>
        <w:t>1</w:t>
      </w:r>
      <w:r>
        <w:rPr>
          <w:rStyle w:val="HTMLCode"/>
          <w:rFonts w:ascii="Consolas" w:hAnsi="Consolas"/>
          <w:color w:val="263238"/>
        </w:rPr>
        <w:t>&lt;&lt;</w:t>
      </w:r>
      <w:r>
        <w:rPr>
          <w:rStyle w:val="hljs-number"/>
          <w:rFonts w:ascii="Consolas" w:hAnsi="Consolas"/>
          <w:color w:val="1C00CF"/>
        </w:rPr>
        <w:t>31</w:t>
      </w:r>
      <w:r>
        <w:rPr>
          <w:rStyle w:val="HTMLCode"/>
          <w:rFonts w:ascii="Consolas" w:hAnsi="Consolas"/>
          <w:color w:val="263238"/>
        </w:rPr>
        <w:t xml:space="preserve">, res = </w:t>
      </w:r>
      <w:r>
        <w:rPr>
          <w:rStyle w:val="hljs-number"/>
          <w:rFonts w:ascii="Consolas" w:hAnsi="Consolas"/>
          <w:color w:val="1C00CF"/>
        </w:rPr>
        <w:t>0</w:t>
      </w:r>
      <w:r>
        <w:rPr>
          <w:rStyle w:val="HTMLCode"/>
          <w:rFonts w:ascii="Consolas" w:hAnsi="Consolas"/>
          <w:color w:val="263238"/>
        </w:rPr>
        <w:t>;</w:t>
      </w:r>
    </w:p>
    <w:p w14:paraId="1EFF392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xml:space="preserve">; i &lt; </w:t>
      </w:r>
      <w:r>
        <w:rPr>
          <w:rStyle w:val="hljs-number"/>
          <w:rFonts w:ascii="Consolas" w:hAnsi="Consolas"/>
          <w:color w:val="1C00CF"/>
        </w:rPr>
        <w:t>32</w:t>
      </w:r>
      <w:r>
        <w:rPr>
          <w:rStyle w:val="HTMLCode"/>
          <w:rFonts w:ascii="Consolas" w:hAnsi="Consolas"/>
          <w:color w:val="263238"/>
        </w:rPr>
        <w:t>; ++i) {</w:t>
      </w:r>
    </w:p>
    <w:p w14:paraId="4040BBA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(n &amp; </w:t>
      </w:r>
      <w:r>
        <w:rPr>
          <w:rStyle w:val="hljs-number"/>
          <w:rFonts w:ascii="Consolas" w:hAnsi="Consolas"/>
          <w:color w:val="1C00CF"/>
        </w:rPr>
        <w:t>1</w:t>
      </w:r>
      <w:r>
        <w:rPr>
          <w:rStyle w:val="HTMLCode"/>
          <w:rFonts w:ascii="Consolas" w:hAnsi="Consolas"/>
          <w:color w:val="263238"/>
        </w:rPr>
        <w:t>) res |= mask;</w:t>
      </w:r>
    </w:p>
    <w:p w14:paraId="0E6CB74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mask &gt;&gt;= </w:t>
      </w:r>
      <w:r>
        <w:rPr>
          <w:rStyle w:val="hljs-number"/>
          <w:rFonts w:ascii="Consolas" w:hAnsi="Consolas"/>
          <w:color w:val="1C00CF"/>
        </w:rPr>
        <w:t>1</w:t>
      </w:r>
      <w:r>
        <w:rPr>
          <w:rStyle w:val="HTMLCode"/>
          <w:rFonts w:ascii="Consolas" w:hAnsi="Consolas"/>
          <w:color w:val="263238"/>
        </w:rPr>
        <w:t>;</w:t>
      </w:r>
    </w:p>
    <w:p w14:paraId="7BBF4FE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&gt;&gt;= </w:t>
      </w:r>
      <w:r>
        <w:rPr>
          <w:rStyle w:val="hljs-number"/>
          <w:rFonts w:ascii="Consolas" w:hAnsi="Consolas"/>
          <w:color w:val="1C00CF"/>
        </w:rPr>
        <w:t>1</w:t>
      </w:r>
      <w:r>
        <w:rPr>
          <w:rStyle w:val="HTMLCode"/>
          <w:rFonts w:ascii="Consolas" w:hAnsi="Consolas"/>
          <w:color w:val="263238"/>
        </w:rPr>
        <w:t>;</w:t>
      </w:r>
    </w:p>
    <w:p w14:paraId="7568D3C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190DC7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w:t>
      </w:r>
    </w:p>
    <w:p w14:paraId="3D65DDF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80099A2"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uint32_t</w:t>
      </w:r>
      <w:r>
        <w:rPr>
          <w:rStyle w:val="hljs-function"/>
          <w:rFonts w:ascii="Consolas" w:hAnsi="Consolas"/>
          <w:color w:val="263238"/>
        </w:rPr>
        <w:t xml:space="preserve"> </w:t>
      </w:r>
      <w:r>
        <w:rPr>
          <w:rStyle w:val="hljs-title"/>
          <w:rFonts w:ascii="Consolas" w:hAnsi="Consolas"/>
          <w:color w:val="1C00CF"/>
        </w:rPr>
        <w:t>reverseBits</w:t>
      </w:r>
      <w:r>
        <w:rPr>
          <w:rStyle w:val="hljs-params"/>
          <w:rFonts w:ascii="Consolas" w:hAnsi="Consolas"/>
          <w:color w:val="5C2699"/>
        </w:rPr>
        <w:t>(</w:t>
      </w:r>
      <w:r>
        <w:rPr>
          <w:rStyle w:val="hljs-keyword"/>
          <w:rFonts w:ascii="Consolas" w:hAnsi="Consolas"/>
          <w:color w:val="AA0D91"/>
        </w:rPr>
        <w:t>uint32_t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1A1293F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uint32_t</w:t>
      </w:r>
      <w:r>
        <w:rPr>
          <w:rStyle w:val="HTMLCode"/>
          <w:rFonts w:ascii="Consolas" w:hAnsi="Consolas"/>
          <w:color w:val="263238"/>
        </w:rPr>
        <w:t xml:space="preserve"> mask = </w:t>
      </w:r>
      <w:r>
        <w:rPr>
          <w:rStyle w:val="hljs-number"/>
          <w:rFonts w:ascii="Consolas" w:hAnsi="Consolas"/>
          <w:color w:val="1C00CF"/>
        </w:rPr>
        <w:t>1</w:t>
      </w:r>
      <w:r>
        <w:rPr>
          <w:rStyle w:val="HTMLCode"/>
          <w:rFonts w:ascii="Consolas" w:hAnsi="Consolas"/>
          <w:color w:val="263238"/>
        </w:rPr>
        <w:t xml:space="preserve">, ret = </w:t>
      </w:r>
      <w:r>
        <w:rPr>
          <w:rStyle w:val="hljs-number"/>
          <w:rFonts w:ascii="Consolas" w:hAnsi="Consolas"/>
          <w:color w:val="1C00CF"/>
        </w:rPr>
        <w:t>0</w:t>
      </w:r>
      <w:r>
        <w:rPr>
          <w:rStyle w:val="HTMLCode"/>
          <w:rFonts w:ascii="Consolas" w:hAnsi="Consolas"/>
          <w:color w:val="263238"/>
        </w:rPr>
        <w:t>;</w:t>
      </w:r>
    </w:p>
    <w:p w14:paraId="55C3932B"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xml:space="preserve">; i &lt; </w:t>
      </w:r>
      <w:r>
        <w:rPr>
          <w:rStyle w:val="hljs-number"/>
          <w:rFonts w:ascii="Consolas" w:hAnsi="Consolas"/>
          <w:color w:val="1C00CF"/>
        </w:rPr>
        <w:t>32</w:t>
      </w:r>
      <w:r>
        <w:rPr>
          <w:rStyle w:val="HTMLCode"/>
          <w:rFonts w:ascii="Consolas" w:hAnsi="Consolas"/>
          <w:color w:val="263238"/>
        </w:rPr>
        <w:t>; ++i){</w:t>
      </w:r>
    </w:p>
    <w:p w14:paraId="4AF1BF0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 xml:space="preserve">ret &lt;&lt;= </w:t>
      </w:r>
      <w:r>
        <w:rPr>
          <w:rStyle w:val="hljs-number"/>
          <w:rFonts w:ascii="Consolas" w:hAnsi="Consolas"/>
          <w:color w:val="1C00CF"/>
        </w:rPr>
        <w:t>1</w:t>
      </w:r>
      <w:r>
        <w:rPr>
          <w:rStyle w:val="HTMLCode"/>
          <w:rFonts w:ascii="Consolas" w:hAnsi="Consolas"/>
          <w:color w:val="263238"/>
        </w:rPr>
        <w:t>;</w:t>
      </w:r>
    </w:p>
    <w:p w14:paraId="373B14D0"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(mask &amp; n) ret |= </w:t>
      </w:r>
      <w:r>
        <w:rPr>
          <w:rStyle w:val="hljs-number"/>
          <w:rFonts w:ascii="Consolas" w:hAnsi="Consolas"/>
          <w:color w:val="1C00CF"/>
        </w:rPr>
        <w:t>1</w:t>
      </w:r>
      <w:r>
        <w:rPr>
          <w:rStyle w:val="HTMLCode"/>
          <w:rFonts w:ascii="Consolas" w:hAnsi="Consolas"/>
          <w:color w:val="263238"/>
        </w:rPr>
        <w:t>;</w:t>
      </w:r>
    </w:p>
    <w:p w14:paraId="709A472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 xml:space="preserve">mask &lt;&lt;= </w:t>
      </w:r>
      <w:r>
        <w:rPr>
          <w:rStyle w:val="hljs-number"/>
          <w:rFonts w:ascii="Consolas" w:hAnsi="Consolas"/>
          <w:color w:val="1C00CF"/>
        </w:rPr>
        <w:t>1</w:t>
      </w:r>
      <w:r>
        <w:rPr>
          <w:rStyle w:val="HTMLCode"/>
          <w:rFonts w:ascii="Consolas" w:hAnsi="Consolas"/>
          <w:color w:val="263238"/>
        </w:rPr>
        <w:t>;</w:t>
      </w:r>
    </w:p>
    <w:p w14:paraId="69A889F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01C1D10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return</w:t>
      </w:r>
      <w:r>
        <w:rPr>
          <w:rStyle w:val="HTMLCode"/>
          <w:rFonts w:ascii="Consolas" w:hAnsi="Consolas"/>
          <w:color w:val="263238"/>
        </w:rPr>
        <w:t xml:space="preserve"> ret;</w:t>
      </w:r>
    </w:p>
    <w:p w14:paraId="037CBC8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63596FB8" w14:textId="77777777" w:rsidR="00D57F0F" w:rsidRDefault="00D57F0F" w:rsidP="00D57F0F">
      <w:pPr>
        <w:pStyle w:val="Heading4"/>
        <w:shd w:val="clear" w:color="auto" w:fill="FFFFFF"/>
        <w:spacing w:before="0" w:after="120"/>
        <w:rPr>
          <w:rFonts w:ascii="Segoe UI" w:hAnsi="Segoe UI" w:cs="Segoe UI"/>
          <w:b/>
          <w:bCs/>
          <w:sz w:val="21"/>
          <w:szCs w:val="21"/>
        </w:rPr>
      </w:pPr>
      <w:r>
        <w:rPr>
          <w:rStyle w:val="HTMLCode"/>
          <w:rFonts w:eastAsiaTheme="majorEastAsia"/>
          <w:b/>
          <w:bCs/>
          <w:color w:val="546E7A"/>
          <w:shd w:val="clear" w:color="auto" w:fill="F7F9FA"/>
        </w:rPr>
        <w:t>&amp;</w:t>
      </w:r>
      <w:r>
        <w:rPr>
          <w:rFonts w:ascii="Segoe UI" w:hAnsi="Segoe UI" w:cs="Segoe UI"/>
          <w:b/>
          <w:bCs/>
          <w:sz w:val="21"/>
          <w:szCs w:val="21"/>
        </w:rPr>
        <w:t> tricks</w:t>
      </w:r>
    </w:p>
    <w:p w14:paraId="791FCD28"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selecting certain bits</w:t>
      </w:r>
    </w:p>
    <w:p w14:paraId="540E7AF4"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Reversing the bits in integer</w:t>
      </w:r>
    </w:p>
    <w:p w14:paraId="4A8FD38F" w14:textId="77777777" w:rsidR="00D57F0F" w:rsidRDefault="00D57F0F" w:rsidP="00D57F0F">
      <w:pPr>
        <w:pStyle w:val="HTMLPreformatted"/>
        <w:shd w:val="clear" w:color="auto" w:fill="F7F9FA"/>
        <w:spacing w:after="240"/>
        <w:rPr>
          <w:rStyle w:val="hljs-string"/>
          <w:rFonts w:ascii="Consolas" w:hAnsi="Consolas"/>
          <w:color w:val="C41A16"/>
        </w:rPr>
      </w:pPr>
      <w:r>
        <w:rPr>
          <w:rStyle w:val="HTMLCode"/>
          <w:rFonts w:ascii="Consolas" w:hAnsi="Consolas"/>
          <w:color w:val="263238"/>
        </w:rPr>
        <w:t xml:space="preserve">x = ((x &amp; 0xaaaaaaaa) &gt;&gt; 1) | ((x &amp; 0x55555555) &lt;&lt; </w:t>
      </w:r>
      <w:r>
        <w:rPr>
          <w:rStyle w:val="hljs-string"/>
          <w:rFonts w:ascii="Consolas" w:hAnsi="Consolas"/>
          <w:color w:val="C41A16"/>
        </w:rPr>
        <w:t>1);</w:t>
      </w:r>
    </w:p>
    <w:p w14:paraId="0AB3E487" w14:textId="77777777" w:rsidR="00D57F0F" w:rsidRDefault="00D57F0F" w:rsidP="00D57F0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x = ((x &amp; 0xcccccccc) &gt;&gt; 2) | ((x &amp; 0x33333333) &lt;&lt; 2);</w:t>
      </w:r>
    </w:p>
    <w:p w14:paraId="3252BEC6" w14:textId="77777777" w:rsidR="00D57F0F" w:rsidRDefault="00D57F0F" w:rsidP="00D57F0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x = ((x &amp; 0xf0f0f0f0) &gt;&gt; 4) | ((x &amp; 0x0f0f0f0f) &lt;&lt; 4);</w:t>
      </w:r>
    </w:p>
    <w:p w14:paraId="2B6D8075" w14:textId="77777777" w:rsidR="00D57F0F" w:rsidRDefault="00D57F0F" w:rsidP="00D57F0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x = ((x &amp; 0xff00ff00) &gt;&gt; 8) | ((x &amp; 0x00ff00ff) &lt;&lt; 8);</w:t>
      </w:r>
    </w:p>
    <w:p w14:paraId="22E5C9C5" w14:textId="77777777" w:rsidR="00D57F0F" w:rsidRDefault="00D57F0F" w:rsidP="00D57F0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x = ((x &amp; 0xffff0000) &gt;&gt; 16) | ((x &amp; 0x0000ffff) &lt;&lt; 16);</w:t>
      </w:r>
    </w:p>
    <w:p w14:paraId="647A460F" w14:textId="77777777" w:rsidR="00D57F0F" w:rsidRDefault="00D57F0F" w:rsidP="00D57F0F">
      <w:pPr>
        <w:pStyle w:val="Heading5"/>
        <w:shd w:val="clear" w:color="auto" w:fill="FFFFFF"/>
        <w:spacing w:before="0" w:after="120"/>
        <w:rPr>
          <w:rFonts w:ascii="Segoe UI" w:hAnsi="Segoe UI" w:cs="Segoe UI"/>
          <w:color w:val="auto"/>
          <w:sz w:val="20"/>
          <w:szCs w:val="20"/>
        </w:rPr>
      </w:pPr>
      <w:r>
        <w:rPr>
          <w:rFonts w:ascii="Segoe UI" w:hAnsi="Segoe UI" w:cs="Segoe UI"/>
          <w:b/>
          <w:bCs/>
        </w:rPr>
        <w:t>Bitwise AND of Numbers Range</w:t>
      </w:r>
    </w:p>
    <w:p w14:paraId="41DE8FD5"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Given a range [m, n] where 0 &lt;= m &lt;= n &lt;= 2147483647, return the bitwise AND of all numbers in this range, inclusive. For example, given the range [5, 7], you should return 4.</w:t>
      </w:r>
    </w:p>
    <w:p w14:paraId="1240A4D1"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54FF8F83"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rangeBitwiseAnd</w:t>
      </w:r>
      <w:r>
        <w:rPr>
          <w:rStyle w:val="hljs-params"/>
          <w:rFonts w:ascii="Consolas" w:hAnsi="Consolas"/>
          <w:color w:val="5C2699"/>
        </w:rPr>
        <w:t>(</w:t>
      </w:r>
      <w:r>
        <w:rPr>
          <w:rStyle w:val="hljs-keyword"/>
          <w:rFonts w:ascii="Consolas" w:hAnsi="Consolas"/>
          <w:color w:val="AA0D91"/>
        </w:rPr>
        <w:t>int</w:t>
      </w:r>
      <w:r>
        <w:rPr>
          <w:rStyle w:val="hljs-params"/>
          <w:rFonts w:ascii="Consolas" w:hAnsi="Consolas"/>
          <w:color w:val="5C2699"/>
        </w:rPr>
        <w:t xml:space="preserve"> m, </w:t>
      </w:r>
      <w:r>
        <w:rPr>
          <w:rStyle w:val="hljs-keyword"/>
          <w:rFonts w:ascii="Consolas" w:hAnsi="Consolas"/>
          <w:color w:val="AA0D91"/>
        </w:rPr>
        <w:t>int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6B31672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a = </w:t>
      </w:r>
      <w:r>
        <w:rPr>
          <w:rStyle w:val="hljs-number"/>
          <w:rFonts w:ascii="Consolas" w:hAnsi="Consolas"/>
          <w:color w:val="1C00CF"/>
        </w:rPr>
        <w:t>0</w:t>
      </w:r>
      <w:r>
        <w:rPr>
          <w:rStyle w:val="HTMLCode"/>
          <w:rFonts w:ascii="Consolas" w:hAnsi="Consolas"/>
          <w:color w:val="263238"/>
        </w:rPr>
        <w:t>;</w:t>
      </w:r>
    </w:p>
    <w:p w14:paraId="614F702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while</w:t>
      </w:r>
      <w:r>
        <w:rPr>
          <w:rStyle w:val="HTMLCode"/>
          <w:rFonts w:ascii="Consolas" w:hAnsi="Consolas"/>
          <w:color w:val="263238"/>
        </w:rPr>
        <w:t>(m != n) {</w:t>
      </w:r>
    </w:p>
    <w:p w14:paraId="3F8F57E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 &gt;&gt;= </w:t>
      </w:r>
      <w:r>
        <w:rPr>
          <w:rStyle w:val="hljs-number"/>
          <w:rFonts w:ascii="Consolas" w:hAnsi="Consolas"/>
          <w:color w:val="1C00CF"/>
        </w:rPr>
        <w:t>1</w:t>
      </w:r>
      <w:r>
        <w:rPr>
          <w:rStyle w:val="HTMLCode"/>
          <w:rFonts w:ascii="Consolas" w:hAnsi="Consolas"/>
          <w:color w:val="263238"/>
        </w:rPr>
        <w:t>;</w:t>
      </w:r>
    </w:p>
    <w:p w14:paraId="792CCFF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&gt;&gt;= </w:t>
      </w:r>
      <w:r>
        <w:rPr>
          <w:rStyle w:val="hljs-number"/>
          <w:rFonts w:ascii="Consolas" w:hAnsi="Consolas"/>
          <w:color w:val="1C00CF"/>
        </w:rPr>
        <w:t>1</w:t>
      </w:r>
      <w:r>
        <w:rPr>
          <w:rStyle w:val="HTMLCode"/>
          <w:rFonts w:ascii="Consolas" w:hAnsi="Consolas"/>
          <w:color w:val="263238"/>
        </w:rPr>
        <w:t>;</w:t>
      </w:r>
    </w:p>
    <w:p w14:paraId="4732879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a++;</w:t>
      </w:r>
    </w:p>
    <w:p w14:paraId="7888EF3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84D193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m&lt;&lt;a; </w:t>
      </w:r>
    </w:p>
    <w:p w14:paraId="00CE55D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6BFC551" w14:textId="77777777" w:rsidR="00D57F0F" w:rsidRDefault="00D57F0F" w:rsidP="00D57F0F">
      <w:pPr>
        <w:pStyle w:val="Heading5"/>
        <w:shd w:val="clear" w:color="auto" w:fill="FFFFFF"/>
        <w:spacing w:before="0" w:after="120"/>
        <w:rPr>
          <w:rFonts w:ascii="Segoe UI" w:hAnsi="Segoe UI" w:cs="Segoe UI"/>
          <w:b/>
          <w:bCs/>
        </w:rPr>
      </w:pPr>
      <w:r>
        <w:rPr>
          <w:rFonts w:ascii="Segoe UI" w:hAnsi="Segoe UI" w:cs="Segoe UI"/>
          <w:b/>
          <w:bCs/>
        </w:rPr>
        <w:t>Number of 1 Bits</w:t>
      </w:r>
    </w:p>
    <w:p w14:paraId="06016E5A"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Write a function that takes an unsigned integer and returns the number of ’1' bits it has (also known as the Hamming weight).</w:t>
      </w:r>
    </w:p>
    <w:p w14:paraId="7FF31AF7"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2C5E7AFE"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hammingWeight</w:t>
      </w:r>
      <w:r>
        <w:rPr>
          <w:rStyle w:val="hljs-params"/>
          <w:rFonts w:ascii="Consolas" w:hAnsi="Consolas"/>
          <w:color w:val="5C2699"/>
        </w:rPr>
        <w:t>(</w:t>
      </w:r>
      <w:r>
        <w:rPr>
          <w:rStyle w:val="hljs-keyword"/>
          <w:rFonts w:ascii="Consolas" w:hAnsi="Consolas"/>
          <w:color w:val="AA0D91"/>
        </w:rPr>
        <w:t>uint32_t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3FA12AE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int</w:t>
      </w:r>
      <w:r>
        <w:rPr>
          <w:rStyle w:val="HTMLCode"/>
          <w:rFonts w:ascii="Consolas" w:hAnsi="Consolas"/>
          <w:color w:val="263238"/>
        </w:rPr>
        <w:t xml:space="preserve"> count = </w:t>
      </w:r>
      <w:r>
        <w:rPr>
          <w:rStyle w:val="hljs-number"/>
          <w:rFonts w:ascii="Consolas" w:hAnsi="Consolas"/>
          <w:color w:val="1C00CF"/>
        </w:rPr>
        <w:t>0</w:t>
      </w:r>
      <w:r>
        <w:rPr>
          <w:rStyle w:val="HTMLCode"/>
          <w:rFonts w:ascii="Consolas" w:hAnsi="Consolas"/>
          <w:color w:val="263238"/>
        </w:rPr>
        <w:t>;</w:t>
      </w:r>
    </w:p>
    <w:p w14:paraId="24F6D3F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while</w:t>
      </w:r>
      <w:r>
        <w:rPr>
          <w:rStyle w:val="HTMLCode"/>
          <w:rFonts w:ascii="Consolas" w:hAnsi="Consolas"/>
          <w:color w:val="263238"/>
        </w:rPr>
        <w:t>(n) {</w:t>
      </w:r>
    </w:p>
    <w:p w14:paraId="2C2E05CB"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n = n&amp;(n</w:t>
      </w:r>
      <w:r>
        <w:rPr>
          <w:rStyle w:val="hljs-number"/>
          <w:rFonts w:ascii="Consolas" w:hAnsi="Consolas"/>
          <w:color w:val="1C00CF"/>
        </w:rPr>
        <w:t>-1</w:t>
      </w:r>
      <w:r>
        <w:rPr>
          <w:rStyle w:val="HTMLCode"/>
          <w:rFonts w:ascii="Consolas" w:hAnsi="Consolas"/>
          <w:color w:val="263238"/>
        </w:rPr>
        <w:t>);</w:t>
      </w:r>
    </w:p>
    <w:p w14:paraId="7CA1018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count++;</w:t>
      </w:r>
    </w:p>
    <w:p w14:paraId="47C48E8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5A9BCB7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return</w:t>
      </w:r>
      <w:r>
        <w:rPr>
          <w:rStyle w:val="HTMLCode"/>
          <w:rFonts w:ascii="Consolas" w:hAnsi="Consolas"/>
          <w:color w:val="263238"/>
        </w:rPr>
        <w:t xml:space="preserve"> count;</w:t>
      </w:r>
    </w:p>
    <w:p w14:paraId="25D8B36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5681C5E"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hammingWeight</w:t>
      </w:r>
      <w:r>
        <w:rPr>
          <w:rStyle w:val="hljs-params"/>
          <w:rFonts w:ascii="Consolas" w:hAnsi="Consolas"/>
          <w:color w:val="5C2699"/>
        </w:rPr>
        <w:t>(</w:t>
      </w:r>
      <w:r>
        <w:rPr>
          <w:rStyle w:val="hljs-keyword"/>
          <w:rFonts w:ascii="Consolas" w:hAnsi="Consolas"/>
          <w:color w:val="AA0D91"/>
        </w:rPr>
        <w:t>uint32_t</w:t>
      </w:r>
      <w:r>
        <w:rPr>
          <w:rStyle w:val="hljs-params"/>
          <w:rFonts w:ascii="Consolas"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14:paraId="0614E55E"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ulong mask = </w:t>
      </w:r>
      <w:r>
        <w:rPr>
          <w:rStyle w:val="hljs-number"/>
          <w:rFonts w:ascii="Consolas" w:hAnsi="Consolas"/>
          <w:color w:val="1C00CF"/>
        </w:rPr>
        <w:t>1</w:t>
      </w:r>
      <w:r>
        <w:rPr>
          <w:rStyle w:val="HTMLCode"/>
          <w:rFonts w:ascii="Consolas" w:hAnsi="Consolas"/>
          <w:color w:val="263238"/>
        </w:rPr>
        <w:t>;</w:t>
      </w:r>
    </w:p>
    <w:p w14:paraId="6AB008D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count = </w:t>
      </w:r>
      <w:r>
        <w:rPr>
          <w:rStyle w:val="hljs-number"/>
          <w:rFonts w:ascii="Consolas" w:hAnsi="Consolas"/>
          <w:color w:val="1C00CF"/>
        </w:rPr>
        <w:t>0</w:t>
      </w:r>
      <w:r>
        <w:rPr>
          <w:rStyle w:val="HTMLCode"/>
          <w:rFonts w:ascii="Consolas" w:hAnsi="Consolas"/>
          <w:color w:val="263238"/>
        </w:rPr>
        <w:t>;</w:t>
      </w:r>
    </w:p>
    <w:p w14:paraId="7E50C53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xml:space="preserve">; i &lt; </w:t>
      </w:r>
      <w:r>
        <w:rPr>
          <w:rStyle w:val="hljs-number"/>
          <w:rFonts w:ascii="Consolas" w:hAnsi="Consolas"/>
          <w:color w:val="1C00CF"/>
        </w:rPr>
        <w:t>32</w:t>
      </w:r>
      <w:r>
        <w:rPr>
          <w:rStyle w:val="HTMLCode"/>
          <w:rFonts w:ascii="Consolas" w:hAnsi="Consolas"/>
          <w:color w:val="263238"/>
        </w:rPr>
        <w:t xml:space="preserve">; ++i){ </w:t>
      </w:r>
      <w:r>
        <w:rPr>
          <w:rStyle w:val="hljs-comment"/>
          <w:rFonts w:ascii="Consolas" w:hAnsi="Consolas"/>
          <w:color w:val="006A00"/>
        </w:rPr>
        <w:t>//31 will not do, delicate;</w:t>
      </w:r>
    </w:p>
    <w:p w14:paraId="7BAB0BB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(mask &amp; n) count++;</w:t>
      </w:r>
    </w:p>
    <w:p w14:paraId="6BEDA75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mask &lt;&lt;= </w:t>
      </w:r>
      <w:r>
        <w:rPr>
          <w:rStyle w:val="hljs-number"/>
          <w:rFonts w:ascii="Consolas" w:hAnsi="Consolas"/>
          <w:color w:val="1C00CF"/>
        </w:rPr>
        <w:t>1</w:t>
      </w:r>
      <w:r>
        <w:rPr>
          <w:rStyle w:val="HTMLCode"/>
          <w:rFonts w:ascii="Consolas" w:hAnsi="Consolas"/>
          <w:color w:val="263238"/>
        </w:rPr>
        <w:t>;</w:t>
      </w:r>
    </w:p>
    <w:p w14:paraId="1739036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1436D3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count;</w:t>
      </w:r>
    </w:p>
    <w:p w14:paraId="12C0B92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68D0563" w14:textId="77777777" w:rsidR="00D57F0F" w:rsidRDefault="00D57F0F" w:rsidP="00D57F0F">
      <w:pPr>
        <w:pStyle w:val="Heading4"/>
        <w:shd w:val="clear" w:color="auto" w:fill="FFFFFF"/>
        <w:spacing w:before="0" w:after="120"/>
        <w:rPr>
          <w:rFonts w:ascii="Segoe UI" w:hAnsi="Segoe UI" w:cs="Segoe UI"/>
          <w:b/>
          <w:bCs/>
          <w:sz w:val="21"/>
          <w:szCs w:val="21"/>
        </w:rPr>
      </w:pPr>
      <w:r>
        <w:rPr>
          <w:rFonts w:ascii="Segoe UI" w:hAnsi="Segoe UI" w:cs="Segoe UI"/>
          <w:b/>
          <w:bCs/>
          <w:sz w:val="21"/>
          <w:szCs w:val="21"/>
        </w:rPr>
        <w:lastRenderedPageBreak/>
        <w:t>Application</w:t>
      </w:r>
    </w:p>
    <w:p w14:paraId="6B14669D" w14:textId="77777777" w:rsidR="00D57F0F" w:rsidRDefault="00D57F0F" w:rsidP="00D57F0F">
      <w:pPr>
        <w:pStyle w:val="Heading5"/>
        <w:shd w:val="clear" w:color="auto" w:fill="FFFFFF"/>
        <w:spacing w:before="0" w:after="120"/>
        <w:rPr>
          <w:rFonts w:ascii="Segoe UI" w:hAnsi="Segoe UI" w:cs="Segoe UI"/>
          <w:b/>
          <w:bCs/>
          <w:sz w:val="20"/>
          <w:szCs w:val="20"/>
        </w:rPr>
      </w:pPr>
      <w:r>
        <w:rPr>
          <w:rFonts w:ascii="Segoe UI" w:hAnsi="Segoe UI" w:cs="Segoe UI"/>
          <w:b/>
          <w:bCs/>
        </w:rPr>
        <w:t>Repeated DNA Sequences</w:t>
      </w:r>
    </w:p>
    <w:p w14:paraId="08B18DB6"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r>
        <w:rPr>
          <w:rFonts w:ascii="Segoe UI" w:hAnsi="Segoe UI" w:cs="Segoe UI"/>
          <w:color w:val="424242"/>
          <w:sz w:val="21"/>
          <w:szCs w:val="21"/>
        </w:rPr>
        <w:br/>
        <w:t>For example,</w:t>
      </w:r>
      <w:r>
        <w:rPr>
          <w:rFonts w:ascii="Segoe UI" w:hAnsi="Segoe UI" w:cs="Segoe UI"/>
          <w:color w:val="424242"/>
          <w:sz w:val="21"/>
          <w:szCs w:val="21"/>
        </w:rPr>
        <w:br/>
        <w:t>Given s = "AAAAACCCCCAAAAACCCCCCAAAAAGGGTTT",</w:t>
      </w:r>
      <w:r>
        <w:rPr>
          <w:rFonts w:ascii="Segoe UI" w:hAnsi="Segoe UI" w:cs="Segoe UI"/>
          <w:color w:val="424242"/>
          <w:sz w:val="21"/>
          <w:szCs w:val="21"/>
        </w:rPr>
        <w:br/>
        <w:t>Return: ["AAAAACCCCC", "CCCCCAAAAA"].</w:t>
      </w:r>
    </w:p>
    <w:p w14:paraId="1E9633F2"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03538091"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class</w:t>
      </w:r>
      <w:r>
        <w:rPr>
          <w:rStyle w:val="hljs-class"/>
          <w:rFonts w:ascii="Consolas" w:hAnsi="Consolas"/>
          <w:color w:val="263238"/>
        </w:rPr>
        <w:t xml:space="preserve"> </w:t>
      </w:r>
      <w:r>
        <w:rPr>
          <w:rStyle w:val="hljs-title"/>
          <w:rFonts w:ascii="Consolas" w:hAnsi="Consolas"/>
          <w:color w:val="5C2699"/>
        </w:rPr>
        <w:t>Solution</w:t>
      </w:r>
      <w:r>
        <w:rPr>
          <w:rStyle w:val="hljs-class"/>
          <w:rFonts w:ascii="Consolas" w:hAnsi="Consolas"/>
          <w:color w:val="263238"/>
        </w:rPr>
        <w:t xml:space="preserve"> {</w:t>
      </w:r>
    </w:p>
    <w:p w14:paraId="3577F040"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public</w:t>
      </w:r>
      <w:r>
        <w:rPr>
          <w:rStyle w:val="HTMLCode"/>
          <w:rFonts w:ascii="Consolas" w:hAnsi="Consolas"/>
          <w:color w:val="263238"/>
        </w:rPr>
        <w:t>:</w:t>
      </w:r>
    </w:p>
    <w:p w14:paraId="55489C3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vector</w:t>
      </w:r>
      <w:r>
        <w:rPr>
          <w:rStyle w:val="hljs-function"/>
          <w:rFonts w:ascii="Consolas" w:hAnsi="Consolas"/>
          <w:color w:val="263238"/>
        </w:rPr>
        <w:t>&lt;</w:t>
      </w:r>
      <w:r>
        <w:rPr>
          <w:rStyle w:val="hljs-builtin"/>
          <w:rFonts w:ascii="Consolas" w:hAnsi="Consolas"/>
          <w:color w:val="5C2699"/>
        </w:rPr>
        <w:t>string</w:t>
      </w:r>
      <w:r>
        <w:rPr>
          <w:rStyle w:val="hljs-function"/>
          <w:rFonts w:ascii="Consolas" w:hAnsi="Consolas"/>
          <w:color w:val="263238"/>
        </w:rPr>
        <w:t xml:space="preserve">&gt; </w:t>
      </w:r>
      <w:r>
        <w:rPr>
          <w:rStyle w:val="hljs-title"/>
          <w:rFonts w:ascii="Consolas" w:hAnsi="Consolas"/>
          <w:color w:val="1C00CF"/>
        </w:rPr>
        <w:t>findRepeatedDnaSequences</w:t>
      </w:r>
      <w:r>
        <w:rPr>
          <w:rStyle w:val="hljs-params"/>
          <w:rFonts w:ascii="Consolas" w:hAnsi="Consolas"/>
          <w:color w:val="5C2699"/>
        </w:rPr>
        <w:t>(</w:t>
      </w:r>
      <w:r>
        <w:rPr>
          <w:rStyle w:val="hljs-builtin"/>
          <w:rFonts w:ascii="Consolas" w:hAnsi="Consolas"/>
          <w:color w:val="5C2699"/>
        </w:rPr>
        <w:t>string</w:t>
      </w:r>
      <w:r>
        <w:rPr>
          <w:rStyle w:val="hljs-params"/>
          <w:rFonts w:ascii="Consolas" w:hAnsi="Consolas"/>
          <w:color w:val="5C2699"/>
        </w:rPr>
        <w:t xml:space="preserve"> s)</w:t>
      </w:r>
      <w:r>
        <w:rPr>
          <w:rStyle w:val="hljs-function"/>
          <w:rFonts w:ascii="Consolas" w:hAnsi="Consolas"/>
          <w:color w:val="263238"/>
        </w:rPr>
        <w:t xml:space="preserve"> </w:t>
      </w:r>
      <w:r>
        <w:rPr>
          <w:rStyle w:val="HTMLCode"/>
          <w:rFonts w:ascii="Consolas" w:hAnsi="Consolas"/>
          <w:color w:val="263238"/>
        </w:rPr>
        <w:t>{</w:t>
      </w:r>
    </w:p>
    <w:p w14:paraId="5D9E006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sLen = s.length();</w:t>
      </w:r>
    </w:p>
    <w:p w14:paraId="1183985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vector</w:t>
      </w:r>
      <w:r>
        <w:rPr>
          <w:rStyle w:val="HTMLCode"/>
          <w:rFonts w:ascii="Consolas" w:hAnsi="Consolas"/>
          <w:color w:val="263238"/>
        </w:rPr>
        <w:t>&lt;</w:t>
      </w:r>
      <w:r>
        <w:rPr>
          <w:rStyle w:val="hljs-builtin"/>
          <w:rFonts w:ascii="Consolas" w:hAnsi="Consolas"/>
          <w:color w:val="5C2699"/>
        </w:rPr>
        <w:t>string</w:t>
      </w:r>
      <w:r>
        <w:rPr>
          <w:rStyle w:val="HTMLCode"/>
          <w:rFonts w:ascii="Consolas" w:hAnsi="Consolas"/>
          <w:color w:val="263238"/>
        </w:rPr>
        <w:t>&gt; v;</w:t>
      </w:r>
    </w:p>
    <w:p w14:paraId="0077F84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(sLen &lt; </w:t>
      </w:r>
      <w:r>
        <w:rPr>
          <w:rStyle w:val="hljs-number"/>
          <w:rFonts w:ascii="Consolas" w:hAnsi="Consolas"/>
          <w:color w:val="1C00CF"/>
        </w:rPr>
        <w:t>11</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v;</w:t>
      </w:r>
    </w:p>
    <w:p w14:paraId="157D92BE"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char</w:t>
      </w:r>
      <w:r>
        <w:rPr>
          <w:rStyle w:val="HTMLCode"/>
          <w:rFonts w:ascii="Consolas" w:hAnsi="Consolas"/>
          <w:color w:val="263238"/>
        </w:rPr>
        <w:t xml:space="preserve"> keyMap[</w:t>
      </w:r>
      <w:r>
        <w:rPr>
          <w:rStyle w:val="hljs-number"/>
          <w:rFonts w:ascii="Consolas" w:hAnsi="Consolas"/>
          <w:color w:val="1C00CF"/>
        </w:rPr>
        <w:t>1</w:t>
      </w:r>
      <w:r>
        <w:rPr>
          <w:rStyle w:val="HTMLCode"/>
          <w:rFonts w:ascii="Consolas" w:hAnsi="Consolas"/>
          <w:color w:val="263238"/>
        </w:rPr>
        <w:t>&lt;&lt;</w:t>
      </w:r>
      <w:r>
        <w:rPr>
          <w:rStyle w:val="hljs-number"/>
          <w:rFonts w:ascii="Consolas" w:hAnsi="Consolas"/>
          <w:color w:val="1C00CF"/>
        </w:rPr>
        <w:t>21</w:t>
      </w:r>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w:t>
      </w:r>
    </w:p>
    <w:p w14:paraId="0D7344A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hashKey = </w:t>
      </w:r>
      <w:r>
        <w:rPr>
          <w:rStyle w:val="hljs-number"/>
          <w:rFonts w:ascii="Consolas" w:hAnsi="Consolas"/>
          <w:color w:val="1C00CF"/>
        </w:rPr>
        <w:t>0</w:t>
      </w:r>
      <w:r>
        <w:rPr>
          <w:rStyle w:val="HTMLCode"/>
          <w:rFonts w:ascii="Consolas" w:hAnsi="Consolas"/>
          <w:color w:val="263238"/>
        </w:rPr>
        <w:t>;</w:t>
      </w:r>
    </w:p>
    <w:p w14:paraId="1A1DF13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xml:space="preserve">; i &lt; </w:t>
      </w:r>
      <w:r>
        <w:rPr>
          <w:rStyle w:val="hljs-number"/>
          <w:rFonts w:ascii="Consolas" w:hAnsi="Consolas"/>
          <w:color w:val="1C00CF"/>
        </w:rPr>
        <w:t>9</w:t>
      </w:r>
      <w:r>
        <w:rPr>
          <w:rStyle w:val="HTMLCode"/>
          <w:rFonts w:ascii="Consolas" w:hAnsi="Consolas"/>
          <w:color w:val="263238"/>
        </w:rPr>
        <w:t>; ++i) hashKey = (hashKey&lt;&lt;</w:t>
      </w:r>
      <w:r>
        <w:rPr>
          <w:rStyle w:val="hljs-number"/>
          <w:rFonts w:ascii="Consolas" w:hAnsi="Consolas"/>
          <w:color w:val="1C00CF"/>
        </w:rPr>
        <w:t>2</w:t>
      </w:r>
      <w:r>
        <w:rPr>
          <w:rStyle w:val="HTMLCode"/>
          <w:rFonts w:ascii="Consolas" w:hAnsi="Consolas"/>
          <w:color w:val="263238"/>
        </w:rPr>
        <w:t>) | (s[i]-</w:t>
      </w:r>
      <w:r>
        <w:rPr>
          <w:rStyle w:val="hljs-string"/>
          <w:rFonts w:ascii="Consolas" w:hAnsi="Consolas"/>
          <w:color w:val="C41A16"/>
        </w:rPr>
        <w:t>'A'</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w:t>
      </w:r>
    </w:p>
    <w:p w14:paraId="09BC40D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9</w:t>
      </w:r>
      <w:r>
        <w:rPr>
          <w:rStyle w:val="HTMLCode"/>
          <w:rFonts w:ascii="Consolas" w:hAnsi="Consolas"/>
          <w:color w:val="263238"/>
        </w:rPr>
        <w:t>; i &lt; sLen; ++i) {</w:t>
      </w:r>
    </w:p>
    <w:p w14:paraId="161100A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(keyMap[hashKey = ((hashKey&lt;&lt;</w:t>
      </w:r>
      <w:r>
        <w:rPr>
          <w:rStyle w:val="hljs-number"/>
          <w:rFonts w:ascii="Consolas" w:hAnsi="Consolas"/>
          <w:color w:val="1C00CF"/>
        </w:rPr>
        <w:t>2</w:t>
      </w:r>
      <w:r>
        <w:rPr>
          <w:rStyle w:val="HTMLCode"/>
          <w:rFonts w:ascii="Consolas" w:hAnsi="Consolas"/>
          <w:color w:val="263238"/>
        </w:rPr>
        <w:t>)|(s[i]-</w:t>
      </w:r>
      <w:r>
        <w:rPr>
          <w:rStyle w:val="hljs-string"/>
          <w:rFonts w:ascii="Consolas" w:hAnsi="Consolas"/>
          <w:color w:val="C41A16"/>
        </w:rPr>
        <w:t>'A'</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)&amp;</w:t>
      </w:r>
      <w:r>
        <w:rPr>
          <w:rStyle w:val="hljs-number"/>
          <w:rFonts w:ascii="Consolas" w:hAnsi="Consolas"/>
          <w:color w:val="1C00CF"/>
        </w:rPr>
        <w:t>0xfffff</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p>
    <w:p w14:paraId="2552651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v.push_back(s.substr(i</w:t>
      </w:r>
      <w:r>
        <w:rPr>
          <w:rStyle w:val="hljs-number"/>
          <w:rFonts w:ascii="Consolas" w:hAnsi="Consolas"/>
          <w:color w:val="1C00CF"/>
        </w:rPr>
        <w:t>-9</w:t>
      </w:r>
      <w:r>
        <w:rPr>
          <w:rStyle w:val="HTMLCode"/>
          <w:rFonts w:ascii="Consolas" w:hAnsi="Consolas"/>
          <w:color w:val="263238"/>
        </w:rPr>
        <w:t xml:space="preserve">, </w:t>
      </w:r>
      <w:r>
        <w:rPr>
          <w:rStyle w:val="hljs-number"/>
          <w:rFonts w:ascii="Consolas" w:hAnsi="Consolas"/>
          <w:color w:val="1C00CF"/>
        </w:rPr>
        <w:t>10</w:t>
      </w:r>
      <w:r>
        <w:rPr>
          <w:rStyle w:val="HTMLCode"/>
          <w:rFonts w:ascii="Consolas" w:hAnsi="Consolas"/>
          <w:color w:val="263238"/>
        </w:rPr>
        <w:t>));</w:t>
      </w:r>
    </w:p>
    <w:p w14:paraId="64FBF1F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07E561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v;</w:t>
      </w:r>
    </w:p>
    <w:p w14:paraId="79B9080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A76727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D127C20" w14:textId="77777777" w:rsidR="00D57F0F" w:rsidRDefault="00D57F0F" w:rsidP="00D57F0F">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But the above solution can be invalid when repeated sequence appears too many times, in which case we should use </w:t>
      </w:r>
      <w:r>
        <w:rPr>
          <w:rStyle w:val="HTMLCode"/>
          <w:color w:val="546E7A"/>
          <w:shd w:val="clear" w:color="auto" w:fill="F7F9FA"/>
        </w:rPr>
        <w:t>unordered_map&lt;int, int&gt; keyMap</w:t>
      </w:r>
      <w:r>
        <w:rPr>
          <w:rFonts w:ascii="Segoe UI" w:hAnsi="Segoe UI" w:cs="Segoe UI"/>
          <w:color w:val="616161"/>
          <w:sz w:val="21"/>
          <w:szCs w:val="21"/>
        </w:rPr>
        <w:t> to replace </w:t>
      </w:r>
      <w:r>
        <w:rPr>
          <w:rStyle w:val="HTMLCode"/>
          <w:color w:val="546E7A"/>
          <w:shd w:val="clear" w:color="auto" w:fill="F7F9FA"/>
        </w:rPr>
        <w:t>char keyMap[1&lt;&lt;21]{0}</w:t>
      </w:r>
      <w:r>
        <w:rPr>
          <w:rFonts w:ascii="Segoe UI" w:hAnsi="Segoe UI" w:cs="Segoe UI"/>
          <w:color w:val="616161"/>
          <w:sz w:val="21"/>
          <w:szCs w:val="21"/>
        </w:rPr>
        <w:t>here.</w:t>
      </w:r>
    </w:p>
    <w:p w14:paraId="0930AE3F" w14:textId="77777777" w:rsidR="00D57F0F" w:rsidRDefault="00D57F0F" w:rsidP="00D57F0F">
      <w:pPr>
        <w:pStyle w:val="Heading5"/>
        <w:shd w:val="clear" w:color="auto" w:fill="FFFFFF"/>
        <w:spacing w:before="0" w:after="120"/>
        <w:rPr>
          <w:rFonts w:ascii="Segoe UI" w:hAnsi="Segoe UI" w:cs="Segoe UI"/>
          <w:color w:val="auto"/>
          <w:sz w:val="20"/>
          <w:szCs w:val="20"/>
        </w:rPr>
      </w:pPr>
      <w:r>
        <w:rPr>
          <w:rFonts w:ascii="Segoe UI" w:hAnsi="Segoe UI" w:cs="Segoe UI"/>
          <w:b/>
          <w:bCs/>
        </w:rPr>
        <w:lastRenderedPageBreak/>
        <w:t>Majority Element</w:t>
      </w:r>
    </w:p>
    <w:p w14:paraId="2B995977"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Given an array of size n, find the majority element. The majority element is the element that appears more than </w:t>
      </w:r>
      <w:r>
        <w:rPr>
          <w:rFonts w:ascii="Cambria Math" w:hAnsi="Cambria Math" w:cs="Cambria Math"/>
          <w:color w:val="424242"/>
          <w:sz w:val="21"/>
          <w:szCs w:val="21"/>
        </w:rPr>
        <w:t>⌊</w:t>
      </w:r>
      <w:r>
        <w:rPr>
          <w:rFonts w:ascii="Segoe UI" w:hAnsi="Segoe UI" w:cs="Segoe UI"/>
          <w:color w:val="424242"/>
          <w:sz w:val="21"/>
          <w:szCs w:val="21"/>
        </w:rPr>
        <w:t xml:space="preserve"> n/2 </w:t>
      </w:r>
      <w:r>
        <w:rPr>
          <w:rFonts w:ascii="Cambria Math" w:hAnsi="Cambria Math" w:cs="Cambria Math"/>
          <w:color w:val="424242"/>
          <w:sz w:val="21"/>
          <w:szCs w:val="21"/>
        </w:rPr>
        <w:t>⌋</w:t>
      </w:r>
      <w:r>
        <w:rPr>
          <w:rFonts w:ascii="Segoe UI" w:hAnsi="Segoe UI" w:cs="Segoe UI"/>
          <w:color w:val="424242"/>
          <w:sz w:val="21"/>
          <w:szCs w:val="21"/>
        </w:rPr>
        <w:t xml:space="preserve"> times. (bit-counting as a usual way, but here we actually also can adopt sorting and Moore Voting Algorithm)</w:t>
      </w:r>
    </w:p>
    <w:p w14:paraId="3509F503"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5A093234"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majorityElement</w:t>
      </w:r>
      <w:r>
        <w:rPr>
          <w:rStyle w:val="hljs-params"/>
          <w:rFonts w:ascii="Consolas" w:hAnsi="Consolas"/>
          <w:color w:val="5C2699"/>
        </w:rPr>
        <w:t>(</w:t>
      </w:r>
      <w:r>
        <w:rPr>
          <w:rStyle w:val="hljs-builtin"/>
          <w:rFonts w:ascii="Consolas" w:hAnsi="Consolas"/>
          <w:color w:val="5C2699"/>
        </w:rPr>
        <w:t>vector</w:t>
      </w:r>
      <w:r>
        <w:rPr>
          <w:rStyle w:val="hljs-params"/>
          <w:rFonts w:ascii="Consolas" w:hAnsi="Consolas"/>
          <w:color w:val="5C2699"/>
        </w:rPr>
        <w:t>&lt;</w:t>
      </w:r>
      <w:r>
        <w:rPr>
          <w:rStyle w:val="hljs-keyword"/>
          <w:rFonts w:ascii="Consolas" w:hAnsi="Consolas"/>
          <w:color w:val="AA0D91"/>
        </w:rPr>
        <w:t>int</w:t>
      </w:r>
      <w:r>
        <w:rPr>
          <w:rStyle w:val="hljs-params"/>
          <w:rFonts w:ascii="Consolas" w:hAnsi="Consolas"/>
          <w:color w:val="5C2699"/>
        </w:rPr>
        <w:t>&gt;&amp; nums)</w:t>
      </w:r>
      <w:r>
        <w:rPr>
          <w:rStyle w:val="hljs-function"/>
          <w:rFonts w:ascii="Consolas" w:hAnsi="Consolas"/>
          <w:color w:val="263238"/>
        </w:rPr>
        <w:t xml:space="preserve"> </w:t>
      </w:r>
      <w:r>
        <w:rPr>
          <w:rStyle w:val="HTMLCode"/>
          <w:rFonts w:ascii="Consolas" w:hAnsi="Consolas"/>
          <w:color w:val="263238"/>
        </w:rPr>
        <w:t>{</w:t>
      </w:r>
    </w:p>
    <w:p w14:paraId="2DD7E4F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len = </w:t>
      </w:r>
      <w:r>
        <w:rPr>
          <w:rStyle w:val="hljs-keyword"/>
          <w:rFonts w:ascii="Consolas" w:hAnsi="Consolas"/>
          <w:color w:val="AA0D91"/>
        </w:rPr>
        <w:t>sizeof</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w:t>
      </w:r>
      <w:r>
        <w:rPr>
          <w:rStyle w:val="hljs-number"/>
          <w:rFonts w:ascii="Consolas" w:hAnsi="Consolas"/>
          <w:color w:val="1C00CF"/>
        </w:rPr>
        <w:t>8</w:t>
      </w:r>
      <w:r>
        <w:rPr>
          <w:rStyle w:val="HTMLCode"/>
          <w:rFonts w:ascii="Consolas" w:hAnsi="Consolas"/>
          <w:color w:val="263238"/>
        </w:rPr>
        <w:t>, size = nums.size();</w:t>
      </w:r>
    </w:p>
    <w:p w14:paraId="4E78673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count = </w:t>
      </w:r>
      <w:r>
        <w:rPr>
          <w:rStyle w:val="hljs-number"/>
          <w:rFonts w:ascii="Consolas" w:hAnsi="Consolas"/>
          <w:color w:val="1C00CF"/>
        </w:rPr>
        <w:t>0</w:t>
      </w:r>
      <w:r>
        <w:rPr>
          <w:rStyle w:val="HTMLCode"/>
          <w:rFonts w:ascii="Consolas" w:hAnsi="Consolas"/>
          <w:color w:val="263238"/>
        </w:rPr>
        <w:t xml:space="preserve">, mask = </w:t>
      </w:r>
      <w:r>
        <w:rPr>
          <w:rStyle w:val="hljs-number"/>
          <w:rFonts w:ascii="Consolas" w:hAnsi="Consolas"/>
          <w:color w:val="1C00CF"/>
        </w:rPr>
        <w:t>1</w:t>
      </w:r>
      <w:r>
        <w:rPr>
          <w:rStyle w:val="HTMLCode"/>
          <w:rFonts w:ascii="Consolas" w:hAnsi="Consolas"/>
          <w:color w:val="263238"/>
        </w:rPr>
        <w:t xml:space="preserve">, ret = </w:t>
      </w:r>
      <w:r>
        <w:rPr>
          <w:rStyle w:val="hljs-number"/>
          <w:rFonts w:ascii="Consolas" w:hAnsi="Consolas"/>
          <w:color w:val="1C00CF"/>
        </w:rPr>
        <w:t>0</w:t>
      </w:r>
      <w:r>
        <w:rPr>
          <w:rStyle w:val="HTMLCode"/>
          <w:rFonts w:ascii="Consolas" w:hAnsi="Consolas"/>
          <w:color w:val="263238"/>
        </w:rPr>
        <w:t>;</w:t>
      </w:r>
    </w:p>
    <w:p w14:paraId="7C1BC63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i &lt; len; ++i) {</w:t>
      </w:r>
    </w:p>
    <w:p w14:paraId="5090697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count = </w:t>
      </w:r>
      <w:r>
        <w:rPr>
          <w:rStyle w:val="hljs-number"/>
          <w:rFonts w:ascii="Consolas" w:hAnsi="Consolas"/>
          <w:color w:val="1C00CF"/>
        </w:rPr>
        <w:t>0</w:t>
      </w:r>
      <w:r>
        <w:rPr>
          <w:rStyle w:val="HTMLCode"/>
          <w:rFonts w:ascii="Consolas" w:hAnsi="Consolas"/>
          <w:color w:val="263238"/>
        </w:rPr>
        <w:t>;</w:t>
      </w:r>
    </w:p>
    <w:p w14:paraId="4F2B2F0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j = </w:t>
      </w:r>
      <w:r>
        <w:rPr>
          <w:rStyle w:val="hljs-number"/>
          <w:rFonts w:ascii="Consolas" w:hAnsi="Consolas"/>
          <w:color w:val="1C00CF"/>
        </w:rPr>
        <w:t>0</w:t>
      </w:r>
      <w:r>
        <w:rPr>
          <w:rStyle w:val="HTMLCode"/>
          <w:rFonts w:ascii="Consolas" w:hAnsi="Consolas"/>
          <w:color w:val="263238"/>
        </w:rPr>
        <w:t>; j &lt; size; ++j)</w:t>
      </w:r>
    </w:p>
    <w:p w14:paraId="46B82B3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(mask &amp; nums[j]) count++;</w:t>
      </w:r>
    </w:p>
    <w:p w14:paraId="225E804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(count &gt; size/</w:t>
      </w:r>
      <w:r>
        <w:rPr>
          <w:rStyle w:val="hljs-number"/>
          <w:rFonts w:ascii="Consolas" w:hAnsi="Consolas"/>
          <w:color w:val="1C00CF"/>
        </w:rPr>
        <w:t>2</w:t>
      </w:r>
      <w:r>
        <w:rPr>
          <w:rStyle w:val="HTMLCode"/>
          <w:rFonts w:ascii="Consolas" w:hAnsi="Consolas"/>
          <w:color w:val="263238"/>
        </w:rPr>
        <w:t>) ret |= mask;</w:t>
      </w:r>
    </w:p>
    <w:p w14:paraId="1E6BC61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mask &lt;&lt;= </w:t>
      </w:r>
      <w:r>
        <w:rPr>
          <w:rStyle w:val="hljs-number"/>
          <w:rFonts w:ascii="Consolas" w:hAnsi="Consolas"/>
          <w:color w:val="1C00CF"/>
        </w:rPr>
        <w:t>1</w:t>
      </w:r>
      <w:r>
        <w:rPr>
          <w:rStyle w:val="HTMLCode"/>
          <w:rFonts w:ascii="Consolas" w:hAnsi="Consolas"/>
          <w:color w:val="263238"/>
        </w:rPr>
        <w:t>;</w:t>
      </w:r>
    </w:p>
    <w:p w14:paraId="279C015B"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6ECCA1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ret;</w:t>
      </w:r>
    </w:p>
    <w:p w14:paraId="6511998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6F3B2987" w14:textId="77777777" w:rsidR="00D57F0F" w:rsidRDefault="00D57F0F" w:rsidP="00D57F0F">
      <w:pPr>
        <w:pStyle w:val="Heading5"/>
        <w:shd w:val="clear" w:color="auto" w:fill="FFFFFF"/>
        <w:spacing w:before="0" w:after="120"/>
        <w:rPr>
          <w:rFonts w:ascii="Segoe UI" w:hAnsi="Segoe UI" w:cs="Segoe UI"/>
          <w:b/>
          <w:bCs/>
        </w:rPr>
      </w:pPr>
      <w:r>
        <w:rPr>
          <w:rFonts w:ascii="Segoe UI" w:hAnsi="Segoe UI" w:cs="Segoe UI"/>
          <w:b/>
          <w:bCs/>
        </w:rPr>
        <w:t>Single Number III</w:t>
      </w:r>
    </w:p>
    <w:p w14:paraId="4BB5124F"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Given an array of integers, every element appears three times except for one. Find that single one. (Still this type can be solved by bit-counting easily.) But we are going to solve it by </w:t>
      </w:r>
      <w:r>
        <w:rPr>
          <w:rStyle w:val="HTMLCode"/>
          <w:color w:val="546E7A"/>
          <w:shd w:val="clear" w:color="auto" w:fill="F7F9FA"/>
        </w:rPr>
        <w:t>digital logic design</w:t>
      </w:r>
    </w:p>
    <w:p w14:paraId="7C8C3AAF"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t>Solution</w:t>
      </w:r>
    </w:p>
    <w:p w14:paraId="2AB4518C"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//inspired by logical circuit design and boolean algebra;</w:t>
      </w:r>
    </w:p>
    <w:p w14:paraId="62A93901"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//counter - unit of 3;</w:t>
      </w:r>
    </w:p>
    <w:p w14:paraId="10FCD0B4"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//current   incoming  next</w:t>
      </w:r>
    </w:p>
    <w:p w14:paraId="4DDF4E19"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//a b            c    a b</w:t>
      </w:r>
    </w:p>
    <w:p w14:paraId="0AC40494"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//0 0            0    0 0</w:t>
      </w:r>
    </w:p>
    <w:p w14:paraId="1CF06009"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//0 1            0    0 1</w:t>
      </w:r>
    </w:p>
    <w:p w14:paraId="4CA0EA92"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//1 0            0    1 0</w:t>
      </w:r>
    </w:p>
    <w:p w14:paraId="5453D0CF"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lastRenderedPageBreak/>
        <w:t>//0 0            1    0 1</w:t>
      </w:r>
    </w:p>
    <w:p w14:paraId="2E7E7303"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//0 1            1    1 0</w:t>
      </w:r>
    </w:p>
    <w:p w14:paraId="440EFD73"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//1 0            1    0 0</w:t>
      </w:r>
    </w:p>
    <w:p w14:paraId="0E1E09EF"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//a = a&amp;~b&amp;~c + ~a&amp;b&amp;c;</w:t>
      </w:r>
    </w:p>
    <w:p w14:paraId="316FD18B"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//b = ~a&amp;b&amp;~c + ~a&amp;~b&amp;c;</w:t>
      </w:r>
    </w:p>
    <w:p w14:paraId="29C6926C"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//return a|b since the single number can appear once or twice;</w:t>
      </w:r>
    </w:p>
    <w:p w14:paraId="41EBF34E"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singleNumber</w:t>
      </w:r>
      <w:r>
        <w:rPr>
          <w:rStyle w:val="hljs-params"/>
          <w:rFonts w:ascii="Consolas" w:hAnsi="Consolas"/>
          <w:color w:val="5C2699"/>
        </w:rPr>
        <w:t>(</w:t>
      </w:r>
      <w:r>
        <w:rPr>
          <w:rStyle w:val="hljs-builtin"/>
          <w:rFonts w:ascii="Consolas" w:hAnsi="Consolas"/>
          <w:color w:val="5C2699"/>
        </w:rPr>
        <w:t>vector</w:t>
      </w:r>
      <w:r>
        <w:rPr>
          <w:rStyle w:val="hljs-params"/>
          <w:rFonts w:ascii="Consolas" w:hAnsi="Consolas"/>
          <w:color w:val="5C2699"/>
        </w:rPr>
        <w:t>&lt;</w:t>
      </w:r>
      <w:r>
        <w:rPr>
          <w:rStyle w:val="hljs-keyword"/>
          <w:rFonts w:ascii="Consolas" w:hAnsi="Consolas"/>
          <w:color w:val="AA0D91"/>
        </w:rPr>
        <w:t>int</w:t>
      </w:r>
      <w:r>
        <w:rPr>
          <w:rStyle w:val="hljs-params"/>
          <w:rFonts w:ascii="Consolas" w:hAnsi="Consolas"/>
          <w:color w:val="5C2699"/>
        </w:rPr>
        <w:t>&gt;&amp; nums)</w:t>
      </w:r>
      <w:r>
        <w:rPr>
          <w:rStyle w:val="hljs-function"/>
          <w:rFonts w:ascii="Consolas" w:hAnsi="Consolas"/>
          <w:color w:val="263238"/>
        </w:rPr>
        <w:t xml:space="preserve"> </w:t>
      </w:r>
      <w:r>
        <w:rPr>
          <w:rStyle w:val="HTMLCode"/>
          <w:rFonts w:ascii="Consolas" w:hAnsi="Consolas"/>
          <w:color w:val="263238"/>
        </w:rPr>
        <w:t>{</w:t>
      </w:r>
    </w:p>
    <w:p w14:paraId="13E1C86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t = </w:t>
      </w:r>
      <w:r>
        <w:rPr>
          <w:rStyle w:val="hljs-number"/>
          <w:rFonts w:ascii="Consolas" w:hAnsi="Consolas"/>
          <w:color w:val="1C00CF"/>
        </w:rPr>
        <w:t>0</w:t>
      </w:r>
      <w:r>
        <w:rPr>
          <w:rStyle w:val="HTMLCode"/>
          <w:rFonts w:ascii="Consolas" w:hAnsi="Consolas"/>
          <w:color w:val="263238"/>
        </w:rPr>
        <w:t xml:space="preserve">, a = </w:t>
      </w:r>
      <w:r>
        <w:rPr>
          <w:rStyle w:val="hljs-number"/>
          <w:rFonts w:ascii="Consolas" w:hAnsi="Consolas"/>
          <w:color w:val="1C00CF"/>
        </w:rPr>
        <w:t>0</w:t>
      </w:r>
      <w:r>
        <w:rPr>
          <w:rStyle w:val="HTMLCode"/>
          <w:rFonts w:ascii="Consolas" w:hAnsi="Consolas"/>
          <w:color w:val="263238"/>
        </w:rPr>
        <w:t xml:space="preserve">, b = </w:t>
      </w:r>
      <w:r>
        <w:rPr>
          <w:rStyle w:val="hljs-number"/>
          <w:rFonts w:ascii="Consolas" w:hAnsi="Consolas"/>
          <w:color w:val="1C00CF"/>
        </w:rPr>
        <w:t>0</w:t>
      </w:r>
      <w:r>
        <w:rPr>
          <w:rStyle w:val="HTMLCode"/>
          <w:rFonts w:ascii="Consolas" w:hAnsi="Consolas"/>
          <w:color w:val="263238"/>
        </w:rPr>
        <w:t>;</w:t>
      </w:r>
    </w:p>
    <w:p w14:paraId="57D22C2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i &lt; nums.size(); ++i) {</w:t>
      </w:r>
    </w:p>
    <w:p w14:paraId="34F49D00"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t = (a&amp;~b&amp;~nums[i]) | (~a&amp;b&amp;nums[i]);</w:t>
      </w:r>
    </w:p>
    <w:p w14:paraId="2737D1C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b = (~a&amp;b&amp;~nums[i]) | (~a&amp;~b&amp;nums[i]);</w:t>
      </w:r>
    </w:p>
    <w:p w14:paraId="2376C14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a = t;</w:t>
      </w:r>
    </w:p>
    <w:p w14:paraId="1DE1139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EBA3391"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a | b;</w:t>
      </w:r>
    </w:p>
    <w:p w14:paraId="2859311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0BD436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77CEBC06" w14:textId="77777777" w:rsidR="00D57F0F" w:rsidRDefault="00D57F0F" w:rsidP="00D57F0F">
      <w:pPr>
        <w:pStyle w:val="Heading5"/>
        <w:shd w:val="clear" w:color="auto" w:fill="FFFFFF"/>
        <w:spacing w:before="0" w:after="120"/>
        <w:rPr>
          <w:rFonts w:ascii="Segoe UI" w:hAnsi="Segoe UI" w:cs="Segoe UI"/>
          <w:b/>
          <w:bCs/>
        </w:rPr>
      </w:pPr>
      <w:r>
        <w:rPr>
          <w:rFonts w:ascii="Segoe UI" w:hAnsi="Segoe UI" w:cs="Segoe UI"/>
          <w:b/>
          <w:bCs/>
        </w:rPr>
        <w:t>Maximum Product of Word Lengths</w:t>
      </w:r>
    </w:p>
    <w:p w14:paraId="51101F93"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Given a string array words, find the maximum value of length(word[i]) * length(word[j]) where the two words do not share common letters. You may assume that each word will contain only lower case letters. If no such two words exist, return 0.</w:t>
      </w:r>
    </w:p>
    <w:p w14:paraId="72983745" w14:textId="77777777" w:rsidR="00D57F0F" w:rsidRDefault="00D57F0F" w:rsidP="00D57F0F">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Example 1:</w:t>
      </w:r>
      <w:r>
        <w:rPr>
          <w:rFonts w:ascii="Segoe UI" w:hAnsi="Segoe UI" w:cs="Segoe UI"/>
          <w:color w:val="616161"/>
          <w:sz w:val="21"/>
          <w:szCs w:val="21"/>
        </w:rPr>
        <w:br/>
        <w:t>Given ["abcw", "baz", "foo", "bar", "xtfn", "abcdef"]</w:t>
      </w:r>
      <w:r>
        <w:rPr>
          <w:rFonts w:ascii="Segoe UI" w:hAnsi="Segoe UI" w:cs="Segoe UI"/>
          <w:color w:val="616161"/>
          <w:sz w:val="21"/>
          <w:szCs w:val="21"/>
        </w:rPr>
        <w:br/>
        <w:t>Return 16</w:t>
      </w:r>
      <w:r>
        <w:rPr>
          <w:rFonts w:ascii="Segoe UI" w:hAnsi="Segoe UI" w:cs="Segoe UI"/>
          <w:color w:val="616161"/>
          <w:sz w:val="21"/>
          <w:szCs w:val="21"/>
        </w:rPr>
        <w:br/>
        <w:t>The two words can be "abcw", "xtfn".</w:t>
      </w:r>
    </w:p>
    <w:p w14:paraId="548D4F58" w14:textId="77777777" w:rsidR="00D57F0F" w:rsidRDefault="00D57F0F" w:rsidP="00D57F0F">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Example 2:</w:t>
      </w:r>
      <w:r>
        <w:rPr>
          <w:rFonts w:ascii="Segoe UI" w:hAnsi="Segoe UI" w:cs="Segoe UI"/>
          <w:color w:val="616161"/>
          <w:sz w:val="21"/>
          <w:szCs w:val="21"/>
        </w:rPr>
        <w:br/>
        <w:t>Given ["a", "ab", "abc", "d", "cd", "bcd", "abcd"]</w:t>
      </w:r>
      <w:r>
        <w:rPr>
          <w:rFonts w:ascii="Segoe UI" w:hAnsi="Segoe UI" w:cs="Segoe UI"/>
          <w:color w:val="616161"/>
          <w:sz w:val="21"/>
          <w:szCs w:val="21"/>
        </w:rPr>
        <w:br/>
        <w:t>Return 4</w:t>
      </w:r>
      <w:r>
        <w:rPr>
          <w:rFonts w:ascii="Segoe UI" w:hAnsi="Segoe UI" w:cs="Segoe UI"/>
          <w:color w:val="616161"/>
          <w:sz w:val="21"/>
          <w:szCs w:val="21"/>
        </w:rPr>
        <w:br/>
        <w:t>The two words can be "ab", "cd".</w:t>
      </w:r>
    </w:p>
    <w:p w14:paraId="4C29D7C8" w14:textId="77777777" w:rsidR="00D57F0F" w:rsidRDefault="00D57F0F" w:rsidP="00D57F0F">
      <w:pPr>
        <w:pStyle w:val="NormalWeb"/>
        <w:shd w:val="clear" w:color="auto" w:fill="FFFFFF"/>
        <w:spacing w:before="0" w:beforeAutospacing="0" w:after="240" w:afterAutospacing="0"/>
        <w:rPr>
          <w:rFonts w:ascii="Segoe UI" w:hAnsi="Segoe UI" w:cs="Segoe UI"/>
          <w:color w:val="616161"/>
          <w:sz w:val="21"/>
          <w:szCs w:val="21"/>
        </w:rPr>
      </w:pPr>
      <w:r>
        <w:rPr>
          <w:rFonts w:ascii="Segoe UI" w:hAnsi="Segoe UI" w:cs="Segoe UI"/>
          <w:color w:val="616161"/>
          <w:sz w:val="21"/>
          <w:szCs w:val="21"/>
        </w:rPr>
        <w:t>Example 3:</w:t>
      </w:r>
      <w:r>
        <w:rPr>
          <w:rFonts w:ascii="Segoe UI" w:hAnsi="Segoe UI" w:cs="Segoe UI"/>
          <w:color w:val="616161"/>
          <w:sz w:val="21"/>
          <w:szCs w:val="21"/>
        </w:rPr>
        <w:br/>
        <w:t>Given ["a", "aa", "aaa", "aaaa"]</w:t>
      </w:r>
      <w:r>
        <w:rPr>
          <w:rFonts w:ascii="Segoe UI" w:hAnsi="Segoe UI" w:cs="Segoe UI"/>
          <w:color w:val="616161"/>
          <w:sz w:val="21"/>
          <w:szCs w:val="21"/>
        </w:rPr>
        <w:br/>
        <w:t>Return 0</w:t>
      </w:r>
      <w:r>
        <w:rPr>
          <w:rFonts w:ascii="Segoe UI" w:hAnsi="Segoe UI" w:cs="Segoe UI"/>
          <w:color w:val="616161"/>
          <w:sz w:val="21"/>
          <w:szCs w:val="21"/>
        </w:rPr>
        <w:br/>
        <w:t>No such pair of words.</w:t>
      </w:r>
    </w:p>
    <w:p w14:paraId="7C47F44F" w14:textId="77777777" w:rsidR="00D57F0F" w:rsidRDefault="00D57F0F" w:rsidP="00D57F0F">
      <w:pPr>
        <w:pStyle w:val="Heading6"/>
        <w:shd w:val="clear" w:color="auto" w:fill="FFFFFF"/>
        <w:spacing w:before="0" w:after="120"/>
        <w:rPr>
          <w:rFonts w:ascii="Segoe UI" w:hAnsi="Segoe UI" w:cs="Segoe UI"/>
          <w:color w:val="auto"/>
          <w:sz w:val="15"/>
          <w:szCs w:val="15"/>
        </w:rPr>
      </w:pPr>
      <w:r>
        <w:rPr>
          <w:rFonts w:ascii="Segoe UI" w:hAnsi="Segoe UI" w:cs="Segoe UI"/>
          <w:b/>
          <w:bCs/>
        </w:rPr>
        <w:lastRenderedPageBreak/>
        <w:t>Solution</w:t>
      </w:r>
    </w:p>
    <w:p w14:paraId="6F74870A"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Since we are going to use the length of the word very frequently and we are to compare the letters of two words checking whether they have some letters in common:</w:t>
      </w:r>
    </w:p>
    <w:p w14:paraId="646D6CB6" w14:textId="77777777" w:rsidR="00D57F0F" w:rsidRDefault="00D57F0F" w:rsidP="00A0090B">
      <w:pPr>
        <w:numPr>
          <w:ilvl w:val="0"/>
          <w:numId w:val="24"/>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using an array of int to pre-store the length of each word reducing the frequently </w:t>
      </w:r>
      <w:r>
        <w:rPr>
          <w:rStyle w:val="Emphasis"/>
          <w:rFonts w:ascii="Segoe UI" w:hAnsi="Segoe UI" w:cs="Segoe UI"/>
          <w:color w:val="424242"/>
          <w:sz w:val="21"/>
          <w:szCs w:val="21"/>
        </w:rPr>
        <w:t>measuring</w:t>
      </w:r>
      <w:r>
        <w:rPr>
          <w:rFonts w:ascii="Segoe UI" w:hAnsi="Segoe UI" w:cs="Segoe UI"/>
          <w:color w:val="424242"/>
          <w:sz w:val="21"/>
          <w:szCs w:val="21"/>
        </w:rPr>
        <w:t> process;</w:t>
      </w:r>
    </w:p>
    <w:p w14:paraId="54F0797A" w14:textId="77777777" w:rsidR="00D57F0F" w:rsidRDefault="00D57F0F" w:rsidP="00A0090B">
      <w:pPr>
        <w:numPr>
          <w:ilvl w:val="0"/>
          <w:numId w:val="24"/>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int has 4 bytes, a 32-bit type, and there are only 26 different letters, so we can just use one bit to indicate the existence of the letter in a word.</w:t>
      </w:r>
    </w:p>
    <w:p w14:paraId="287124B9"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int</w:t>
      </w:r>
      <w:r>
        <w:rPr>
          <w:rStyle w:val="hljs-function"/>
          <w:rFonts w:ascii="Consolas" w:hAnsi="Consolas"/>
          <w:color w:val="263238"/>
        </w:rPr>
        <w:t xml:space="preserve"> </w:t>
      </w:r>
      <w:r>
        <w:rPr>
          <w:rStyle w:val="hljs-title"/>
          <w:rFonts w:ascii="Consolas" w:hAnsi="Consolas"/>
          <w:color w:val="1C00CF"/>
        </w:rPr>
        <w:t>maxProduct</w:t>
      </w:r>
      <w:r>
        <w:rPr>
          <w:rStyle w:val="hljs-params"/>
          <w:rFonts w:ascii="Consolas" w:hAnsi="Consolas"/>
          <w:color w:val="5C2699"/>
        </w:rPr>
        <w:t>(</w:t>
      </w:r>
      <w:r>
        <w:rPr>
          <w:rStyle w:val="hljs-builtin"/>
          <w:rFonts w:ascii="Consolas" w:hAnsi="Consolas"/>
          <w:color w:val="5C2699"/>
        </w:rPr>
        <w:t>vector</w:t>
      </w:r>
      <w:r>
        <w:rPr>
          <w:rStyle w:val="hljs-params"/>
          <w:rFonts w:ascii="Consolas" w:hAnsi="Consolas"/>
          <w:color w:val="5C2699"/>
        </w:rPr>
        <w:t>&lt;</w:t>
      </w:r>
      <w:r>
        <w:rPr>
          <w:rStyle w:val="hljs-builtin"/>
          <w:rFonts w:ascii="Consolas" w:hAnsi="Consolas"/>
          <w:color w:val="5C2699"/>
        </w:rPr>
        <w:t>string</w:t>
      </w:r>
      <w:r>
        <w:rPr>
          <w:rStyle w:val="hljs-params"/>
          <w:rFonts w:ascii="Consolas" w:hAnsi="Consolas"/>
          <w:color w:val="5C2699"/>
        </w:rPr>
        <w:t>&gt;&amp; words)</w:t>
      </w:r>
      <w:r>
        <w:rPr>
          <w:rStyle w:val="hljs-function"/>
          <w:rFonts w:ascii="Consolas" w:hAnsi="Consolas"/>
          <w:color w:val="263238"/>
        </w:rPr>
        <w:t xml:space="preserve"> </w:t>
      </w:r>
      <w:r>
        <w:rPr>
          <w:rStyle w:val="HTMLCode"/>
          <w:rFonts w:ascii="Consolas" w:hAnsi="Consolas"/>
          <w:color w:val="263238"/>
        </w:rPr>
        <w:t>{</w:t>
      </w:r>
    </w:p>
    <w:p w14:paraId="179A9A2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vector</w:t>
      </w:r>
      <w:r>
        <w:rPr>
          <w:rStyle w:val="hljs-function"/>
          <w:rFonts w:ascii="Consolas" w:hAnsi="Consolas"/>
          <w:color w:val="263238"/>
        </w:rPr>
        <w:t>&lt;</w:t>
      </w:r>
      <w:r>
        <w:rPr>
          <w:rStyle w:val="hljs-keyword"/>
          <w:rFonts w:ascii="Consolas" w:hAnsi="Consolas"/>
          <w:color w:val="AA0D91"/>
        </w:rPr>
        <w:t>int</w:t>
      </w:r>
      <w:r>
        <w:rPr>
          <w:rStyle w:val="hljs-function"/>
          <w:rFonts w:ascii="Consolas" w:hAnsi="Consolas"/>
          <w:color w:val="263238"/>
        </w:rPr>
        <w:t xml:space="preserve">&gt; </w:t>
      </w:r>
      <w:r>
        <w:rPr>
          <w:rStyle w:val="hljs-title"/>
          <w:rFonts w:ascii="Consolas" w:hAnsi="Consolas"/>
          <w:color w:val="1C00CF"/>
        </w:rPr>
        <w:t>mask</w:t>
      </w:r>
      <w:r>
        <w:rPr>
          <w:rStyle w:val="hljs-params"/>
          <w:rFonts w:ascii="Consolas" w:hAnsi="Consolas"/>
          <w:color w:val="5C2699"/>
        </w:rPr>
        <w:t>(words.size())</w:t>
      </w:r>
      <w:r>
        <w:rPr>
          <w:rStyle w:val="HTMLCode"/>
          <w:rFonts w:ascii="Consolas" w:hAnsi="Consolas"/>
          <w:color w:val="263238"/>
        </w:rPr>
        <w:t>;</w:t>
      </w:r>
    </w:p>
    <w:p w14:paraId="2118DF4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vector</w:t>
      </w:r>
      <w:r>
        <w:rPr>
          <w:rStyle w:val="hljs-function"/>
          <w:rFonts w:ascii="Consolas" w:hAnsi="Consolas"/>
          <w:color w:val="263238"/>
        </w:rPr>
        <w:t>&lt;</w:t>
      </w:r>
      <w:r>
        <w:rPr>
          <w:rStyle w:val="hljs-keyword"/>
          <w:rFonts w:ascii="Consolas" w:hAnsi="Consolas"/>
          <w:color w:val="AA0D91"/>
        </w:rPr>
        <w:t>int</w:t>
      </w:r>
      <w:r>
        <w:rPr>
          <w:rStyle w:val="hljs-function"/>
          <w:rFonts w:ascii="Consolas" w:hAnsi="Consolas"/>
          <w:color w:val="263238"/>
        </w:rPr>
        <w:t xml:space="preserve">&gt; </w:t>
      </w:r>
      <w:r>
        <w:rPr>
          <w:rStyle w:val="hljs-title"/>
          <w:rFonts w:ascii="Consolas" w:hAnsi="Consolas"/>
          <w:color w:val="1C00CF"/>
        </w:rPr>
        <w:t>lens</w:t>
      </w:r>
      <w:r>
        <w:rPr>
          <w:rStyle w:val="hljs-params"/>
          <w:rFonts w:ascii="Consolas" w:hAnsi="Consolas"/>
          <w:color w:val="5C2699"/>
        </w:rPr>
        <w:t>(words.size())</w:t>
      </w:r>
      <w:r>
        <w:rPr>
          <w:rStyle w:val="HTMLCode"/>
          <w:rFonts w:ascii="Consolas" w:hAnsi="Consolas"/>
          <w:color w:val="263238"/>
        </w:rPr>
        <w:t>;</w:t>
      </w:r>
    </w:p>
    <w:p w14:paraId="523A6C1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i &lt; words.size(); ++i) lens[i] = words[i].length();</w:t>
      </w:r>
    </w:p>
    <w:p w14:paraId="2651FBF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result = </w:t>
      </w:r>
      <w:r>
        <w:rPr>
          <w:rStyle w:val="hljs-number"/>
          <w:rFonts w:ascii="Consolas" w:hAnsi="Consolas"/>
          <w:color w:val="1C00CF"/>
        </w:rPr>
        <w:t>0</w:t>
      </w:r>
      <w:r>
        <w:rPr>
          <w:rStyle w:val="HTMLCode"/>
          <w:rFonts w:ascii="Consolas" w:hAnsi="Consolas"/>
          <w:color w:val="263238"/>
        </w:rPr>
        <w:t>;</w:t>
      </w:r>
    </w:p>
    <w:p w14:paraId="323BD00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i=</w:t>
      </w:r>
      <w:r>
        <w:rPr>
          <w:rStyle w:val="hljs-number"/>
          <w:rFonts w:ascii="Consolas" w:hAnsi="Consolas"/>
          <w:color w:val="1C00CF"/>
        </w:rPr>
        <w:t>0</w:t>
      </w:r>
      <w:r>
        <w:rPr>
          <w:rStyle w:val="HTMLCode"/>
          <w:rFonts w:ascii="Consolas" w:hAnsi="Consolas"/>
          <w:color w:val="263238"/>
        </w:rPr>
        <w:t>; i&lt;words.size(); ++i) {</w:t>
      </w:r>
    </w:p>
    <w:p w14:paraId="3BA8773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r>
        <w:rPr>
          <w:rStyle w:val="hljs-keyword"/>
          <w:rFonts w:ascii="Consolas" w:hAnsi="Consolas"/>
          <w:color w:val="AA0D91"/>
        </w:rPr>
        <w:t>char</w:t>
      </w:r>
      <w:r>
        <w:rPr>
          <w:rStyle w:val="HTMLCode"/>
          <w:rFonts w:ascii="Consolas" w:hAnsi="Consolas"/>
          <w:color w:val="263238"/>
        </w:rPr>
        <w:t xml:space="preserve"> c : words[i])</w:t>
      </w:r>
    </w:p>
    <w:p w14:paraId="48F1FDD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mask[i] |= </w:t>
      </w:r>
      <w:r>
        <w:rPr>
          <w:rStyle w:val="hljs-number"/>
          <w:rFonts w:ascii="Consolas" w:hAnsi="Consolas"/>
          <w:color w:val="1C00CF"/>
        </w:rPr>
        <w:t>1</w:t>
      </w:r>
      <w:r>
        <w:rPr>
          <w:rStyle w:val="HTMLCode"/>
          <w:rFonts w:ascii="Consolas" w:hAnsi="Consolas"/>
          <w:color w:val="263238"/>
        </w:rPr>
        <w:t xml:space="preserve"> &lt;&lt; (c - </w:t>
      </w:r>
      <w:r>
        <w:rPr>
          <w:rStyle w:val="hljs-string"/>
          <w:rFonts w:ascii="Consolas" w:hAnsi="Consolas"/>
          <w:color w:val="C41A16"/>
        </w:rPr>
        <w:t>'a'</w:t>
      </w:r>
      <w:r>
        <w:rPr>
          <w:rStyle w:val="HTMLCode"/>
          <w:rFonts w:ascii="Consolas" w:hAnsi="Consolas"/>
          <w:color w:val="263238"/>
        </w:rPr>
        <w:t>);</w:t>
      </w:r>
    </w:p>
    <w:p w14:paraId="06A4669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j=</w:t>
      </w:r>
      <w:r>
        <w:rPr>
          <w:rStyle w:val="hljs-number"/>
          <w:rFonts w:ascii="Consolas" w:hAnsi="Consolas"/>
          <w:color w:val="1C00CF"/>
        </w:rPr>
        <w:t>0</w:t>
      </w:r>
      <w:r>
        <w:rPr>
          <w:rStyle w:val="HTMLCode"/>
          <w:rFonts w:ascii="Consolas" w:hAnsi="Consolas"/>
          <w:color w:val="263238"/>
        </w:rPr>
        <w:t>; j&lt;i; ++j)</w:t>
      </w:r>
    </w:p>
    <w:p w14:paraId="6C018DBE"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(!(mask[i] &amp; mask[j]))</w:t>
      </w:r>
    </w:p>
    <w:p w14:paraId="12A7A3C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result = max(result, lens[i]*lens[j]);</w:t>
      </w:r>
    </w:p>
    <w:p w14:paraId="444265DA"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24A394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result;</w:t>
      </w:r>
    </w:p>
    <w:p w14:paraId="34836362"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2F88683D" w14:textId="77777777" w:rsidR="00D57F0F" w:rsidRDefault="00D57F0F" w:rsidP="00D57F0F">
      <w:pPr>
        <w:pStyle w:val="Heading4"/>
        <w:shd w:val="clear" w:color="auto" w:fill="FFFFFF"/>
        <w:spacing w:before="0" w:after="120"/>
        <w:rPr>
          <w:rFonts w:ascii="Segoe UI" w:hAnsi="Segoe UI" w:cs="Segoe UI"/>
          <w:color w:val="auto"/>
          <w:sz w:val="21"/>
          <w:szCs w:val="21"/>
        </w:rPr>
      </w:pPr>
      <w:r>
        <w:rPr>
          <w:rFonts w:ascii="Segoe UI" w:hAnsi="Segoe UI" w:cs="Segoe UI"/>
          <w:b/>
          <w:bCs/>
          <w:sz w:val="21"/>
          <w:szCs w:val="21"/>
        </w:rPr>
        <w:t>Attention</w:t>
      </w:r>
    </w:p>
    <w:p w14:paraId="1F13CA7F" w14:textId="77777777" w:rsidR="00D57F0F" w:rsidRDefault="00D57F0F" w:rsidP="00A0090B">
      <w:pPr>
        <w:numPr>
          <w:ilvl w:val="0"/>
          <w:numId w:val="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result after shifting left(or right) too much is undefined</w:t>
      </w:r>
    </w:p>
    <w:p w14:paraId="554C37E9" w14:textId="77777777" w:rsidR="00D57F0F" w:rsidRDefault="00D57F0F" w:rsidP="00A0090B">
      <w:pPr>
        <w:numPr>
          <w:ilvl w:val="0"/>
          <w:numId w:val="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right shifting operations on negative values are undefined</w:t>
      </w:r>
    </w:p>
    <w:p w14:paraId="6809D450" w14:textId="77777777" w:rsidR="00D57F0F" w:rsidRDefault="00D57F0F" w:rsidP="00A0090B">
      <w:pPr>
        <w:numPr>
          <w:ilvl w:val="0"/>
          <w:numId w:val="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right operand in shifting should be non-negative, otherwise the result is undefined</w:t>
      </w:r>
    </w:p>
    <w:p w14:paraId="5C22E5C4" w14:textId="77777777" w:rsidR="00D57F0F" w:rsidRDefault="00D57F0F" w:rsidP="00A0090B">
      <w:pPr>
        <w:numPr>
          <w:ilvl w:val="0"/>
          <w:numId w:val="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The &amp; and | operators have lower precedence than comparison operators</w:t>
      </w:r>
    </w:p>
    <w:p w14:paraId="41D56ED6" w14:textId="77777777" w:rsidR="00D57F0F" w:rsidRDefault="00D57F0F" w:rsidP="00D57F0F">
      <w:pPr>
        <w:pStyle w:val="Heading3"/>
        <w:shd w:val="clear" w:color="auto" w:fill="FFFFFF"/>
        <w:spacing w:before="0" w:after="120"/>
        <w:rPr>
          <w:rFonts w:ascii="Segoe UI" w:hAnsi="Segoe UI" w:cs="Segoe UI"/>
          <w:color w:val="auto"/>
          <w:sz w:val="27"/>
          <w:szCs w:val="27"/>
        </w:rPr>
      </w:pPr>
      <w:r>
        <w:rPr>
          <w:rFonts w:ascii="Segoe UI" w:hAnsi="Segoe UI" w:cs="Segoe UI"/>
          <w:b/>
          <w:bCs/>
        </w:rPr>
        <w:t>Sets</w:t>
      </w:r>
    </w:p>
    <w:p w14:paraId="3409F164"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All the subsets</w:t>
      </w:r>
      <w:r>
        <w:rPr>
          <w:rFonts w:ascii="Segoe UI" w:hAnsi="Segoe UI" w:cs="Segoe UI"/>
          <w:color w:val="424242"/>
          <w:sz w:val="21"/>
          <w:szCs w:val="21"/>
        </w:rPr>
        <w:br/>
        <w:t>A big advantage of bit manipulation is that it is trivial to iterate over all the subsets of an N-element set: every N-bit value represents some subset. Even better, </w:t>
      </w:r>
      <w:r>
        <w:rPr>
          <w:rStyle w:val="HTMLCode"/>
          <w:color w:val="546E7A"/>
          <w:shd w:val="clear" w:color="auto" w:fill="F7F9FA"/>
        </w:rPr>
        <w:t xml:space="preserve">if A is a subset of B then the </w:t>
      </w:r>
      <w:r>
        <w:rPr>
          <w:rStyle w:val="HTMLCode"/>
          <w:color w:val="546E7A"/>
          <w:shd w:val="clear" w:color="auto" w:fill="F7F9FA"/>
        </w:rPr>
        <w:lastRenderedPageBreak/>
        <w:t>number representing A is less than that representing B</w:t>
      </w:r>
      <w:r>
        <w:rPr>
          <w:rFonts w:ascii="Segoe UI" w:hAnsi="Segoe UI" w:cs="Segoe UI"/>
          <w:color w:val="424242"/>
          <w:sz w:val="21"/>
          <w:szCs w:val="21"/>
        </w:rPr>
        <w:t>, which is convenient for some dynamic programming solutions.</w:t>
      </w:r>
    </w:p>
    <w:p w14:paraId="7C7E6782"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It is also possible to iterate over all the subsets of a particular subset (represented by a bit pattern), provided that you don’t mind visiting them in reverse order (if this is problematic, put them in a list as they’re generated, then walk the list backwards). The trick is similar to that for finding the lowest bit in a number. If we subtract 1 from a subset, then the lowest set element is cleared, and every lower element is set. However, we only want to set those lower elements that are in the superset. So the iteration step is just </w:t>
      </w:r>
      <w:r>
        <w:rPr>
          <w:rStyle w:val="HTMLCode"/>
          <w:color w:val="546E7A"/>
          <w:shd w:val="clear" w:color="auto" w:fill="F7F9FA"/>
        </w:rPr>
        <w:t>i = (i - 1) &amp; superset</w:t>
      </w:r>
      <w:r>
        <w:rPr>
          <w:rFonts w:ascii="Segoe UI" w:hAnsi="Segoe UI" w:cs="Segoe UI"/>
          <w:color w:val="424242"/>
          <w:sz w:val="21"/>
          <w:szCs w:val="21"/>
        </w:rPr>
        <w:t>.</w:t>
      </w:r>
    </w:p>
    <w:p w14:paraId="1855F2CB" w14:textId="77777777" w:rsidR="00D57F0F" w:rsidRDefault="00D57F0F" w:rsidP="00D57F0F">
      <w:pPr>
        <w:pStyle w:val="HTMLPreformatted"/>
        <w:shd w:val="clear" w:color="auto" w:fill="F7F9FA"/>
        <w:spacing w:after="240"/>
        <w:rPr>
          <w:rStyle w:val="HTMLCode"/>
          <w:rFonts w:ascii="Consolas" w:hAnsi="Consolas"/>
          <w:color w:val="263238"/>
        </w:rPr>
      </w:pPr>
      <w:r>
        <w:rPr>
          <w:rStyle w:val="hljs-builtin"/>
          <w:rFonts w:ascii="Consolas" w:hAnsi="Consolas"/>
          <w:color w:val="5C2699"/>
        </w:rPr>
        <w:t>vector</w:t>
      </w:r>
      <w:r>
        <w:rPr>
          <w:rStyle w:val="HTMLCode"/>
          <w:rFonts w:ascii="Consolas" w:hAnsi="Consolas"/>
          <w:color w:val="263238"/>
        </w:rPr>
        <w:t>&lt;</w:t>
      </w:r>
      <w:r>
        <w:rPr>
          <w:rStyle w:val="hljs-builtin"/>
          <w:rFonts w:ascii="Consolas" w:hAnsi="Consolas"/>
          <w:color w:val="5C2699"/>
        </w:rPr>
        <w:t>vector</w:t>
      </w:r>
      <w:r>
        <w:rPr>
          <w:rStyle w:val="HTMLCode"/>
          <w:rFonts w:ascii="Consolas" w:hAnsi="Consolas"/>
          <w:color w:val="263238"/>
        </w:rPr>
        <w:t>&lt;</w:t>
      </w:r>
      <w:r>
        <w:rPr>
          <w:rStyle w:val="hljs-keyword"/>
          <w:rFonts w:ascii="Consolas" w:hAnsi="Consolas"/>
          <w:color w:val="AA0D91"/>
        </w:rPr>
        <w:t>int</w:t>
      </w:r>
      <w:r>
        <w:rPr>
          <w:rStyle w:val="HTMLCode"/>
          <w:rFonts w:ascii="Consolas" w:hAnsi="Consolas"/>
          <w:color w:val="263238"/>
        </w:rPr>
        <w:t>&gt;&gt; subsets(</w:t>
      </w:r>
      <w:r>
        <w:rPr>
          <w:rStyle w:val="hljs-builtin"/>
          <w:rFonts w:ascii="Consolas" w:hAnsi="Consolas"/>
          <w:color w:val="5C2699"/>
        </w:rPr>
        <w:t>vector</w:t>
      </w:r>
      <w:r>
        <w:rPr>
          <w:rStyle w:val="HTMLCode"/>
          <w:rFonts w:ascii="Consolas" w:hAnsi="Consolas"/>
          <w:color w:val="263238"/>
        </w:rPr>
        <w:t>&lt;</w:t>
      </w:r>
      <w:r>
        <w:rPr>
          <w:rStyle w:val="hljs-keyword"/>
          <w:rFonts w:ascii="Consolas" w:hAnsi="Consolas"/>
          <w:color w:val="AA0D91"/>
        </w:rPr>
        <w:t>int</w:t>
      </w:r>
      <w:r>
        <w:rPr>
          <w:rStyle w:val="HTMLCode"/>
          <w:rFonts w:ascii="Consolas" w:hAnsi="Consolas"/>
          <w:color w:val="263238"/>
        </w:rPr>
        <w:t>&gt;&amp; nums) {</w:t>
      </w:r>
    </w:p>
    <w:p w14:paraId="3450264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vector</w:t>
      </w:r>
      <w:r>
        <w:rPr>
          <w:rStyle w:val="HTMLCode"/>
          <w:rFonts w:ascii="Consolas" w:hAnsi="Consolas"/>
          <w:color w:val="263238"/>
        </w:rPr>
        <w:t>&lt;</w:t>
      </w:r>
      <w:r>
        <w:rPr>
          <w:rStyle w:val="hljs-builtin"/>
          <w:rFonts w:ascii="Consolas" w:hAnsi="Consolas"/>
          <w:color w:val="5C2699"/>
        </w:rPr>
        <w:t>vector</w:t>
      </w:r>
      <w:r>
        <w:rPr>
          <w:rStyle w:val="HTMLCode"/>
          <w:rFonts w:ascii="Consolas" w:hAnsi="Consolas"/>
          <w:color w:val="263238"/>
        </w:rPr>
        <w:t>&lt;</w:t>
      </w:r>
      <w:r>
        <w:rPr>
          <w:rStyle w:val="hljs-keyword"/>
          <w:rFonts w:ascii="Consolas" w:hAnsi="Consolas"/>
          <w:color w:val="AA0D91"/>
        </w:rPr>
        <w:t>int</w:t>
      </w:r>
      <w:r>
        <w:rPr>
          <w:rStyle w:val="HTMLCode"/>
          <w:rFonts w:ascii="Consolas" w:hAnsi="Consolas"/>
          <w:color w:val="263238"/>
        </w:rPr>
        <w:t>&gt;&gt; vv;</w:t>
      </w:r>
    </w:p>
    <w:p w14:paraId="01D9EF3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size = nums.size(); </w:t>
      </w:r>
    </w:p>
    <w:p w14:paraId="20BA5D3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(size == </w:t>
      </w:r>
      <w:r>
        <w:rPr>
          <w:rStyle w:val="hljs-number"/>
          <w:rFonts w:ascii="Consolas" w:hAnsi="Consolas"/>
          <w:color w:val="1C00CF"/>
        </w:rPr>
        <w:t>0</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vv;</w:t>
      </w:r>
    </w:p>
    <w:p w14:paraId="28968064"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num = </w:t>
      </w:r>
      <w:r>
        <w:rPr>
          <w:rStyle w:val="hljs-number"/>
          <w:rFonts w:ascii="Consolas" w:hAnsi="Consolas"/>
          <w:color w:val="1C00CF"/>
        </w:rPr>
        <w:t>1</w:t>
      </w:r>
      <w:r>
        <w:rPr>
          <w:rStyle w:val="HTMLCode"/>
          <w:rFonts w:ascii="Consolas" w:hAnsi="Consolas"/>
          <w:color w:val="263238"/>
        </w:rPr>
        <w:t xml:space="preserve"> &lt;&lt; size;</w:t>
      </w:r>
    </w:p>
    <w:p w14:paraId="30C8476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vv.resize(num);</w:t>
      </w:r>
    </w:p>
    <w:p w14:paraId="0E683AC6"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i = </w:t>
      </w:r>
      <w:r>
        <w:rPr>
          <w:rStyle w:val="hljs-number"/>
          <w:rFonts w:ascii="Consolas" w:hAnsi="Consolas"/>
          <w:color w:val="1C00CF"/>
        </w:rPr>
        <w:t>0</w:t>
      </w:r>
      <w:r>
        <w:rPr>
          <w:rStyle w:val="HTMLCode"/>
          <w:rFonts w:ascii="Consolas" w:hAnsi="Consolas"/>
          <w:color w:val="263238"/>
        </w:rPr>
        <w:t>; i &lt; num; ++i) {</w:t>
      </w:r>
    </w:p>
    <w:p w14:paraId="4FA3772D"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w:t>
      </w:r>
      <w:r>
        <w:rPr>
          <w:rStyle w:val="hljs-keyword"/>
          <w:rFonts w:ascii="Consolas" w:hAnsi="Consolas"/>
          <w:color w:val="AA0D91"/>
        </w:rPr>
        <w:t>int</w:t>
      </w:r>
      <w:r>
        <w:rPr>
          <w:rStyle w:val="HTMLCode"/>
          <w:rFonts w:ascii="Consolas" w:hAnsi="Consolas"/>
          <w:color w:val="263238"/>
        </w:rPr>
        <w:t xml:space="preserve"> j = </w:t>
      </w:r>
      <w:r>
        <w:rPr>
          <w:rStyle w:val="hljs-number"/>
          <w:rFonts w:ascii="Consolas" w:hAnsi="Consolas"/>
          <w:color w:val="1C00CF"/>
        </w:rPr>
        <w:t>0</w:t>
      </w:r>
      <w:r>
        <w:rPr>
          <w:rStyle w:val="HTMLCode"/>
          <w:rFonts w:ascii="Consolas" w:hAnsi="Consolas"/>
          <w:color w:val="263238"/>
        </w:rPr>
        <w:t>; j &lt; size; ++j)</w:t>
      </w:r>
    </w:p>
    <w:p w14:paraId="4D1FCA7F"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 xml:space="preserve">&lt;&lt;j) &amp; i) vv[i].push_back(nums[j]);   </w:t>
      </w:r>
    </w:p>
    <w:p w14:paraId="57A8391C"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6BA3D23E"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vv;</w:t>
      </w:r>
    </w:p>
    <w:p w14:paraId="06C58405"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62667214"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Actually there are two more methods to handle this using </w:t>
      </w:r>
      <w:r>
        <w:rPr>
          <w:rStyle w:val="HTMLCode"/>
          <w:color w:val="546E7A"/>
          <w:shd w:val="clear" w:color="auto" w:fill="F7F9FA"/>
        </w:rPr>
        <w:t>recursion</w:t>
      </w:r>
      <w:r>
        <w:rPr>
          <w:rFonts w:ascii="Segoe UI" w:hAnsi="Segoe UI" w:cs="Segoe UI"/>
          <w:color w:val="424242"/>
          <w:sz w:val="21"/>
          <w:szCs w:val="21"/>
        </w:rPr>
        <w:t> and </w:t>
      </w:r>
      <w:r>
        <w:rPr>
          <w:rStyle w:val="HTMLCode"/>
          <w:color w:val="546E7A"/>
          <w:shd w:val="clear" w:color="auto" w:fill="F7F9FA"/>
        </w:rPr>
        <w:t>iteration</w:t>
      </w:r>
      <w:r>
        <w:rPr>
          <w:rFonts w:ascii="Segoe UI" w:hAnsi="Segoe UI" w:cs="Segoe UI"/>
          <w:color w:val="424242"/>
          <w:sz w:val="21"/>
          <w:szCs w:val="21"/>
        </w:rPr>
        <w:t> respectively.</w:t>
      </w:r>
    </w:p>
    <w:p w14:paraId="0F33674C" w14:textId="77777777" w:rsidR="00D57F0F" w:rsidRDefault="00D57F0F" w:rsidP="00D57F0F">
      <w:pPr>
        <w:pStyle w:val="Heading3"/>
        <w:shd w:val="clear" w:color="auto" w:fill="FFFFFF"/>
        <w:spacing w:before="0" w:after="120"/>
        <w:rPr>
          <w:rFonts w:ascii="Segoe UI" w:hAnsi="Segoe UI" w:cs="Segoe UI"/>
          <w:color w:val="auto"/>
          <w:sz w:val="27"/>
          <w:szCs w:val="27"/>
        </w:rPr>
      </w:pPr>
      <w:r>
        <w:rPr>
          <w:rFonts w:ascii="Segoe UI" w:hAnsi="Segoe UI" w:cs="Segoe UI"/>
          <w:b/>
          <w:bCs/>
        </w:rPr>
        <w:t>Bitset</w:t>
      </w:r>
    </w:p>
    <w:p w14:paraId="420E9604" w14:textId="77777777" w:rsidR="00D57F0F" w:rsidRDefault="00D57F0F" w:rsidP="00D57F0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 </w:t>
      </w:r>
      <w:hyperlink r:id="rId86" w:history="1">
        <w:r>
          <w:rPr>
            <w:rStyle w:val="Hyperlink"/>
            <w:rFonts w:ascii="Segoe UI" w:hAnsi="Segoe UI" w:cs="Segoe UI"/>
            <w:color w:val="607D8B"/>
            <w:sz w:val="21"/>
            <w:szCs w:val="21"/>
          </w:rPr>
          <w:t>bitset</w:t>
        </w:r>
      </w:hyperlink>
      <w:r>
        <w:rPr>
          <w:rFonts w:ascii="Segoe UI" w:hAnsi="Segoe UI" w:cs="Segoe UI"/>
          <w:color w:val="424242"/>
          <w:sz w:val="21"/>
          <w:szCs w:val="21"/>
        </w:rPr>
        <w:t> stores bits (elements with only two possible values: 0 or 1, true or false, ...).</w:t>
      </w:r>
      <w:r>
        <w:rPr>
          <w:rFonts w:ascii="Segoe UI" w:hAnsi="Segoe UI" w:cs="Segoe UI"/>
          <w:color w:val="424242"/>
          <w:sz w:val="21"/>
          <w:szCs w:val="21"/>
        </w:rPr>
        <w:br/>
        <w:t>The class emulates an array of bool elements, but optimized for space allocation: generally, each element occupies only one bit (which, on most systems, is eight times less than the smallest elemental type: char).</w:t>
      </w:r>
    </w:p>
    <w:p w14:paraId="449DF543" w14:textId="77777777" w:rsidR="00D57F0F" w:rsidRDefault="00D57F0F" w:rsidP="00D57F0F">
      <w:pPr>
        <w:pStyle w:val="HTMLPreformatted"/>
        <w:shd w:val="clear" w:color="auto" w:fill="F7F9FA"/>
        <w:spacing w:after="240"/>
        <w:rPr>
          <w:rStyle w:val="HTMLCode"/>
          <w:rFonts w:ascii="Consolas" w:hAnsi="Consolas"/>
          <w:color w:val="263238"/>
        </w:rPr>
      </w:pPr>
      <w:r>
        <w:rPr>
          <w:rStyle w:val="hljs-comment"/>
          <w:rFonts w:ascii="Consolas" w:hAnsi="Consolas"/>
          <w:color w:val="006A00"/>
        </w:rPr>
        <w:t>// bitset::count</w:t>
      </w:r>
    </w:p>
    <w:p w14:paraId="7AD6F50F" w14:textId="77777777" w:rsidR="00D57F0F" w:rsidRDefault="00D57F0F" w:rsidP="00D57F0F">
      <w:pPr>
        <w:pStyle w:val="HTMLPreformatted"/>
        <w:shd w:val="clear" w:color="auto" w:fill="F7F9FA"/>
        <w:spacing w:after="240"/>
        <w:rPr>
          <w:rStyle w:val="HTMLCode"/>
          <w:rFonts w:ascii="Consolas" w:hAnsi="Consolas"/>
          <w:color w:val="263238"/>
        </w:rPr>
      </w:pPr>
      <w:r>
        <w:rPr>
          <w:rStyle w:val="hljs-meta"/>
          <w:rFonts w:ascii="Consolas" w:hAnsi="Consolas"/>
          <w:color w:val="1C00CF"/>
        </w:rPr>
        <w:t>#</w:t>
      </w:r>
      <w:r>
        <w:rPr>
          <w:rStyle w:val="hljs-meta-keyword"/>
          <w:rFonts w:ascii="Consolas" w:hAnsi="Consolas"/>
          <w:color w:val="1C00CF"/>
        </w:rPr>
        <w:t>include</w:t>
      </w:r>
      <w:r>
        <w:rPr>
          <w:rStyle w:val="hljs-meta"/>
          <w:rFonts w:ascii="Consolas" w:hAnsi="Consolas"/>
          <w:color w:val="1C00CF"/>
        </w:rPr>
        <w:t xml:space="preserve"> </w:t>
      </w:r>
      <w:r>
        <w:rPr>
          <w:rStyle w:val="hljs-meta-string"/>
          <w:rFonts w:ascii="Consolas" w:hAnsi="Consolas"/>
          <w:color w:val="1C00CF"/>
        </w:rPr>
        <w:t>&lt;iostream&gt;       // std::cout</w:t>
      </w:r>
    </w:p>
    <w:p w14:paraId="23844BF8" w14:textId="77777777" w:rsidR="00D57F0F" w:rsidRDefault="00D57F0F" w:rsidP="00D57F0F">
      <w:pPr>
        <w:pStyle w:val="HTMLPreformatted"/>
        <w:shd w:val="clear" w:color="auto" w:fill="F7F9FA"/>
        <w:spacing w:after="240"/>
        <w:rPr>
          <w:rStyle w:val="HTMLCode"/>
          <w:rFonts w:ascii="Consolas" w:hAnsi="Consolas"/>
          <w:color w:val="263238"/>
        </w:rPr>
      </w:pPr>
      <w:r>
        <w:rPr>
          <w:rStyle w:val="hljs-meta"/>
          <w:rFonts w:ascii="Consolas" w:hAnsi="Consolas"/>
          <w:color w:val="1C00CF"/>
        </w:rPr>
        <w:t>#</w:t>
      </w:r>
      <w:r>
        <w:rPr>
          <w:rStyle w:val="hljs-meta-keyword"/>
          <w:rFonts w:ascii="Consolas" w:hAnsi="Consolas"/>
          <w:color w:val="1C00CF"/>
        </w:rPr>
        <w:t>include</w:t>
      </w:r>
      <w:r>
        <w:rPr>
          <w:rStyle w:val="hljs-meta"/>
          <w:rFonts w:ascii="Consolas" w:hAnsi="Consolas"/>
          <w:color w:val="1C00CF"/>
        </w:rPr>
        <w:t xml:space="preserve"> </w:t>
      </w:r>
      <w:r>
        <w:rPr>
          <w:rStyle w:val="hljs-meta-string"/>
          <w:rFonts w:ascii="Consolas" w:hAnsi="Consolas"/>
          <w:color w:val="1C00CF"/>
        </w:rPr>
        <w:t>&lt;string&gt;         // std::string</w:t>
      </w:r>
    </w:p>
    <w:p w14:paraId="256324F7" w14:textId="77777777" w:rsidR="00D57F0F" w:rsidRDefault="00D57F0F" w:rsidP="00D57F0F">
      <w:pPr>
        <w:pStyle w:val="HTMLPreformatted"/>
        <w:shd w:val="clear" w:color="auto" w:fill="F7F9FA"/>
        <w:spacing w:after="240"/>
        <w:rPr>
          <w:rStyle w:val="HTMLCode"/>
          <w:rFonts w:ascii="Consolas" w:hAnsi="Consolas"/>
          <w:color w:val="263238"/>
        </w:rPr>
      </w:pPr>
      <w:r>
        <w:rPr>
          <w:rStyle w:val="hljs-meta"/>
          <w:rFonts w:ascii="Consolas" w:hAnsi="Consolas"/>
          <w:color w:val="1C00CF"/>
        </w:rPr>
        <w:t>#</w:t>
      </w:r>
      <w:r>
        <w:rPr>
          <w:rStyle w:val="hljs-meta-keyword"/>
          <w:rFonts w:ascii="Consolas" w:hAnsi="Consolas"/>
          <w:color w:val="1C00CF"/>
        </w:rPr>
        <w:t>include</w:t>
      </w:r>
      <w:r>
        <w:rPr>
          <w:rStyle w:val="hljs-meta"/>
          <w:rFonts w:ascii="Consolas" w:hAnsi="Consolas"/>
          <w:color w:val="1C00CF"/>
        </w:rPr>
        <w:t xml:space="preserve"> </w:t>
      </w:r>
      <w:r>
        <w:rPr>
          <w:rStyle w:val="hljs-meta-string"/>
          <w:rFonts w:ascii="Consolas" w:hAnsi="Consolas"/>
          <w:color w:val="1C00CF"/>
        </w:rPr>
        <w:t>&lt;bitset&gt;         // std::bitset</w:t>
      </w:r>
    </w:p>
    <w:p w14:paraId="678DD039" w14:textId="77777777" w:rsidR="00D57F0F" w:rsidRDefault="00D57F0F" w:rsidP="00D57F0F">
      <w:pPr>
        <w:pStyle w:val="HTMLPreformatted"/>
        <w:shd w:val="clear" w:color="auto" w:fill="F7F9FA"/>
        <w:spacing w:after="240"/>
        <w:rPr>
          <w:rStyle w:val="HTMLCode"/>
          <w:rFonts w:ascii="Consolas" w:hAnsi="Consolas"/>
          <w:color w:val="263238"/>
        </w:rPr>
      </w:pPr>
    </w:p>
    <w:p w14:paraId="467A1943" w14:textId="77777777" w:rsidR="00D57F0F" w:rsidRDefault="00D57F0F" w:rsidP="00D57F0F">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int</w:t>
      </w:r>
      <w:r>
        <w:rPr>
          <w:rStyle w:val="hljs-function"/>
          <w:rFonts w:ascii="Consolas" w:hAnsi="Consolas"/>
          <w:color w:val="263238"/>
        </w:rPr>
        <w:t xml:space="preserve"> </w:t>
      </w:r>
      <w:r>
        <w:rPr>
          <w:rStyle w:val="hljs-title"/>
          <w:rFonts w:ascii="Consolas" w:hAnsi="Consolas"/>
          <w:color w:val="1C00CF"/>
        </w:rPr>
        <w:t>main</w:t>
      </w:r>
      <w:r>
        <w:rPr>
          <w:rStyle w:val="hljs-function"/>
          <w:rFonts w:ascii="Consolas" w:hAnsi="Consolas"/>
          <w:color w:val="263238"/>
        </w:rPr>
        <w:t xml:space="preserve"> </w:t>
      </w:r>
      <w:r>
        <w:rPr>
          <w:rStyle w:val="hljs-params"/>
          <w:rFonts w:ascii="Consolas" w:hAnsi="Consolas"/>
          <w:color w:val="5C2699"/>
        </w:rPr>
        <w:t>()</w:t>
      </w:r>
      <w:r>
        <w:rPr>
          <w:rStyle w:val="hljs-function"/>
          <w:rFonts w:ascii="Consolas" w:hAnsi="Consolas"/>
          <w:color w:val="263238"/>
        </w:rPr>
        <w:t xml:space="preserve"> </w:t>
      </w:r>
      <w:r>
        <w:rPr>
          <w:rStyle w:val="HTMLCode"/>
          <w:rFonts w:ascii="Consolas" w:hAnsi="Consolas"/>
          <w:color w:val="263238"/>
        </w:rPr>
        <w:t>{</w:t>
      </w:r>
    </w:p>
    <w:p w14:paraId="5527F129"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std</w:t>
      </w:r>
      <w:r>
        <w:rPr>
          <w:rStyle w:val="hljs-function"/>
          <w:rFonts w:ascii="Consolas" w:hAnsi="Consolas"/>
          <w:color w:val="263238"/>
        </w:rPr>
        <w:t>::</w:t>
      </w:r>
      <w:r>
        <w:rPr>
          <w:rStyle w:val="hljs-builtin"/>
          <w:rFonts w:ascii="Consolas" w:hAnsi="Consolas"/>
          <w:color w:val="5C2699"/>
        </w:rPr>
        <w:t>bitset</w:t>
      </w:r>
      <w:r>
        <w:rPr>
          <w:rStyle w:val="hljs-function"/>
          <w:rFonts w:ascii="Consolas" w:hAnsi="Consolas"/>
          <w:color w:val="263238"/>
        </w:rPr>
        <w:t xml:space="preserve">&lt;8&gt; </w:t>
      </w:r>
      <w:r>
        <w:rPr>
          <w:rStyle w:val="hljs-title"/>
          <w:rFonts w:ascii="Consolas" w:hAnsi="Consolas"/>
          <w:color w:val="1C00CF"/>
        </w:rPr>
        <w:t>foo</w:t>
      </w:r>
      <w:r>
        <w:rPr>
          <w:rStyle w:val="hljs-function"/>
          <w:rFonts w:ascii="Consolas" w:hAnsi="Consolas"/>
          <w:color w:val="263238"/>
        </w:rPr>
        <w:t xml:space="preserve"> </w:t>
      </w:r>
      <w:r>
        <w:rPr>
          <w:rStyle w:val="hljs-params"/>
          <w:rFonts w:ascii="Consolas" w:hAnsi="Consolas"/>
          <w:color w:val="5C2699"/>
        </w:rPr>
        <w:t>(</w:t>
      </w:r>
      <w:r>
        <w:rPr>
          <w:rStyle w:val="hljs-builtin"/>
          <w:rFonts w:ascii="Consolas" w:hAnsi="Consolas"/>
          <w:color w:val="5C2699"/>
        </w:rPr>
        <w:t>std</w:t>
      </w:r>
      <w:r>
        <w:rPr>
          <w:rStyle w:val="hljs-params"/>
          <w:rFonts w:ascii="Consolas" w:hAnsi="Consolas"/>
          <w:color w:val="5C2699"/>
        </w:rPr>
        <w:t>::</w:t>
      </w:r>
      <w:r>
        <w:rPr>
          <w:rStyle w:val="hljs-builtin"/>
          <w:rFonts w:ascii="Consolas" w:hAnsi="Consolas"/>
          <w:color w:val="5C2699"/>
        </w:rPr>
        <w:t>string</w:t>
      </w:r>
      <w:r>
        <w:rPr>
          <w:rStyle w:val="hljs-params"/>
          <w:rFonts w:ascii="Consolas" w:hAnsi="Consolas"/>
          <w:color w:val="5C2699"/>
        </w:rPr>
        <w:t>(</w:t>
      </w:r>
      <w:r>
        <w:rPr>
          <w:rStyle w:val="hljs-string"/>
          <w:rFonts w:ascii="Consolas" w:hAnsi="Consolas"/>
          <w:color w:val="C41A16"/>
        </w:rPr>
        <w:t>"10110011"</w:t>
      </w:r>
      <w:r>
        <w:rPr>
          <w:rStyle w:val="hljs-params"/>
          <w:rFonts w:ascii="Consolas" w:hAnsi="Consolas"/>
          <w:color w:val="5C2699"/>
        </w:rPr>
        <w:t>))</w:t>
      </w:r>
      <w:r>
        <w:rPr>
          <w:rStyle w:val="HTMLCode"/>
          <w:rFonts w:ascii="Consolas" w:hAnsi="Consolas"/>
          <w:color w:val="263238"/>
        </w:rPr>
        <w:t>;</w:t>
      </w:r>
    </w:p>
    <w:p w14:paraId="785B9938"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std</w:t>
      </w:r>
      <w:r>
        <w:rPr>
          <w:rStyle w:val="HTMLCode"/>
          <w:rFonts w:ascii="Consolas" w:hAnsi="Consolas"/>
          <w:color w:val="263238"/>
        </w:rPr>
        <w:t>::</w:t>
      </w:r>
      <w:r>
        <w:rPr>
          <w:rStyle w:val="hljs-builtin"/>
          <w:rFonts w:ascii="Consolas" w:hAnsi="Consolas"/>
          <w:color w:val="5C2699"/>
        </w:rPr>
        <w:t>cout</w:t>
      </w:r>
      <w:r>
        <w:rPr>
          <w:rStyle w:val="HTMLCode"/>
          <w:rFonts w:ascii="Consolas" w:hAnsi="Consolas"/>
          <w:color w:val="263238"/>
        </w:rPr>
        <w:t xml:space="preserve"> &lt;&lt; foo &lt;&lt; </w:t>
      </w:r>
      <w:r>
        <w:rPr>
          <w:rStyle w:val="hljs-string"/>
          <w:rFonts w:ascii="Consolas" w:hAnsi="Consolas"/>
          <w:color w:val="C41A16"/>
        </w:rPr>
        <w:t>" has "</w:t>
      </w:r>
      <w:r>
        <w:rPr>
          <w:rStyle w:val="HTMLCode"/>
          <w:rFonts w:ascii="Consolas" w:hAnsi="Consolas"/>
          <w:color w:val="263238"/>
        </w:rPr>
        <w:t>;</w:t>
      </w:r>
    </w:p>
    <w:p w14:paraId="6D11E5B0"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std</w:t>
      </w:r>
      <w:r>
        <w:rPr>
          <w:rStyle w:val="HTMLCode"/>
          <w:rFonts w:ascii="Consolas" w:hAnsi="Consolas"/>
          <w:color w:val="263238"/>
        </w:rPr>
        <w:t>::</w:t>
      </w:r>
      <w:r>
        <w:rPr>
          <w:rStyle w:val="hljs-builtin"/>
          <w:rFonts w:ascii="Consolas" w:hAnsi="Consolas"/>
          <w:color w:val="5C2699"/>
        </w:rPr>
        <w:t>cout</w:t>
      </w:r>
      <w:r>
        <w:rPr>
          <w:rStyle w:val="HTMLCode"/>
          <w:rFonts w:ascii="Consolas" w:hAnsi="Consolas"/>
          <w:color w:val="263238"/>
        </w:rPr>
        <w:t xml:space="preserve"> &lt;&lt; foo.count() &lt;&lt; </w:t>
      </w:r>
      <w:r>
        <w:rPr>
          <w:rStyle w:val="hljs-string"/>
          <w:rFonts w:ascii="Consolas" w:hAnsi="Consolas"/>
          <w:color w:val="C41A16"/>
        </w:rPr>
        <w:t>" ones and "</w:t>
      </w:r>
      <w:r>
        <w:rPr>
          <w:rStyle w:val="HTMLCode"/>
          <w:rFonts w:ascii="Consolas" w:hAnsi="Consolas"/>
          <w:color w:val="263238"/>
        </w:rPr>
        <w:t>;</w:t>
      </w:r>
    </w:p>
    <w:p w14:paraId="62A583F3"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std</w:t>
      </w:r>
      <w:r>
        <w:rPr>
          <w:rStyle w:val="HTMLCode"/>
          <w:rFonts w:ascii="Consolas" w:hAnsi="Consolas"/>
          <w:color w:val="263238"/>
        </w:rPr>
        <w:t>::</w:t>
      </w:r>
      <w:r>
        <w:rPr>
          <w:rStyle w:val="hljs-builtin"/>
          <w:rFonts w:ascii="Consolas" w:hAnsi="Consolas"/>
          <w:color w:val="5C2699"/>
        </w:rPr>
        <w:t>cout</w:t>
      </w:r>
      <w:r>
        <w:rPr>
          <w:rStyle w:val="HTMLCode"/>
          <w:rFonts w:ascii="Consolas" w:hAnsi="Consolas"/>
          <w:color w:val="263238"/>
        </w:rPr>
        <w:t xml:space="preserve"> &lt;&lt; (foo.size()-foo.count()) &lt;&lt; </w:t>
      </w:r>
      <w:r>
        <w:rPr>
          <w:rStyle w:val="hljs-string"/>
          <w:rFonts w:ascii="Consolas" w:hAnsi="Consolas"/>
          <w:color w:val="C41A16"/>
        </w:rPr>
        <w:t>" zeros.\n"</w:t>
      </w:r>
      <w:r>
        <w:rPr>
          <w:rStyle w:val="HTMLCode"/>
          <w:rFonts w:ascii="Consolas" w:hAnsi="Consolas"/>
          <w:color w:val="263238"/>
        </w:rPr>
        <w:t>;</w:t>
      </w:r>
    </w:p>
    <w:p w14:paraId="02C3FA97" w14:textId="77777777" w:rsidR="00D57F0F" w:rsidRDefault="00D57F0F" w:rsidP="00D57F0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r>
        <w:rPr>
          <w:rStyle w:val="HTMLCode"/>
          <w:rFonts w:ascii="Consolas" w:hAnsi="Consolas"/>
          <w:color w:val="263238"/>
        </w:rPr>
        <w:t>;</w:t>
      </w:r>
    </w:p>
    <w:p w14:paraId="02224FAC" w14:textId="5C0F36BF" w:rsidR="00D57F0F" w:rsidRPr="00BC2D13" w:rsidRDefault="00D57F0F" w:rsidP="00BC2D13">
      <w:pPr>
        <w:pStyle w:val="HTMLPreformatted"/>
        <w:shd w:val="clear" w:color="auto" w:fill="F7F9FA"/>
        <w:spacing w:after="240"/>
        <w:rPr>
          <w:rFonts w:ascii="Consolas" w:hAnsi="Consolas"/>
          <w:color w:val="263238"/>
        </w:rPr>
      </w:pPr>
      <w:r>
        <w:rPr>
          <w:rStyle w:val="HTMLCode"/>
          <w:rFonts w:ascii="Consolas" w:hAnsi="Consolas"/>
          <w:color w:val="263238"/>
        </w:rPr>
        <w:t>}</w:t>
      </w:r>
    </w:p>
    <w:p w14:paraId="740B6A5C" w14:textId="3045BA8F" w:rsidR="00BC2D13" w:rsidRPr="00BC2D13" w:rsidRDefault="008664C5" w:rsidP="00BC2D1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177)</w:t>
      </w:r>
      <w:r w:rsidR="00BC2D13" w:rsidRPr="00BC2D13">
        <w:rPr>
          <w:rFonts w:ascii="Segoe UI" w:hAnsi="Segoe UI" w:cs="Segoe UI"/>
          <w:color w:val="263238"/>
          <w:sz w:val="21"/>
          <w:szCs w:val="21"/>
        </w:rPr>
        <w:t xml:space="preserve"> Given two integers </w:t>
      </w:r>
      <w:r w:rsidR="00BC2D13" w:rsidRPr="00BC2D13">
        <w:rPr>
          <w:rFonts w:ascii="Courier New" w:hAnsi="Courier New" w:cs="Courier New"/>
          <w:color w:val="546E7A"/>
          <w:sz w:val="20"/>
          <w:szCs w:val="20"/>
          <w:shd w:val="clear" w:color="auto" w:fill="F7F9FA"/>
        </w:rPr>
        <w:t>a</w:t>
      </w:r>
      <w:r w:rsidR="00BC2D13" w:rsidRPr="00BC2D13">
        <w:rPr>
          <w:rFonts w:ascii="Segoe UI" w:hAnsi="Segoe UI" w:cs="Segoe UI"/>
          <w:color w:val="263238"/>
          <w:sz w:val="21"/>
          <w:szCs w:val="21"/>
        </w:rPr>
        <w:t> and </w:t>
      </w:r>
      <w:r w:rsidR="00BC2D13" w:rsidRPr="00BC2D13">
        <w:rPr>
          <w:rFonts w:ascii="Courier New" w:hAnsi="Courier New" w:cs="Courier New"/>
          <w:color w:val="546E7A"/>
          <w:sz w:val="20"/>
          <w:szCs w:val="20"/>
          <w:shd w:val="clear" w:color="auto" w:fill="F7F9FA"/>
        </w:rPr>
        <w:t>b</w:t>
      </w:r>
      <w:r w:rsidR="00BC2D13" w:rsidRPr="00BC2D13">
        <w:rPr>
          <w:rFonts w:ascii="Segoe UI" w:hAnsi="Segoe UI" w:cs="Segoe UI"/>
          <w:color w:val="263238"/>
          <w:sz w:val="21"/>
          <w:szCs w:val="21"/>
        </w:rPr>
        <w:t>, return </w:t>
      </w:r>
      <w:r w:rsidR="00BC2D13" w:rsidRPr="00BC2D13">
        <w:rPr>
          <w:rFonts w:ascii="Segoe UI" w:hAnsi="Segoe UI" w:cs="Segoe UI"/>
          <w:i/>
          <w:iCs/>
          <w:color w:val="263238"/>
          <w:sz w:val="21"/>
          <w:szCs w:val="21"/>
        </w:rPr>
        <w:t>the sum of the two integers without using the operators</w:t>
      </w:r>
      <w:r w:rsidR="00BC2D13" w:rsidRPr="00BC2D13">
        <w:rPr>
          <w:rFonts w:ascii="Segoe UI" w:hAnsi="Segoe UI" w:cs="Segoe UI"/>
          <w:color w:val="263238"/>
          <w:sz w:val="21"/>
          <w:szCs w:val="21"/>
        </w:rPr>
        <w:t> </w:t>
      </w:r>
      <w:r w:rsidR="00BC2D13" w:rsidRPr="00BC2D13">
        <w:rPr>
          <w:rFonts w:ascii="Courier New" w:hAnsi="Courier New" w:cs="Courier New"/>
          <w:color w:val="546E7A"/>
          <w:sz w:val="20"/>
          <w:szCs w:val="20"/>
          <w:shd w:val="clear" w:color="auto" w:fill="F7F9FA"/>
        </w:rPr>
        <w:t>+</w:t>
      </w:r>
      <w:r w:rsidR="00BC2D13" w:rsidRPr="00BC2D13">
        <w:rPr>
          <w:rFonts w:ascii="Segoe UI" w:hAnsi="Segoe UI" w:cs="Segoe UI"/>
          <w:color w:val="263238"/>
          <w:sz w:val="21"/>
          <w:szCs w:val="21"/>
        </w:rPr>
        <w:t> </w:t>
      </w:r>
      <w:r w:rsidR="00BC2D13" w:rsidRPr="00BC2D13">
        <w:rPr>
          <w:rFonts w:ascii="Segoe UI" w:hAnsi="Segoe UI" w:cs="Segoe UI"/>
          <w:i/>
          <w:iCs/>
          <w:color w:val="263238"/>
          <w:sz w:val="21"/>
          <w:szCs w:val="21"/>
        </w:rPr>
        <w:t>and</w:t>
      </w:r>
      <w:r w:rsidR="00BC2D13" w:rsidRPr="00BC2D13">
        <w:rPr>
          <w:rFonts w:ascii="Segoe UI" w:hAnsi="Segoe UI" w:cs="Segoe UI"/>
          <w:color w:val="263238"/>
          <w:sz w:val="21"/>
          <w:szCs w:val="21"/>
        </w:rPr>
        <w:t> </w:t>
      </w:r>
      <w:r w:rsidR="00BC2D13" w:rsidRPr="00BC2D13">
        <w:rPr>
          <w:rFonts w:ascii="Courier New" w:hAnsi="Courier New" w:cs="Courier New"/>
          <w:color w:val="546E7A"/>
          <w:sz w:val="20"/>
          <w:szCs w:val="20"/>
          <w:shd w:val="clear" w:color="auto" w:fill="F7F9FA"/>
        </w:rPr>
        <w:t>-</w:t>
      </w:r>
      <w:r w:rsidR="00BC2D13" w:rsidRPr="00BC2D13">
        <w:rPr>
          <w:rFonts w:ascii="Segoe UI" w:hAnsi="Segoe UI" w:cs="Segoe UI"/>
          <w:color w:val="263238"/>
          <w:sz w:val="21"/>
          <w:szCs w:val="21"/>
        </w:rPr>
        <w:t>.</w:t>
      </w:r>
    </w:p>
    <w:p w14:paraId="74FC35D1" w14:textId="180191F1" w:rsidR="00BC2D13" w:rsidRPr="00BC2D13" w:rsidRDefault="00BC2D13" w:rsidP="00BC2D13">
      <w:pPr>
        <w:shd w:val="clear" w:color="auto" w:fill="FFFFFF"/>
        <w:spacing w:after="240" w:line="240" w:lineRule="auto"/>
        <w:rPr>
          <w:rFonts w:ascii="Segoe UI" w:eastAsia="Times New Roman" w:hAnsi="Segoe UI" w:cs="Segoe UI"/>
          <w:color w:val="263238"/>
          <w:sz w:val="21"/>
          <w:szCs w:val="21"/>
        </w:rPr>
      </w:pPr>
    </w:p>
    <w:p w14:paraId="0AA9906F" w14:textId="77777777" w:rsidR="00BC2D13" w:rsidRPr="00BC2D13" w:rsidRDefault="00BC2D13" w:rsidP="00BC2D13">
      <w:pPr>
        <w:shd w:val="clear" w:color="auto" w:fill="FFFFFF"/>
        <w:spacing w:after="240" w:line="240" w:lineRule="auto"/>
        <w:rPr>
          <w:rFonts w:ascii="Segoe UI" w:eastAsia="Times New Roman" w:hAnsi="Segoe UI" w:cs="Segoe UI"/>
          <w:color w:val="263238"/>
          <w:sz w:val="21"/>
          <w:szCs w:val="21"/>
        </w:rPr>
      </w:pPr>
      <w:r w:rsidRPr="00BC2D13">
        <w:rPr>
          <w:rFonts w:ascii="Segoe UI" w:eastAsia="Times New Roman" w:hAnsi="Segoe UI" w:cs="Segoe UI"/>
          <w:b/>
          <w:bCs/>
          <w:color w:val="263238"/>
          <w:sz w:val="21"/>
          <w:szCs w:val="21"/>
        </w:rPr>
        <w:t>Example 1:</w:t>
      </w:r>
    </w:p>
    <w:p w14:paraId="2616AF65" w14:textId="77777777" w:rsidR="00BC2D13" w:rsidRPr="00BC2D13" w:rsidRDefault="00BC2D13" w:rsidP="00BC2D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2D13">
        <w:rPr>
          <w:rFonts w:ascii="Consolas" w:eastAsia="Times New Roman" w:hAnsi="Consolas" w:cs="Courier New"/>
          <w:b/>
          <w:bCs/>
          <w:color w:val="263238"/>
          <w:sz w:val="20"/>
          <w:szCs w:val="20"/>
        </w:rPr>
        <w:t>Input:</w:t>
      </w:r>
      <w:r w:rsidRPr="00BC2D13">
        <w:rPr>
          <w:rFonts w:ascii="Consolas" w:eastAsia="Times New Roman" w:hAnsi="Consolas" w:cs="Courier New"/>
          <w:color w:val="263238"/>
          <w:sz w:val="20"/>
          <w:szCs w:val="20"/>
        </w:rPr>
        <w:t xml:space="preserve"> a = 1, b = 2</w:t>
      </w:r>
    </w:p>
    <w:p w14:paraId="5AB012FD" w14:textId="44D0C425" w:rsidR="008664C5" w:rsidRPr="00BC2D13" w:rsidRDefault="00BC2D13" w:rsidP="00BC2D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2D13">
        <w:rPr>
          <w:rFonts w:ascii="Consolas" w:eastAsia="Times New Roman" w:hAnsi="Consolas" w:cs="Courier New"/>
          <w:b/>
          <w:bCs/>
          <w:color w:val="263238"/>
          <w:sz w:val="20"/>
          <w:szCs w:val="20"/>
        </w:rPr>
        <w:t>Output:</w:t>
      </w:r>
      <w:r w:rsidRPr="00BC2D13">
        <w:rPr>
          <w:rFonts w:ascii="Consolas" w:eastAsia="Times New Roman" w:hAnsi="Consolas" w:cs="Courier New"/>
          <w:color w:val="263238"/>
          <w:sz w:val="20"/>
          <w:szCs w:val="20"/>
        </w:rPr>
        <w:t xml:space="preserve"> 3</w:t>
      </w:r>
    </w:p>
    <w:p w14:paraId="27D2E9BA" w14:textId="0F487D81" w:rsidR="008664C5" w:rsidRDefault="008664C5" w:rsidP="008664C5">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p>
    <w:p w14:paraId="32FD2E69"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int getSum(int a, int b) {</w:t>
      </w:r>
    </w:p>
    <w:p w14:paraId="35EA4C5C"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int trigger=a&amp;b;</w:t>
      </w:r>
    </w:p>
    <w:p w14:paraId="78803392"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int ret=a^b;</w:t>
      </w:r>
    </w:p>
    <w:p w14:paraId="6947532F"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while(trigger)</w:t>
      </w:r>
    </w:p>
    <w:p w14:paraId="704F28AF"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w:t>
      </w:r>
    </w:p>
    <w:p w14:paraId="27D8B005"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int ans=(trigger&amp;0xffffffff)&lt;&lt;1;</w:t>
      </w:r>
    </w:p>
    <w:p w14:paraId="3EE57FC4"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trigger=ans&amp;ret;</w:t>
      </w:r>
    </w:p>
    <w:p w14:paraId="056354C7"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ret=ret^ans;</w:t>
      </w:r>
    </w:p>
    <w:p w14:paraId="4EB81036"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w:t>
      </w:r>
    </w:p>
    <w:p w14:paraId="0652D11F" w14:textId="77777777" w:rsidR="00BC2D13" w:rsidRP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return ret;</w:t>
      </w:r>
    </w:p>
    <w:p w14:paraId="6B03851E" w14:textId="0C6945E4" w:rsidR="00BC2D13" w:rsidRDefault="00BC2D13" w:rsidP="00BC2D13">
      <w:pPr>
        <w:shd w:val="clear" w:color="auto" w:fill="FFFFFF"/>
        <w:spacing w:after="240" w:line="240" w:lineRule="auto"/>
        <w:rPr>
          <w:rFonts w:ascii="Segoe UI" w:eastAsia="Times New Roman" w:hAnsi="Segoe UI" w:cs="Segoe UI"/>
          <w:sz w:val="21"/>
          <w:szCs w:val="21"/>
        </w:rPr>
      </w:pPr>
      <w:r w:rsidRPr="00BC2D13">
        <w:rPr>
          <w:rFonts w:ascii="Segoe UI" w:eastAsia="Times New Roman" w:hAnsi="Segoe UI" w:cs="Segoe UI"/>
          <w:sz w:val="21"/>
          <w:szCs w:val="21"/>
        </w:rPr>
        <w:t xml:space="preserve">    }</w:t>
      </w:r>
    </w:p>
    <w:p w14:paraId="4B6F7F6F" w14:textId="7C7F07B1" w:rsidR="0055463E" w:rsidRPr="0055463E" w:rsidRDefault="00BC2D13" w:rsidP="0055463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178)</w:t>
      </w:r>
      <w:r w:rsidR="0055463E" w:rsidRPr="0055463E">
        <w:rPr>
          <w:rFonts w:ascii="Segoe UI" w:hAnsi="Segoe UI" w:cs="Segoe UI"/>
          <w:color w:val="263238"/>
          <w:sz w:val="21"/>
          <w:szCs w:val="21"/>
        </w:rPr>
        <w:t xml:space="preserve"> A </w:t>
      </w:r>
      <w:r w:rsidR="0055463E" w:rsidRPr="0055463E">
        <w:rPr>
          <w:rFonts w:ascii="Segoe UI" w:hAnsi="Segoe UI" w:cs="Segoe UI"/>
          <w:b/>
          <w:bCs/>
          <w:color w:val="263238"/>
          <w:sz w:val="21"/>
          <w:szCs w:val="21"/>
        </w:rPr>
        <w:t>self-dividing number</w:t>
      </w:r>
      <w:r w:rsidR="0055463E" w:rsidRPr="0055463E">
        <w:rPr>
          <w:rFonts w:ascii="Segoe UI" w:hAnsi="Segoe UI" w:cs="Segoe UI"/>
          <w:color w:val="263238"/>
          <w:sz w:val="21"/>
          <w:szCs w:val="21"/>
        </w:rPr>
        <w:t> is a number that is divisible by every digit it contains.</w:t>
      </w:r>
    </w:p>
    <w:p w14:paraId="0F78AB15" w14:textId="77777777" w:rsidR="0055463E" w:rsidRPr="0055463E" w:rsidRDefault="0055463E" w:rsidP="00A0090B">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5463E">
        <w:rPr>
          <w:rFonts w:ascii="Segoe UI" w:eastAsia="Times New Roman" w:hAnsi="Segoe UI" w:cs="Segoe UI"/>
          <w:color w:val="263238"/>
          <w:sz w:val="21"/>
          <w:szCs w:val="21"/>
        </w:rPr>
        <w:lastRenderedPageBreak/>
        <w:t>For example, </w:t>
      </w:r>
      <w:r w:rsidRPr="0055463E">
        <w:rPr>
          <w:rFonts w:ascii="Courier New" w:eastAsia="Times New Roman" w:hAnsi="Courier New" w:cs="Courier New"/>
          <w:color w:val="546E7A"/>
          <w:sz w:val="20"/>
          <w:szCs w:val="20"/>
          <w:shd w:val="clear" w:color="auto" w:fill="F7F9FA"/>
        </w:rPr>
        <w:t>128</w:t>
      </w:r>
      <w:r w:rsidRPr="0055463E">
        <w:rPr>
          <w:rFonts w:ascii="Segoe UI" w:eastAsia="Times New Roman" w:hAnsi="Segoe UI" w:cs="Segoe UI"/>
          <w:color w:val="263238"/>
          <w:sz w:val="21"/>
          <w:szCs w:val="21"/>
        </w:rPr>
        <w:t> is </w:t>
      </w:r>
      <w:r w:rsidRPr="0055463E">
        <w:rPr>
          <w:rFonts w:ascii="Segoe UI" w:eastAsia="Times New Roman" w:hAnsi="Segoe UI" w:cs="Segoe UI"/>
          <w:b/>
          <w:bCs/>
          <w:color w:val="263238"/>
          <w:sz w:val="21"/>
          <w:szCs w:val="21"/>
        </w:rPr>
        <w:t>a self-dividing number</w:t>
      </w:r>
      <w:r w:rsidRPr="0055463E">
        <w:rPr>
          <w:rFonts w:ascii="Segoe UI" w:eastAsia="Times New Roman" w:hAnsi="Segoe UI" w:cs="Segoe UI"/>
          <w:color w:val="263238"/>
          <w:sz w:val="21"/>
          <w:szCs w:val="21"/>
        </w:rPr>
        <w:t> because </w:t>
      </w:r>
      <w:r w:rsidRPr="0055463E">
        <w:rPr>
          <w:rFonts w:ascii="Courier New" w:eastAsia="Times New Roman" w:hAnsi="Courier New" w:cs="Courier New"/>
          <w:color w:val="546E7A"/>
          <w:sz w:val="20"/>
          <w:szCs w:val="20"/>
          <w:shd w:val="clear" w:color="auto" w:fill="F7F9FA"/>
        </w:rPr>
        <w:t>128 % 1 == 0</w:t>
      </w:r>
      <w:r w:rsidRPr="0055463E">
        <w:rPr>
          <w:rFonts w:ascii="Segoe UI" w:eastAsia="Times New Roman" w:hAnsi="Segoe UI" w:cs="Segoe UI"/>
          <w:color w:val="263238"/>
          <w:sz w:val="21"/>
          <w:szCs w:val="21"/>
        </w:rPr>
        <w:t>, </w:t>
      </w:r>
      <w:r w:rsidRPr="0055463E">
        <w:rPr>
          <w:rFonts w:ascii="Courier New" w:eastAsia="Times New Roman" w:hAnsi="Courier New" w:cs="Courier New"/>
          <w:color w:val="546E7A"/>
          <w:sz w:val="20"/>
          <w:szCs w:val="20"/>
          <w:shd w:val="clear" w:color="auto" w:fill="F7F9FA"/>
        </w:rPr>
        <w:t>128 % 2 == 0</w:t>
      </w:r>
      <w:r w:rsidRPr="0055463E">
        <w:rPr>
          <w:rFonts w:ascii="Segoe UI" w:eastAsia="Times New Roman" w:hAnsi="Segoe UI" w:cs="Segoe UI"/>
          <w:color w:val="263238"/>
          <w:sz w:val="21"/>
          <w:szCs w:val="21"/>
        </w:rPr>
        <w:t>, and </w:t>
      </w:r>
      <w:r w:rsidRPr="0055463E">
        <w:rPr>
          <w:rFonts w:ascii="Courier New" w:eastAsia="Times New Roman" w:hAnsi="Courier New" w:cs="Courier New"/>
          <w:color w:val="546E7A"/>
          <w:sz w:val="20"/>
          <w:szCs w:val="20"/>
          <w:shd w:val="clear" w:color="auto" w:fill="F7F9FA"/>
        </w:rPr>
        <w:t>128 % 8 == 0</w:t>
      </w:r>
      <w:r w:rsidRPr="0055463E">
        <w:rPr>
          <w:rFonts w:ascii="Segoe UI" w:eastAsia="Times New Roman" w:hAnsi="Segoe UI" w:cs="Segoe UI"/>
          <w:color w:val="263238"/>
          <w:sz w:val="21"/>
          <w:szCs w:val="21"/>
        </w:rPr>
        <w:t>.</w:t>
      </w:r>
    </w:p>
    <w:p w14:paraId="2347EB5E" w14:textId="77777777" w:rsidR="0055463E" w:rsidRPr="0055463E" w:rsidRDefault="0055463E" w:rsidP="0055463E">
      <w:pPr>
        <w:shd w:val="clear" w:color="auto" w:fill="FFFFFF"/>
        <w:spacing w:after="240" w:line="240" w:lineRule="auto"/>
        <w:rPr>
          <w:rFonts w:ascii="Segoe UI" w:eastAsia="Times New Roman" w:hAnsi="Segoe UI" w:cs="Segoe UI"/>
          <w:color w:val="263238"/>
          <w:sz w:val="21"/>
          <w:szCs w:val="21"/>
        </w:rPr>
      </w:pPr>
      <w:r w:rsidRPr="0055463E">
        <w:rPr>
          <w:rFonts w:ascii="Segoe UI" w:eastAsia="Times New Roman" w:hAnsi="Segoe UI" w:cs="Segoe UI"/>
          <w:color w:val="263238"/>
          <w:sz w:val="21"/>
          <w:szCs w:val="21"/>
        </w:rPr>
        <w:t>A </w:t>
      </w:r>
      <w:r w:rsidRPr="0055463E">
        <w:rPr>
          <w:rFonts w:ascii="Segoe UI" w:eastAsia="Times New Roman" w:hAnsi="Segoe UI" w:cs="Segoe UI"/>
          <w:b/>
          <w:bCs/>
          <w:color w:val="263238"/>
          <w:sz w:val="21"/>
          <w:szCs w:val="21"/>
        </w:rPr>
        <w:t>self-dividing number</w:t>
      </w:r>
      <w:r w:rsidRPr="0055463E">
        <w:rPr>
          <w:rFonts w:ascii="Segoe UI" w:eastAsia="Times New Roman" w:hAnsi="Segoe UI" w:cs="Segoe UI"/>
          <w:color w:val="263238"/>
          <w:sz w:val="21"/>
          <w:szCs w:val="21"/>
        </w:rPr>
        <w:t> is not allowed to contain the digit zero.</w:t>
      </w:r>
    </w:p>
    <w:p w14:paraId="191D4B78" w14:textId="77777777" w:rsidR="0055463E" w:rsidRPr="0055463E" w:rsidRDefault="0055463E" w:rsidP="0055463E">
      <w:pPr>
        <w:shd w:val="clear" w:color="auto" w:fill="FFFFFF"/>
        <w:spacing w:after="240" w:line="240" w:lineRule="auto"/>
        <w:rPr>
          <w:rFonts w:ascii="Segoe UI" w:eastAsia="Times New Roman" w:hAnsi="Segoe UI" w:cs="Segoe UI"/>
          <w:color w:val="263238"/>
          <w:sz w:val="21"/>
          <w:szCs w:val="21"/>
        </w:rPr>
      </w:pPr>
      <w:r w:rsidRPr="0055463E">
        <w:rPr>
          <w:rFonts w:ascii="Segoe UI" w:eastAsia="Times New Roman" w:hAnsi="Segoe UI" w:cs="Segoe UI"/>
          <w:color w:val="263238"/>
          <w:sz w:val="21"/>
          <w:szCs w:val="21"/>
        </w:rPr>
        <w:t>Given two integers </w:t>
      </w:r>
      <w:r w:rsidRPr="0055463E">
        <w:rPr>
          <w:rFonts w:ascii="Courier New" w:eastAsia="Times New Roman" w:hAnsi="Courier New" w:cs="Courier New"/>
          <w:color w:val="546E7A"/>
          <w:sz w:val="20"/>
          <w:szCs w:val="20"/>
          <w:shd w:val="clear" w:color="auto" w:fill="F7F9FA"/>
        </w:rPr>
        <w:t>left</w:t>
      </w:r>
      <w:r w:rsidRPr="0055463E">
        <w:rPr>
          <w:rFonts w:ascii="Segoe UI" w:eastAsia="Times New Roman" w:hAnsi="Segoe UI" w:cs="Segoe UI"/>
          <w:color w:val="263238"/>
          <w:sz w:val="21"/>
          <w:szCs w:val="21"/>
        </w:rPr>
        <w:t> and </w:t>
      </w:r>
      <w:r w:rsidRPr="0055463E">
        <w:rPr>
          <w:rFonts w:ascii="Courier New" w:eastAsia="Times New Roman" w:hAnsi="Courier New" w:cs="Courier New"/>
          <w:color w:val="546E7A"/>
          <w:sz w:val="20"/>
          <w:szCs w:val="20"/>
          <w:shd w:val="clear" w:color="auto" w:fill="F7F9FA"/>
        </w:rPr>
        <w:t>right</w:t>
      </w:r>
      <w:r w:rsidRPr="0055463E">
        <w:rPr>
          <w:rFonts w:ascii="Segoe UI" w:eastAsia="Times New Roman" w:hAnsi="Segoe UI" w:cs="Segoe UI"/>
          <w:color w:val="263238"/>
          <w:sz w:val="21"/>
          <w:szCs w:val="21"/>
        </w:rPr>
        <w:t>, return </w:t>
      </w:r>
      <w:r w:rsidRPr="0055463E">
        <w:rPr>
          <w:rFonts w:ascii="Segoe UI" w:eastAsia="Times New Roman" w:hAnsi="Segoe UI" w:cs="Segoe UI"/>
          <w:i/>
          <w:iCs/>
          <w:color w:val="263238"/>
          <w:sz w:val="21"/>
          <w:szCs w:val="21"/>
        </w:rPr>
        <w:t>a list of all the </w:t>
      </w:r>
      <w:r w:rsidRPr="0055463E">
        <w:rPr>
          <w:rFonts w:ascii="Segoe UI" w:eastAsia="Times New Roman" w:hAnsi="Segoe UI" w:cs="Segoe UI"/>
          <w:b/>
          <w:bCs/>
          <w:i/>
          <w:iCs/>
          <w:color w:val="263238"/>
          <w:sz w:val="21"/>
          <w:szCs w:val="21"/>
        </w:rPr>
        <w:t>self-dividing numbers</w:t>
      </w:r>
      <w:r w:rsidRPr="0055463E">
        <w:rPr>
          <w:rFonts w:ascii="Segoe UI" w:eastAsia="Times New Roman" w:hAnsi="Segoe UI" w:cs="Segoe UI"/>
          <w:i/>
          <w:iCs/>
          <w:color w:val="263238"/>
          <w:sz w:val="21"/>
          <w:szCs w:val="21"/>
        </w:rPr>
        <w:t> in the range</w:t>
      </w:r>
      <w:r w:rsidRPr="0055463E">
        <w:rPr>
          <w:rFonts w:ascii="Segoe UI" w:eastAsia="Times New Roman" w:hAnsi="Segoe UI" w:cs="Segoe UI"/>
          <w:color w:val="263238"/>
          <w:sz w:val="21"/>
          <w:szCs w:val="21"/>
        </w:rPr>
        <w:t> </w:t>
      </w:r>
      <w:r w:rsidRPr="0055463E">
        <w:rPr>
          <w:rFonts w:ascii="Courier New" w:eastAsia="Times New Roman" w:hAnsi="Courier New" w:cs="Courier New"/>
          <w:color w:val="546E7A"/>
          <w:sz w:val="20"/>
          <w:szCs w:val="20"/>
          <w:shd w:val="clear" w:color="auto" w:fill="F7F9FA"/>
        </w:rPr>
        <w:t>[left, right]</w:t>
      </w:r>
      <w:r w:rsidRPr="0055463E">
        <w:rPr>
          <w:rFonts w:ascii="Segoe UI" w:eastAsia="Times New Roman" w:hAnsi="Segoe UI" w:cs="Segoe UI"/>
          <w:color w:val="263238"/>
          <w:sz w:val="21"/>
          <w:szCs w:val="21"/>
        </w:rPr>
        <w:t>.</w:t>
      </w:r>
    </w:p>
    <w:p w14:paraId="13E4F7AA" w14:textId="77777777" w:rsidR="0055463E" w:rsidRPr="0055463E" w:rsidRDefault="0055463E" w:rsidP="0055463E">
      <w:pPr>
        <w:shd w:val="clear" w:color="auto" w:fill="FFFFFF"/>
        <w:spacing w:after="240" w:line="240" w:lineRule="auto"/>
        <w:rPr>
          <w:rFonts w:ascii="Segoe UI" w:eastAsia="Times New Roman" w:hAnsi="Segoe UI" w:cs="Segoe UI"/>
          <w:color w:val="263238"/>
          <w:sz w:val="21"/>
          <w:szCs w:val="21"/>
        </w:rPr>
      </w:pPr>
      <w:r w:rsidRPr="0055463E">
        <w:rPr>
          <w:rFonts w:ascii="Segoe UI" w:eastAsia="Times New Roman" w:hAnsi="Segoe UI" w:cs="Segoe UI"/>
          <w:color w:val="263238"/>
          <w:sz w:val="21"/>
          <w:szCs w:val="21"/>
        </w:rPr>
        <w:t> </w:t>
      </w:r>
    </w:p>
    <w:p w14:paraId="51FDE9A8" w14:textId="77777777" w:rsidR="0055463E" w:rsidRPr="0055463E" w:rsidRDefault="0055463E" w:rsidP="0055463E">
      <w:pPr>
        <w:shd w:val="clear" w:color="auto" w:fill="FFFFFF"/>
        <w:spacing w:after="240" w:line="240" w:lineRule="auto"/>
        <w:rPr>
          <w:rFonts w:ascii="Segoe UI" w:eastAsia="Times New Roman" w:hAnsi="Segoe UI" w:cs="Segoe UI"/>
          <w:color w:val="263238"/>
          <w:sz w:val="21"/>
          <w:szCs w:val="21"/>
        </w:rPr>
      </w:pPr>
      <w:r w:rsidRPr="0055463E">
        <w:rPr>
          <w:rFonts w:ascii="Segoe UI" w:eastAsia="Times New Roman" w:hAnsi="Segoe UI" w:cs="Segoe UI"/>
          <w:b/>
          <w:bCs/>
          <w:color w:val="263238"/>
          <w:sz w:val="21"/>
          <w:szCs w:val="21"/>
        </w:rPr>
        <w:t>Example 1:</w:t>
      </w:r>
    </w:p>
    <w:p w14:paraId="14F9B504" w14:textId="77777777" w:rsidR="0055463E" w:rsidRPr="0055463E" w:rsidRDefault="0055463E" w:rsidP="005546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463E">
        <w:rPr>
          <w:rFonts w:ascii="Consolas" w:eastAsia="Times New Roman" w:hAnsi="Consolas" w:cs="Courier New"/>
          <w:b/>
          <w:bCs/>
          <w:color w:val="263238"/>
          <w:sz w:val="20"/>
          <w:szCs w:val="20"/>
        </w:rPr>
        <w:t>Input:</w:t>
      </w:r>
      <w:r w:rsidRPr="0055463E">
        <w:rPr>
          <w:rFonts w:ascii="Consolas" w:eastAsia="Times New Roman" w:hAnsi="Consolas" w:cs="Courier New"/>
          <w:color w:val="263238"/>
          <w:sz w:val="20"/>
          <w:szCs w:val="20"/>
        </w:rPr>
        <w:t xml:space="preserve"> left = 1, right = 22</w:t>
      </w:r>
    </w:p>
    <w:p w14:paraId="3DAAE544" w14:textId="44B88912" w:rsidR="00BC2D13" w:rsidRPr="0055463E" w:rsidRDefault="0055463E" w:rsidP="005546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463E">
        <w:rPr>
          <w:rFonts w:ascii="Consolas" w:eastAsia="Times New Roman" w:hAnsi="Consolas" w:cs="Courier New"/>
          <w:b/>
          <w:bCs/>
          <w:color w:val="263238"/>
          <w:sz w:val="20"/>
          <w:szCs w:val="20"/>
        </w:rPr>
        <w:t>Output:</w:t>
      </w:r>
      <w:r w:rsidRPr="0055463E">
        <w:rPr>
          <w:rFonts w:ascii="Consolas" w:eastAsia="Times New Roman" w:hAnsi="Consolas" w:cs="Courier New"/>
          <w:color w:val="263238"/>
          <w:sz w:val="20"/>
          <w:szCs w:val="20"/>
        </w:rPr>
        <w:t xml:space="preserve"> [1,2,3,4,5,6,7,8,9,11,12,15,22]</w:t>
      </w:r>
    </w:p>
    <w:p w14:paraId="5EBECC0E" w14:textId="77777777" w:rsidR="0055463E" w:rsidRPr="0055463E" w:rsidRDefault="00BC2D13" w:rsidP="0055463E">
      <w:pPr>
        <w:shd w:val="clear" w:color="auto" w:fill="FFFFFF"/>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55463E" w:rsidRPr="0055463E">
        <w:rPr>
          <w:rFonts w:ascii="Segoe UI" w:eastAsia="Times New Roman" w:hAnsi="Segoe UI" w:cs="Segoe UI"/>
          <w:sz w:val="21"/>
          <w:szCs w:val="21"/>
        </w:rPr>
        <w:t xml:space="preserve"> vector&lt;int&gt; selfDividingNumbers(int left, int right) {</w:t>
      </w:r>
    </w:p>
    <w:p w14:paraId="58A72A93"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vector&lt;int&gt;v;</w:t>
      </w:r>
    </w:p>
    <w:p w14:paraId="20191C0D"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for(int i=left;i&lt;=right;i++)</w:t>
      </w:r>
    </w:p>
    <w:p w14:paraId="7E55DF9B"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t>
      </w:r>
    </w:p>
    <w:p w14:paraId="3F70490D"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int temp=i;</w:t>
      </w:r>
    </w:p>
    <w:p w14:paraId="51AF486B"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while(temp&gt;0)</w:t>
      </w:r>
    </w:p>
    <w:p w14:paraId="4C7A22C3"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t>
      </w:r>
    </w:p>
    <w:p w14:paraId="04947048"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int digit=temp%10;</w:t>
      </w:r>
    </w:p>
    <w:p w14:paraId="4DA41AAD"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if(digit==0||i%digit!=0)</w:t>
      </w:r>
    </w:p>
    <w:p w14:paraId="2BA0323F"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break;</w:t>
      </w:r>
    </w:p>
    <w:p w14:paraId="3BB454BB"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temp/=10;</w:t>
      </w:r>
    </w:p>
    <w:p w14:paraId="10236C78"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t>
      </w:r>
    </w:p>
    <w:p w14:paraId="3A04E59A"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if(temp==0)</w:t>
      </w:r>
    </w:p>
    <w:p w14:paraId="68E90CA6"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v.push_back(i);</w:t>
      </w:r>
    </w:p>
    <w:p w14:paraId="4F9735FD"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t>
      </w:r>
    </w:p>
    <w:p w14:paraId="76FF0426"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w:t>
      </w:r>
    </w:p>
    <w:p w14:paraId="304F0C75" w14:textId="77777777" w:rsidR="0055463E" w:rsidRPr="0055463E"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t xml:space="preserve">        return v;</w:t>
      </w:r>
    </w:p>
    <w:p w14:paraId="229D322B" w14:textId="639DB8A6" w:rsidR="00BC2D13" w:rsidRDefault="0055463E" w:rsidP="0055463E">
      <w:pPr>
        <w:shd w:val="clear" w:color="auto" w:fill="FFFFFF"/>
        <w:spacing w:after="240" w:line="240" w:lineRule="auto"/>
        <w:rPr>
          <w:rFonts w:ascii="Segoe UI" w:eastAsia="Times New Roman" w:hAnsi="Segoe UI" w:cs="Segoe UI"/>
          <w:sz w:val="21"/>
          <w:szCs w:val="21"/>
        </w:rPr>
      </w:pPr>
      <w:r w:rsidRPr="0055463E">
        <w:rPr>
          <w:rFonts w:ascii="Segoe UI" w:eastAsia="Times New Roman" w:hAnsi="Segoe UI" w:cs="Segoe UI"/>
          <w:sz w:val="21"/>
          <w:szCs w:val="21"/>
        </w:rPr>
        <w:lastRenderedPageBreak/>
        <w:t xml:space="preserve">    }</w:t>
      </w:r>
    </w:p>
    <w:p w14:paraId="5281C6E0" w14:textId="11394CE6" w:rsidR="00F83FA2" w:rsidRPr="00F83FA2" w:rsidRDefault="0055463E" w:rsidP="00F83F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179)</w:t>
      </w:r>
      <w:r w:rsidR="00F83FA2" w:rsidRPr="00F83FA2">
        <w:rPr>
          <w:rFonts w:ascii="Segoe UI" w:hAnsi="Segoe UI" w:cs="Segoe UI"/>
          <w:color w:val="263238"/>
          <w:sz w:val="21"/>
          <w:szCs w:val="21"/>
        </w:rPr>
        <w:t xml:space="preserve"> A </w:t>
      </w:r>
      <w:hyperlink r:id="rId87" w:tgtFrame="_blank" w:history="1">
        <w:r w:rsidR="00F83FA2" w:rsidRPr="00F83FA2">
          <w:rPr>
            <w:rFonts w:ascii="Segoe UI" w:hAnsi="Segoe UI" w:cs="Segoe UI"/>
            <w:b/>
            <w:bCs/>
            <w:color w:val="607D8B"/>
            <w:sz w:val="21"/>
            <w:szCs w:val="21"/>
          </w:rPr>
          <w:t>perfect number</w:t>
        </w:r>
      </w:hyperlink>
      <w:r w:rsidR="00F83FA2" w:rsidRPr="00F83FA2">
        <w:rPr>
          <w:rFonts w:ascii="Segoe UI" w:hAnsi="Segoe UI" w:cs="Segoe UI"/>
          <w:color w:val="263238"/>
          <w:sz w:val="21"/>
          <w:szCs w:val="21"/>
        </w:rPr>
        <w:t> is a </w:t>
      </w:r>
      <w:r w:rsidR="00F83FA2" w:rsidRPr="00F83FA2">
        <w:rPr>
          <w:rFonts w:ascii="Segoe UI" w:hAnsi="Segoe UI" w:cs="Segoe UI"/>
          <w:b/>
          <w:bCs/>
          <w:color w:val="263238"/>
          <w:sz w:val="21"/>
          <w:szCs w:val="21"/>
        </w:rPr>
        <w:t>positive integer</w:t>
      </w:r>
      <w:r w:rsidR="00F83FA2" w:rsidRPr="00F83FA2">
        <w:rPr>
          <w:rFonts w:ascii="Segoe UI" w:hAnsi="Segoe UI" w:cs="Segoe UI"/>
          <w:color w:val="263238"/>
          <w:sz w:val="21"/>
          <w:szCs w:val="21"/>
        </w:rPr>
        <w:t> that is equal to the sum of its </w:t>
      </w:r>
      <w:r w:rsidR="00F83FA2" w:rsidRPr="00F83FA2">
        <w:rPr>
          <w:rFonts w:ascii="Segoe UI" w:hAnsi="Segoe UI" w:cs="Segoe UI"/>
          <w:b/>
          <w:bCs/>
          <w:color w:val="263238"/>
          <w:sz w:val="21"/>
          <w:szCs w:val="21"/>
        </w:rPr>
        <w:t>positive divisors</w:t>
      </w:r>
      <w:r w:rsidR="00F83FA2" w:rsidRPr="00F83FA2">
        <w:rPr>
          <w:rFonts w:ascii="Segoe UI" w:hAnsi="Segoe UI" w:cs="Segoe UI"/>
          <w:color w:val="263238"/>
          <w:sz w:val="21"/>
          <w:szCs w:val="21"/>
        </w:rPr>
        <w:t>, excluding the number itself. A </w:t>
      </w:r>
      <w:r w:rsidR="00F83FA2" w:rsidRPr="00F83FA2">
        <w:rPr>
          <w:rFonts w:ascii="Segoe UI" w:hAnsi="Segoe UI" w:cs="Segoe UI"/>
          <w:b/>
          <w:bCs/>
          <w:color w:val="263238"/>
          <w:sz w:val="21"/>
          <w:szCs w:val="21"/>
        </w:rPr>
        <w:t>divisor</w:t>
      </w:r>
      <w:r w:rsidR="00F83FA2" w:rsidRPr="00F83FA2">
        <w:rPr>
          <w:rFonts w:ascii="Segoe UI" w:hAnsi="Segoe UI" w:cs="Segoe UI"/>
          <w:color w:val="263238"/>
          <w:sz w:val="21"/>
          <w:szCs w:val="21"/>
        </w:rPr>
        <w:t> of an integer </w:t>
      </w:r>
      <w:r w:rsidR="00F83FA2" w:rsidRPr="00F83FA2">
        <w:rPr>
          <w:rFonts w:ascii="Courier New" w:hAnsi="Courier New" w:cs="Courier New"/>
          <w:color w:val="546E7A"/>
          <w:sz w:val="20"/>
          <w:szCs w:val="20"/>
          <w:shd w:val="clear" w:color="auto" w:fill="F7F9FA"/>
        </w:rPr>
        <w:t>x</w:t>
      </w:r>
      <w:r w:rsidR="00F83FA2" w:rsidRPr="00F83FA2">
        <w:rPr>
          <w:rFonts w:ascii="Segoe UI" w:hAnsi="Segoe UI" w:cs="Segoe UI"/>
          <w:color w:val="263238"/>
          <w:sz w:val="21"/>
          <w:szCs w:val="21"/>
        </w:rPr>
        <w:t> is an integer that can divide </w:t>
      </w:r>
      <w:r w:rsidR="00F83FA2" w:rsidRPr="00F83FA2">
        <w:rPr>
          <w:rFonts w:ascii="Courier New" w:hAnsi="Courier New" w:cs="Courier New"/>
          <w:color w:val="546E7A"/>
          <w:sz w:val="20"/>
          <w:szCs w:val="20"/>
          <w:shd w:val="clear" w:color="auto" w:fill="F7F9FA"/>
        </w:rPr>
        <w:t>x</w:t>
      </w:r>
      <w:r w:rsidR="00F83FA2" w:rsidRPr="00F83FA2">
        <w:rPr>
          <w:rFonts w:ascii="Segoe UI" w:hAnsi="Segoe UI" w:cs="Segoe UI"/>
          <w:color w:val="263238"/>
          <w:sz w:val="21"/>
          <w:szCs w:val="21"/>
        </w:rPr>
        <w:t> evenly.</w:t>
      </w:r>
    </w:p>
    <w:p w14:paraId="57B77217" w14:textId="77777777" w:rsidR="00F83FA2" w:rsidRPr="00F83FA2" w:rsidRDefault="00F83FA2" w:rsidP="00F83FA2">
      <w:pPr>
        <w:shd w:val="clear" w:color="auto" w:fill="FFFFFF"/>
        <w:spacing w:after="240" w:line="240" w:lineRule="auto"/>
        <w:rPr>
          <w:rFonts w:ascii="Segoe UI" w:eastAsia="Times New Roman" w:hAnsi="Segoe UI" w:cs="Segoe UI"/>
          <w:color w:val="263238"/>
          <w:sz w:val="21"/>
          <w:szCs w:val="21"/>
        </w:rPr>
      </w:pPr>
      <w:r w:rsidRPr="00F83FA2">
        <w:rPr>
          <w:rFonts w:ascii="Segoe UI" w:eastAsia="Times New Roman" w:hAnsi="Segoe UI" w:cs="Segoe UI"/>
          <w:color w:val="263238"/>
          <w:sz w:val="21"/>
          <w:szCs w:val="21"/>
        </w:rPr>
        <w:t>Given an integer </w:t>
      </w:r>
      <w:r w:rsidRPr="00F83FA2">
        <w:rPr>
          <w:rFonts w:ascii="Courier New" w:eastAsia="Times New Roman" w:hAnsi="Courier New" w:cs="Courier New"/>
          <w:color w:val="546E7A"/>
          <w:sz w:val="20"/>
          <w:szCs w:val="20"/>
          <w:shd w:val="clear" w:color="auto" w:fill="F7F9FA"/>
        </w:rPr>
        <w:t>n</w:t>
      </w:r>
      <w:r w:rsidRPr="00F83FA2">
        <w:rPr>
          <w:rFonts w:ascii="Segoe UI" w:eastAsia="Times New Roman" w:hAnsi="Segoe UI" w:cs="Segoe UI"/>
          <w:color w:val="263238"/>
          <w:sz w:val="21"/>
          <w:szCs w:val="21"/>
        </w:rPr>
        <w:t>, return </w:t>
      </w:r>
      <w:r w:rsidRPr="00F83FA2">
        <w:rPr>
          <w:rFonts w:ascii="Courier New" w:eastAsia="Times New Roman" w:hAnsi="Courier New" w:cs="Courier New"/>
          <w:color w:val="546E7A"/>
          <w:sz w:val="20"/>
          <w:szCs w:val="20"/>
          <w:shd w:val="clear" w:color="auto" w:fill="F7F9FA"/>
        </w:rPr>
        <w:t>true</w:t>
      </w:r>
      <w:r w:rsidRPr="00F83FA2">
        <w:rPr>
          <w:rFonts w:ascii="Segoe UI" w:eastAsia="Times New Roman" w:hAnsi="Segoe UI" w:cs="Segoe UI"/>
          <w:i/>
          <w:iCs/>
          <w:color w:val="263238"/>
          <w:sz w:val="21"/>
          <w:szCs w:val="21"/>
        </w:rPr>
        <w:t> if </w:t>
      </w:r>
      <w:r w:rsidRPr="00F83FA2">
        <w:rPr>
          <w:rFonts w:ascii="Courier New" w:eastAsia="Times New Roman" w:hAnsi="Courier New" w:cs="Courier New"/>
          <w:color w:val="546E7A"/>
          <w:sz w:val="20"/>
          <w:szCs w:val="20"/>
          <w:shd w:val="clear" w:color="auto" w:fill="F7F9FA"/>
        </w:rPr>
        <w:t>n</w:t>
      </w:r>
      <w:r w:rsidRPr="00F83FA2">
        <w:rPr>
          <w:rFonts w:ascii="Segoe UI" w:eastAsia="Times New Roman" w:hAnsi="Segoe UI" w:cs="Segoe UI"/>
          <w:i/>
          <w:iCs/>
          <w:color w:val="263238"/>
          <w:sz w:val="21"/>
          <w:szCs w:val="21"/>
        </w:rPr>
        <w:t> is a perfect number, otherwise return </w:t>
      </w:r>
      <w:r w:rsidRPr="00F83FA2">
        <w:rPr>
          <w:rFonts w:ascii="Courier New" w:eastAsia="Times New Roman" w:hAnsi="Courier New" w:cs="Courier New"/>
          <w:color w:val="546E7A"/>
          <w:sz w:val="20"/>
          <w:szCs w:val="20"/>
          <w:shd w:val="clear" w:color="auto" w:fill="F7F9FA"/>
        </w:rPr>
        <w:t>false</w:t>
      </w:r>
      <w:r w:rsidRPr="00F83FA2">
        <w:rPr>
          <w:rFonts w:ascii="Segoe UI" w:eastAsia="Times New Roman" w:hAnsi="Segoe UI" w:cs="Segoe UI"/>
          <w:color w:val="263238"/>
          <w:sz w:val="21"/>
          <w:szCs w:val="21"/>
        </w:rPr>
        <w:t>.</w:t>
      </w:r>
    </w:p>
    <w:p w14:paraId="33A0B9B8" w14:textId="77777777" w:rsidR="00F83FA2" w:rsidRPr="00F83FA2" w:rsidRDefault="00F83FA2" w:rsidP="00F83FA2">
      <w:pPr>
        <w:shd w:val="clear" w:color="auto" w:fill="FFFFFF"/>
        <w:spacing w:after="240" w:line="240" w:lineRule="auto"/>
        <w:rPr>
          <w:rFonts w:ascii="Segoe UI" w:eastAsia="Times New Roman" w:hAnsi="Segoe UI" w:cs="Segoe UI"/>
          <w:color w:val="263238"/>
          <w:sz w:val="21"/>
          <w:szCs w:val="21"/>
        </w:rPr>
      </w:pPr>
      <w:r w:rsidRPr="00F83FA2">
        <w:rPr>
          <w:rFonts w:ascii="Segoe UI" w:eastAsia="Times New Roman" w:hAnsi="Segoe UI" w:cs="Segoe UI"/>
          <w:color w:val="263238"/>
          <w:sz w:val="21"/>
          <w:szCs w:val="21"/>
        </w:rPr>
        <w:t> </w:t>
      </w:r>
    </w:p>
    <w:p w14:paraId="380187C2" w14:textId="77777777" w:rsidR="00F83FA2" w:rsidRPr="00F83FA2" w:rsidRDefault="00F83FA2" w:rsidP="00F83FA2">
      <w:pPr>
        <w:shd w:val="clear" w:color="auto" w:fill="FFFFFF"/>
        <w:spacing w:after="240" w:line="240" w:lineRule="auto"/>
        <w:rPr>
          <w:rFonts w:ascii="Segoe UI" w:eastAsia="Times New Roman" w:hAnsi="Segoe UI" w:cs="Segoe UI"/>
          <w:color w:val="263238"/>
          <w:sz w:val="21"/>
          <w:szCs w:val="21"/>
        </w:rPr>
      </w:pPr>
      <w:r w:rsidRPr="00F83FA2">
        <w:rPr>
          <w:rFonts w:ascii="Segoe UI" w:eastAsia="Times New Roman" w:hAnsi="Segoe UI" w:cs="Segoe UI"/>
          <w:b/>
          <w:bCs/>
          <w:color w:val="263238"/>
          <w:sz w:val="21"/>
          <w:szCs w:val="21"/>
        </w:rPr>
        <w:t>Example 1:</w:t>
      </w:r>
    </w:p>
    <w:p w14:paraId="2DC1F4FF" w14:textId="77777777" w:rsidR="00F83FA2" w:rsidRPr="00F83FA2" w:rsidRDefault="00F83FA2" w:rsidP="00F83F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3FA2">
        <w:rPr>
          <w:rFonts w:ascii="Consolas" w:eastAsia="Times New Roman" w:hAnsi="Consolas" w:cs="Courier New"/>
          <w:b/>
          <w:bCs/>
          <w:color w:val="263238"/>
          <w:sz w:val="20"/>
          <w:szCs w:val="20"/>
        </w:rPr>
        <w:t>Input:</w:t>
      </w:r>
      <w:r w:rsidRPr="00F83FA2">
        <w:rPr>
          <w:rFonts w:ascii="Consolas" w:eastAsia="Times New Roman" w:hAnsi="Consolas" w:cs="Courier New"/>
          <w:color w:val="263238"/>
          <w:sz w:val="20"/>
          <w:szCs w:val="20"/>
        </w:rPr>
        <w:t xml:space="preserve"> num = 28</w:t>
      </w:r>
    </w:p>
    <w:p w14:paraId="04E0941C" w14:textId="77777777" w:rsidR="00F83FA2" w:rsidRPr="00F83FA2" w:rsidRDefault="00F83FA2" w:rsidP="00F83F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3FA2">
        <w:rPr>
          <w:rFonts w:ascii="Consolas" w:eastAsia="Times New Roman" w:hAnsi="Consolas" w:cs="Courier New"/>
          <w:b/>
          <w:bCs/>
          <w:color w:val="263238"/>
          <w:sz w:val="20"/>
          <w:szCs w:val="20"/>
        </w:rPr>
        <w:t>Output:</w:t>
      </w:r>
      <w:r w:rsidRPr="00F83FA2">
        <w:rPr>
          <w:rFonts w:ascii="Consolas" w:eastAsia="Times New Roman" w:hAnsi="Consolas" w:cs="Courier New"/>
          <w:color w:val="263238"/>
          <w:sz w:val="20"/>
          <w:szCs w:val="20"/>
        </w:rPr>
        <w:t xml:space="preserve"> true</w:t>
      </w:r>
    </w:p>
    <w:p w14:paraId="369EB5DD" w14:textId="77777777" w:rsidR="00F83FA2" w:rsidRPr="00F83FA2" w:rsidRDefault="00F83FA2" w:rsidP="00F83F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3FA2">
        <w:rPr>
          <w:rFonts w:ascii="Consolas" w:eastAsia="Times New Roman" w:hAnsi="Consolas" w:cs="Courier New"/>
          <w:b/>
          <w:bCs/>
          <w:color w:val="263238"/>
          <w:sz w:val="20"/>
          <w:szCs w:val="20"/>
        </w:rPr>
        <w:t>Explanation:</w:t>
      </w:r>
      <w:r w:rsidRPr="00F83FA2">
        <w:rPr>
          <w:rFonts w:ascii="Consolas" w:eastAsia="Times New Roman" w:hAnsi="Consolas" w:cs="Courier New"/>
          <w:color w:val="263238"/>
          <w:sz w:val="20"/>
          <w:szCs w:val="20"/>
        </w:rPr>
        <w:t xml:space="preserve"> 28 = 1 + 2 + 4 + 7 + 14</w:t>
      </w:r>
    </w:p>
    <w:p w14:paraId="28BCBA76" w14:textId="3B114328" w:rsidR="0055463E" w:rsidRPr="00F83FA2" w:rsidRDefault="00F83FA2" w:rsidP="00F83F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3FA2">
        <w:rPr>
          <w:rFonts w:ascii="Consolas" w:eastAsia="Times New Roman" w:hAnsi="Consolas" w:cs="Courier New"/>
          <w:color w:val="263238"/>
          <w:sz w:val="20"/>
          <w:szCs w:val="20"/>
        </w:rPr>
        <w:t>1, 2, 4, 7, and 14 are all divisors of 28.</w:t>
      </w:r>
    </w:p>
    <w:p w14:paraId="19FFB500" w14:textId="77777777" w:rsidR="00F127A1" w:rsidRPr="00F127A1" w:rsidRDefault="0055463E" w:rsidP="00F127A1">
      <w:pPr>
        <w:shd w:val="clear" w:color="auto" w:fill="FFFFFF"/>
        <w:tabs>
          <w:tab w:val="left" w:pos="927"/>
        </w:tabs>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F127A1">
        <w:rPr>
          <w:rFonts w:ascii="Segoe UI" w:eastAsia="Times New Roman" w:hAnsi="Segoe UI" w:cs="Segoe UI"/>
          <w:sz w:val="21"/>
          <w:szCs w:val="21"/>
        </w:rPr>
        <w:tab/>
      </w:r>
      <w:r w:rsidR="00F127A1" w:rsidRPr="00F127A1">
        <w:rPr>
          <w:rFonts w:ascii="Segoe UI" w:eastAsia="Times New Roman" w:hAnsi="Segoe UI" w:cs="Segoe UI"/>
          <w:sz w:val="21"/>
          <w:szCs w:val="21"/>
        </w:rPr>
        <w:t>bool checkPerfectNumber(int num) {</w:t>
      </w:r>
    </w:p>
    <w:p w14:paraId="01CF84D0" w14:textId="77777777" w:rsidR="00F127A1" w:rsidRPr="00F127A1" w:rsidRDefault="00F127A1" w:rsidP="00F127A1">
      <w:pPr>
        <w:shd w:val="clear" w:color="auto" w:fill="FFFFFF"/>
        <w:tabs>
          <w:tab w:val="left" w:pos="927"/>
        </w:tabs>
        <w:spacing w:after="240" w:line="240" w:lineRule="auto"/>
        <w:rPr>
          <w:rFonts w:ascii="Segoe UI" w:eastAsia="Times New Roman" w:hAnsi="Segoe UI" w:cs="Segoe UI"/>
          <w:sz w:val="21"/>
          <w:szCs w:val="21"/>
        </w:rPr>
      </w:pPr>
      <w:r w:rsidRPr="00F127A1">
        <w:rPr>
          <w:rFonts w:ascii="Segoe UI" w:eastAsia="Times New Roman" w:hAnsi="Segoe UI" w:cs="Segoe UI"/>
          <w:sz w:val="21"/>
          <w:szCs w:val="21"/>
        </w:rPr>
        <w:t xml:space="preserve">        return (num==6)||(num==28)||(num==496)|(num==8128)|(num==33550336);</w:t>
      </w:r>
    </w:p>
    <w:p w14:paraId="2B3D9955" w14:textId="1BB13ED5" w:rsidR="008538F1" w:rsidRDefault="00F127A1" w:rsidP="00F127A1">
      <w:pPr>
        <w:shd w:val="clear" w:color="auto" w:fill="FFFFFF"/>
        <w:tabs>
          <w:tab w:val="left" w:pos="927"/>
        </w:tabs>
        <w:spacing w:after="240" w:line="240" w:lineRule="auto"/>
        <w:rPr>
          <w:rFonts w:ascii="Segoe UI" w:eastAsia="Times New Roman" w:hAnsi="Segoe UI" w:cs="Segoe UI"/>
          <w:sz w:val="21"/>
          <w:szCs w:val="21"/>
        </w:rPr>
      </w:pPr>
      <w:r w:rsidRPr="00F127A1">
        <w:rPr>
          <w:rFonts w:ascii="Segoe UI" w:eastAsia="Times New Roman" w:hAnsi="Segoe UI" w:cs="Segoe UI"/>
          <w:sz w:val="21"/>
          <w:szCs w:val="21"/>
        </w:rPr>
        <w:t xml:space="preserve">    }</w:t>
      </w:r>
    </w:p>
    <w:p w14:paraId="229DA795" w14:textId="654EFC39" w:rsidR="00CE463B" w:rsidRPr="00CE463B" w:rsidRDefault="00F127A1" w:rsidP="00CE46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180)</w:t>
      </w:r>
      <w:r w:rsidR="00CE463B" w:rsidRPr="00CE463B">
        <w:rPr>
          <w:rFonts w:ascii="Segoe UI" w:hAnsi="Segoe UI" w:cs="Segoe UI"/>
          <w:color w:val="263238"/>
          <w:sz w:val="21"/>
          <w:szCs w:val="21"/>
        </w:rPr>
        <w:t xml:space="preserve"> Given an </w:t>
      </w:r>
      <w:r w:rsidR="00CE463B" w:rsidRPr="00CE463B">
        <w:rPr>
          <w:rFonts w:ascii="Courier New" w:hAnsi="Courier New" w:cs="Courier New"/>
          <w:color w:val="546E7A"/>
          <w:sz w:val="20"/>
          <w:szCs w:val="20"/>
          <w:shd w:val="clear" w:color="auto" w:fill="F7F9FA"/>
        </w:rPr>
        <w:t>m x n</w:t>
      </w:r>
      <w:r w:rsidR="00CE463B" w:rsidRPr="00CE463B">
        <w:rPr>
          <w:rFonts w:ascii="Segoe UI" w:hAnsi="Segoe UI" w:cs="Segoe UI"/>
          <w:color w:val="263238"/>
          <w:sz w:val="21"/>
          <w:szCs w:val="21"/>
        </w:rPr>
        <w:t> </w:t>
      </w:r>
      <w:r w:rsidR="00CE463B" w:rsidRPr="00CE463B">
        <w:rPr>
          <w:rFonts w:ascii="Courier New" w:hAnsi="Courier New" w:cs="Courier New"/>
          <w:color w:val="546E7A"/>
          <w:sz w:val="20"/>
          <w:szCs w:val="20"/>
          <w:shd w:val="clear" w:color="auto" w:fill="F7F9FA"/>
        </w:rPr>
        <w:t>matrix</w:t>
      </w:r>
      <w:r w:rsidR="00CE463B" w:rsidRPr="00CE463B">
        <w:rPr>
          <w:rFonts w:ascii="Segoe UI" w:hAnsi="Segoe UI" w:cs="Segoe UI"/>
          <w:color w:val="263238"/>
          <w:sz w:val="21"/>
          <w:szCs w:val="21"/>
        </w:rPr>
        <w:t>, return </w:t>
      </w:r>
      <w:r w:rsidR="00CE463B" w:rsidRPr="00CE463B">
        <w:rPr>
          <w:rFonts w:ascii="Segoe UI" w:hAnsi="Segoe UI" w:cs="Segoe UI"/>
          <w:i/>
          <w:iCs/>
          <w:color w:val="263238"/>
          <w:sz w:val="21"/>
          <w:szCs w:val="21"/>
        </w:rPr>
        <w:t>all elements of the</w:t>
      </w:r>
      <w:r w:rsidR="00CE463B" w:rsidRPr="00CE463B">
        <w:rPr>
          <w:rFonts w:ascii="Segoe UI" w:hAnsi="Segoe UI" w:cs="Segoe UI"/>
          <w:color w:val="263238"/>
          <w:sz w:val="21"/>
          <w:szCs w:val="21"/>
        </w:rPr>
        <w:t> </w:t>
      </w:r>
      <w:r w:rsidR="00CE463B" w:rsidRPr="00CE463B">
        <w:rPr>
          <w:rFonts w:ascii="Courier New" w:hAnsi="Courier New" w:cs="Courier New"/>
          <w:color w:val="546E7A"/>
          <w:sz w:val="20"/>
          <w:szCs w:val="20"/>
          <w:shd w:val="clear" w:color="auto" w:fill="F7F9FA"/>
        </w:rPr>
        <w:t>matrix</w:t>
      </w:r>
      <w:r w:rsidR="00CE463B" w:rsidRPr="00CE463B">
        <w:rPr>
          <w:rFonts w:ascii="Segoe UI" w:hAnsi="Segoe UI" w:cs="Segoe UI"/>
          <w:color w:val="263238"/>
          <w:sz w:val="21"/>
          <w:szCs w:val="21"/>
        </w:rPr>
        <w:t> </w:t>
      </w:r>
      <w:r w:rsidR="00CE463B" w:rsidRPr="00CE463B">
        <w:rPr>
          <w:rFonts w:ascii="Segoe UI" w:hAnsi="Segoe UI" w:cs="Segoe UI"/>
          <w:i/>
          <w:iCs/>
          <w:color w:val="263238"/>
          <w:sz w:val="21"/>
          <w:szCs w:val="21"/>
        </w:rPr>
        <w:t>in spiral order</w:t>
      </w:r>
      <w:r w:rsidR="00CE463B" w:rsidRPr="00CE463B">
        <w:rPr>
          <w:rFonts w:ascii="Segoe UI" w:hAnsi="Segoe UI" w:cs="Segoe UI"/>
          <w:color w:val="263238"/>
          <w:sz w:val="21"/>
          <w:szCs w:val="21"/>
        </w:rPr>
        <w:t>.</w:t>
      </w:r>
    </w:p>
    <w:p w14:paraId="1532BBC0" w14:textId="77777777" w:rsidR="00CE463B" w:rsidRPr="00CE463B" w:rsidRDefault="00CE463B" w:rsidP="00CE463B">
      <w:pPr>
        <w:shd w:val="clear" w:color="auto" w:fill="FFFFFF"/>
        <w:spacing w:after="240" w:line="240" w:lineRule="auto"/>
        <w:rPr>
          <w:rFonts w:ascii="Segoe UI" w:eastAsia="Times New Roman" w:hAnsi="Segoe UI" w:cs="Segoe UI"/>
          <w:color w:val="263238"/>
          <w:sz w:val="21"/>
          <w:szCs w:val="21"/>
        </w:rPr>
      </w:pPr>
      <w:r w:rsidRPr="00CE463B">
        <w:rPr>
          <w:rFonts w:ascii="Segoe UI" w:eastAsia="Times New Roman" w:hAnsi="Segoe UI" w:cs="Segoe UI"/>
          <w:color w:val="263238"/>
          <w:sz w:val="21"/>
          <w:szCs w:val="21"/>
        </w:rPr>
        <w:t> </w:t>
      </w:r>
    </w:p>
    <w:p w14:paraId="56596634" w14:textId="77777777" w:rsidR="00CE463B" w:rsidRPr="00CE463B" w:rsidRDefault="00CE463B" w:rsidP="00CE463B">
      <w:pPr>
        <w:shd w:val="clear" w:color="auto" w:fill="FFFFFF"/>
        <w:spacing w:after="240" w:line="240" w:lineRule="auto"/>
        <w:rPr>
          <w:rFonts w:ascii="Segoe UI" w:eastAsia="Times New Roman" w:hAnsi="Segoe UI" w:cs="Segoe UI"/>
          <w:color w:val="263238"/>
          <w:sz w:val="21"/>
          <w:szCs w:val="21"/>
        </w:rPr>
      </w:pPr>
      <w:r w:rsidRPr="00CE463B">
        <w:rPr>
          <w:rFonts w:ascii="Segoe UI" w:eastAsia="Times New Roman" w:hAnsi="Segoe UI" w:cs="Segoe UI"/>
          <w:b/>
          <w:bCs/>
          <w:color w:val="263238"/>
          <w:sz w:val="21"/>
          <w:szCs w:val="21"/>
        </w:rPr>
        <w:t>Example 1:</w:t>
      </w:r>
    </w:p>
    <w:p w14:paraId="3EB2AE3C" w14:textId="61E4A3D4" w:rsidR="00CE463B" w:rsidRPr="00CE463B" w:rsidRDefault="00CE463B" w:rsidP="00CE463B">
      <w:pPr>
        <w:spacing w:after="0" w:line="240" w:lineRule="auto"/>
        <w:rPr>
          <w:rFonts w:ascii="Times New Roman" w:eastAsia="Times New Roman" w:hAnsi="Times New Roman" w:cs="Times New Roman"/>
          <w:sz w:val="24"/>
          <w:szCs w:val="24"/>
        </w:rPr>
      </w:pPr>
      <w:r w:rsidRPr="00CE463B">
        <w:rPr>
          <w:rFonts w:ascii="Times New Roman" w:eastAsia="Times New Roman" w:hAnsi="Times New Roman" w:cs="Times New Roman"/>
          <w:noProof/>
          <w:sz w:val="24"/>
          <w:szCs w:val="24"/>
        </w:rPr>
        <w:drawing>
          <wp:inline distT="0" distB="0" distL="0" distR="0" wp14:anchorId="14267686" wp14:editId="38C4685E">
            <wp:extent cx="2306955" cy="2306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inline>
        </w:drawing>
      </w:r>
    </w:p>
    <w:p w14:paraId="67D3095D" w14:textId="77777777" w:rsidR="00CE463B" w:rsidRPr="00CE463B" w:rsidRDefault="00CE463B" w:rsidP="00CE4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463B">
        <w:rPr>
          <w:rFonts w:ascii="Consolas" w:eastAsia="Times New Roman" w:hAnsi="Consolas" w:cs="Courier New"/>
          <w:b/>
          <w:bCs/>
          <w:color w:val="263238"/>
          <w:sz w:val="20"/>
          <w:szCs w:val="20"/>
        </w:rPr>
        <w:t>Input:</w:t>
      </w:r>
      <w:r w:rsidRPr="00CE463B">
        <w:rPr>
          <w:rFonts w:ascii="Consolas" w:eastAsia="Times New Roman" w:hAnsi="Consolas" w:cs="Courier New"/>
          <w:color w:val="263238"/>
          <w:sz w:val="20"/>
          <w:szCs w:val="20"/>
        </w:rPr>
        <w:t xml:space="preserve"> matrix = [[1,2,3],[4,5,6],[7,8,9]]</w:t>
      </w:r>
    </w:p>
    <w:p w14:paraId="79C43530" w14:textId="681EB6C8" w:rsidR="00F127A1" w:rsidRPr="00CE463B" w:rsidRDefault="00CE463B" w:rsidP="00CE463B">
      <w:pPr>
        <w:shd w:val="clear" w:color="auto" w:fill="F7F9FA"/>
        <w:tabs>
          <w:tab w:val="left" w:pos="92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463B">
        <w:rPr>
          <w:rFonts w:ascii="Consolas" w:eastAsia="Times New Roman" w:hAnsi="Consolas" w:cs="Courier New"/>
          <w:b/>
          <w:bCs/>
          <w:color w:val="263238"/>
          <w:sz w:val="20"/>
          <w:szCs w:val="20"/>
        </w:rPr>
        <w:t>Output:</w:t>
      </w:r>
      <w:r w:rsidRPr="00CE463B">
        <w:rPr>
          <w:rFonts w:ascii="Consolas" w:eastAsia="Times New Roman" w:hAnsi="Consolas" w:cs="Courier New"/>
          <w:color w:val="263238"/>
          <w:sz w:val="20"/>
          <w:szCs w:val="20"/>
        </w:rPr>
        <w:t xml:space="preserve"> [1,2,3,6,9,8,7,4,5]</w:t>
      </w:r>
    </w:p>
    <w:p w14:paraId="72622C54" w14:textId="5077B3B2" w:rsidR="00CE463B" w:rsidRPr="00CE463B" w:rsidRDefault="00F127A1" w:rsidP="00CE463B">
      <w:pPr>
        <w:shd w:val="clear" w:color="auto" w:fill="FFFFFF"/>
        <w:tabs>
          <w:tab w:val="left" w:pos="927"/>
        </w:tabs>
        <w:spacing w:after="240" w:line="240" w:lineRule="auto"/>
        <w:rPr>
          <w:rFonts w:ascii="Segoe UI" w:eastAsia="Times New Roman" w:hAnsi="Segoe UI" w:cs="Segoe UI"/>
          <w:sz w:val="21"/>
          <w:szCs w:val="21"/>
        </w:rPr>
      </w:pPr>
      <w:r>
        <w:rPr>
          <w:rFonts w:ascii="Segoe UI" w:eastAsia="Times New Roman" w:hAnsi="Segoe UI" w:cs="Segoe UI"/>
          <w:sz w:val="21"/>
          <w:szCs w:val="21"/>
        </w:rPr>
        <w:t>:</w:t>
      </w:r>
      <w:r w:rsidR="00CE463B" w:rsidRPr="00CE463B">
        <w:t xml:space="preserve"> </w:t>
      </w:r>
      <w:r w:rsidR="00CE463B" w:rsidRPr="00CE463B">
        <w:rPr>
          <w:rFonts w:ascii="Segoe UI" w:eastAsia="Times New Roman" w:hAnsi="Segoe UI" w:cs="Segoe UI"/>
          <w:sz w:val="21"/>
          <w:szCs w:val="21"/>
        </w:rPr>
        <w:t>vector&lt;int&gt; spiralOrder(vector&lt;vector&lt;int&gt;&gt;&amp; matrix) {</w:t>
      </w:r>
    </w:p>
    <w:p w14:paraId="3B4B962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lastRenderedPageBreak/>
        <w:t xml:space="preserve">        vector&lt;int&gt;v;</w:t>
      </w:r>
    </w:p>
    <w:p w14:paraId="5DCCA8A4"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if(matrix.size()==0)</w:t>
      </w:r>
    </w:p>
    <w:p w14:paraId="0F6E7E30"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return v;</w:t>
      </w:r>
    </w:p>
    <w:p w14:paraId="1CEBAC6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int n=matrix.size();</w:t>
      </w:r>
    </w:p>
    <w:p w14:paraId="18422219"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int m=matrix[0].size();</w:t>
      </w:r>
    </w:p>
    <w:p w14:paraId="3C22C66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int left=0,right=m-1;</w:t>
      </w:r>
    </w:p>
    <w:p w14:paraId="1D22A63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int top=0,bottom=n-1;</w:t>
      </w:r>
    </w:p>
    <w:p w14:paraId="554FD11E"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int direction=1;</w:t>
      </w:r>
    </w:p>
    <w:p w14:paraId="721641C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while(left&lt;=right&amp;&amp;top&lt;=bottom)</w:t>
      </w:r>
    </w:p>
    <w:p w14:paraId="5AE5DC2F"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3F3CEB2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if(direction==1)</w:t>
      </w:r>
    </w:p>
    <w:p w14:paraId="1F15856B"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17AC1C56"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for(int i=left;i&lt;=right;i++)</w:t>
      </w:r>
    </w:p>
    <w:p w14:paraId="40C7C724"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v.push_back(matrix[top][i]);</w:t>
      </w:r>
    </w:p>
    <w:p w14:paraId="4B2F76E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direction=2;</w:t>
      </w:r>
    </w:p>
    <w:p w14:paraId="76F0AEE4"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top++;</w:t>
      </w:r>
    </w:p>
    <w:p w14:paraId="0A724529"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5CD3F1C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else if(direction==2)</w:t>
      </w:r>
    </w:p>
    <w:p w14:paraId="49EEA4B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63313F37"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for(int i=top;i&lt;=bottom;i++)</w:t>
      </w:r>
    </w:p>
    <w:p w14:paraId="7353192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v.push_back(matrix[i][right]);</w:t>
      </w:r>
    </w:p>
    <w:p w14:paraId="55F94795"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direction=3;</w:t>
      </w:r>
    </w:p>
    <w:p w14:paraId="573C0B8D"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right--;</w:t>
      </w:r>
    </w:p>
    <w:p w14:paraId="3593F3B2"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07F8B47B"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else if(direction==3)</w:t>
      </w:r>
    </w:p>
    <w:p w14:paraId="6B308ABA"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lastRenderedPageBreak/>
        <w:t xml:space="preserve">            {</w:t>
      </w:r>
    </w:p>
    <w:p w14:paraId="4046FCAE"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for(int i=right;i&gt;=left;i--)</w:t>
      </w:r>
    </w:p>
    <w:p w14:paraId="7E586378"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v.push_back(matrix[bottom][i]);</w:t>
      </w:r>
    </w:p>
    <w:p w14:paraId="1FECDEA5"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direction=4;</w:t>
      </w:r>
    </w:p>
    <w:p w14:paraId="5D2610B8"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bottom--;</w:t>
      </w:r>
    </w:p>
    <w:p w14:paraId="185C4634"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26FDE6D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else if(direction==4)</w:t>
      </w:r>
    </w:p>
    <w:p w14:paraId="758CED63"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3A7BECC5"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for(int i=bottom;i&gt;=top;i--)</w:t>
      </w:r>
    </w:p>
    <w:p w14:paraId="3F371A82"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v.push_back(matrix[i][left]);</w:t>
      </w:r>
    </w:p>
    <w:p w14:paraId="4000B801"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direction=1;</w:t>
      </w:r>
    </w:p>
    <w:p w14:paraId="769FE2D7"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left++;</w:t>
      </w:r>
    </w:p>
    <w:p w14:paraId="6ECE4232"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79CE6E2C"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7F65917B" w14:textId="77777777" w:rsidR="00CE463B" w:rsidRPr="00CE463B"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return v;</w:t>
      </w:r>
    </w:p>
    <w:p w14:paraId="58F1ED65" w14:textId="768B137E" w:rsidR="00F127A1" w:rsidRDefault="00CE463B" w:rsidP="00CE463B">
      <w:pPr>
        <w:shd w:val="clear" w:color="auto" w:fill="FFFFFF"/>
        <w:tabs>
          <w:tab w:val="left" w:pos="927"/>
        </w:tabs>
        <w:spacing w:after="240" w:line="240" w:lineRule="auto"/>
        <w:rPr>
          <w:rFonts w:ascii="Segoe UI" w:eastAsia="Times New Roman" w:hAnsi="Segoe UI" w:cs="Segoe UI"/>
          <w:sz w:val="21"/>
          <w:szCs w:val="21"/>
        </w:rPr>
      </w:pPr>
      <w:r w:rsidRPr="00CE463B">
        <w:rPr>
          <w:rFonts w:ascii="Segoe UI" w:eastAsia="Times New Roman" w:hAnsi="Segoe UI" w:cs="Segoe UI"/>
          <w:sz w:val="21"/>
          <w:szCs w:val="21"/>
        </w:rPr>
        <w:t xml:space="preserve">    }</w:t>
      </w:r>
    </w:p>
    <w:p w14:paraId="5AC73E5E" w14:textId="1F887959" w:rsidR="00F34E6F" w:rsidRPr="00F34E6F" w:rsidRDefault="00CE463B" w:rsidP="00F34E6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rPr>
        <w:t>181)</w:t>
      </w:r>
      <w:r w:rsidR="00F34E6F" w:rsidRPr="00F34E6F">
        <w:rPr>
          <w:rFonts w:ascii="Segoe UI" w:hAnsi="Segoe UI" w:cs="Segoe UI"/>
          <w:color w:val="263238"/>
          <w:sz w:val="21"/>
          <w:szCs w:val="21"/>
        </w:rPr>
        <w:t xml:space="preserve"> Given </w:t>
      </w:r>
      <w:r w:rsidR="00F34E6F" w:rsidRPr="00F34E6F">
        <w:rPr>
          <w:rFonts w:ascii="Courier New" w:hAnsi="Courier New" w:cs="Courier New"/>
          <w:color w:val="546E7A"/>
          <w:sz w:val="20"/>
          <w:szCs w:val="20"/>
          <w:shd w:val="clear" w:color="auto" w:fill="F7F9FA"/>
        </w:rPr>
        <w:t>n</w:t>
      </w:r>
      <w:r w:rsidR="00F34E6F" w:rsidRPr="00F34E6F">
        <w:rPr>
          <w:rFonts w:ascii="Segoe UI" w:hAnsi="Segoe UI" w:cs="Segoe UI"/>
          <w:color w:val="263238"/>
          <w:sz w:val="21"/>
          <w:szCs w:val="21"/>
        </w:rPr>
        <w:t> non-negative integers </w:t>
      </w:r>
      <w:r w:rsidR="00F34E6F" w:rsidRPr="00F34E6F">
        <w:rPr>
          <w:rFonts w:ascii="Courier New" w:hAnsi="Courier New" w:cs="Courier New"/>
          <w:color w:val="546E7A"/>
          <w:sz w:val="20"/>
          <w:szCs w:val="20"/>
          <w:shd w:val="clear" w:color="auto" w:fill="F7F9FA"/>
        </w:rPr>
        <w:t>a</w:t>
      </w:r>
      <w:r w:rsidR="00F34E6F" w:rsidRPr="00F34E6F">
        <w:rPr>
          <w:rFonts w:ascii="Courier New" w:hAnsi="Courier New" w:cs="Courier New"/>
          <w:color w:val="546E7A"/>
          <w:sz w:val="15"/>
          <w:szCs w:val="15"/>
          <w:shd w:val="clear" w:color="auto" w:fill="F7F9FA"/>
          <w:vertAlign w:val="subscript"/>
        </w:rPr>
        <w:t>1</w:t>
      </w:r>
      <w:r w:rsidR="00F34E6F" w:rsidRPr="00F34E6F">
        <w:rPr>
          <w:rFonts w:ascii="Courier New" w:hAnsi="Courier New" w:cs="Courier New"/>
          <w:color w:val="546E7A"/>
          <w:sz w:val="20"/>
          <w:szCs w:val="20"/>
          <w:shd w:val="clear" w:color="auto" w:fill="F7F9FA"/>
        </w:rPr>
        <w:t>, a</w:t>
      </w:r>
      <w:r w:rsidR="00F34E6F" w:rsidRPr="00F34E6F">
        <w:rPr>
          <w:rFonts w:ascii="Courier New" w:hAnsi="Courier New" w:cs="Courier New"/>
          <w:color w:val="546E7A"/>
          <w:sz w:val="15"/>
          <w:szCs w:val="15"/>
          <w:shd w:val="clear" w:color="auto" w:fill="F7F9FA"/>
          <w:vertAlign w:val="subscript"/>
        </w:rPr>
        <w:t>2</w:t>
      </w:r>
      <w:r w:rsidR="00F34E6F" w:rsidRPr="00F34E6F">
        <w:rPr>
          <w:rFonts w:ascii="Courier New" w:hAnsi="Courier New" w:cs="Courier New"/>
          <w:color w:val="546E7A"/>
          <w:sz w:val="20"/>
          <w:szCs w:val="20"/>
          <w:shd w:val="clear" w:color="auto" w:fill="F7F9FA"/>
        </w:rPr>
        <w:t>, ..., a</w:t>
      </w:r>
      <w:r w:rsidR="00F34E6F" w:rsidRPr="00F34E6F">
        <w:rPr>
          <w:rFonts w:ascii="Courier New" w:hAnsi="Courier New" w:cs="Courier New"/>
          <w:color w:val="546E7A"/>
          <w:sz w:val="15"/>
          <w:szCs w:val="15"/>
          <w:shd w:val="clear" w:color="auto" w:fill="F7F9FA"/>
          <w:vertAlign w:val="subscript"/>
        </w:rPr>
        <w:t>n</w:t>
      </w:r>
      <w:r w:rsidR="00F34E6F" w:rsidRPr="00F34E6F">
        <w:rPr>
          <w:rFonts w:ascii="Segoe UI" w:hAnsi="Segoe UI" w:cs="Segoe UI"/>
          <w:color w:val="263238"/>
          <w:sz w:val="16"/>
          <w:szCs w:val="16"/>
          <w:vertAlign w:val="subscript"/>
        </w:rPr>
        <w:t> </w:t>
      </w:r>
      <w:r w:rsidR="00F34E6F" w:rsidRPr="00F34E6F">
        <w:rPr>
          <w:rFonts w:ascii="Segoe UI" w:hAnsi="Segoe UI" w:cs="Segoe UI"/>
          <w:color w:val="263238"/>
          <w:sz w:val="21"/>
          <w:szCs w:val="21"/>
        </w:rPr>
        <w:t>, where each represents a point at coordinate </w:t>
      </w:r>
      <w:r w:rsidR="00F34E6F" w:rsidRPr="00F34E6F">
        <w:rPr>
          <w:rFonts w:ascii="Courier New" w:hAnsi="Courier New" w:cs="Courier New"/>
          <w:color w:val="546E7A"/>
          <w:sz w:val="20"/>
          <w:szCs w:val="20"/>
          <w:shd w:val="clear" w:color="auto" w:fill="F7F9FA"/>
        </w:rPr>
        <w:t>(i, a</w:t>
      </w:r>
      <w:r w:rsidR="00F34E6F" w:rsidRPr="00F34E6F">
        <w:rPr>
          <w:rFonts w:ascii="Courier New" w:hAnsi="Courier New" w:cs="Courier New"/>
          <w:color w:val="546E7A"/>
          <w:sz w:val="15"/>
          <w:szCs w:val="15"/>
          <w:shd w:val="clear" w:color="auto" w:fill="F7F9FA"/>
          <w:vertAlign w:val="subscript"/>
        </w:rPr>
        <w:t>i</w:t>
      </w:r>
      <w:r w:rsidR="00F34E6F" w:rsidRPr="00F34E6F">
        <w:rPr>
          <w:rFonts w:ascii="Courier New" w:hAnsi="Courier New" w:cs="Courier New"/>
          <w:color w:val="546E7A"/>
          <w:sz w:val="20"/>
          <w:szCs w:val="20"/>
          <w:shd w:val="clear" w:color="auto" w:fill="F7F9FA"/>
        </w:rPr>
        <w:t>)</w:t>
      </w:r>
      <w:r w:rsidR="00F34E6F" w:rsidRPr="00F34E6F">
        <w:rPr>
          <w:rFonts w:ascii="Segoe UI" w:hAnsi="Segoe UI" w:cs="Segoe UI"/>
          <w:color w:val="263238"/>
          <w:sz w:val="21"/>
          <w:szCs w:val="21"/>
        </w:rPr>
        <w:t>. </w:t>
      </w:r>
      <w:r w:rsidR="00F34E6F" w:rsidRPr="00F34E6F">
        <w:rPr>
          <w:rFonts w:ascii="Courier New" w:hAnsi="Courier New" w:cs="Courier New"/>
          <w:color w:val="546E7A"/>
          <w:sz w:val="20"/>
          <w:szCs w:val="20"/>
          <w:shd w:val="clear" w:color="auto" w:fill="F7F9FA"/>
        </w:rPr>
        <w:t>n</w:t>
      </w:r>
      <w:r w:rsidR="00F34E6F" w:rsidRPr="00F34E6F">
        <w:rPr>
          <w:rFonts w:ascii="Segoe UI" w:hAnsi="Segoe UI" w:cs="Segoe UI"/>
          <w:color w:val="263238"/>
          <w:sz w:val="21"/>
          <w:szCs w:val="21"/>
        </w:rPr>
        <w:t> vertical lines are drawn such that the two endpoints of the line </w:t>
      </w:r>
      <w:r w:rsidR="00F34E6F" w:rsidRPr="00F34E6F">
        <w:rPr>
          <w:rFonts w:ascii="Courier New" w:hAnsi="Courier New" w:cs="Courier New"/>
          <w:color w:val="546E7A"/>
          <w:sz w:val="20"/>
          <w:szCs w:val="20"/>
          <w:shd w:val="clear" w:color="auto" w:fill="F7F9FA"/>
        </w:rPr>
        <w:t>i</w:t>
      </w:r>
      <w:r w:rsidR="00F34E6F" w:rsidRPr="00F34E6F">
        <w:rPr>
          <w:rFonts w:ascii="Segoe UI" w:hAnsi="Segoe UI" w:cs="Segoe UI"/>
          <w:color w:val="263238"/>
          <w:sz w:val="21"/>
          <w:szCs w:val="21"/>
        </w:rPr>
        <w:t> is at </w:t>
      </w:r>
      <w:r w:rsidR="00F34E6F" w:rsidRPr="00F34E6F">
        <w:rPr>
          <w:rFonts w:ascii="Courier New" w:hAnsi="Courier New" w:cs="Courier New"/>
          <w:color w:val="546E7A"/>
          <w:sz w:val="20"/>
          <w:szCs w:val="20"/>
          <w:shd w:val="clear" w:color="auto" w:fill="F7F9FA"/>
        </w:rPr>
        <w:t>(i, a</w:t>
      </w:r>
      <w:r w:rsidR="00F34E6F" w:rsidRPr="00F34E6F">
        <w:rPr>
          <w:rFonts w:ascii="Courier New" w:hAnsi="Courier New" w:cs="Courier New"/>
          <w:color w:val="546E7A"/>
          <w:sz w:val="15"/>
          <w:szCs w:val="15"/>
          <w:shd w:val="clear" w:color="auto" w:fill="F7F9FA"/>
          <w:vertAlign w:val="subscript"/>
        </w:rPr>
        <w:t>i</w:t>
      </w:r>
      <w:r w:rsidR="00F34E6F" w:rsidRPr="00F34E6F">
        <w:rPr>
          <w:rFonts w:ascii="Courier New" w:hAnsi="Courier New" w:cs="Courier New"/>
          <w:color w:val="546E7A"/>
          <w:sz w:val="20"/>
          <w:szCs w:val="20"/>
          <w:shd w:val="clear" w:color="auto" w:fill="F7F9FA"/>
        </w:rPr>
        <w:t>)</w:t>
      </w:r>
      <w:r w:rsidR="00F34E6F" w:rsidRPr="00F34E6F">
        <w:rPr>
          <w:rFonts w:ascii="Segoe UI" w:hAnsi="Segoe UI" w:cs="Segoe UI"/>
          <w:color w:val="263238"/>
          <w:sz w:val="21"/>
          <w:szCs w:val="21"/>
        </w:rPr>
        <w:t> and </w:t>
      </w:r>
      <w:r w:rsidR="00F34E6F" w:rsidRPr="00F34E6F">
        <w:rPr>
          <w:rFonts w:ascii="Courier New" w:hAnsi="Courier New" w:cs="Courier New"/>
          <w:color w:val="546E7A"/>
          <w:sz w:val="20"/>
          <w:szCs w:val="20"/>
          <w:shd w:val="clear" w:color="auto" w:fill="F7F9FA"/>
        </w:rPr>
        <w:t>(i, 0)</w:t>
      </w:r>
      <w:r w:rsidR="00F34E6F" w:rsidRPr="00F34E6F">
        <w:rPr>
          <w:rFonts w:ascii="Segoe UI" w:hAnsi="Segoe UI" w:cs="Segoe UI"/>
          <w:color w:val="263238"/>
          <w:sz w:val="21"/>
          <w:szCs w:val="21"/>
        </w:rPr>
        <w:t>. Find two lines, which, together with the x-axis forms a container, such that the container contains the most water.</w:t>
      </w:r>
    </w:p>
    <w:p w14:paraId="13B6E794" w14:textId="097E4A25" w:rsidR="00F34E6F" w:rsidRPr="00F34E6F" w:rsidRDefault="00F34E6F" w:rsidP="00F34E6F">
      <w:pPr>
        <w:shd w:val="clear" w:color="auto" w:fill="FFFFFF"/>
        <w:spacing w:after="240" w:line="240" w:lineRule="auto"/>
        <w:rPr>
          <w:rFonts w:ascii="Segoe UI" w:eastAsia="Times New Roman" w:hAnsi="Segoe UI" w:cs="Segoe UI"/>
          <w:color w:val="263238"/>
          <w:sz w:val="21"/>
          <w:szCs w:val="21"/>
        </w:rPr>
      </w:pPr>
      <w:r w:rsidRPr="00F34E6F">
        <w:rPr>
          <w:rFonts w:ascii="Segoe UI" w:eastAsia="Times New Roman" w:hAnsi="Segoe UI" w:cs="Segoe UI"/>
          <w:b/>
          <w:bCs/>
          <w:color w:val="263238"/>
          <w:sz w:val="21"/>
          <w:szCs w:val="21"/>
        </w:rPr>
        <w:t>Notice</w:t>
      </w:r>
      <w:r w:rsidRPr="00F34E6F">
        <w:rPr>
          <w:rFonts w:ascii="Segoe UI" w:eastAsia="Times New Roman" w:hAnsi="Segoe UI" w:cs="Segoe UI"/>
          <w:color w:val="263238"/>
          <w:sz w:val="21"/>
          <w:szCs w:val="21"/>
        </w:rPr>
        <w:t> that you may not slant the container.</w:t>
      </w:r>
    </w:p>
    <w:p w14:paraId="6ADED0CF" w14:textId="77777777" w:rsidR="00F34E6F" w:rsidRPr="00F34E6F" w:rsidRDefault="00F34E6F" w:rsidP="00F34E6F">
      <w:pPr>
        <w:shd w:val="clear" w:color="auto" w:fill="FFFFFF"/>
        <w:spacing w:after="240" w:line="240" w:lineRule="auto"/>
        <w:rPr>
          <w:rFonts w:ascii="Segoe UI" w:eastAsia="Times New Roman" w:hAnsi="Segoe UI" w:cs="Segoe UI"/>
          <w:color w:val="263238"/>
          <w:sz w:val="21"/>
          <w:szCs w:val="21"/>
        </w:rPr>
      </w:pPr>
      <w:r w:rsidRPr="00F34E6F">
        <w:rPr>
          <w:rFonts w:ascii="Segoe UI" w:eastAsia="Times New Roman" w:hAnsi="Segoe UI" w:cs="Segoe UI"/>
          <w:b/>
          <w:bCs/>
          <w:color w:val="263238"/>
          <w:sz w:val="21"/>
          <w:szCs w:val="21"/>
        </w:rPr>
        <w:t>Example 1:</w:t>
      </w:r>
    </w:p>
    <w:p w14:paraId="351C0A6D" w14:textId="77777777" w:rsidR="00F34E6F" w:rsidRDefault="00F34E6F" w:rsidP="00F34E6F">
      <w:pPr>
        <w:spacing w:after="0" w:line="240" w:lineRule="auto"/>
        <w:rPr>
          <w:rFonts w:ascii="Times New Roman" w:eastAsia="Times New Roman" w:hAnsi="Times New Roman" w:cs="Times New Roman"/>
          <w:sz w:val="24"/>
          <w:szCs w:val="24"/>
        </w:rPr>
      </w:pPr>
      <w:r w:rsidRPr="00F34E6F">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51C0569A" wp14:editId="3AADE0F3">
            <wp:simplePos x="0" y="0"/>
            <wp:positionH relativeFrom="column">
              <wp:align>left</wp:align>
            </wp:positionH>
            <wp:positionV relativeFrom="paragraph">
              <wp:align>top</wp:align>
            </wp:positionV>
            <wp:extent cx="2590800" cy="162750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7070" cy="1631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C6DF79" w14:textId="77777777" w:rsidR="00F34E6F" w:rsidRPr="00F34E6F" w:rsidRDefault="00F34E6F" w:rsidP="00F34E6F">
      <w:pPr>
        <w:rPr>
          <w:rFonts w:ascii="Times New Roman" w:eastAsia="Times New Roman" w:hAnsi="Times New Roman" w:cs="Times New Roman"/>
          <w:sz w:val="24"/>
          <w:szCs w:val="24"/>
        </w:rPr>
      </w:pPr>
    </w:p>
    <w:p w14:paraId="3137EF28" w14:textId="77777777" w:rsidR="00F34E6F" w:rsidRPr="00F34E6F" w:rsidRDefault="00F34E6F" w:rsidP="00F34E6F">
      <w:pPr>
        <w:rPr>
          <w:rFonts w:ascii="Times New Roman" w:eastAsia="Times New Roman" w:hAnsi="Times New Roman" w:cs="Times New Roman"/>
          <w:sz w:val="24"/>
          <w:szCs w:val="24"/>
        </w:rPr>
      </w:pPr>
    </w:p>
    <w:p w14:paraId="7E920AFB" w14:textId="77777777" w:rsidR="00F34E6F" w:rsidRPr="00F34E6F" w:rsidRDefault="00F34E6F" w:rsidP="00F34E6F">
      <w:pPr>
        <w:rPr>
          <w:rFonts w:ascii="Times New Roman" w:eastAsia="Times New Roman" w:hAnsi="Times New Roman" w:cs="Times New Roman"/>
          <w:sz w:val="24"/>
          <w:szCs w:val="24"/>
        </w:rPr>
      </w:pPr>
    </w:p>
    <w:p w14:paraId="28C7200E" w14:textId="77777777" w:rsidR="00F34E6F" w:rsidRPr="00F34E6F" w:rsidRDefault="00F34E6F" w:rsidP="00F34E6F">
      <w:pPr>
        <w:rPr>
          <w:rFonts w:ascii="Times New Roman" w:eastAsia="Times New Roman" w:hAnsi="Times New Roman" w:cs="Times New Roman"/>
          <w:sz w:val="24"/>
          <w:szCs w:val="24"/>
        </w:rPr>
      </w:pPr>
    </w:p>
    <w:p w14:paraId="00FD9050" w14:textId="3B9BAAC9" w:rsidR="00F34E6F" w:rsidRPr="00F34E6F" w:rsidRDefault="00F34E6F" w:rsidP="00F34E6F">
      <w:pPr>
        <w:tabs>
          <w:tab w:val="left" w:pos="90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1A95EAF6" w14:textId="77777777" w:rsidR="00F34E6F" w:rsidRPr="00F34E6F" w:rsidRDefault="00F34E6F" w:rsidP="00F34E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4E6F">
        <w:rPr>
          <w:rFonts w:ascii="Consolas" w:eastAsia="Times New Roman" w:hAnsi="Consolas" w:cs="Courier New"/>
          <w:b/>
          <w:bCs/>
          <w:color w:val="263238"/>
          <w:sz w:val="20"/>
          <w:szCs w:val="20"/>
        </w:rPr>
        <w:t>Input:</w:t>
      </w:r>
      <w:r w:rsidRPr="00F34E6F">
        <w:rPr>
          <w:rFonts w:ascii="Consolas" w:eastAsia="Times New Roman" w:hAnsi="Consolas" w:cs="Courier New"/>
          <w:color w:val="263238"/>
          <w:sz w:val="20"/>
          <w:szCs w:val="20"/>
        </w:rPr>
        <w:t xml:space="preserve"> height = [1,8,6,2,5,4,8,3,7]</w:t>
      </w:r>
    </w:p>
    <w:p w14:paraId="0463A50E" w14:textId="77777777" w:rsidR="00F34E6F" w:rsidRPr="00F34E6F" w:rsidRDefault="00F34E6F" w:rsidP="00F34E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4E6F">
        <w:rPr>
          <w:rFonts w:ascii="Consolas" w:eastAsia="Times New Roman" w:hAnsi="Consolas" w:cs="Courier New"/>
          <w:b/>
          <w:bCs/>
          <w:color w:val="263238"/>
          <w:sz w:val="20"/>
          <w:szCs w:val="20"/>
        </w:rPr>
        <w:t>Output:</w:t>
      </w:r>
      <w:r w:rsidRPr="00F34E6F">
        <w:rPr>
          <w:rFonts w:ascii="Consolas" w:eastAsia="Times New Roman" w:hAnsi="Consolas" w:cs="Courier New"/>
          <w:color w:val="263238"/>
          <w:sz w:val="20"/>
          <w:szCs w:val="20"/>
        </w:rPr>
        <w:t xml:space="preserve"> 49</w:t>
      </w:r>
    </w:p>
    <w:p w14:paraId="39CFFB98" w14:textId="62F6875F" w:rsidR="00DE5816" w:rsidRPr="00DE5816" w:rsidRDefault="00F34E6F" w:rsidP="00DE58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4E6F">
        <w:rPr>
          <w:rFonts w:ascii="Consolas" w:eastAsia="Times New Roman" w:hAnsi="Consolas" w:cs="Courier New"/>
          <w:b/>
          <w:bCs/>
          <w:color w:val="263238"/>
          <w:sz w:val="20"/>
          <w:szCs w:val="20"/>
        </w:rPr>
        <w:t>Explanation:</w:t>
      </w:r>
      <w:r w:rsidRPr="00F34E6F">
        <w:rPr>
          <w:rFonts w:ascii="Consolas" w:eastAsia="Times New Roman" w:hAnsi="Consolas" w:cs="Courier New"/>
          <w:color w:val="263238"/>
          <w:sz w:val="20"/>
          <w:szCs w:val="20"/>
        </w:rPr>
        <w:t xml:space="preserve"> The above vertical lines are represented by array [1,8,6,2,5,4,8,3,7]. In this case, the max area of water (blue section) the container can contain is 49</w:t>
      </w:r>
      <w:r w:rsidR="00DE5816" w:rsidRPr="00DE5816">
        <w:rPr>
          <w:rFonts w:ascii="Segoe UI" w:eastAsia="Times New Roman" w:hAnsi="Segoe UI" w:cs="Segoe UI"/>
          <w:sz w:val="21"/>
          <w:szCs w:val="21"/>
        </w:rPr>
        <w:t xml:space="preserve">                </w:t>
      </w:r>
    </w:p>
    <w:p w14:paraId="1DC98A14" w14:textId="77777777" w:rsidR="00D228CC" w:rsidRDefault="00DE44DD" w:rsidP="00D228CC">
      <w:pPr>
        <w:shd w:val="clear" w:color="auto" w:fill="FFFFFF"/>
        <w:spacing w:after="240" w:line="240" w:lineRule="auto"/>
      </w:pPr>
      <w:r>
        <w:rPr>
          <w:rFonts w:ascii="Segoe UI" w:eastAsia="Times New Roman" w:hAnsi="Segoe UI" w:cs="Segoe UI"/>
          <w:sz w:val="21"/>
          <w:szCs w:val="21"/>
        </w:rPr>
        <w:t>:</w:t>
      </w:r>
      <w:r w:rsidRPr="00DE44DD">
        <w:t xml:space="preserve"> </w:t>
      </w:r>
      <w:r w:rsidR="00D228CC">
        <w:t>int maxArea(vector&lt;int&gt;&amp; height) {</w:t>
      </w:r>
    </w:p>
    <w:p w14:paraId="57C2DBDC" w14:textId="77777777" w:rsidR="00D228CC" w:rsidRDefault="00D228CC" w:rsidP="00D228CC">
      <w:pPr>
        <w:shd w:val="clear" w:color="auto" w:fill="FFFFFF"/>
        <w:spacing w:after="240" w:line="240" w:lineRule="auto"/>
      </w:pPr>
      <w:r>
        <w:t xml:space="preserve">        int l=0,r=height.size()-1;</w:t>
      </w:r>
    </w:p>
    <w:p w14:paraId="69796268" w14:textId="77777777" w:rsidR="00D228CC" w:rsidRDefault="00D228CC" w:rsidP="00D228CC">
      <w:pPr>
        <w:shd w:val="clear" w:color="auto" w:fill="FFFFFF"/>
        <w:spacing w:after="240" w:line="240" w:lineRule="auto"/>
      </w:pPr>
      <w:r>
        <w:t xml:space="preserve">        int ans=0;</w:t>
      </w:r>
    </w:p>
    <w:p w14:paraId="70C127AA" w14:textId="77777777" w:rsidR="00D228CC" w:rsidRDefault="00D228CC" w:rsidP="00D228CC">
      <w:pPr>
        <w:shd w:val="clear" w:color="auto" w:fill="FFFFFF"/>
        <w:spacing w:after="240" w:line="240" w:lineRule="auto"/>
      </w:pPr>
      <w:r>
        <w:t xml:space="preserve">        while(l&lt;r)</w:t>
      </w:r>
    </w:p>
    <w:p w14:paraId="3D1B9693" w14:textId="77777777" w:rsidR="00D228CC" w:rsidRDefault="00D228CC" w:rsidP="00D228CC">
      <w:pPr>
        <w:shd w:val="clear" w:color="auto" w:fill="FFFFFF"/>
        <w:spacing w:after="240" w:line="240" w:lineRule="auto"/>
      </w:pPr>
      <w:r>
        <w:t xml:space="preserve">        {</w:t>
      </w:r>
    </w:p>
    <w:p w14:paraId="666C5BF1" w14:textId="77777777" w:rsidR="00D228CC" w:rsidRDefault="00D228CC" w:rsidP="00D228CC">
      <w:pPr>
        <w:shd w:val="clear" w:color="auto" w:fill="FFFFFF"/>
        <w:spacing w:after="240" w:line="240" w:lineRule="auto"/>
      </w:pPr>
      <w:r>
        <w:t xml:space="preserve">            int h=min(height[l],height[r]);</w:t>
      </w:r>
    </w:p>
    <w:p w14:paraId="661024E2" w14:textId="77777777" w:rsidR="00D228CC" w:rsidRDefault="00D228CC" w:rsidP="00D228CC">
      <w:pPr>
        <w:shd w:val="clear" w:color="auto" w:fill="FFFFFF"/>
        <w:spacing w:after="240" w:line="240" w:lineRule="auto"/>
      </w:pPr>
      <w:r>
        <w:t xml:space="preserve">            ans=max(ans,(r-l)*h);</w:t>
      </w:r>
    </w:p>
    <w:p w14:paraId="1463E75E" w14:textId="77777777" w:rsidR="00D228CC" w:rsidRDefault="00D228CC" w:rsidP="00D228CC">
      <w:pPr>
        <w:shd w:val="clear" w:color="auto" w:fill="FFFFFF"/>
        <w:spacing w:after="240" w:line="240" w:lineRule="auto"/>
      </w:pPr>
      <w:r>
        <w:t xml:space="preserve">            while(height[l]&lt;=h&amp;&amp;l&lt;r)</w:t>
      </w:r>
    </w:p>
    <w:p w14:paraId="57AFBEE3" w14:textId="77777777" w:rsidR="00D228CC" w:rsidRDefault="00D228CC" w:rsidP="00D228CC">
      <w:pPr>
        <w:shd w:val="clear" w:color="auto" w:fill="FFFFFF"/>
        <w:spacing w:after="240" w:line="240" w:lineRule="auto"/>
      </w:pPr>
      <w:r>
        <w:t xml:space="preserve">                l++;</w:t>
      </w:r>
    </w:p>
    <w:p w14:paraId="0C3AFE15" w14:textId="77777777" w:rsidR="00D228CC" w:rsidRDefault="00D228CC" w:rsidP="00D228CC">
      <w:pPr>
        <w:shd w:val="clear" w:color="auto" w:fill="FFFFFF"/>
        <w:spacing w:after="240" w:line="240" w:lineRule="auto"/>
      </w:pPr>
      <w:r>
        <w:t xml:space="preserve">            while(height[r]&lt;=h&amp;&amp;l&lt;r)</w:t>
      </w:r>
    </w:p>
    <w:p w14:paraId="4E322985" w14:textId="77777777" w:rsidR="00D228CC" w:rsidRPr="00533D21" w:rsidRDefault="00D228CC" w:rsidP="00D228CC">
      <w:pPr>
        <w:shd w:val="clear" w:color="auto" w:fill="FFFFFF"/>
        <w:spacing w:after="240" w:line="240" w:lineRule="auto"/>
      </w:pPr>
      <w:r>
        <w:t xml:space="preserve">                </w:t>
      </w:r>
      <w:r w:rsidRPr="00533D21">
        <w:t>r--;</w:t>
      </w:r>
    </w:p>
    <w:p w14:paraId="756FAE80" w14:textId="77777777" w:rsidR="00D228CC" w:rsidRPr="00533D21" w:rsidRDefault="00D228CC" w:rsidP="00D228CC">
      <w:pPr>
        <w:shd w:val="clear" w:color="auto" w:fill="FFFFFF"/>
        <w:spacing w:after="240" w:line="240" w:lineRule="auto"/>
      </w:pPr>
      <w:r w:rsidRPr="00533D21">
        <w:t xml:space="preserve">        }</w:t>
      </w:r>
    </w:p>
    <w:p w14:paraId="588666E0" w14:textId="77777777" w:rsidR="00D228CC" w:rsidRPr="00533D21" w:rsidRDefault="00D228CC" w:rsidP="00D228CC">
      <w:pPr>
        <w:shd w:val="clear" w:color="auto" w:fill="FFFFFF"/>
        <w:spacing w:after="240" w:line="240" w:lineRule="auto"/>
      </w:pPr>
      <w:r w:rsidRPr="00533D21">
        <w:t xml:space="preserve">        return ans;</w:t>
      </w:r>
    </w:p>
    <w:p w14:paraId="236C3A9F" w14:textId="33F88108" w:rsidR="00DE44DD" w:rsidRPr="00533D21" w:rsidRDefault="00D228CC" w:rsidP="00D228CC">
      <w:pPr>
        <w:shd w:val="clear" w:color="auto" w:fill="FFFFFF"/>
        <w:spacing w:after="240" w:line="240" w:lineRule="auto"/>
      </w:pPr>
      <w:r w:rsidRPr="00533D21">
        <w:t xml:space="preserve">    }</w:t>
      </w:r>
    </w:p>
    <w:p w14:paraId="2E0AD084" w14:textId="4F0F5CCB" w:rsidR="00617A05" w:rsidRPr="00617A05" w:rsidRDefault="00D228CC" w:rsidP="00617A05">
      <w:pPr>
        <w:pStyle w:val="NormalWeb"/>
        <w:shd w:val="clear" w:color="auto" w:fill="FFFFFF"/>
        <w:spacing w:before="0" w:beforeAutospacing="0" w:after="240" w:afterAutospacing="0"/>
        <w:rPr>
          <w:rFonts w:ascii="Segoe UI" w:hAnsi="Segoe UI" w:cs="Segoe UI"/>
          <w:color w:val="263238"/>
          <w:sz w:val="21"/>
          <w:szCs w:val="21"/>
        </w:rPr>
      </w:pPr>
      <w:r w:rsidRPr="00533D21">
        <w:rPr>
          <w:highlight w:val="yellow"/>
        </w:rPr>
        <w:t>182)</w:t>
      </w:r>
      <w:r w:rsidR="00617A05" w:rsidRPr="00617A05">
        <w:rPr>
          <w:rFonts w:ascii="Segoe UI" w:hAnsi="Segoe UI" w:cs="Segoe UI"/>
          <w:color w:val="263238"/>
          <w:sz w:val="21"/>
          <w:szCs w:val="21"/>
        </w:rPr>
        <w:t xml:space="preserve"> Given an </w:t>
      </w:r>
      <w:r w:rsidR="00617A05" w:rsidRPr="00617A05">
        <w:rPr>
          <w:rFonts w:ascii="Courier New" w:hAnsi="Courier New" w:cs="Courier New"/>
          <w:color w:val="546E7A"/>
          <w:sz w:val="20"/>
          <w:szCs w:val="20"/>
          <w:shd w:val="clear" w:color="auto" w:fill="F7F9FA"/>
        </w:rPr>
        <w:t>m x n</w:t>
      </w:r>
      <w:r w:rsidR="00617A05" w:rsidRPr="00617A05">
        <w:rPr>
          <w:rFonts w:ascii="Segoe UI" w:hAnsi="Segoe UI" w:cs="Segoe UI"/>
          <w:color w:val="263238"/>
          <w:sz w:val="21"/>
          <w:szCs w:val="21"/>
        </w:rPr>
        <w:t> grid of characters </w:t>
      </w:r>
      <w:r w:rsidR="00617A05" w:rsidRPr="00617A05">
        <w:rPr>
          <w:rFonts w:ascii="Courier New" w:hAnsi="Courier New" w:cs="Courier New"/>
          <w:color w:val="546E7A"/>
          <w:sz w:val="20"/>
          <w:szCs w:val="20"/>
          <w:shd w:val="clear" w:color="auto" w:fill="F7F9FA"/>
        </w:rPr>
        <w:t>board</w:t>
      </w:r>
      <w:r w:rsidR="00617A05" w:rsidRPr="00617A05">
        <w:rPr>
          <w:rFonts w:ascii="Segoe UI" w:hAnsi="Segoe UI" w:cs="Segoe UI"/>
          <w:color w:val="263238"/>
          <w:sz w:val="21"/>
          <w:szCs w:val="21"/>
        </w:rPr>
        <w:t> and a string </w:t>
      </w:r>
      <w:r w:rsidR="00617A05" w:rsidRPr="00617A05">
        <w:rPr>
          <w:rFonts w:ascii="Courier New" w:hAnsi="Courier New" w:cs="Courier New"/>
          <w:color w:val="546E7A"/>
          <w:sz w:val="20"/>
          <w:szCs w:val="20"/>
          <w:shd w:val="clear" w:color="auto" w:fill="F7F9FA"/>
        </w:rPr>
        <w:t>word</w:t>
      </w:r>
      <w:r w:rsidR="00617A05" w:rsidRPr="00617A05">
        <w:rPr>
          <w:rFonts w:ascii="Segoe UI" w:hAnsi="Segoe UI" w:cs="Segoe UI"/>
          <w:color w:val="263238"/>
          <w:sz w:val="21"/>
          <w:szCs w:val="21"/>
        </w:rPr>
        <w:t>, return </w:t>
      </w:r>
      <w:r w:rsidR="00617A05" w:rsidRPr="00617A05">
        <w:rPr>
          <w:rFonts w:ascii="Courier New" w:hAnsi="Courier New" w:cs="Courier New"/>
          <w:color w:val="546E7A"/>
          <w:sz w:val="20"/>
          <w:szCs w:val="20"/>
          <w:shd w:val="clear" w:color="auto" w:fill="F7F9FA"/>
        </w:rPr>
        <w:t>true</w:t>
      </w:r>
      <w:r w:rsidR="00617A05" w:rsidRPr="00617A05">
        <w:rPr>
          <w:rFonts w:ascii="Segoe UI" w:hAnsi="Segoe UI" w:cs="Segoe UI"/>
          <w:color w:val="263238"/>
          <w:sz w:val="21"/>
          <w:szCs w:val="21"/>
        </w:rPr>
        <w:t> </w:t>
      </w:r>
      <w:r w:rsidR="00617A05" w:rsidRPr="00617A05">
        <w:rPr>
          <w:rFonts w:ascii="Segoe UI" w:hAnsi="Segoe UI" w:cs="Segoe UI"/>
          <w:i/>
          <w:iCs/>
          <w:color w:val="263238"/>
          <w:sz w:val="21"/>
          <w:szCs w:val="21"/>
        </w:rPr>
        <w:t>if</w:t>
      </w:r>
      <w:r w:rsidR="00617A05" w:rsidRPr="00617A05">
        <w:rPr>
          <w:rFonts w:ascii="Segoe UI" w:hAnsi="Segoe UI" w:cs="Segoe UI"/>
          <w:color w:val="263238"/>
          <w:sz w:val="21"/>
          <w:szCs w:val="21"/>
        </w:rPr>
        <w:t> </w:t>
      </w:r>
      <w:r w:rsidR="00617A05" w:rsidRPr="00617A05">
        <w:rPr>
          <w:rFonts w:ascii="Courier New" w:hAnsi="Courier New" w:cs="Courier New"/>
          <w:color w:val="546E7A"/>
          <w:sz w:val="20"/>
          <w:szCs w:val="20"/>
          <w:shd w:val="clear" w:color="auto" w:fill="F7F9FA"/>
        </w:rPr>
        <w:t>word</w:t>
      </w:r>
      <w:r w:rsidR="00617A05" w:rsidRPr="00617A05">
        <w:rPr>
          <w:rFonts w:ascii="Segoe UI" w:hAnsi="Segoe UI" w:cs="Segoe UI"/>
          <w:color w:val="263238"/>
          <w:sz w:val="21"/>
          <w:szCs w:val="21"/>
        </w:rPr>
        <w:t> </w:t>
      </w:r>
      <w:r w:rsidR="00617A05" w:rsidRPr="00617A05">
        <w:rPr>
          <w:rFonts w:ascii="Segoe UI" w:hAnsi="Segoe UI" w:cs="Segoe UI"/>
          <w:i/>
          <w:iCs/>
          <w:color w:val="263238"/>
          <w:sz w:val="21"/>
          <w:szCs w:val="21"/>
        </w:rPr>
        <w:t>exists in the grid</w:t>
      </w:r>
      <w:r w:rsidR="00617A05" w:rsidRPr="00617A05">
        <w:rPr>
          <w:rFonts w:ascii="Segoe UI" w:hAnsi="Segoe UI" w:cs="Segoe UI"/>
          <w:color w:val="263238"/>
          <w:sz w:val="21"/>
          <w:szCs w:val="21"/>
        </w:rPr>
        <w:t>.</w:t>
      </w:r>
    </w:p>
    <w:p w14:paraId="6FEE3589" w14:textId="77777777" w:rsidR="00617A05" w:rsidRPr="00617A05" w:rsidRDefault="00617A05" w:rsidP="00617A05">
      <w:pPr>
        <w:shd w:val="clear" w:color="auto" w:fill="FFFFFF"/>
        <w:spacing w:after="240" w:line="240" w:lineRule="auto"/>
        <w:rPr>
          <w:rFonts w:ascii="Segoe UI" w:eastAsia="Times New Roman" w:hAnsi="Segoe UI" w:cs="Segoe UI"/>
          <w:color w:val="263238"/>
          <w:sz w:val="21"/>
          <w:szCs w:val="21"/>
        </w:rPr>
      </w:pPr>
      <w:r w:rsidRPr="00617A05">
        <w:rPr>
          <w:rFonts w:ascii="Segoe UI" w:eastAsia="Times New Roman" w:hAnsi="Segoe UI" w:cs="Segoe UI"/>
          <w:color w:val="263238"/>
          <w:sz w:val="21"/>
          <w:szCs w:val="21"/>
        </w:rPr>
        <w:lastRenderedPageBreak/>
        <w:t>The word can be constructed from letters of sequentially adjacent cells, where adjacent cells are horizontally or vertically neighboring. The same letter cell may not be used more than once.</w:t>
      </w:r>
    </w:p>
    <w:p w14:paraId="2088C3F4" w14:textId="77777777" w:rsidR="00617A05" w:rsidRPr="00617A05" w:rsidRDefault="00617A05" w:rsidP="00617A05">
      <w:pPr>
        <w:shd w:val="clear" w:color="auto" w:fill="FFFFFF"/>
        <w:spacing w:after="240" w:line="240" w:lineRule="auto"/>
        <w:rPr>
          <w:rFonts w:ascii="Segoe UI" w:eastAsia="Times New Roman" w:hAnsi="Segoe UI" w:cs="Segoe UI"/>
          <w:color w:val="263238"/>
          <w:sz w:val="21"/>
          <w:szCs w:val="21"/>
        </w:rPr>
      </w:pPr>
      <w:r w:rsidRPr="00617A05">
        <w:rPr>
          <w:rFonts w:ascii="Segoe UI" w:eastAsia="Times New Roman" w:hAnsi="Segoe UI" w:cs="Segoe UI"/>
          <w:color w:val="263238"/>
          <w:sz w:val="21"/>
          <w:szCs w:val="21"/>
        </w:rPr>
        <w:t> </w:t>
      </w:r>
    </w:p>
    <w:p w14:paraId="39D232CB" w14:textId="77777777" w:rsidR="00617A05" w:rsidRPr="00617A05" w:rsidRDefault="00617A05" w:rsidP="00617A05">
      <w:pPr>
        <w:shd w:val="clear" w:color="auto" w:fill="FFFFFF"/>
        <w:spacing w:after="240" w:line="240" w:lineRule="auto"/>
        <w:rPr>
          <w:rFonts w:ascii="Segoe UI" w:eastAsia="Times New Roman" w:hAnsi="Segoe UI" w:cs="Segoe UI"/>
          <w:color w:val="263238"/>
          <w:sz w:val="21"/>
          <w:szCs w:val="21"/>
        </w:rPr>
      </w:pPr>
      <w:r w:rsidRPr="00617A05">
        <w:rPr>
          <w:rFonts w:ascii="Segoe UI" w:eastAsia="Times New Roman" w:hAnsi="Segoe UI" w:cs="Segoe UI"/>
          <w:b/>
          <w:bCs/>
          <w:color w:val="263238"/>
          <w:sz w:val="21"/>
          <w:szCs w:val="21"/>
        </w:rPr>
        <w:t>Example 1:</w:t>
      </w:r>
    </w:p>
    <w:p w14:paraId="4FF376B4" w14:textId="228D7FCC" w:rsidR="00617A05" w:rsidRPr="00617A05" w:rsidRDefault="00617A05" w:rsidP="00617A05">
      <w:pPr>
        <w:spacing w:after="0" w:line="240" w:lineRule="auto"/>
        <w:rPr>
          <w:rFonts w:ascii="Times New Roman" w:eastAsia="Times New Roman" w:hAnsi="Times New Roman" w:cs="Times New Roman"/>
          <w:sz w:val="24"/>
          <w:szCs w:val="24"/>
        </w:rPr>
      </w:pPr>
      <w:r w:rsidRPr="00617A05">
        <w:rPr>
          <w:rFonts w:ascii="Times New Roman" w:eastAsia="Times New Roman" w:hAnsi="Times New Roman" w:cs="Times New Roman"/>
          <w:noProof/>
          <w:sz w:val="24"/>
          <w:szCs w:val="24"/>
        </w:rPr>
        <w:drawing>
          <wp:inline distT="0" distB="0" distL="0" distR="0" wp14:anchorId="271A10FF" wp14:editId="37751AAF">
            <wp:extent cx="3063240" cy="23012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3240" cy="2301240"/>
                    </a:xfrm>
                    <a:prstGeom prst="rect">
                      <a:avLst/>
                    </a:prstGeom>
                    <a:noFill/>
                    <a:ln>
                      <a:noFill/>
                    </a:ln>
                  </pic:spPr>
                </pic:pic>
              </a:graphicData>
            </a:graphic>
          </wp:inline>
        </w:drawing>
      </w:r>
    </w:p>
    <w:p w14:paraId="5F7AE8FF" w14:textId="424B51D9" w:rsidR="00D228CC" w:rsidRPr="00617A05" w:rsidRDefault="00617A05" w:rsidP="00617A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17A05">
        <w:rPr>
          <w:rFonts w:ascii="Consolas" w:eastAsia="Times New Roman" w:hAnsi="Consolas" w:cs="Courier New"/>
          <w:b/>
          <w:bCs/>
          <w:color w:val="263238"/>
          <w:sz w:val="20"/>
          <w:szCs w:val="20"/>
        </w:rPr>
        <w:t>Input:</w:t>
      </w:r>
      <w:r w:rsidRPr="00617A05">
        <w:rPr>
          <w:rFonts w:ascii="Consolas" w:eastAsia="Times New Roman" w:hAnsi="Consolas" w:cs="Courier New"/>
          <w:color w:val="263238"/>
          <w:sz w:val="20"/>
          <w:szCs w:val="20"/>
        </w:rPr>
        <w:t xml:space="preserve"> board = [["A","B","C","E"],["S","F","C","S"],["A","D","E","E"]], word = "ABCCED"</w:t>
      </w:r>
    </w:p>
    <w:p w14:paraId="61282574" w14:textId="77777777" w:rsidR="00617A05" w:rsidRDefault="00D228CC" w:rsidP="00617A05">
      <w:pPr>
        <w:shd w:val="clear" w:color="auto" w:fill="FFFFFF"/>
        <w:spacing w:after="240" w:line="240" w:lineRule="auto"/>
      </w:pPr>
      <w:r w:rsidRPr="00533D21">
        <w:rPr>
          <w:highlight w:val="yellow"/>
        </w:rPr>
        <w:t>:</w:t>
      </w:r>
      <w:r w:rsidR="00617A05">
        <w:t xml:space="preserve"> bool func(vector&lt;vector&lt;char&gt;&gt;&amp;v,string word,int i,int j,int ind)</w:t>
      </w:r>
    </w:p>
    <w:p w14:paraId="5C31C6D4" w14:textId="77777777" w:rsidR="00617A05" w:rsidRDefault="00617A05" w:rsidP="00617A05">
      <w:pPr>
        <w:shd w:val="clear" w:color="auto" w:fill="FFFFFF"/>
        <w:spacing w:after="240" w:line="240" w:lineRule="auto"/>
      </w:pPr>
      <w:r>
        <w:t xml:space="preserve">    {</w:t>
      </w:r>
    </w:p>
    <w:p w14:paraId="7CA59E3C" w14:textId="77777777" w:rsidR="00617A05" w:rsidRDefault="00617A05" w:rsidP="00617A05">
      <w:pPr>
        <w:shd w:val="clear" w:color="auto" w:fill="FFFFFF"/>
        <w:spacing w:after="240" w:line="240" w:lineRule="auto"/>
      </w:pPr>
      <w:r>
        <w:t xml:space="preserve">        if(ind==word.size())</w:t>
      </w:r>
    </w:p>
    <w:p w14:paraId="78B46139" w14:textId="77777777" w:rsidR="00617A05" w:rsidRDefault="00617A05" w:rsidP="00617A05">
      <w:pPr>
        <w:shd w:val="clear" w:color="auto" w:fill="FFFFFF"/>
        <w:spacing w:after="240" w:line="240" w:lineRule="auto"/>
      </w:pPr>
      <w:r>
        <w:t xml:space="preserve">            return 1;</w:t>
      </w:r>
    </w:p>
    <w:p w14:paraId="3B02CA9B" w14:textId="77777777" w:rsidR="00617A05" w:rsidRDefault="00617A05" w:rsidP="00617A05">
      <w:pPr>
        <w:shd w:val="clear" w:color="auto" w:fill="FFFFFF"/>
        <w:spacing w:after="240" w:line="240" w:lineRule="auto"/>
      </w:pPr>
      <w:r>
        <w:t xml:space="preserve">        if(i&lt;0||j&lt;0||i&gt;v.size()-1||j&gt;v[0].size()-1)</w:t>
      </w:r>
    </w:p>
    <w:p w14:paraId="752382BC" w14:textId="77777777" w:rsidR="00617A05" w:rsidRDefault="00617A05" w:rsidP="00617A05">
      <w:pPr>
        <w:shd w:val="clear" w:color="auto" w:fill="FFFFFF"/>
        <w:spacing w:after="240" w:line="240" w:lineRule="auto"/>
      </w:pPr>
      <w:r>
        <w:t xml:space="preserve">            return 0;</w:t>
      </w:r>
    </w:p>
    <w:p w14:paraId="6E5B4BBF" w14:textId="77777777" w:rsidR="00617A05" w:rsidRDefault="00617A05" w:rsidP="00617A05">
      <w:pPr>
        <w:shd w:val="clear" w:color="auto" w:fill="FFFFFF"/>
        <w:spacing w:after="240" w:line="240" w:lineRule="auto"/>
      </w:pPr>
      <w:r>
        <w:t xml:space="preserve">        if(v[i][j]!=word[ind])</w:t>
      </w:r>
    </w:p>
    <w:p w14:paraId="3F75DC7E" w14:textId="77777777" w:rsidR="00617A05" w:rsidRDefault="00617A05" w:rsidP="00617A05">
      <w:pPr>
        <w:shd w:val="clear" w:color="auto" w:fill="FFFFFF"/>
        <w:spacing w:after="240" w:line="240" w:lineRule="auto"/>
      </w:pPr>
      <w:r>
        <w:t xml:space="preserve">            return 0;</w:t>
      </w:r>
    </w:p>
    <w:p w14:paraId="27989C3A" w14:textId="77777777" w:rsidR="00617A05" w:rsidRDefault="00617A05" w:rsidP="00617A05">
      <w:pPr>
        <w:shd w:val="clear" w:color="auto" w:fill="FFFFFF"/>
        <w:spacing w:after="240" w:line="240" w:lineRule="auto"/>
      </w:pPr>
      <w:r>
        <w:t xml:space="preserve">        v[i][j]='*';</w:t>
      </w:r>
    </w:p>
    <w:p w14:paraId="24AE175E" w14:textId="77777777" w:rsidR="00617A05" w:rsidRDefault="00617A05" w:rsidP="00617A05">
      <w:pPr>
        <w:shd w:val="clear" w:color="auto" w:fill="FFFFFF"/>
        <w:spacing w:after="240" w:line="240" w:lineRule="auto"/>
      </w:pPr>
      <w:r>
        <w:t xml:space="preserve">        bool ans=func(v,word,i+1,j,ind+1)||func(v,word,i-1,j,ind+1)||func(v,word,i,j-1,ind+1)||func(v,word,i,j+1,ind+1);</w:t>
      </w:r>
    </w:p>
    <w:p w14:paraId="45C330C3" w14:textId="77777777" w:rsidR="00617A05" w:rsidRDefault="00617A05" w:rsidP="00617A05">
      <w:pPr>
        <w:shd w:val="clear" w:color="auto" w:fill="FFFFFF"/>
        <w:spacing w:after="240" w:line="240" w:lineRule="auto"/>
      </w:pPr>
      <w:r>
        <w:t xml:space="preserve">        v[i][j]=word[ind];</w:t>
      </w:r>
    </w:p>
    <w:p w14:paraId="6C328AD8" w14:textId="77777777" w:rsidR="00617A05" w:rsidRDefault="00617A05" w:rsidP="00617A05">
      <w:pPr>
        <w:shd w:val="clear" w:color="auto" w:fill="FFFFFF"/>
        <w:spacing w:after="240" w:line="240" w:lineRule="auto"/>
      </w:pPr>
      <w:r>
        <w:t xml:space="preserve">        return ans;</w:t>
      </w:r>
    </w:p>
    <w:p w14:paraId="6A0570C9" w14:textId="77777777" w:rsidR="00617A05" w:rsidRDefault="00617A05" w:rsidP="00617A05">
      <w:pPr>
        <w:shd w:val="clear" w:color="auto" w:fill="FFFFFF"/>
        <w:spacing w:after="240" w:line="240" w:lineRule="auto"/>
      </w:pPr>
      <w:r>
        <w:t xml:space="preserve">    }</w:t>
      </w:r>
    </w:p>
    <w:p w14:paraId="6DC4B3A5" w14:textId="77777777" w:rsidR="00617A05" w:rsidRDefault="00617A05" w:rsidP="00617A05">
      <w:pPr>
        <w:shd w:val="clear" w:color="auto" w:fill="FFFFFF"/>
        <w:spacing w:after="240" w:line="240" w:lineRule="auto"/>
      </w:pPr>
      <w:r>
        <w:lastRenderedPageBreak/>
        <w:t xml:space="preserve">    bool exist(vector&lt;vector&lt;char&gt;&gt;&amp; board, string word) {</w:t>
      </w:r>
    </w:p>
    <w:p w14:paraId="2E2CBEF9" w14:textId="77777777" w:rsidR="00617A05" w:rsidRDefault="00617A05" w:rsidP="00617A05">
      <w:pPr>
        <w:shd w:val="clear" w:color="auto" w:fill="FFFFFF"/>
        <w:spacing w:after="240" w:line="240" w:lineRule="auto"/>
      </w:pPr>
      <w:r>
        <w:t xml:space="preserve">       for(int i=0;i&lt;board.size();i++)</w:t>
      </w:r>
    </w:p>
    <w:p w14:paraId="05A71E04" w14:textId="77777777" w:rsidR="00617A05" w:rsidRDefault="00617A05" w:rsidP="00617A05">
      <w:pPr>
        <w:shd w:val="clear" w:color="auto" w:fill="FFFFFF"/>
        <w:spacing w:after="240" w:line="240" w:lineRule="auto"/>
      </w:pPr>
      <w:r>
        <w:t xml:space="preserve">       {</w:t>
      </w:r>
    </w:p>
    <w:p w14:paraId="773744D5" w14:textId="77777777" w:rsidR="00617A05" w:rsidRDefault="00617A05" w:rsidP="00617A05">
      <w:pPr>
        <w:shd w:val="clear" w:color="auto" w:fill="FFFFFF"/>
        <w:spacing w:after="240" w:line="240" w:lineRule="auto"/>
      </w:pPr>
      <w:r>
        <w:t xml:space="preserve">           for(int j=0;j&lt;board[0].size();j++)</w:t>
      </w:r>
    </w:p>
    <w:p w14:paraId="1E58A73A" w14:textId="77777777" w:rsidR="00617A05" w:rsidRDefault="00617A05" w:rsidP="00617A05">
      <w:pPr>
        <w:shd w:val="clear" w:color="auto" w:fill="FFFFFF"/>
        <w:spacing w:after="240" w:line="240" w:lineRule="auto"/>
      </w:pPr>
      <w:r>
        <w:t xml:space="preserve">           {</w:t>
      </w:r>
    </w:p>
    <w:p w14:paraId="4A141BAF" w14:textId="77777777" w:rsidR="00617A05" w:rsidRDefault="00617A05" w:rsidP="00617A05">
      <w:pPr>
        <w:shd w:val="clear" w:color="auto" w:fill="FFFFFF"/>
        <w:spacing w:after="240" w:line="240" w:lineRule="auto"/>
      </w:pPr>
      <w:r>
        <w:t xml:space="preserve">               if(func(board,word,i,j,0))</w:t>
      </w:r>
    </w:p>
    <w:p w14:paraId="0076EA96" w14:textId="77777777" w:rsidR="00617A05" w:rsidRDefault="00617A05" w:rsidP="00617A05">
      <w:pPr>
        <w:shd w:val="clear" w:color="auto" w:fill="FFFFFF"/>
        <w:spacing w:after="240" w:line="240" w:lineRule="auto"/>
      </w:pPr>
      <w:r>
        <w:t xml:space="preserve">                   return 1;</w:t>
      </w:r>
    </w:p>
    <w:p w14:paraId="6D122015" w14:textId="77777777" w:rsidR="00617A05" w:rsidRDefault="00617A05" w:rsidP="00617A05">
      <w:pPr>
        <w:shd w:val="clear" w:color="auto" w:fill="FFFFFF"/>
        <w:spacing w:after="240" w:line="240" w:lineRule="auto"/>
      </w:pPr>
      <w:r>
        <w:t xml:space="preserve">           }</w:t>
      </w:r>
    </w:p>
    <w:p w14:paraId="6B65AA2E" w14:textId="77777777" w:rsidR="00617A05" w:rsidRDefault="00617A05" w:rsidP="00617A05">
      <w:pPr>
        <w:shd w:val="clear" w:color="auto" w:fill="FFFFFF"/>
        <w:spacing w:after="240" w:line="240" w:lineRule="auto"/>
      </w:pPr>
      <w:r>
        <w:t xml:space="preserve">       }</w:t>
      </w:r>
    </w:p>
    <w:p w14:paraId="363EA950" w14:textId="77777777" w:rsidR="00617A05" w:rsidRDefault="00617A05" w:rsidP="00617A05">
      <w:pPr>
        <w:shd w:val="clear" w:color="auto" w:fill="FFFFFF"/>
        <w:spacing w:after="240" w:line="240" w:lineRule="auto"/>
      </w:pPr>
      <w:r>
        <w:t xml:space="preserve">        return 0;</w:t>
      </w:r>
    </w:p>
    <w:p w14:paraId="322A8A5B" w14:textId="11A678FA" w:rsidR="00D228CC" w:rsidRDefault="00617A05" w:rsidP="00617A05">
      <w:pPr>
        <w:shd w:val="clear" w:color="auto" w:fill="FFFFFF"/>
        <w:spacing w:after="240" w:line="240" w:lineRule="auto"/>
      </w:pPr>
      <w:r>
        <w:t xml:space="preserve">    }</w:t>
      </w:r>
    </w:p>
    <w:p w14:paraId="66BEE405" w14:textId="7D4E2182" w:rsidR="00EE127C" w:rsidRPr="00EE127C" w:rsidRDefault="00617A05" w:rsidP="00EE127C">
      <w:pPr>
        <w:pStyle w:val="NormalWeb"/>
        <w:shd w:val="clear" w:color="auto" w:fill="FFFFFF"/>
        <w:spacing w:before="0" w:beforeAutospacing="0" w:after="240" w:afterAutospacing="0"/>
        <w:rPr>
          <w:rFonts w:ascii="Segoe UI" w:hAnsi="Segoe UI" w:cs="Segoe UI"/>
          <w:color w:val="263238"/>
          <w:sz w:val="21"/>
          <w:szCs w:val="21"/>
        </w:rPr>
      </w:pPr>
      <w:r>
        <w:t>183)</w:t>
      </w:r>
      <w:r w:rsidR="00EE127C" w:rsidRPr="00EE127C">
        <w:rPr>
          <w:rFonts w:ascii="Segoe UI" w:hAnsi="Segoe UI" w:cs="Segoe UI"/>
          <w:color w:val="263238"/>
          <w:sz w:val="21"/>
          <w:szCs w:val="21"/>
        </w:rPr>
        <w:t xml:space="preserve"> Given an integer array </w:t>
      </w:r>
      <w:r w:rsidR="00EE127C" w:rsidRPr="00EE127C">
        <w:rPr>
          <w:rFonts w:ascii="Courier New" w:hAnsi="Courier New" w:cs="Courier New"/>
          <w:color w:val="546E7A"/>
          <w:sz w:val="20"/>
          <w:szCs w:val="20"/>
          <w:shd w:val="clear" w:color="auto" w:fill="F7F9FA"/>
        </w:rPr>
        <w:t>nums</w:t>
      </w:r>
      <w:r w:rsidR="00EE127C" w:rsidRPr="00EE127C">
        <w:rPr>
          <w:rFonts w:ascii="Segoe UI" w:hAnsi="Segoe UI" w:cs="Segoe UI"/>
          <w:color w:val="263238"/>
          <w:sz w:val="21"/>
          <w:szCs w:val="21"/>
        </w:rPr>
        <w:t> of length </w:t>
      </w:r>
      <w:r w:rsidR="00EE127C" w:rsidRPr="00EE127C">
        <w:rPr>
          <w:rFonts w:ascii="Courier New" w:hAnsi="Courier New" w:cs="Courier New"/>
          <w:color w:val="546E7A"/>
          <w:sz w:val="20"/>
          <w:szCs w:val="20"/>
          <w:shd w:val="clear" w:color="auto" w:fill="F7F9FA"/>
        </w:rPr>
        <w:t>n</w:t>
      </w:r>
      <w:r w:rsidR="00EE127C" w:rsidRPr="00EE127C">
        <w:rPr>
          <w:rFonts w:ascii="Segoe UI" w:hAnsi="Segoe UI" w:cs="Segoe UI"/>
          <w:color w:val="263238"/>
          <w:sz w:val="21"/>
          <w:szCs w:val="21"/>
        </w:rPr>
        <w:t> and an integer </w:t>
      </w:r>
      <w:r w:rsidR="00EE127C" w:rsidRPr="00EE127C">
        <w:rPr>
          <w:rFonts w:ascii="Courier New" w:hAnsi="Courier New" w:cs="Courier New"/>
          <w:color w:val="546E7A"/>
          <w:sz w:val="20"/>
          <w:szCs w:val="20"/>
          <w:shd w:val="clear" w:color="auto" w:fill="F7F9FA"/>
        </w:rPr>
        <w:t>target</w:t>
      </w:r>
      <w:r w:rsidR="00EE127C" w:rsidRPr="00EE127C">
        <w:rPr>
          <w:rFonts w:ascii="Segoe UI" w:hAnsi="Segoe UI" w:cs="Segoe UI"/>
          <w:color w:val="263238"/>
          <w:sz w:val="21"/>
          <w:szCs w:val="21"/>
        </w:rPr>
        <w:t>, find three integers in </w:t>
      </w:r>
      <w:r w:rsidR="00EE127C" w:rsidRPr="00EE127C">
        <w:rPr>
          <w:rFonts w:ascii="Courier New" w:hAnsi="Courier New" w:cs="Courier New"/>
          <w:color w:val="546E7A"/>
          <w:sz w:val="20"/>
          <w:szCs w:val="20"/>
          <w:shd w:val="clear" w:color="auto" w:fill="F7F9FA"/>
        </w:rPr>
        <w:t>nums</w:t>
      </w:r>
      <w:r w:rsidR="00EE127C" w:rsidRPr="00EE127C">
        <w:rPr>
          <w:rFonts w:ascii="Segoe UI" w:hAnsi="Segoe UI" w:cs="Segoe UI"/>
          <w:color w:val="263238"/>
          <w:sz w:val="21"/>
          <w:szCs w:val="21"/>
        </w:rPr>
        <w:t> such that the sum is closest to </w:t>
      </w:r>
      <w:r w:rsidR="00EE127C" w:rsidRPr="00EE127C">
        <w:rPr>
          <w:rFonts w:ascii="Courier New" w:hAnsi="Courier New" w:cs="Courier New"/>
          <w:color w:val="546E7A"/>
          <w:sz w:val="20"/>
          <w:szCs w:val="20"/>
          <w:shd w:val="clear" w:color="auto" w:fill="F7F9FA"/>
        </w:rPr>
        <w:t>target</w:t>
      </w:r>
      <w:r w:rsidR="00EE127C" w:rsidRPr="00EE127C">
        <w:rPr>
          <w:rFonts w:ascii="Segoe UI" w:hAnsi="Segoe UI" w:cs="Segoe UI"/>
          <w:color w:val="263238"/>
          <w:sz w:val="21"/>
          <w:szCs w:val="21"/>
        </w:rPr>
        <w:t>.</w:t>
      </w:r>
    </w:p>
    <w:p w14:paraId="443E6FAE" w14:textId="77777777" w:rsidR="00EE127C" w:rsidRPr="00EE127C" w:rsidRDefault="00EE127C" w:rsidP="00EE127C">
      <w:pPr>
        <w:shd w:val="clear" w:color="auto" w:fill="FFFFFF"/>
        <w:spacing w:after="240" w:line="240" w:lineRule="auto"/>
        <w:rPr>
          <w:rFonts w:ascii="Segoe UI" w:eastAsia="Times New Roman" w:hAnsi="Segoe UI" w:cs="Segoe UI"/>
          <w:color w:val="263238"/>
          <w:sz w:val="21"/>
          <w:szCs w:val="21"/>
        </w:rPr>
      </w:pPr>
      <w:r w:rsidRPr="00EE127C">
        <w:rPr>
          <w:rFonts w:ascii="Segoe UI" w:eastAsia="Times New Roman" w:hAnsi="Segoe UI" w:cs="Segoe UI"/>
          <w:color w:val="263238"/>
          <w:sz w:val="21"/>
          <w:szCs w:val="21"/>
        </w:rPr>
        <w:t>Return </w:t>
      </w:r>
      <w:r w:rsidRPr="00EE127C">
        <w:rPr>
          <w:rFonts w:ascii="Segoe UI" w:eastAsia="Times New Roman" w:hAnsi="Segoe UI" w:cs="Segoe UI"/>
          <w:i/>
          <w:iCs/>
          <w:color w:val="263238"/>
          <w:sz w:val="21"/>
          <w:szCs w:val="21"/>
        </w:rPr>
        <w:t>the sum of the three integers</w:t>
      </w:r>
      <w:r w:rsidRPr="00EE127C">
        <w:rPr>
          <w:rFonts w:ascii="Segoe UI" w:eastAsia="Times New Roman" w:hAnsi="Segoe UI" w:cs="Segoe UI"/>
          <w:color w:val="263238"/>
          <w:sz w:val="21"/>
          <w:szCs w:val="21"/>
        </w:rPr>
        <w:t>.</w:t>
      </w:r>
    </w:p>
    <w:p w14:paraId="2A4F3437" w14:textId="77777777" w:rsidR="00EE127C" w:rsidRPr="00EE127C" w:rsidRDefault="00EE127C" w:rsidP="00EE127C">
      <w:pPr>
        <w:shd w:val="clear" w:color="auto" w:fill="FFFFFF"/>
        <w:spacing w:after="240" w:line="240" w:lineRule="auto"/>
        <w:rPr>
          <w:rFonts w:ascii="Segoe UI" w:eastAsia="Times New Roman" w:hAnsi="Segoe UI" w:cs="Segoe UI"/>
          <w:color w:val="263238"/>
          <w:sz w:val="21"/>
          <w:szCs w:val="21"/>
        </w:rPr>
      </w:pPr>
      <w:r w:rsidRPr="00EE127C">
        <w:rPr>
          <w:rFonts w:ascii="Segoe UI" w:eastAsia="Times New Roman" w:hAnsi="Segoe UI" w:cs="Segoe UI"/>
          <w:color w:val="263238"/>
          <w:sz w:val="21"/>
          <w:szCs w:val="21"/>
        </w:rPr>
        <w:t>You may assume that each input would have exactly one solution.</w:t>
      </w:r>
    </w:p>
    <w:p w14:paraId="3B92D8D4" w14:textId="77777777" w:rsidR="00EE127C" w:rsidRPr="00EE127C" w:rsidRDefault="00EE127C" w:rsidP="00EE127C">
      <w:pPr>
        <w:shd w:val="clear" w:color="auto" w:fill="FFFFFF"/>
        <w:spacing w:after="240" w:line="240" w:lineRule="auto"/>
        <w:rPr>
          <w:rFonts w:ascii="Segoe UI" w:eastAsia="Times New Roman" w:hAnsi="Segoe UI" w:cs="Segoe UI"/>
          <w:color w:val="263238"/>
          <w:sz w:val="21"/>
          <w:szCs w:val="21"/>
        </w:rPr>
      </w:pPr>
      <w:r w:rsidRPr="00EE127C">
        <w:rPr>
          <w:rFonts w:ascii="Segoe UI" w:eastAsia="Times New Roman" w:hAnsi="Segoe UI" w:cs="Segoe UI"/>
          <w:color w:val="263238"/>
          <w:sz w:val="21"/>
          <w:szCs w:val="21"/>
        </w:rPr>
        <w:t> </w:t>
      </w:r>
    </w:p>
    <w:p w14:paraId="0B95155C" w14:textId="77777777" w:rsidR="00EE127C" w:rsidRPr="00EE127C" w:rsidRDefault="00EE127C" w:rsidP="00EE127C">
      <w:pPr>
        <w:shd w:val="clear" w:color="auto" w:fill="FFFFFF"/>
        <w:spacing w:after="240" w:line="240" w:lineRule="auto"/>
        <w:rPr>
          <w:rFonts w:ascii="Segoe UI" w:eastAsia="Times New Roman" w:hAnsi="Segoe UI" w:cs="Segoe UI"/>
          <w:color w:val="263238"/>
          <w:sz w:val="21"/>
          <w:szCs w:val="21"/>
        </w:rPr>
      </w:pPr>
      <w:r w:rsidRPr="00EE127C">
        <w:rPr>
          <w:rFonts w:ascii="Segoe UI" w:eastAsia="Times New Roman" w:hAnsi="Segoe UI" w:cs="Segoe UI"/>
          <w:b/>
          <w:bCs/>
          <w:color w:val="263238"/>
          <w:sz w:val="21"/>
          <w:szCs w:val="21"/>
        </w:rPr>
        <w:t>Example 1:</w:t>
      </w:r>
    </w:p>
    <w:p w14:paraId="716123D0" w14:textId="77777777" w:rsidR="00EE127C" w:rsidRPr="00EE127C" w:rsidRDefault="00EE127C" w:rsidP="00EE12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27C">
        <w:rPr>
          <w:rFonts w:ascii="Consolas" w:eastAsia="Times New Roman" w:hAnsi="Consolas" w:cs="Courier New"/>
          <w:b/>
          <w:bCs/>
          <w:color w:val="263238"/>
          <w:sz w:val="20"/>
          <w:szCs w:val="20"/>
        </w:rPr>
        <w:t>Input:</w:t>
      </w:r>
      <w:r w:rsidRPr="00EE127C">
        <w:rPr>
          <w:rFonts w:ascii="Consolas" w:eastAsia="Times New Roman" w:hAnsi="Consolas" w:cs="Courier New"/>
          <w:color w:val="263238"/>
          <w:sz w:val="20"/>
          <w:szCs w:val="20"/>
        </w:rPr>
        <w:t xml:space="preserve"> nums = [-1,2,1,-4], target = 1</w:t>
      </w:r>
    </w:p>
    <w:p w14:paraId="36A7E803" w14:textId="77777777" w:rsidR="00EE127C" w:rsidRPr="00EE127C" w:rsidRDefault="00EE127C" w:rsidP="00EE12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27C">
        <w:rPr>
          <w:rFonts w:ascii="Consolas" w:eastAsia="Times New Roman" w:hAnsi="Consolas" w:cs="Courier New"/>
          <w:b/>
          <w:bCs/>
          <w:color w:val="263238"/>
          <w:sz w:val="20"/>
          <w:szCs w:val="20"/>
        </w:rPr>
        <w:t>Output:</w:t>
      </w:r>
      <w:r w:rsidRPr="00EE127C">
        <w:rPr>
          <w:rFonts w:ascii="Consolas" w:eastAsia="Times New Roman" w:hAnsi="Consolas" w:cs="Courier New"/>
          <w:color w:val="263238"/>
          <w:sz w:val="20"/>
          <w:szCs w:val="20"/>
        </w:rPr>
        <w:t xml:space="preserve"> 2</w:t>
      </w:r>
    </w:p>
    <w:p w14:paraId="3A7BBE8D" w14:textId="375F7774" w:rsidR="00617A05" w:rsidRPr="00EE127C" w:rsidRDefault="00EE127C" w:rsidP="00EE12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27C">
        <w:rPr>
          <w:rFonts w:ascii="Consolas" w:eastAsia="Times New Roman" w:hAnsi="Consolas" w:cs="Courier New"/>
          <w:b/>
          <w:bCs/>
          <w:color w:val="263238"/>
          <w:sz w:val="20"/>
          <w:szCs w:val="20"/>
        </w:rPr>
        <w:t>Explanation:</w:t>
      </w:r>
      <w:r w:rsidRPr="00EE127C">
        <w:rPr>
          <w:rFonts w:ascii="Consolas" w:eastAsia="Times New Roman" w:hAnsi="Consolas" w:cs="Courier New"/>
          <w:color w:val="263238"/>
          <w:sz w:val="20"/>
          <w:szCs w:val="20"/>
        </w:rPr>
        <w:t xml:space="preserve"> The sum that is closest to the target is 2. (-1 + 2 + 1 = 2).</w:t>
      </w:r>
    </w:p>
    <w:p w14:paraId="121BA15A" w14:textId="77777777" w:rsidR="00EE127C" w:rsidRDefault="00617A05" w:rsidP="00EE127C">
      <w:pPr>
        <w:shd w:val="clear" w:color="auto" w:fill="FFFFFF"/>
        <w:spacing w:after="240" w:line="240" w:lineRule="auto"/>
      </w:pPr>
      <w:r>
        <w:t>:</w:t>
      </w:r>
      <w:r w:rsidR="00EE127C">
        <w:t xml:space="preserve">    int threeSumClosest(vector&lt;int&gt;&amp; nums, int target) {</w:t>
      </w:r>
    </w:p>
    <w:p w14:paraId="4909AB99" w14:textId="77777777" w:rsidR="00EE127C" w:rsidRDefault="00EE127C" w:rsidP="00EE127C">
      <w:pPr>
        <w:shd w:val="clear" w:color="auto" w:fill="FFFFFF"/>
        <w:spacing w:after="240" w:line="240" w:lineRule="auto"/>
      </w:pPr>
      <w:r>
        <w:t xml:space="preserve">        sort(nums.begin(),nums.end());</w:t>
      </w:r>
    </w:p>
    <w:p w14:paraId="1308E560" w14:textId="77777777" w:rsidR="00EE127C" w:rsidRDefault="00EE127C" w:rsidP="00EE127C">
      <w:pPr>
        <w:shd w:val="clear" w:color="auto" w:fill="FFFFFF"/>
        <w:spacing w:after="240" w:line="240" w:lineRule="auto"/>
      </w:pPr>
      <w:r>
        <w:t xml:space="preserve">        int n=nums.size(),ans=nums[0]+nums[1]+nums[2];</w:t>
      </w:r>
    </w:p>
    <w:p w14:paraId="575450B7" w14:textId="77777777" w:rsidR="00EE127C" w:rsidRDefault="00EE127C" w:rsidP="00EE127C">
      <w:pPr>
        <w:shd w:val="clear" w:color="auto" w:fill="FFFFFF"/>
        <w:spacing w:after="240" w:line="240" w:lineRule="auto"/>
      </w:pPr>
      <w:r>
        <w:t xml:space="preserve">        for(int i=0;i&lt;n-2;i++)</w:t>
      </w:r>
    </w:p>
    <w:p w14:paraId="58A96933" w14:textId="77777777" w:rsidR="00EE127C" w:rsidRDefault="00EE127C" w:rsidP="00EE127C">
      <w:pPr>
        <w:shd w:val="clear" w:color="auto" w:fill="FFFFFF"/>
        <w:spacing w:after="240" w:line="240" w:lineRule="auto"/>
      </w:pPr>
      <w:r>
        <w:t xml:space="preserve">        {</w:t>
      </w:r>
    </w:p>
    <w:p w14:paraId="7635B8DE" w14:textId="77777777" w:rsidR="00EE127C" w:rsidRDefault="00EE127C" w:rsidP="00EE127C">
      <w:pPr>
        <w:shd w:val="clear" w:color="auto" w:fill="FFFFFF"/>
        <w:spacing w:after="240" w:line="240" w:lineRule="auto"/>
      </w:pPr>
      <w:r>
        <w:t xml:space="preserve">            int l=i+1,r=n-1;</w:t>
      </w:r>
    </w:p>
    <w:p w14:paraId="060219B5" w14:textId="77777777" w:rsidR="00EE127C" w:rsidRDefault="00EE127C" w:rsidP="00EE127C">
      <w:pPr>
        <w:shd w:val="clear" w:color="auto" w:fill="FFFFFF"/>
        <w:spacing w:after="240" w:line="240" w:lineRule="auto"/>
      </w:pPr>
      <w:r>
        <w:lastRenderedPageBreak/>
        <w:t xml:space="preserve">            while(l&lt;r)</w:t>
      </w:r>
    </w:p>
    <w:p w14:paraId="19A0EE60" w14:textId="77777777" w:rsidR="00EE127C" w:rsidRDefault="00EE127C" w:rsidP="00EE127C">
      <w:pPr>
        <w:shd w:val="clear" w:color="auto" w:fill="FFFFFF"/>
        <w:spacing w:after="240" w:line="240" w:lineRule="auto"/>
      </w:pPr>
      <w:r>
        <w:t xml:space="preserve">            {</w:t>
      </w:r>
    </w:p>
    <w:p w14:paraId="4DE5A680" w14:textId="77777777" w:rsidR="00EE127C" w:rsidRDefault="00EE127C" w:rsidP="00EE127C">
      <w:pPr>
        <w:shd w:val="clear" w:color="auto" w:fill="FFFFFF"/>
        <w:spacing w:after="240" w:line="240" w:lineRule="auto"/>
      </w:pPr>
      <w:r>
        <w:t xml:space="preserve">                int sum=nums[i]+nums[l]+nums[r];</w:t>
      </w:r>
    </w:p>
    <w:p w14:paraId="7E315D3B" w14:textId="77777777" w:rsidR="00EE127C" w:rsidRDefault="00EE127C" w:rsidP="00EE127C">
      <w:pPr>
        <w:shd w:val="clear" w:color="auto" w:fill="FFFFFF"/>
        <w:spacing w:after="240" w:line="240" w:lineRule="auto"/>
      </w:pPr>
      <w:r>
        <w:t xml:space="preserve">                if(abs(ans-target)&gt;abs(sum-target))</w:t>
      </w:r>
    </w:p>
    <w:p w14:paraId="46D28D61" w14:textId="77777777" w:rsidR="00EE127C" w:rsidRDefault="00EE127C" w:rsidP="00EE127C">
      <w:pPr>
        <w:shd w:val="clear" w:color="auto" w:fill="FFFFFF"/>
        <w:spacing w:after="240" w:line="240" w:lineRule="auto"/>
      </w:pPr>
      <w:r>
        <w:t xml:space="preserve">                    ans=sum;</w:t>
      </w:r>
    </w:p>
    <w:p w14:paraId="1686A047" w14:textId="77777777" w:rsidR="00EE127C" w:rsidRDefault="00EE127C" w:rsidP="00EE127C">
      <w:pPr>
        <w:shd w:val="clear" w:color="auto" w:fill="FFFFFF"/>
        <w:spacing w:after="240" w:line="240" w:lineRule="auto"/>
      </w:pPr>
      <w:r>
        <w:t xml:space="preserve">                if(ans==target)</w:t>
      </w:r>
    </w:p>
    <w:p w14:paraId="45BF75B2" w14:textId="77777777" w:rsidR="00EE127C" w:rsidRDefault="00EE127C" w:rsidP="00EE127C">
      <w:pPr>
        <w:shd w:val="clear" w:color="auto" w:fill="FFFFFF"/>
        <w:spacing w:after="240" w:line="240" w:lineRule="auto"/>
      </w:pPr>
      <w:r>
        <w:t xml:space="preserve">                    break;</w:t>
      </w:r>
    </w:p>
    <w:p w14:paraId="5D130674" w14:textId="77777777" w:rsidR="00EE127C" w:rsidRDefault="00EE127C" w:rsidP="00EE127C">
      <w:pPr>
        <w:shd w:val="clear" w:color="auto" w:fill="FFFFFF"/>
        <w:spacing w:after="240" w:line="240" w:lineRule="auto"/>
      </w:pPr>
      <w:r>
        <w:t xml:space="preserve">                if(sum&gt;target)</w:t>
      </w:r>
    </w:p>
    <w:p w14:paraId="3DEB7359" w14:textId="77777777" w:rsidR="00EE127C" w:rsidRDefault="00EE127C" w:rsidP="00EE127C">
      <w:pPr>
        <w:shd w:val="clear" w:color="auto" w:fill="FFFFFF"/>
        <w:spacing w:after="240" w:line="240" w:lineRule="auto"/>
      </w:pPr>
      <w:r>
        <w:t xml:space="preserve">                    r--;</w:t>
      </w:r>
    </w:p>
    <w:p w14:paraId="0CB4E3B1" w14:textId="77777777" w:rsidR="00EE127C" w:rsidRDefault="00EE127C" w:rsidP="00EE127C">
      <w:pPr>
        <w:shd w:val="clear" w:color="auto" w:fill="FFFFFF"/>
        <w:spacing w:after="240" w:line="240" w:lineRule="auto"/>
      </w:pPr>
      <w:r>
        <w:t xml:space="preserve">                else</w:t>
      </w:r>
    </w:p>
    <w:p w14:paraId="128FC649" w14:textId="77777777" w:rsidR="00EE127C" w:rsidRDefault="00EE127C" w:rsidP="00EE127C">
      <w:pPr>
        <w:shd w:val="clear" w:color="auto" w:fill="FFFFFF"/>
        <w:spacing w:after="240" w:line="240" w:lineRule="auto"/>
      </w:pPr>
      <w:r>
        <w:t xml:space="preserve">                    l++;</w:t>
      </w:r>
    </w:p>
    <w:p w14:paraId="30B68ED9" w14:textId="77777777" w:rsidR="00EE127C" w:rsidRDefault="00EE127C" w:rsidP="00EE127C">
      <w:pPr>
        <w:shd w:val="clear" w:color="auto" w:fill="FFFFFF"/>
        <w:spacing w:after="240" w:line="240" w:lineRule="auto"/>
      </w:pPr>
      <w:r>
        <w:t xml:space="preserve">            }</w:t>
      </w:r>
    </w:p>
    <w:p w14:paraId="6692FABD" w14:textId="77777777" w:rsidR="00EE127C" w:rsidRDefault="00EE127C" w:rsidP="00EE127C">
      <w:pPr>
        <w:shd w:val="clear" w:color="auto" w:fill="FFFFFF"/>
        <w:spacing w:after="240" w:line="240" w:lineRule="auto"/>
      </w:pPr>
      <w:r>
        <w:t xml:space="preserve">        }</w:t>
      </w:r>
    </w:p>
    <w:p w14:paraId="2FAA11AF" w14:textId="77777777" w:rsidR="00EE127C" w:rsidRDefault="00EE127C" w:rsidP="00EE127C">
      <w:pPr>
        <w:shd w:val="clear" w:color="auto" w:fill="FFFFFF"/>
        <w:spacing w:after="240" w:line="240" w:lineRule="auto"/>
      </w:pPr>
      <w:r>
        <w:t xml:space="preserve">        return ans;</w:t>
      </w:r>
    </w:p>
    <w:p w14:paraId="673539F1" w14:textId="6B1BC362" w:rsidR="00617A05" w:rsidRDefault="00EE127C" w:rsidP="00EE127C">
      <w:pPr>
        <w:shd w:val="clear" w:color="auto" w:fill="FFFFFF"/>
        <w:spacing w:after="240" w:line="240" w:lineRule="auto"/>
      </w:pPr>
      <w:r>
        <w:t xml:space="preserve">    }</w:t>
      </w:r>
    </w:p>
    <w:p w14:paraId="455FEEC8" w14:textId="7ED24E69" w:rsidR="00EF3B67" w:rsidRDefault="00EE127C" w:rsidP="00EF3B67">
      <w:pPr>
        <w:pStyle w:val="NormalWeb"/>
        <w:shd w:val="clear" w:color="auto" w:fill="FFFFFF"/>
        <w:spacing w:before="0" w:beforeAutospacing="0" w:after="240" w:afterAutospacing="0"/>
        <w:rPr>
          <w:rFonts w:ascii="Segoe UI" w:hAnsi="Segoe UI" w:cs="Segoe UI"/>
          <w:color w:val="263238"/>
          <w:sz w:val="21"/>
          <w:szCs w:val="21"/>
        </w:rPr>
      </w:pPr>
      <w:r>
        <w:t>184)</w:t>
      </w:r>
      <w:r w:rsidR="00EF3B67" w:rsidRPr="00EF3B67">
        <w:rPr>
          <w:rFonts w:ascii="Segoe UI" w:hAnsi="Segoe UI" w:cs="Segoe UI"/>
          <w:color w:val="263238"/>
          <w:sz w:val="21"/>
          <w:szCs w:val="21"/>
        </w:rPr>
        <w:t xml:space="preserve"> </w:t>
      </w:r>
      <w:r w:rsidR="00EF3B67">
        <w:rPr>
          <w:rFonts w:ascii="Segoe UI" w:hAnsi="Segoe UI" w:cs="Segoe UI"/>
          <w:color w:val="263238"/>
          <w:sz w:val="21"/>
          <w:szCs w:val="21"/>
        </w:rPr>
        <w:t>According to </w:t>
      </w:r>
      <w:hyperlink r:id="rId91" w:tgtFrame="_blank" w:history="1">
        <w:r w:rsidR="00EF3B67">
          <w:rPr>
            <w:rStyle w:val="Hyperlink"/>
            <w:rFonts w:ascii="Segoe UI" w:hAnsi="Segoe UI" w:cs="Segoe UI"/>
            <w:color w:val="607D8B"/>
            <w:sz w:val="21"/>
            <w:szCs w:val="21"/>
          </w:rPr>
          <w:t>Wikipedia's article</w:t>
        </w:r>
      </w:hyperlink>
      <w:r w:rsidR="00EF3B67">
        <w:rPr>
          <w:rFonts w:ascii="Segoe UI" w:hAnsi="Segoe UI" w:cs="Segoe UI"/>
          <w:color w:val="263238"/>
          <w:sz w:val="21"/>
          <w:szCs w:val="21"/>
        </w:rPr>
        <w:t>: "The </w:t>
      </w:r>
      <w:r w:rsidR="00EF3B67">
        <w:rPr>
          <w:rFonts w:ascii="Segoe UI" w:hAnsi="Segoe UI" w:cs="Segoe UI"/>
          <w:b/>
          <w:bCs/>
          <w:color w:val="263238"/>
          <w:sz w:val="21"/>
          <w:szCs w:val="21"/>
        </w:rPr>
        <w:t>Game of Life</w:t>
      </w:r>
      <w:r w:rsidR="00EF3B67">
        <w:rPr>
          <w:rFonts w:ascii="Segoe UI" w:hAnsi="Segoe UI" w:cs="Segoe UI"/>
          <w:color w:val="263238"/>
          <w:sz w:val="21"/>
          <w:szCs w:val="21"/>
        </w:rPr>
        <w:t>, also known simply as </w:t>
      </w:r>
      <w:r w:rsidR="00EF3B67">
        <w:rPr>
          <w:rFonts w:ascii="Segoe UI" w:hAnsi="Segoe UI" w:cs="Segoe UI"/>
          <w:b/>
          <w:bCs/>
          <w:color w:val="263238"/>
          <w:sz w:val="21"/>
          <w:szCs w:val="21"/>
        </w:rPr>
        <w:t>Life</w:t>
      </w:r>
      <w:r w:rsidR="00EF3B67">
        <w:rPr>
          <w:rFonts w:ascii="Segoe UI" w:hAnsi="Segoe UI" w:cs="Segoe UI"/>
          <w:color w:val="263238"/>
          <w:sz w:val="21"/>
          <w:szCs w:val="21"/>
        </w:rPr>
        <w:t>, is a cellular automaton devised by the British mathematician John Horton Conway in 1970."</w:t>
      </w:r>
    </w:p>
    <w:p w14:paraId="0C584FEB" w14:textId="77777777" w:rsidR="00EF3B67" w:rsidRDefault="00EF3B67" w:rsidP="00EF3B6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board is made up of an </w:t>
      </w:r>
      <w:r>
        <w:rPr>
          <w:rStyle w:val="HTMLCode"/>
          <w:color w:val="546E7A"/>
          <w:shd w:val="clear" w:color="auto" w:fill="F7F9FA"/>
        </w:rPr>
        <w:t>m x n</w:t>
      </w:r>
      <w:r>
        <w:rPr>
          <w:rFonts w:ascii="Segoe UI" w:hAnsi="Segoe UI" w:cs="Segoe UI"/>
          <w:color w:val="263238"/>
          <w:sz w:val="21"/>
          <w:szCs w:val="21"/>
        </w:rPr>
        <w:t> grid of cells, where each cell has an initial state: </w:t>
      </w:r>
      <w:r>
        <w:rPr>
          <w:rFonts w:ascii="Segoe UI" w:hAnsi="Segoe UI" w:cs="Segoe UI"/>
          <w:b/>
          <w:bCs/>
          <w:color w:val="263238"/>
          <w:sz w:val="21"/>
          <w:szCs w:val="21"/>
        </w:rPr>
        <w:t>live</w:t>
      </w:r>
      <w:r>
        <w:rPr>
          <w:rFonts w:ascii="Segoe UI" w:hAnsi="Segoe UI" w:cs="Segoe UI"/>
          <w:color w:val="263238"/>
          <w:sz w:val="21"/>
          <w:szCs w:val="21"/>
        </w:rPr>
        <w:t> (represented by a </w:t>
      </w:r>
      <w:r>
        <w:rPr>
          <w:rStyle w:val="HTMLCode"/>
          <w:color w:val="546E7A"/>
          <w:shd w:val="clear" w:color="auto" w:fill="F7F9FA"/>
        </w:rPr>
        <w:t>1</w:t>
      </w:r>
      <w:r>
        <w:rPr>
          <w:rFonts w:ascii="Segoe UI" w:hAnsi="Segoe UI" w:cs="Segoe UI"/>
          <w:color w:val="263238"/>
          <w:sz w:val="21"/>
          <w:szCs w:val="21"/>
        </w:rPr>
        <w:t>) or </w:t>
      </w:r>
      <w:r>
        <w:rPr>
          <w:rFonts w:ascii="Segoe UI" w:hAnsi="Segoe UI" w:cs="Segoe UI"/>
          <w:b/>
          <w:bCs/>
          <w:color w:val="263238"/>
          <w:sz w:val="21"/>
          <w:szCs w:val="21"/>
        </w:rPr>
        <w:t>dead</w:t>
      </w:r>
      <w:r>
        <w:rPr>
          <w:rFonts w:ascii="Segoe UI" w:hAnsi="Segoe UI" w:cs="Segoe UI"/>
          <w:color w:val="263238"/>
          <w:sz w:val="21"/>
          <w:szCs w:val="21"/>
        </w:rPr>
        <w:t> (represented by a </w:t>
      </w:r>
      <w:r>
        <w:rPr>
          <w:rStyle w:val="HTMLCode"/>
          <w:color w:val="546E7A"/>
          <w:shd w:val="clear" w:color="auto" w:fill="F7F9FA"/>
        </w:rPr>
        <w:t>0</w:t>
      </w:r>
      <w:r>
        <w:rPr>
          <w:rFonts w:ascii="Segoe UI" w:hAnsi="Segoe UI" w:cs="Segoe UI"/>
          <w:color w:val="263238"/>
          <w:sz w:val="21"/>
          <w:szCs w:val="21"/>
        </w:rPr>
        <w:t>). Each cell interacts with its </w:t>
      </w:r>
      <w:hyperlink r:id="rId92" w:tgtFrame="_blank" w:history="1">
        <w:r>
          <w:rPr>
            <w:rStyle w:val="Hyperlink"/>
            <w:rFonts w:ascii="Segoe UI" w:hAnsi="Segoe UI" w:cs="Segoe UI"/>
            <w:color w:val="607D8B"/>
            <w:sz w:val="21"/>
            <w:szCs w:val="21"/>
          </w:rPr>
          <w:t>eight neighbors</w:t>
        </w:r>
      </w:hyperlink>
      <w:r>
        <w:rPr>
          <w:rFonts w:ascii="Segoe UI" w:hAnsi="Segoe UI" w:cs="Segoe UI"/>
          <w:color w:val="263238"/>
          <w:sz w:val="21"/>
          <w:szCs w:val="21"/>
        </w:rPr>
        <w:t> (horizontal, vertical, diagonal) using the following four rules (taken from the above Wikipedia article):</w:t>
      </w:r>
    </w:p>
    <w:p w14:paraId="32FE9502" w14:textId="77777777" w:rsidR="00EF3B67" w:rsidRDefault="00EF3B67" w:rsidP="00A0090B">
      <w:pPr>
        <w:numPr>
          <w:ilvl w:val="0"/>
          <w:numId w:val="27"/>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live cell with fewer than two live neighbors dies as if caused by under-population.</w:t>
      </w:r>
    </w:p>
    <w:p w14:paraId="6BA72EC3" w14:textId="77777777" w:rsidR="00EF3B67" w:rsidRDefault="00EF3B67" w:rsidP="00A0090B">
      <w:pPr>
        <w:numPr>
          <w:ilvl w:val="0"/>
          <w:numId w:val="27"/>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live cell with two or three live neighbors lives on to the next generation.</w:t>
      </w:r>
    </w:p>
    <w:p w14:paraId="07B9E229" w14:textId="77777777" w:rsidR="00EF3B67" w:rsidRDefault="00EF3B67" w:rsidP="00A0090B">
      <w:pPr>
        <w:numPr>
          <w:ilvl w:val="0"/>
          <w:numId w:val="27"/>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live cell with more than three live neighbors dies, as if by over-population.</w:t>
      </w:r>
    </w:p>
    <w:p w14:paraId="0125E0FE" w14:textId="77777777" w:rsidR="00EF3B67" w:rsidRDefault="00EF3B67" w:rsidP="00A0090B">
      <w:pPr>
        <w:numPr>
          <w:ilvl w:val="0"/>
          <w:numId w:val="27"/>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dead cell with exactly three live neighbors becomes a live cell, as if by reproduction.</w:t>
      </w:r>
    </w:p>
    <w:p w14:paraId="25351630" w14:textId="77777777" w:rsidR="00EF3B67" w:rsidRDefault="00EF3B67" w:rsidP="00EF3B6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next state is created by applying the above rules simultaneously to every cell in the current state, where births and deaths occur simultaneously. Given the current state of the </w:t>
      </w:r>
      <w:r>
        <w:rPr>
          <w:rStyle w:val="HTMLCode"/>
          <w:color w:val="546E7A"/>
          <w:shd w:val="clear" w:color="auto" w:fill="F7F9FA"/>
        </w:rPr>
        <w:t>m x n</w:t>
      </w:r>
      <w:r>
        <w:rPr>
          <w:rFonts w:ascii="Segoe UI" w:hAnsi="Segoe UI" w:cs="Segoe UI"/>
          <w:color w:val="263238"/>
          <w:sz w:val="21"/>
          <w:szCs w:val="21"/>
        </w:rPr>
        <w:t> grid </w:t>
      </w:r>
      <w:r>
        <w:rPr>
          <w:rStyle w:val="HTMLCode"/>
          <w:color w:val="546E7A"/>
          <w:shd w:val="clear" w:color="auto" w:fill="F7F9FA"/>
        </w:rPr>
        <w:t>board</w:t>
      </w:r>
      <w:r>
        <w:rPr>
          <w:rFonts w:ascii="Segoe UI" w:hAnsi="Segoe UI" w:cs="Segoe UI"/>
          <w:color w:val="263238"/>
          <w:sz w:val="21"/>
          <w:szCs w:val="21"/>
        </w:rPr>
        <w:t>, return </w:t>
      </w:r>
      <w:r>
        <w:rPr>
          <w:rStyle w:val="Emphasis"/>
          <w:rFonts w:ascii="Segoe UI" w:hAnsi="Segoe UI" w:cs="Segoe UI"/>
          <w:color w:val="263238"/>
          <w:sz w:val="21"/>
          <w:szCs w:val="21"/>
        </w:rPr>
        <w:t>the next state</w:t>
      </w:r>
      <w:r>
        <w:rPr>
          <w:rFonts w:ascii="Segoe UI" w:hAnsi="Segoe UI" w:cs="Segoe UI"/>
          <w:color w:val="263238"/>
          <w:sz w:val="21"/>
          <w:szCs w:val="21"/>
        </w:rPr>
        <w:t>.</w:t>
      </w:r>
    </w:p>
    <w:p w14:paraId="00A105D6" w14:textId="77777777" w:rsidR="00EF3B67" w:rsidRDefault="00EF3B67" w:rsidP="00EF3B6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C698BEA" w14:textId="77777777" w:rsidR="00EF3B67" w:rsidRDefault="00EF3B67" w:rsidP="00EF3B6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82975CD" w14:textId="73676EBD" w:rsidR="00EF3B67" w:rsidRDefault="00EF3B67" w:rsidP="00EF3B67">
      <w:pPr>
        <w:rPr>
          <w:rFonts w:ascii="Times New Roman" w:hAnsi="Times New Roman" w:cs="Times New Roman"/>
          <w:sz w:val="24"/>
          <w:szCs w:val="24"/>
        </w:rPr>
      </w:pPr>
      <w:r>
        <w:rPr>
          <w:noProof/>
        </w:rPr>
        <w:lastRenderedPageBreak/>
        <w:drawing>
          <wp:inline distT="0" distB="0" distL="0" distR="0" wp14:anchorId="577BD9D0" wp14:editId="17CB7580">
            <wp:extent cx="5349240" cy="30632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49240" cy="3063240"/>
                    </a:xfrm>
                    <a:prstGeom prst="rect">
                      <a:avLst/>
                    </a:prstGeom>
                    <a:noFill/>
                    <a:ln>
                      <a:noFill/>
                    </a:ln>
                  </pic:spPr>
                </pic:pic>
              </a:graphicData>
            </a:graphic>
          </wp:inline>
        </w:drawing>
      </w:r>
    </w:p>
    <w:p w14:paraId="29990261" w14:textId="77777777" w:rsidR="00EF3B67" w:rsidRDefault="00EF3B67" w:rsidP="00EF3B67">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board = [[0,1,0],[0,0,1],[1,1,1],[0,0,0]]</w:t>
      </w:r>
    </w:p>
    <w:p w14:paraId="6DFD12F6" w14:textId="77777777" w:rsidR="00EF3B67" w:rsidRDefault="00EF3B67" w:rsidP="00EF3B67">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[[0,0,0],[1,0,1],[0,1,1],[0,1,0]]</w:t>
      </w:r>
    </w:p>
    <w:p w14:paraId="23236803" w14:textId="20CD4B66" w:rsidR="00EE127C" w:rsidRDefault="00EE127C" w:rsidP="00EE127C">
      <w:pPr>
        <w:shd w:val="clear" w:color="auto" w:fill="FFFFFF"/>
        <w:spacing w:after="240" w:line="240" w:lineRule="auto"/>
      </w:pPr>
    </w:p>
    <w:p w14:paraId="6A3D10A4" w14:textId="77777777" w:rsidR="00EF3B67" w:rsidRDefault="00EE127C" w:rsidP="00EF3B67">
      <w:pPr>
        <w:shd w:val="clear" w:color="auto" w:fill="FFFFFF"/>
        <w:spacing w:after="240" w:line="240" w:lineRule="auto"/>
      </w:pPr>
      <w:r>
        <w:t>:</w:t>
      </w:r>
      <w:r w:rsidR="00EF3B67">
        <w:t xml:space="preserve"> void func(vector&lt;vector&lt;int&gt;&gt;&amp;board,int i,int j,int a,int b)</w:t>
      </w:r>
    </w:p>
    <w:p w14:paraId="43B44AD4" w14:textId="77777777" w:rsidR="00EF3B67" w:rsidRDefault="00EF3B67" w:rsidP="00EF3B67">
      <w:pPr>
        <w:shd w:val="clear" w:color="auto" w:fill="FFFFFF"/>
        <w:spacing w:after="240" w:line="240" w:lineRule="auto"/>
      </w:pPr>
      <w:r>
        <w:t xml:space="preserve">    {</w:t>
      </w:r>
    </w:p>
    <w:p w14:paraId="76A78C64" w14:textId="77777777" w:rsidR="00EF3B67" w:rsidRDefault="00EF3B67" w:rsidP="00EF3B67">
      <w:pPr>
        <w:shd w:val="clear" w:color="auto" w:fill="FFFFFF"/>
        <w:spacing w:after="240" w:line="240" w:lineRule="auto"/>
      </w:pPr>
      <w:r>
        <w:t xml:space="preserve">        int n=board.size();</w:t>
      </w:r>
    </w:p>
    <w:p w14:paraId="14C1CF51" w14:textId="77777777" w:rsidR="00EF3B67" w:rsidRDefault="00EF3B67" w:rsidP="00EF3B67">
      <w:pPr>
        <w:shd w:val="clear" w:color="auto" w:fill="FFFFFF"/>
        <w:spacing w:after="240" w:line="240" w:lineRule="auto"/>
      </w:pPr>
      <w:r>
        <w:t xml:space="preserve">        int m=board[0].size();</w:t>
      </w:r>
    </w:p>
    <w:p w14:paraId="6A3B1AFC" w14:textId="77777777" w:rsidR="00EF3B67" w:rsidRDefault="00EF3B67" w:rsidP="00EF3B67">
      <w:pPr>
        <w:shd w:val="clear" w:color="auto" w:fill="FFFFFF"/>
        <w:spacing w:after="240" w:line="240" w:lineRule="auto"/>
      </w:pPr>
      <w:r>
        <w:t xml:space="preserve">        if(a&gt;=n||b&lt;0||b&gt;=m)</w:t>
      </w:r>
    </w:p>
    <w:p w14:paraId="7887171A" w14:textId="77777777" w:rsidR="00EF3B67" w:rsidRDefault="00EF3B67" w:rsidP="00EF3B67">
      <w:pPr>
        <w:shd w:val="clear" w:color="auto" w:fill="FFFFFF"/>
        <w:spacing w:after="240" w:line="240" w:lineRule="auto"/>
      </w:pPr>
      <w:r>
        <w:t xml:space="preserve">            return;</w:t>
      </w:r>
    </w:p>
    <w:p w14:paraId="718E2D50" w14:textId="77777777" w:rsidR="00EF3B67" w:rsidRDefault="00EF3B67" w:rsidP="00EF3B67">
      <w:pPr>
        <w:shd w:val="clear" w:color="auto" w:fill="FFFFFF"/>
        <w:spacing w:after="240" w:line="240" w:lineRule="auto"/>
      </w:pPr>
      <w:r>
        <w:t xml:space="preserve">        if(board[i][j]%2!=0)</w:t>
      </w:r>
    </w:p>
    <w:p w14:paraId="766D536A" w14:textId="77777777" w:rsidR="00EF3B67" w:rsidRDefault="00EF3B67" w:rsidP="00EF3B67">
      <w:pPr>
        <w:shd w:val="clear" w:color="auto" w:fill="FFFFFF"/>
        <w:spacing w:after="240" w:line="240" w:lineRule="auto"/>
      </w:pPr>
      <w:r>
        <w:t xml:space="preserve">            board[a][b]+=2;</w:t>
      </w:r>
    </w:p>
    <w:p w14:paraId="5B26055D" w14:textId="77777777" w:rsidR="00EF3B67" w:rsidRDefault="00EF3B67" w:rsidP="00EF3B67">
      <w:pPr>
        <w:shd w:val="clear" w:color="auto" w:fill="FFFFFF"/>
        <w:spacing w:after="240" w:line="240" w:lineRule="auto"/>
      </w:pPr>
      <w:r>
        <w:t xml:space="preserve">        if(board[a][b]%2!=0)</w:t>
      </w:r>
    </w:p>
    <w:p w14:paraId="5CA8A45D" w14:textId="77777777" w:rsidR="00EF3B67" w:rsidRDefault="00EF3B67" w:rsidP="00EF3B67">
      <w:pPr>
        <w:shd w:val="clear" w:color="auto" w:fill="FFFFFF"/>
        <w:spacing w:after="240" w:line="240" w:lineRule="auto"/>
      </w:pPr>
      <w:r>
        <w:t xml:space="preserve">            board[i][j]+=2;</w:t>
      </w:r>
    </w:p>
    <w:p w14:paraId="4CB66CFC" w14:textId="77777777" w:rsidR="00EF3B67" w:rsidRDefault="00EF3B67" w:rsidP="00EF3B67">
      <w:pPr>
        <w:shd w:val="clear" w:color="auto" w:fill="FFFFFF"/>
        <w:spacing w:after="240" w:line="240" w:lineRule="auto"/>
      </w:pPr>
      <w:r>
        <w:t xml:space="preserve">    }</w:t>
      </w:r>
    </w:p>
    <w:p w14:paraId="0D7FDA4A" w14:textId="77777777" w:rsidR="00EF3B67" w:rsidRDefault="00EF3B67" w:rsidP="00EF3B67">
      <w:pPr>
        <w:shd w:val="clear" w:color="auto" w:fill="FFFFFF"/>
        <w:spacing w:after="240" w:line="240" w:lineRule="auto"/>
      </w:pPr>
      <w:r>
        <w:t xml:space="preserve">    void gameOfLife(vector&lt;vector&lt;int&gt;&gt;&amp; board) {</w:t>
      </w:r>
    </w:p>
    <w:p w14:paraId="7CE5FB15" w14:textId="77777777" w:rsidR="00EF3B67" w:rsidRDefault="00EF3B67" w:rsidP="00EF3B67">
      <w:pPr>
        <w:shd w:val="clear" w:color="auto" w:fill="FFFFFF"/>
        <w:spacing w:after="240" w:line="240" w:lineRule="auto"/>
      </w:pPr>
      <w:r>
        <w:t xml:space="preserve">        if(board.empty())</w:t>
      </w:r>
    </w:p>
    <w:p w14:paraId="1DDE494B" w14:textId="77777777" w:rsidR="00EF3B67" w:rsidRDefault="00EF3B67" w:rsidP="00EF3B67">
      <w:pPr>
        <w:shd w:val="clear" w:color="auto" w:fill="FFFFFF"/>
        <w:spacing w:after="240" w:line="240" w:lineRule="auto"/>
      </w:pPr>
      <w:r>
        <w:lastRenderedPageBreak/>
        <w:t xml:space="preserve">            return;</w:t>
      </w:r>
    </w:p>
    <w:p w14:paraId="73AE950A" w14:textId="77777777" w:rsidR="00EF3B67" w:rsidRDefault="00EF3B67" w:rsidP="00EF3B67">
      <w:pPr>
        <w:shd w:val="clear" w:color="auto" w:fill="FFFFFF"/>
        <w:spacing w:after="240" w:line="240" w:lineRule="auto"/>
      </w:pPr>
      <w:r>
        <w:t xml:space="preserve">        int n=board.size();</w:t>
      </w:r>
    </w:p>
    <w:p w14:paraId="0B9895D3" w14:textId="77777777" w:rsidR="00EF3B67" w:rsidRDefault="00EF3B67" w:rsidP="00EF3B67">
      <w:pPr>
        <w:shd w:val="clear" w:color="auto" w:fill="FFFFFF"/>
        <w:spacing w:after="240" w:line="240" w:lineRule="auto"/>
      </w:pPr>
      <w:r>
        <w:t xml:space="preserve">        int m=board[0].size();</w:t>
      </w:r>
    </w:p>
    <w:p w14:paraId="77B8766C" w14:textId="77777777" w:rsidR="00EF3B67" w:rsidRDefault="00EF3B67" w:rsidP="00EF3B67">
      <w:pPr>
        <w:shd w:val="clear" w:color="auto" w:fill="FFFFFF"/>
        <w:spacing w:after="240" w:line="240" w:lineRule="auto"/>
      </w:pPr>
      <w:r>
        <w:t xml:space="preserve">        for(int i=0;i&lt;n;i++)</w:t>
      </w:r>
    </w:p>
    <w:p w14:paraId="7AA404F7" w14:textId="77777777" w:rsidR="00EF3B67" w:rsidRDefault="00EF3B67" w:rsidP="00EF3B67">
      <w:pPr>
        <w:shd w:val="clear" w:color="auto" w:fill="FFFFFF"/>
        <w:spacing w:after="240" w:line="240" w:lineRule="auto"/>
      </w:pPr>
      <w:r>
        <w:t xml:space="preserve">        {</w:t>
      </w:r>
    </w:p>
    <w:p w14:paraId="015F8221" w14:textId="77777777" w:rsidR="00EF3B67" w:rsidRDefault="00EF3B67" w:rsidP="00EF3B67">
      <w:pPr>
        <w:shd w:val="clear" w:color="auto" w:fill="FFFFFF"/>
        <w:spacing w:after="240" w:line="240" w:lineRule="auto"/>
      </w:pPr>
      <w:r>
        <w:t xml:space="preserve">            for(int j=0;j&lt;m;j++)</w:t>
      </w:r>
    </w:p>
    <w:p w14:paraId="480FCBFC" w14:textId="77777777" w:rsidR="00EF3B67" w:rsidRDefault="00EF3B67" w:rsidP="00EF3B67">
      <w:pPr>
        <w:shd w:val="clear" w:color="auto" w:fill="FFFFFF"/>
        <w:spacing w:after="240" w:line="240" w:lineRule="auto"/>
      </w:pPr>
      <w:r>
        <w:t xml:space="preserve">            {</w:t>
      </w:r>
    </w:p>
    <w:p w14:paraId="21114B88" w14:textId="77777777" w:rsidR="00EF3B67" w:rsidRDefault="00EF3B67" w:rsidP="00EF3B67">
      <w:pPr>
        <w:shd w:val="clear" w:color="auto" w:fill="FFFFFF"/>
        <w:spacing w:after="240" w:line="240" w:lineRule="auto"/>
      </w:pPr>
      <w:r>
        <w:t xml:space="preserve">                func(board,i,j,i+1,j-1);</w:t>
      </w:r>
    </w:p>
    <w:p w14:paraId="2F8B5C33" w14:textId="77777777" w:rsidR="00EF3B67" w:rsidRDefault="00EF3B67" w:rsidP="00EF3B67">
      <w:pPr>
        <w:shd w:val="clear" w:color="auto" w:fill="FFFFFF"/>
        <w:spacing w:after="240" w:line="240" w:lineRule="auto"/>
      </w:pPr>
      <w:r>
        <w:t xml:space="preserve">                func(board,i,j,i+1,j);</w:t>
      </w:r>
    </w:p>
    <w:p w14:paraId="105CE86C" w14:textId="77777777" w:rsidR="00EF3B67" w:rsidRDefault="00EF3B67" w:rsidP="00EF3B67">
      <w:pPr>
        <w:shd w:val="clear" w:color="auto" w:fill="FFFFFF"/>
        <w:spacing w:after="240" w:line="240" w:lineRule="auto"/>
      </w:pPr>
      <w:r>
        <w:t xml:space="preserve">                func(board,i,j,i+1,j+1);</w:t>
      </w:r>
    </w:p>
    <w:p w14:paraId="574D2D2F" w14:textId="77777777" w:rsidR="00EF3B67" w:rsidRDefault="00EF3B67" w:rsidP="00EF3B67">
      <w:pPr>
        <w:shd w:val="clear" w:color="auto" w:fill="FFFFFF"/>
        <w:spacing w:after="240" w:line="240" w:lineRule="auto"/>
      </w:pPr>
      <w:r>
        <w:t xml:space="preserve">                func(board,i,j,i,j+1);</w:t>
      </w:r>
    </w:p>
    <w:p w14:paraId="46CB3585" w14:textId="77777777" w:rsidR="00EF3B67" w:rsidRDefault="00EF3B67" w:rsidP="00EF3B67">
      <w:pPr>
        <w:shd w:val="clear" w:color="auto" w:fill="FFFFFF"/>
        <w:spacing w:after="240" w:line="240" w:lineRule="auto"/>
      </w:pPr>
      <w:r>
        <w:t xml:space="preserve">                if(board[i][j]&gt;=5&amp;&amp;board[i][j]&lt;=7)</w:t>
      </w:r>
    </w:p>
    <w:p w14:paraId="7CD11A29" w14:textId="77777777" w:rsidR="00EF3B67" w:rsidRDefault="00EF3B67" w:rsidP="00EF3B67">
      <w:pPr>
        <w:shd w:val="clear" w:color="auto" w:fill="FFFFFF"/>
        <w:spacing w:after="240" w:line="240" w:lineRule="auto"/>
      </w:pPr>
      <w:r>
        <w:t xml:space="preserve">                    board[i][j]=1;</w:t>
      </w:r>
    </w:p>
    <w:p w14:paraId="7CE597D8" w14:textId="77777777" w:rsidR="00EF3B67" w:rsidRDefault="00EF3B67" w:rsidP="00EF3B67">
      <w:pPr>
        <w:shd w:val="clear" w:color="auto" w:fill="FFFFFF"/>
        <w:spacing w:after="240" w:line="240" w:lineRule="auto"/>
      </w:pPr>
      <w:r>
        <w:t xml:space="preserve">                else</w:t>
      </w:r>
    </w:p>
    <w:p w14:paraId="0EFF2A8A" w14:textId="77777777" w:rsidR="00EF3B67" w:rsidRDefault="00EF3B67" w:rsidP="00EF3B67">
      <w:pPr>
        <w:shd w:val="clear" w:color="auto" w:fill="FFFFFF"/>
        <w:spacing w:after="240" w:line="240" w:lineRule="auto"/>
      </w:pPr>
      <w:r>
        <w:t xml:space="preserve">                    board[i][j]=0;</w:t>
      </w:r>
    </w:p>
    <w:p w14:paraId="6E0FA75A" w14:textId="77777777" w:rsidR="00EF3B67" w:rsidRDefault="00EF3B67" w:rsidP="00EF3B67">
      <w:pPr>
        <w:shd w:val="clear" w:color="auto" w:fill="FFFFFF"/>
        <w:spacing w:after="240" w:line="240" w:lineRule="auto"/>
      </w:pPr>
      <w:r>
        <w:t xml:space="preserve">            }</w:t>
      </w:r>
    </w:p>
    <w:p w14:paraId="699422E0" w14:textId="77777777" w:rsidR="00EF3B67" w:rsidRDefault="00EF3B67" w:rsidP="00EF3B67">
      <w:pPr>
        <w:shd w:val="clear" w:color="auto" w:fill="FFFFFF"/>
        <w:spacing w:after="240" w:line="240" w:lineRule="auto"/>
      </w:pPr>
      <w:r>
        <w:t xml:space="preserve">        }</w:t>
      </w:r>
    </w:p>
    <w:p w14:paraId="33996D13" w14:textId="02C8F7CA" w:rsidR="00EE127C" w:rsidRDefault="00EF3B67" w:rsidP="00EF3B67">
      <w:pPr>
        <w:shd w:val="clear" w:color="auto" w:fill="FFFFFF"/>
        <w:spacing w:after="240" w:line="240" w:lineRule="auto"/>
      </w:pPr>
      <w:r>
        <w:t xml:space="preserve">    }</w:t>
      </w:r>
    </w:p>
    <w:p w14:paraId="3B7621C6" w14:textId="3E1AA7D9" w:rsidR="0099084E" w:rsidRPr="0099084E" w:rsidRDefault="00EF3B67" w:rsidP="0099084E">
      <w:pPr>
        <w:pStyle w:val="NormalWeb"/>
        <w:shd w:val="clear" w:color="auto" w:fill="FFFFFF"/>
        <w:spacing w:before="0" w:beforeAutospacing="0" w:after="240" w:afterAutospacing="0"/>
        <w:rPr>
          <w:rFonts w:ascii="Segoe UI" w:hAnsi="Segoe UI" w:cs="Segoe UI"/>
          <w:color w:val="263238"/>
          <w:sz w:val="21"/>
          <w:szCs w:val="21"/>
        </w:rPr>
      </w:pPr>
      <w:r>
        <w:t>184)</w:t>
      </w:r>
      <w:r w:rsidR="0099084E" w:rsidRPr="0099084E">
        <w:rPr>
          <w:rFonts w:ascii="Segoe UI" w:hAnsi="Segoe UI" w:cs="Segoe UI"/>
          <w:color w:val="263238"/>
          <w:sz w:val="21"/>
          <w:szCs w:val="21"/>
        </w:rPr>
        <w:t xml:space="preserve"> Given an array of non-negative integers </w:t>
      </w:r>
      <w:r w:rsidR="0099084E" w:rsidRPr="0099084E">
        <w:rPr>
          <w:rFonts w:ascii="Courier New" w:hAnsi="Courier New" w:cs="Courier New"/>
          <w:color w:val="546E7A"/>
          <w:sz w:val="20"/>
          <w:szCs w:val="20"/>
          <w:shd w:val="clear" w:color="auto" w:fill="F7F9FA"/>
        </w:rPr>
        <w:t>nums</w:t>
      </w:r>
      <w:r w:rsidR="0099084E" w:rsidRPr="0099084E">
        <w:rPr>
          <w:rFonts w:ascii="Segoe UI" w:hAnsi="Segoe UI" w:cs="Segoe UI"/>
          <w:color w:val="263238"/>
          <w:sz w:val="21"/>
          <w:szCs w:val="21"/>
        </w:rPr>
        <w:t>, you are initially positioned at the first index of the array.</w:t>
      </w:r>
    </w:p>
    <w:p w14:paraId="3DFA8398" w14:textId="77777777" w:rsidR="0099084E" w:rsidRPr="0099084E" w:rsidRDefault="0099084E" w:rsidP="0099084E">
      <w:pPr>
        <w:shd w:val="clear" w:color="auto" w:fill="FFFFFF"/>
        <w:spacing w:after="240" w:line="240" w:lineRule="auto"/>
        <w:rPr>
          <w:rFonts w:ascii="Segoe UI" w:eastAsia="Times New Roman" w:hAnsi="Segoe UI" w:cs="Segoe UI"/>
          <w:color w:val="263238"/>
          <w:sz w:val="21"/>
          <w:szCs w:val="21"/>
        </w:rPr>
      </w:pPr>
      <w:r w:rsidRPr="0099084E">
        <w:rPr>
          <w:rFonts w:ascii="Segoe UI" w:eastAsia="Times New Roman" w:hAnsi="Segoe UI" w:cs="Segoe UI"/>
          <w:color w:val="263238"/>
          <w:sz w:val="21"/>
          <w:szCs w:val="21"/>
        </w:rPr>
        <w:t>Each element in the array represents your maximum jump length at that position.</w:t>
      </w:r>
    </w:p>
    <w:p w14:paraId="4E972FD1" w14:textId="77777777" w:rsidR="0099084E" w:rsidRPr="0099084E" w:rsidRDefault="0099084E" w:rsidP="0099084E">
      <w:pPr>
        <w:shd w:val="clear" w:color="auto" w:fill="FFFFFF"/>
        <w:spacing w:after="240" w:line="240" w:lineRule="auto"/>
        <w:rPr>
          <w:rFonts w:ascii="Segoe UI" w:eastAsia="Times New Roman" w:hAnsi="Segoe UI" w:cs="Segoe UI"/>
          <w:color w:val="263238"/>
          <w:sz w:val="21"/>
          <w:szCs w:val="21"/>
        </w:rPr>
      </w:pPr>
      <w:r w:rsidRPr="0099084E">
        <w:rPr>
          <w:rFonts w:ascii="Segoe UI" w:eastAsia="Times New Roman" w:hAnsi="Segoe UI" w:cs="Segoe UI"/>
          <w:color w:val="263238"/>
          <w:sz w:val="21"/>
          <w:szCs w:val="21"/>
        </w:rPr>
        <w:t>Your goal is to reach the last index in the minimum number of jumps.</w:t>
      </w:r>
    </w:p>
    <w:p w14:paraId="19123759" w14:textId="77777777" w:rsidR="0099084E" w:rsidRPr="0099084E" w:rsidRDefault="0099084E" w:rsidP="0099084E">
      <w:pPr>
        <w:shd w:val="clear" w:color="auto" w:fill="FFFFFF"/>
        <w:spacing w:after="240" w:line="240" w:lineRule="auto"/>
        <w:rPr>
          <w:rFonts w:ascii="Segoe UI" w:eastAsia="Times New Roman" w:hAnsi="Segoe UI" w:cs="Segoe UI"/>
          <w:color w:val="263238"/>
          <w:sz w:val="21"/>
          <w:szCs w:val="21"/>
        </w:rPr>
      </w:pPr>
      <w:r w:rsidRPr="0099084E">
        <w:rPr>
          <w:rFonts w:ascii="Segoe UI" w:eastAsia="Times New Roman" w:hAnsi="Segoe UI" w:cs="Segoe UI"/>
          <w:color w:val="263238"/>
          <w:sz w:val="21"/>
          <w:szCs w:val="21"/>
        </w:rPr>
        <w:t>You can assume that you can always reach the last index.</w:t>
      </w:r>
    </w:p>
    <w:p w14:paraId="6AE223AD" w14:textId="77777777" w:rsidR="0099084E" w:rsidRPr="0099084E" w:rsidRDefault="0099084E" w:rsidP="0099084E">
      <w:pPr>
        <w:shd w:val="clear" w:color="auto" w:fill="FFFFFF"/>
        <w:spacing w:after="240" w:line="240" w:lineRule="auto"/>
        <w:rPr>
          <w:rFonts w:ascii="Segoe UI" w:eastAsia="Times New Roman" w:hAnsi="Segoe UI" w:cs="Segoe UI"/>
          <w:color w:val="263238"/>
          <w:sz w:val="21"/>
          <w:szCs w:val="21"/>
        </w:rPr>
      </w:pPr>
      <w:r w:rsidRPr="0099084E">
        <w:rPr>
          <w:rFonts w:ascii="Segoe UI" w:eastAsia="Times New Roman" w:hAnsi="Segoe UI" w:cs="Segoe UI"/>
          <w:color w:val="263238"/>
          <w:sz w:val="21"/>
          <w:szCs w:val="21"/>
        </w:rPr>
        <w:t> </w:t>
      </w:r>
    </w:p>
    <w:p w14:paraId="007F9598" w14:textId="77777777" w:rsidR="0099084E" w:rsidRPr="0099084E" w:rsidRDefault="0099084E" w:rsidP="0099084E">
      <w:pPr>
        <w:shd w:val="clear" w:color="auto" w:fill="FFFFFF"/>
        <w:spacing w:after="240" w:line="240" w:lineRule="auto"/>
        <w:rPr>
          <w:rFonts w:ascii="Segoe UI" w:eastAsia="Times New Roman" w:hAnsi="Segoe UI" w:cs="Segoe UI"/>
          <w:color w:val="263238"/>
          <w:sz w:val="21"/>
          <w:szCs w:val="21"/>
        </w:rPr>
      </w:pPr>
      <w:r w:rsidRPr="0099084E">
        <w:rPr>
          <w:rFonts w:ascii="Segoe UI" w:eastAsia="Times New Roman" w:hAnsi="Segoe UI" w:cs="Segoe UI"/>
          <w:b/>
          <w:bCs/>
          <w:color w:val="263238"/>
          <w:sz w:val="21"/>
          <w:szCs w:val="21"/>
        </w:rPr>
        <w:t>Example 1:</w:t>
      </w:r>
    </w:p>
    <w:p w14:paraId="399A9181"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b/>
          <w:bCs/>
          <w:color w:val="263238"/>
          <w:sz w:val="20"/>
          <w:szCs w:val="20"/>
        </w:rPr>
        <w:t>Input:</w:t>
      </w:r>
      <w:r w:rsidRPr="0099084E">
        <w:rPr>
          <w:rFonts w:ascii="Consolas" w:eastAsia="Times New Roman" w:hAnsi="Consolas" w:cs="Courier New"/>
          <w:color w:val="263238"/>
          <w:sz w:val="20"/>
          <w:szCs w:val="20"/>
        </w:rPr>
        <w:t xml:space="preserve"> nums = [2,3,1,1,4]</w:t>
      </w:r>
    </w:p>
    <w:p w14:paraId="79CCDEE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b/>
          <w:bCs/>
          <w:color w:val="263238"/>
          <w:sz w:val="20"/>
          <w:szCs w:val="20"/>
        </w:rPr>
        <w:lastRenderedPageBreak/>
        <w:t>Output:</w:t>
      </w:r>
      <w:r w:rsidRPr="0099084E">
        <w:rPr>
          <w:rFonts w:ascii="Consolas" w:eastAsia="Times New Roman" w:hAnsi="Consolas" w:cs="Courier New"/>
          <w:color w:val="263238"/>
          <w:sz w:val="20"/>
          <w:szCs w:val="20"/>
        </w:rPr>
        <w:t xml:space="preserve"> 2</w:t>
      </w:r>
    </w:p>
    <w:p w14:paraId="72D6B5A7" w14:textId="13E2516B" w:rsidR="00EF3B67"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b/>
          <w:bCs/>
          <w:color w:val="263238"/>
          <w:sz w:val="20"/>
          <w:szCs w:val="20"/>
        </w:rPr>
        <w:t>Explanation:</w:t>
      </w:r>
      <w:r w:rsidRPr="0099084E">
        <w:rPr>
          <w:rFonts w:ascii="Consolas" w:eastAsia="Times New Roman" w:hAnsi="Consolas" w:cs="Courier New"/>
          <w:color w:val="263238"/>
          <w:sz w:val="20"/>
          <w:szCs w:val="20"/>
        </w:rPr>
        <w:t xml:space="preserve"> The minimum number of jumps to reach the last index is 2. Jump 1 step from index 0 to 1, then 3 steps to the last index.</w:t>
      </w:r>
    </w:p>
    <w:p w14:paraId="78C20943" w14:textId="3B5175E8" w:rsidR="0099084E" w:rsidRPr="0099084E" w:rsidRDefault="00EF3B67" w:rsidP="0099084E">
      <w:pPr>
        <w:pStyle w:val="NormalWeb"/>
        <w:shd w:val="clear" w:color="auto" w:fill="FFFFFF"/>
        <w:spacing w:before="0" w:beforeAutospacing="0" w:after="240" w:afterAutospacing="0"/>
        <w:rPr>
          <w:rFonts w:ascii="Segoe UI" w:hAnsi="Segoe UI" w:cs="Segoe UI"/>
          <w:color w:val="424242"/>
          <w:sz w:val="21"/>
          <w:szCs w:val="21"/>
        </w:rPr>
      </w:pPr>
      <w:r>
        <w:t>:</w:t>
      </w:r>
      <w:r w:rsidR="0099084E" w:rsidRPr="0099084E">
        <w:rPr>
          <w:rStyle w:val="TitleChar"/>
          <w:rFonts w:ascii="Segoe UI" w:hAnsi="Segoe UI" w:cs="Segoe UI"/>
          <w:color w:val="424242"/>
          <w:sz w:val="21"/>
          <w:szCs w:val="21"/>
        </w:rPr>
        <w:t xml:space="preserve"> </w:t>
      </w:r>
      <w:r w:rsidR="0099084E" w:rsidRPr="0099084E">
        <w:rPr>
          <w:rFonts w:ascii="Segoe UI" w:hAnsi="Segoe UI" w:cs="Segoe UI"/>
          <w:b/>
          <w:bCs/>
          <w:color w:val="424242"/>
          <w:sz w:val="21"/>
          <w:szCs w:val="21"/>
        </w:rPr>
        <w:t>1. Recursive solution but it will give TLE:</w:t>
      </w:r>
    </w:p>
    <w:p w14:paraId="46EA3E75"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class</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5C2699"/>
          <w:sz w:val="20"/>
          <w:szCs w:val="20"/>
        </w:rPr>
        <w:t>Solution</w:t>
      </w:r>
      <w:r w:rsidRPr="0099084E">
        <w:rPr>
          <w:rFonts w:ascii="Consolas" w:eastAsia="Times New Roman" w:hAnsi="Consolas" w:cs="Courier New"/>
          <w:color w:val="263238"/>
          <w:sz w:val="20"/>
          <w:szCs w:val="20"/>
        </w:rPr>
        <w:t xml:space="preserve"> {</w:t>
      </w:r>
    </w:p>
    <w:p w14:paraId="236AF6BB"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public</w:t>
      </w:r>
      <w:r w:rsidRPr="0099084E">
        <w:rPr>
          <w:rFonts w:ascii="Consolas" w:eastAsia="Times New Roman" w:hAnsi="Consolas" w:cs="Courier New"/>
          <w:color w:val="263238"/>
          <w:sz w:val="20"/>
          <w:szCs w:val="20"/>
        </w:rPr>
        <w:t>:</w:t>
      </w:r>
    </w:p>
    <w:p w14:paraId="598830CF"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58C55CF9"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jump</w:t>
      </w:r>
      <w:r w:rsidRPr="0099084E">
        <w:rPr>
          <w:rFonts w:ascii="Consolas" w:eastAsia="Times New Roman" w:hAnsi="Consolas" w:cs="Courier New"/>
          <w:color w:val="5C2699"/>
          <w:sz w:val="20"/>
          <w:szCs w:val="20"/>
        </w:rPr>
        <w: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&gt; nums ,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 curr,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 dest)</w:t>
      </w:r>
    </w:p>
    <w:p w14:paraId="268CAC40"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       </w:t>
      </w:r>
    </w:p>
    <w:p w14:paraId="7DB8ED6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 xml:space="preserve">(curr&gt;=dest)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 xml:space="preserve">; </w:t>
      </w:r>
    </w:p>
    <w:p w14:paraId="3A77DC8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tmp=INT_MAX;</w:t>
      </w:r>
    </w:p>
    <w:p w14:paraId="235356A6"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p>
    <w:p w14:paraId="4F2FD59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//Try Every jump 1 to nums[curr] jump</w:t>
      </w:r>
    </w:p>
    <w:p w14:paraId="792250BB"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//and find minimum steps need to reach to end</w:t>
      </w:r>
    </w:p>
    <w:p w14:paraId="3480035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p>
    <w:p w14:paraId="2E0C8ED9"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for</w:t>
      </w:r>
      <w:r w:rsidRPr="0099084E">
        <w:rPr>
          <w:rFonts w:ascii="Consolas" w:eastAsia="Times New Roman" w:hAnsi="Consolas" w:cs="Courier New"/>
          <w:color w:val="263238"/>
          <w:sz w:val="20"/>
          <w:szCs w:val="20"/>
        </w:rPr>
        <w: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i=</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;i&lt;=nums[curr];i++)</w:t>
      </w:r>
    </w:p>
    <w:p w14:paraId="32D0F2C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14FF5F6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tmp=min(tmp,</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 xml:space="preserve">+jump(nums,curr+i,dest));  </w:t>
      </w:r>
    </w:p>
    <w:p w14:paraId="23FB4CA8"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 </w:t>
      </w:r>
    </w:p>
    <w:p w14:paraId="7AB88DE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tmp;  </w:t>
      </w:r>
    </w:p>
    <w:p w14:paraId="15283AE6"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43683FB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1161A8E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jump</w:t>
      </w:r>
      <w:r w:rsidRPr="0099084E">
        <w:rPr>
          <w:rFonts w:ascii="Consolas" w:eastAsia="Times New Roman" w:hAnsi="Consolas" w:cs="Courier New"/>
          <w:color w:val="5C2699"/>
          <w:sz w:val="20"/>
          <w:szCs w:val="20"/>
        </w:rPr>
        <w: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&gt;&amp; nums)</w:t>
      </w:r>
      <w:r w:rsidRPr="0099084E">
        <w:rPr>
          <w:rFonts w:ascii="Consolas" w:eastAsia="Times New Roman" w:hAnsi="Consolas" w:cs="Courier New"/>
          <w:color w:val="263238"/>
          <w:sz w:val="20"/>
          <w:szCs w:val="20"/>
        </w:rPr>
        <w:t xml:space="preserve"> { </w:t>
      </w:r>
    </w:p>
    <w:p w14:paraId="6A9A443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jump(nums,</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,nums.size()</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w:t>
      </w:r>
    </w:p>
    <w:p w14:paraId="3B37F40E"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6C9AA38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w:t>
      </w:r>
    </w:p>
    <w:p w14:paraId="037FBE0C" w14:textId="77777777" w:rsidR="0099084E" w:rsidRPr="0099084E" w:rsidRDefault="0099084E" w:rsidP="0099084E">
      <w:pPr>
        <w:shd w:val="clear" w:color="auto" w:fill="FFFFFF"/>
        <w:spacing w:after="24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t>Time Complexity: O(k^n)</w:t>
      </w:r>
      <w:r w:rsidRPr="0099084E">
        <w:rPr>
          <w:rFonts w:ascii="Segoe UI" w:eastAsia="Times New Roman" w:hAnsi="Segoe UI" w:cs="Segoe UI"/>
          <w:color w:val="424242"/>
          <w:sz w:val="21"/>
          <w:szCs w:val="21"/>
        </w:rPr>
        <w:t>, Where, </w:t>
      </w:r>
      <w:r w:rsidRPr="0099084E">
        <w:rPr>
          <w:rFonts w:ascii="Segoe UI" w:eastAsia="Times New Roman" w:hAnsi="Segoe UI" w:cs="Segoe UI"/>
          <w:b/>
          <w:bCs/>
          <w:color w:val="424242"/>
          <w:sz w:val="21"/>
          <w:szCs w:val="21"/>
        </w:rPr>
        <w:t>k</w:t>
      </w:r>
      <w:r w:rsidRPr="0099084E">
        <w:rPr>
          <w:rFonts w:ascii="Segoe UI" w:eastAsia="Times New Roman" w:hAnsi="Segoe UI" w:cs="Segoe UI"/>
          <w:color w:val="424242"/>
          <w:sz w:val="21"/>
          <w:szCs w:val="21"/>
        </w:rPr>
        <w:t> is max element of nums and </w:t>
      </w:r>
      <w:r w:rsidRPr="0099084E">
        <w:rPr>
          <w:rFonts w:ascii="Segoe UI" w:eastAsia="Times New Roman" w:hAnsi="Segoe UI" w:cs="Segoe UI"/>
          <w:b/>
          <w:bCs/>
          <w:color w:val="424242"/>
          <w:sz w:val="21"/>
          <w:szCs w:val="21"/>
        </w:rPr>
        <w:t>n</w:t>
      </w:r>
      <w:r w:rsidRPr="0099084E">
        <w:rPr>
          <w:rFonts w:ascii="Segoe UI" w:eastAsia="Times New Roman" w:hAnsi="Segoe UI" w:cs="Segoe UI"/>
          <w:color w:val="424242"/>
          <w:sz w:val="21"/>
          <w:szCs w:val="21"/>
        </w:rPr>
        <w:t> is size of nums.</w:t>
      </w:r>
      <w:r w:rsidRPr="0099084E">
        <w:rPr>
          <w:rFonts w:ascii="Segoe UI" w:eastAsia="Times New Roman" w:hAnsi="Segoe UI" w:cs="Segoe UI"/>
          <w:color w:val="424242"/>
          <w:sz w:val="21"/>
          <w:szCs w:val="21"/>
        </w:rPr>
        <w:br/>
      </w:r>
      <w:r w:rsidRPr="0099084E">
        <w:rPr>
          <w:rFonts w:ascii="Segoe UI" w:eastAsia="Times New Roman" w:hAnsi="Segoe UI" w:cs="Segoe UI"/>
          <w:b/>
          <w:bCs/>
          <w:color w:val="424242"/>
          <w:sz w:val="21"/>
          <w:szCs w:val="21"/>
        </w:rPr>
        <w:t>Space Complexity: O(1).</w:t>
      </w:r>
      <w:r w:rsidRPr="0099084E">
        <w:rPr>
          <w:rFonts w:ascii="Segoe UI" w:eastAsia="Times New Roman" w:hAnsi="Segoe UI" w:cs="Segoe UI"/>
          <w:color w:val="424242"/>
          <w:sz w:val="21"/>
          <w:szCs w:val="21"/>
        </w:rPr>
        <w:br/>
      </w:r>
      <w:r w:rsidRPr="0099084E">
        <w:rPr>
          <w:rFonts w:ascii="Segoe UI" w:eastAsia="Times New Roman" w:hAnsi="Segoe UI" w:cs="Segoe UI"/>
          <w:color w:val="424242"/>
          <w:sz w:val="21"/>
          <w:szCs w:val="21"/>
        </w:rPr>
        <w:lastRenderedPageBreak/>
        <w:t>Because every time inside the recursive function it is calling itself nums[i] times and this is happening for every element (i.e n elements).</w:t>
      </w:r>
    </w:p>
    <w:p w14:paraId="56AA83BC" w14:textId="77777777" w:rsidR="0099084E" w:rsidRPr="0099084E" w:rsidRDefault="0099084E" w:rsidP="0099084E">
      <w:pPr>
        <w:shd w:val="clear" w:color="auto" w:fill="FFFFFF"/>
        <w:spacing w:after="24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t>2. Memoization of recursive solution but it may give TLE.</w:t>
      </w:r>
    </w:p>
    <w:p w14:paraId="668CB808"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class</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5C2699"/>
          <w:sz w:val="20"/>
          <w:szCs w:val="20"/>
        </w:rPr>
        <w:t>Solution</w:t>
      </w:r>
      <w:r w:rsidRPr="0099084E">
        <w:rPr>
          <w:rFonts w:ascii="Consolas" w:eastAsia="Times New Roman" w:hAnsi="Consolas" w:cs="Courier New"/>
          <w:color w:val="263238"/>
          <w:sz w:val="20"/>
          <w:szCs w:val="20"/>
        </w:rPr>
        <w:t xml:space="preserve"> {</w:t>
      </w:r>
    </w:p>
    <w:p w14:paraId="3F7D0AF6"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public</w:t>
      </w:r>
      <w:r w:rsidRPr="0099084E">
        <w:rPr>
          <w:rFonts w:ascii="Consolas" w:eastAsia="Times New Roman" w:hAnsi="Consolas" w:cs="Courier New"/>
          <w:color w:val="263238"/>
          <w:sz w:val="20"/>
          <w:szCs w:val="20"/>
        </w:rPr>
        <w:t>:</w:t>
      </w:r>
    </w:p>
    <w:p w14:paraId="3B1A431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798D1E1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jump</w:t>
      </w:r>
      <w:r w:rsidRPr="0099084E">
        <w:rPr>
          <w:rFonts w:ascii="Consolas" w:eastAsia="Times New Roman" w:hAnsi="Consolas" w:cs="Courier New"/>
          <w:color w:val="5C2699"/>
          <w:sz w:val="20"/>
          <w:szCs w:val="20"/>
        </w:rPr>
        <w: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&gt; &amp;nums ,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 curr,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 xml:space="preserve"> dest,vector&lt;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&gt; &amp;dp)</w:t>
      </w:r>
    </w:p>
    <w:p w14:paraId="35C7B2BE"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       </w:t>
      </w:r>
    </w:p>
    <w:p w14:paraId="4920F5F8"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 xml:space="preserve">(curr==dest)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w:t>
      </w:r>
    </w:p>
    <w:p w14:paraId="108907D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(dp[curr]!=</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dp[curr];</w:t>
      </w:r>
    </w:p>
    <w:p w14:paraId="73FF317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//cout&lt;&lt;curr&lt;&lt;" ";</w:t>
      </w:r>
    </w:p>
    <w:p w14:paraId="2019014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long</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tmp=INT_MAX;</w:t>
      </w:r>
    </w:p>
    <w:p w14:paraId="7A52442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410E4E36"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for</w:t>
      </w:r>
      <w:r w:rsidRPr="0099084E">
        <w:rPr>
          <w:rFonts w:ascii="Consolas" w:eastAsia="Times New Roman" w:hAnsi="Consolas" w:cs="Courier New"/>
          <w:color w:val="263238"/>
          <w:sz w:val="20"/>
          <w:szCs w:val="20"/>
        </w:rPr>
        <w: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i=</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;i&lt;=nums[curr];i++)</w:t>
      </w:r>
    </w:p>
    <w:p w14:paraId="5CDB3BC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 xml:space="preserve">(i+curr&gt;dest) </w:t>
      </w:r>
      <w:r w:rsidRPr="0099084E">
        <w:rPr>
          <w:rFonts w:ascii="Consolas" w:eastAsia="Times New Roman" w:hAnsi="Consolas" w:cs="Courier New"/>
          <w:color w:val="AA0D91"/>
          <w:sz w:val="20"/>
          <w:szCs w:val="20"/>
        </w:rPr>
        <w:t>break</w:t>
      </w:r>
      <w:r w:rsidRPr="0099084E">
        <w:rPr>
          <w:rFonts w:ascii="Consolas" w:eastAsia="Times New Roman" w:hAnsi="Consolas" w:cs="Courier New"/>
          <w:color w:val="263238"/>
          <w:sz w:val="20"/>
          <w:szCs w:val="20"/>
        </w:rPr>
        <w:t>;</w:t>
      </w:r>
    </w:p>
    <w:p w14:paraId="6190B959"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tmp=min(tmp,</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 xml:space="preserve">+jump(nums,curr+i,dest,dp));  </w:t>
      </w:r>
    </w:p>
    <w:p w14:paraId="082381C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55372941"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dp[curr]=tmp;</w:t>
      </w:r>
    </w:p>
    <w:p w14:paraId="40367AA8"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tmp;  </w:t>
      </w:r>
    </w:p>
    <w:p w14:paraId="050C42E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426FFA9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5CECC4FF"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jump</w:t>
      </w:r>
      <w:r w:rsidRPr="0099084E">
        <w:rPr>
          <w:rFonts w:ascii="Consolas" w:eastAsia="Times New Roman" w:hAnsi="Consolas" w:cs="Courier New"/>
          <w:color w:val="5C2699"/>
          <w:sz w:val="20"/>
          <w:szCs w:val="20"/>
        </w:rPr>
        <w: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&gt;&amp; nums)</w:t>
      </w:r>
      <w:r w:rsidRPr="0099084E">
        <w:rPr>
          <w:rFonts w:ascii="Consolas" w:eastAsia="Times New Roman" w:hAnsi="Consolas" w:cs="Courier New"/>
          <w:color w:val="263238"/>
          <w:sz w:val="20"/>
          <w:szCs w:val="20"/>
        </w:rPr>
        <w:t xml:space="preserve"> {</w:t>
      </w:r>
    </w:p>
    <w:p w14:paraId="024E648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5C2699"/>
          <w:sz w:val="20"/>
          <w:szCs w:val="20"/>
        </w:rPr>
        <w:t>vector</w:t>
      </w:r>
      <w:r w:rsidRPr="0099084E">
        <w:rPr>
          <w:rFonts w:ascii="Consolas" w:eastAsia="Times New Roman" w:hAnsi="Consolas" w:cs="Courier New"/>
          <w:color w:val="263238"/>
          <w:sz w:val="20"/>
          <w:szCs w:val="20"/>
        </w:rPr>
        <w:t>&lt;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&gt; </w:t>
      </w:r>
      <w:r w:rsidRPr="0099084E">
        <w:rPr>
          <w:rFonts w:ascii="Consolas" w:eastAsia="Times New Roman" w:hAnsi="Consolas" w:cs="Courier New"/>
          <w:color w:val="1C00CF"/>
          <w:sz w:val="20"/>
          <w:szCs w:val="20"/>
        </w:rPr>
        <w:t>dp</w:t>
      </w:r>
      <w:r w:rsidRPr="0099084E">
        <w:rPr>
          <w:rFonts w:ascii="Consolas" w:eastAsia="Times New Roman" w:hAnsi="Consolas" w:cs="Courier New"/>
          <w:color w:val="5C2699"/>
          <w:sz w:val="20"/>
          <w:szCs w:val="20"/>
        </w:rPr>
        <w:t>(nums.size(),</w:t>
      </w:r>
      <w:r w:rsidRPr="0099084E">
        <w:rPr>
          <w:rFonts w:ascii="Consolas" w:eastAsia="Times New Roman" w:hAnsi="Consolas" w:cs="Courier New"/>
          <w:color w:val="1C00CF"/>
          <w:sz w:val="20"/>
          <w:szCs w:val="20"/>
        </w:rPr>
        <w:t>-1</w:t>
      </w:r>
      <w:r w:rsidRPr="0099084E">
        <w:rPr>
          <w:rFonts w:ascii="Consolas" w:eastAsia="Times New Roman" w:hAnsi="Consolas" w:cs="Courier New"/>
          <w:color w:val="5C2699"/>
          <w:sz w:val="20"/>
          <w:szCs w:val="20"/>
        </w:rPr>
        <w:t>)</w:t>
      </w:r>
      <w:r w:rsidRPr="0099084E">
        <w:rPr>
          <w:rFonts w:ascii="Consolas" w:eastAsia="Times New Roman" w:hAnsi="Consolas" w:cs="Courier New"/>
          <w:color w:val="263238"/>
          <w:sz w:val="20"/>
          <w:szCs w:val="20"/>
        </w:rPr>
        <w:t>;</w:t>
      </w:r>
    </w:p>
    <w:p w14:paraId="147416A5"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jump(nums,</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,nums.size()</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,dp);</w:t>
      </w:r>
    </w:p>
    <w:p w14:paraId="44956BDE"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33580FC5"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w:t>
      </w:r>
    </w:p>
    <w:p w14:paraId="5461D68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486FCA57" w14:textId="77777777" w:rsidR="0099084E" w:rsidRPr="0099084E" w:rsidRDefault="0099084E" w:rsidP="0099084E">
      <w:pPr>
        <w:shd w:val="clear" w:color="auto" w:fill="FFFFFF"/>
        <w:spacing w:after="24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lastRenderedPageBreak/>
        <w:t>Time Complexity: O(k * n)</w:t>
      </w:r>
      <w:r w:rsidRPr="0099084E">
        <w:rPr>
          <w:rFonts w:ascii="Segoe UI" w:eastAsia="Times New Roman" w:hAnsi="Segoe UI" w:cs="Segoe UI"/>
          <w:color w:val="424242"/>
          <w:sz w:val="21"/>
          <w:szCs w:val="21"/>
        </w:rPr>
        <w:t>, Where, </w:t>
      </w:r>
      <w:r w:rsidRPr="0099084E">
        <w:rPr>
          <w:rFonts w:ascii="Segoe UI" w:eastAsia="Times New Roman" w:hAnsi="Segoe UI" w:cs="Segoe UI"/>
          <w:b/>
          <w:bCs/>
          <w:color w:val="424242"/>
          <w:sz w:val="21"/>
          <w:szCs w:val="21"/>
        </w:rPr>
        <w:t>k</w:t>
      </w:r>
      <w:r w:rsidRPr="0099084E">
        <w:rPr>
          <w:rFonts w:ascii="Segoe UI" w:eastAsia="Times New Roman" w:hAnsi="Segoe UI" w:cs="Segoe UI"/>
          <w:color w:val="424242"/>
          <w:sz w:val="21"/>
          <w:szCs w:val="21"/>
        </w:rPr>
        <w:t> is max element of nums and </w:t>
      </w:r>
      <w:r w:rsidRPr="0099084E">
        <w:rPr>
          <w:rFonts w:ascii="Segoe UI" w:eastAsia="Times New Roman" w:hAnsi="Segoe UI" w:cs="Segoe UI"/>
          <w:b/>
          <w:bCs/>
          <w:color w:val="424242"/>
          <w:sz w:val="21"/>
          <w:szCs w:val="21"/>
        </w:rPr>
        <w:t>n</w:t>
      </w:r>
      <w:r w:rsidRPr="0099084E">
        <w:rPr>
          <w:rFonts w:ascii="Segoe UI" w:eastAsia="Times New Roman" w:hAnsi="Segoe UI" w:cs="Segoe UI"/>
          <w:color w:val="424242"/>
          <w:sz w:val="21"/>
          <w:szCs w:val="21"/>
        </w:rPr>
        <w:t> is size of nums.</w:t>
      </w:r>
      <w:r w:rsidRPr="0099084E">
        <w:rPr>
          <w:rFonts w:ascii="Segoe UI" w:eastAsia="Times New Roman" w:hAnsi="Segoe UI" w:cs="Segoe UI"/>
          <w:color w:val="424242"/>
          <w:sz w:val="21"/>
          <w:szCs w:val="21"/>
        </w:rPr>
        <w:br/>
      </w:r>
      <w:r w:rsidRPr="0099084E">
        <w:rPr>
          <w:rFonts w:ascii="Segoe UI" w:eastAsia="Times New Roman" w:hAnsi="Segoe UI" w:cs="Segoe UI"/>
          <w:b/>
          <w:bCs/>
          <w:color w:val="424242"/>
          <w:sz w:val="21"/>
          <w:szCs w:val="21"/>
        </w:rPr>
        <w:t>Space Complexity: O(n).</w:t>
      </w:r>
      <w:r w:rsidRPr="0099084E">
        <w:rPr>
          <w:rFonts w:ascii="Segoe UI" w:eastAsia="Times New Roman" w:hAnsi="Segoe UI" w:cs="Segoe UI"/>
          <w:color w:val="424242"/>
          <w:sz w:val="21"/>
          <w:szCs w:val="21"/>
        </w:rPr>
        <w:br/>
        <w:t>Because every time inside the recursive function it is calling itself nums[i] times and this is happening for every element (i.e n elements). But here we have stored previous calculated result, so there will be no repeation.</w:t>
      </w:r>
    </w:p>
    <w:p w14:paraId="03B24885" w14:textId="77777777" w:rsidR="0099084E" w:rsidRPr="0099084E" w:rsidRDefault="0099084E" w:rsidP="0099084E">
      <w:pPr>
        <w:shd w:val="clear" w:color="auto" w:fill="FFFFFF"/>
        <w:spacing w:after="24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t>3. O(n) Solution (accepted)</w:t>
      </w:r>
    </w:p>
    <w:p w14:paraId="6994D2C8" w14:textId="77777777" w:rsidR="0099084E" w:rsidRPr="0099084E" w:rsidRDefault="0099084E" w:rsidP="0099084E">
      <w:pPr>
        <w:shd w:val="clear" w:color="auto" w:fill="FFFFFF"/>
        <w:spacing w:after="24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t>We run loop from 0 to size()-1 because we have to reach at last index, think just previous stage when we take jump and reach to last index (size()-1) the we have counted our jump previously and we reach to last index hence we end our journey.</w:t>
      </w:r>
    </w:p>
    <w:p w14:paraId="0D6732E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class</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5C2699"/>
          <w:sz w:val="20"/>
          <w:szCs w:val="20"/>
        </w:rPr>
        <w:t>Solution</w:t>
      </w:r>
      <w:r w:rsidRPr="0099084E">
        <w:rPr>
          <w:rFonts w:ascii="Consolas" w:eastAsia="Times New Roman" w:hAnsi="Consolas" w:cs="Courier New"/>
          <w:color w:val="263238"/>
          <w:sz w:val="20"/>
          <w:szCs w:val="20"/>
        </w:rPr>
        <w:t xml:space="preserve"> {</w:t>
      </w:r>
    </w:p>
    <w:p w14:paraId="4B187F2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AA0D91"/>
          <w:sz w:val="20"/>
          <w:szCs w:val="20"/>
        </w:rPr>
        <w:t>public</w:t>
      </w:r>
      <w:r w:rsidRPr="0099084E">
        <w:rPr>
          <w:rFonts w:ascii="Consolas" w:eastAsia="Times New Roman" w:hAnsi="Consolas" w:cs="Courier New"/>
          <w:color w:val="263238"/>
          <w:sz w:val="20"/>
          <w:szCs w:val="20"/>
        </w:rPr>
        <w:t>:</w:t>
      </w:r>
    </w:p>
    <w:p w14:paraId="05D25CE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jump</w:t>
      </w:r>
      <w:r w:rsidRPr="0099084E">
        <w:rPr>
          <w:rFonts w:ascii="Consolas" w:eastAsia="Times New Roman" w:hAnsi="Consolas" w:cs="Courier New"/>
          <w:color w:val="5C2699"/>
          <w:sz w:val="20"/>
          <w:szCs w:val="20"/>
        </w:rPr>
        <w:t>(vector&lt;</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5C2699"/>
          <w:sz w:val="20"/>
          <w:szCs w:val="20"/>
        </w:rPr>
        <w:t>&gt;&amp; nums)</w:t>
      </w:r>
      <w:r w:rsidRPr="0099084E">
        <w:rPr>
          <w:rFonts w:ascii="Consolas" w:eastAsia="Times New Roman" w:hAnsi="Consolas" w:cs="Courier New"/>
          <w:color w:val="263238"/>
          <w:sz w:val="20"/>
          <w:szCs w:val="20"/>
        </w:rPr>
        <w:t xml:space="preserve"> {</w:t>
      </w:r>
    </w:p>
    <w:p w14:paraId="7242AEB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033536B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(nums.size()&lt;</w:t>
      </w:r>
      <w:r w:rsidRPr="0099084E">
        <w:rPr>
          <w:rFonts w:ascii="Consolas" w:eastAsia="Times New Roman" w:hAnsi="Consolas" w:cs="Courier New"/>
          <w:color w:val="1C00CF"/>
          <w:sz w:val="20"/>
          <w:szCs w:val="20"/>
        </w:rPr>
        <w:t>2</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//base case</w:t>
      </w:r>
    </w:p>
    <w:p w14:paraId="2B80BFC2"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05492E9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//initialize jump=1 , we are taking jump from 0th index to the range mxjump</w:t>
      </w:r>
    </w:p>
    <w:p w14:paraId="638C979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006A00"/>
          <w:sz w:val="20"/>
          <w:szCs w:val="20"/>
        </w:rPr>
        <w:t>//currjump, we can take jump from particular  index</w:t>
      </w:r>
    </w:p>
    <w:p w14:paraId="23A1568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r w:rsidRPr="0099084E">
        <w:rPr>
          <w:rFonts w:ascii="Consolas" w:eastAsia="Times New Roman" w:hAnsi="Consolas" w:cs="Courier New"/>
          <w:color w:val="006A00"/>
          <w:sz w:val="20"/>
          <w:szCs w:val="20"/>
        </w:rPr>
        <w:t>//mxjump , we cango up to maximum</w:t>
      </w:r>
    </w:p>
    <w:p w14:paraId="7F822401"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r w:rsidRPr="0099084E">
        <w:rPr>
          <w:rFonts w:ascii="Consolas" w:eastAsia="Times New Roman" w:hAnsi="Consolas" w:cs="Courier New"/>
          <w:color w:val="006A00"/>
          <w:sz w:val="20"/>
          <w:szCs w:val="20"/>
        </w:rPr>
        <w:t>// jump to count no. of jump</w:t>
      </w:r>
    </w:p>
    <w:p w14:paraId="3EAC30D3"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jump=</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,n=nums.size(),currjmp=nums[</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],mxjmp=nums[</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w:t>
      </w:r>
    </w:p>
    <w:p w14:paraId="6ED9EF3B"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39BBAFCF"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int</w:t>
      </w:r>
      <w:r w:rsidRPr="0099084E">
        <w:rPr>
          <w:rFonts w:ascii="Consolas" w:eastAsia="Times New Roman" w:hAnsi="Consolas" w:cs="Courier New"/>
          <w:color w:val="263238"/>
          <w:sz w:val="20"/>
          <w:szCs w:val="20"/>
        </w:rPr>
        <w:t xml:space="preserve"> i=</w:t>
      </w:r>
      <w:r w:rsidRPr="0099084E">
        <w:rPr>
          <w:rFonts w:ascii="Consolas" w:eastAsia="Times New Roman" w:hAnsi="Consolas" w:cs="Courier New"/>
          <w:color w:val="1C00CF"/>
          <w:sz w:val="20"/>
          <w:szCs w:val="20"/>
        </w:rPr>
        <w:t>0</w:t>
      </w:r>
      <w:r w:rsidRPr="0099084E">
        <w:rPr>
          <w:rFonts w:ascii="Consolas" w:eastAsia="Times New Roman" w:hAnsi="Consolas" w:cs="Courier New"/>
          <w:color w:val="263238"/>
          <w:sz w:val="20"/>
          <w:szCs w:val="20"/>
        </w:rPr>
        <w:t>;</w:t>
      </w:r>
    </w:p>
    <w:p w14:paraId="705457F6"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p>
    <w:p w14:paraId="6EBF684F"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ab/>
      </w:r>
      <w:r w:rsidRPr="0099084E">
        <w:rPr>
          <w:rFonts w:ascii="Consolas" w:eastAsia="Times New Roman" w:hAnsi="Consolas" w:cs="Courier New"/>
          <w:color w:val="263238"/>
          <w:sz w:val="20"/>
          <w:szCs w:val="20"/>
        </w:rPr>
        <w:tab/>
      </w:r>
      <w:r w:rsidRPr="0099084E">
        <w:rPr>
          <w:rFonts w:ascii="Consolas" w:eastAsia="Times New Roman" w:hAnsi="Consolas" w:cs="Courier New"/>
          <w:color w:val="006A00"/>
          <w:sz w:val="20"/>
          <w:szCs w:val="20"/>
        </w:rPr>
        <w:t xml:space="preserve">//till we reach last index, </w:t>
      </w:r>
      <w:r w:rsidRPr="0099084E">
        <w:rPr>
          <w:rFonts w:ascii="Consolas" w:eastAsia="Times New Roman" w:hAnsi="Consolas" w:cs="Courier New"/>
          <w:b/>
          <w:bCs/>
          <w:color w:val="006A00"/>
          <w:sz w:val="20"/>
          <w:szCs w:val="20"/>
        </w:rPr>
        <w:t>NOTE:</w:t>
      </w:r>
      <w:r w:rsidRPr="0099084E">
        <w:rPr>
          <w:rFonts w:ascii="Consolas" w:eastAsia="Times New Roman" w:hAnsi="Consolas" w:cs="Courier New"/>
          <w:color w:val="006A00"/>
          <w:sz w:val="20"/>
          <w:szCs w:val="20"/>
        </w:rPr>
        <w:t xml:space="preserve"> Not necessary to cross last index</w:t>
      </w:r>
    </w:p>
    <w:p w14:paraId="401186ED"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while</w:t>
      </w:r>
      <w:r w:rsidRPr="0099084E">
        <w:rPr>
          <w:rFonts w:ascii="Consolas" w:eastAsia="Times New Roman" w:hAnsi="Consolas" w:cs="Courier New"/>
          <w:color w:val="263238"/>
          <w:sz w:val="20"/>
          <w:szCs w:val="20"/>
        </w:rPr>
        <w:t>(i&lt;n</w:t>
      </w:r>
      <w:r w:rsidRPr="0099084E">
        <w:rPr>
          <w:rFonts w:ascii="Consolas" w:eastAsia="Times New Roman" w:hAnsi="Consolas" w:cs="Courier New"/>
          <w:color w:val="1C00CF"/>
          <w:sz w:val="20"/>
          <w:szCs w:val="20"/>
        </w:rPr>
        <w:t>-1</w:t>
      </w:r>
      <w:r w:rsidRPr="0099084E">
        <w:rPr>
          <w:rFonts w:ascii="Consolas" w:eastAsia="Times New Roman" w:hAnsi="Consolas" w:cs="Courier New"/>
          <w:color w:val="263238"/>
          <w:sz w:val="20"/>
          <w:szCs w:val="20"/>
        </w:rPr>
        <w:t>)</w:t>
      </w:r>
    </w:p>
    <w:p w14:paraId="7B71FF0C"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5F525E1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mxjmp=max(mxjmp,i+nums[i]);</w:t>
      </w:r>
    </w:p>
    <w:p w14:paraId="75F0F74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384AD427"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if</w:t>
      </w:r>
      <w:r w:rsidRPr="0099084E">
        <w:rPr>
          <w:rFonts w:ascii="Consolas" w:eastAsia="Times New Roman" w:hAnsi="Consolas" w:cs="Courier New"/>
          <w:color w:val="263238"/>
          <w:sz w:val="20"/>
          <w:szCs w:val="20"/>
        </w:rPr>
        <w:t xml:space="preserve">(currjmp==i) </w:t>
      </w:r>
      <w:r w:rsidRPr="0099084E">
        <w:rPr>
          <w:rFonts w:ascii="Consolas" w:eastAsia="Times New Roman" w:hAnsi="Consolas" w:cs="Courier New"/>
          <w:color w:val="006A00"/>
          <w:sz w:val="20"/>
          <w:szCs w:val="20"/>
        </w:rPr>
        <w:t>//we have to take jump now because our currjump now ends.</w:t>
      </w:r>
    </w:p>
    <w:p w14:paraId="29B9BE1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55BEAE6E"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lastRenderedPageBreak/>
        <w:t xml:space="preserve">                jump++;</w:t>
      </w:r>
      <w:r w:rsidRPr="0099084E">
        <w:rPr>
          <w:rFonts w:ascii="Consolas" w:eastAsia="Times New Roman" w:hAnsi="Consolas" w:cs="Courier New"/>
          <w:color w:val="006A00"/>
          <w:sz w:val="20"/>
          <w:szCs w:val="20"/>
        </w:rPr>
        <w:t>//increment in jump</w:t>
      </w:r>
    </w:p>
    <w:p w14:paraId="0F369AA4"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currjmp=mxjmp; </w:t>
      </w:r>
      <w:r w:rsidRPr="0099084E">
        <w:rPr>
          <w:rFonts w:ascii="Consolas" w:eastAsia="Times New Roman" w:hAnsi="Consolas" w:cs="Courier New"/>
          <w:color w:val="006A00"/>
          <w:sz w:val="20"/>
          <w:szCs w:val="20"/>
        </w:rPr>
        <w:t>//assign new maxjmp to currjmp</w:t>
      </w:r>
    </w:p>
    <w:p w14:paraId="3CD72F8A"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2647902F"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i++;</w:t>
      </w:r>
    </w:p>
    <w:p w14:paraId="227326C1"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36A27F20"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r w:rsidRPr="0099084E">
        <w:rPr>
          <w:rFonts w:ascii="Consolas" w:eastAsia="Times New Roman" w:hAnsi="Consolas" w:cs="Courier New"/>
          <w:color w:val="AA0D91"/>
          <w:sz w:val="20"/>
          <w:szCs w:val="20"/>
        </w:rPr>
        <w:t>return</w:t>
      </w:r>
      <w:r w:rsidRPr="0099084E">
        <w:rPr>
          <w:rFonts w:ascii="Consolas" w:eastAsia="Times New Roman" w:hAnsi="Consolas" w:cs="Courier New"/>
          <w:color w:val="263238"/>
          <w:sz w:val="20"/>
          <w:szCs w:val="20"/>
        </w:rPr>
        <w:t xml:space="preserve"> jump;</w:t>
      </w:r>
    </w:p>
    <w:p w14:paraId="12F3AD45"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 xml:space="preserve">    }</w:t>
      </w:r>
    </w:p>
    <w:p w14:paraId="294ADDD9" w14:textId="77777777" w:rsidR="0099084E" w:rsidRPr="0099084E" w:rsidRDefault="0099084E" w:rsidP="009908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084E">
        <w:rPr>
          <w:rFonts w:ascii="Consolas" w:eastAsia="Times New Roman" w:hAnsi="Consolas" w:cs="Courier New"/>
          <w:color w:val="263238"/>
          <w:sz w:val="20"/>
          <w:szCs w:val="20"/>
        </w:rPr>
        <w:t>};</w:t>
      </w:r>
    </w:p>
    <w:p w14:paraId="382DA6FF" w14:textId="77777777" w:rsidR="0099084E" w:rsidRPr="0099084E" w:rsidRDefault="0099084E" w:rsidP="0099084E">
      <w:pPr>
        <w:shd w:val="clear" w:color="auto" w:fill="FFFFFF"/>
        <w:spacing w:after="0" w:line="240" w:lineRule="auto"/>
        <w:rPr>
          <w:rFonts w:ascii="Segoe UI" w:eastAsia="Times New Roman" w:hAnsi="Segoe UI" w:cs="Segoe UI"/>
          <w:color w:val="424242"/>
          <w:sz w:val="21"/>
          <w:szCs w:val="21"/>
        </w:rPr>
      </w:pPr>
      <w:r w:rsidRPr="0099084E">
        <w:rPr>
          <w:rFonts w:ascii="Segoe UI" w:eastAsia="Times New Roman" w:hAnsi="Segoe UI" w:cs="Segoe UI"/>
          <w:b/>
          <w:bCs/>
          <w:color w:val="424242"/>
          <w:sz w:val="21"/>
          <w:szCs w:val="21"/>
        </w:rPr>
        <w:t>Time Complexity: O(n)</w:t>
      </w:r>
      <w:r w:rsidRPr="0099084E">
        <w:rPr>
          <w:rFonts w:ascii="Segoe UI" w:eastAsia="Times New Roman" w:hAnsi="Segoe UI" w:cs="Segoe UI"/>
          <w:color w:val="424242"/>
          <w:sz w:val="21"/>
          <w:szCs w:val="21"/>
        </w:rPr>
        <w:t>, Where, </w:t>
      </w:r>
      <w:r w:rsidRPr="0099084E">
        <w:rPr>
          <w:rFonts w:ascii="Segoe UI" w:eastAsia="Times New Roman" w:hAnsi="Segoe UI" w:cs="Segoe UI"/>
          <w:b/>
          <w:bCs/>
          <w:color w:val="424242"/>
          <w:sz w:val="21"/>
          <w:szCs w:val="21"/>
        </w:rPr>
        <w:t>n</w:t>
      </w:r>
      <w:r w:rsidRPr="0099084E">
        <w:rPr>
          <w:rFonts w:ascii="Segoe UI" w:eastAsia="Times New Roman" w:hAnsi="Segoe UI" w:cs="Segoe UI"/>
          <w:color w:val="424242"/>
          <w:sz w:val="21"/>
          <w:szCs w:val="21"/>
        </w:rPr>
        <w:t> is size of nums.</w:t>
      </w:r>
    </w:p>
    <w:p w14:paraId="3EC8A4D9" w14:textId="59E79670" w:rsidR="00567E48" w:rsidRPr="00567E48" w:rsidRDefault="0099084E" w:rsidP="00567E48">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185)</w:t>
      </w:r>
      <w:r w:rsidR="00567E48" w:rsidRPr="00567E48">
        <w:rPr>
          <w:rFonts w:ascii="Segoe UI" w:hAnsi="Segoe UI" w:cs="Segoe UI"/>
          <w:color w:val="263238"/>
          <w:sz w:val="21"/>
          <w:szCs w:val="21"/>
        </w:rPr>
        <w:t xml:space="preserve"> You are given an integer array </w:t>
      </w:r>
      <w:r w:rsidR="00567E48" w:rsidRPr="00567E48">
        <w:rPr>
          <w:rFonts w:ascii="Courier New" w:hAnsi="Courier New" w:cs="Courier New"/>
          <w:color w:val="546E7A"/>
          <w:sz w:val="20"/>
          <w:szCs w:val="20"/>
          <w:shd w:val="clear" w:color="auto" w:fill="F7F9FA"/>
        </w:rPr>
        <w:t>nums</w:t>
      </w:r>
      <w:r w:rsidR="00567E48" w:rsidRPr="00567E48">
        <w:rPr>
          <w:rFonts w:ascii="Segoe UI" w:hAnsi="Segoe UI" w:cs="Segoe UI"/>
          <w:color w:val="263238"/>
          <w:sz w:val="21"/>
          <w:szCs w:val="21"/>
        </w:rPr>
        <w:t>. You are initially positioned at the array's </w:t>
      </w:r>
      <w:r w:rsidR="00567E48" w:rsidRPr="00567E48">
        <w:rPr>
          <w:rFonts w:ascii="Segoe UI" w:hAnsi="Segoe UI" w:cs="Segoe UI"/>
          <w:b/>
          <w:bCs/>
          <w:color w:val="263238"/>
          <w:sz w:val="21"/>
          <w:szCs w:val="21"/>
        </w:rPr>
        <w:t>first index</w:t>
      </w:r>
      <w:r w:rsidR="00567E48" w:rsidRPr="00567E48">
        <w:rPr>
          <w:rFonts w:ascii="Segoe UI" w:hAnsi="Segoe UI" w:cs="Segoe UI"/>
          <w:color w:val="263238"/>
          <w:sz w:val="21"/>
          <w:szCs w:val="21"/>
        </w:rPr>
        <w:t>, and each element in the array represents your maximum jump length at that position.</w:t>
      </w:r>
    </w:p>
    <w:p w14:paraId="3268ED5A" w14:textId="77777777" w:rsidR="00567E48" w:rsidRPr="00567E48" w:rsidRDefault="00567E48" w:rsidP="00567E48">
      <w:pPr>
        <w:shd w:val="clear" w:color="auto" w:fill="FFFFFF"/>
        <w:spacing w:after="240" w:line="240" w:lineRule="auto"/>
        <w:rPr>
          <w:rFonts w:ascii="Segoe UI" w:eastAsia="Times New Roman" w:hAnsi="Segoe UI" w:cs="Segoe UI"/>
          <w:color w:val="263238"/>
          <w:sz w:val="21"/>
          <w:szCs w:val="21"/>
        </w:rPr>
      </w:pPr>
      <w:r w:rsidRPr="00567E48">
        <w:rPr>
          <w:rFonts w:ascii="Segoe UI" w:eastAsia="Times New Roman" w:hAnsi="Segoe UI" w:cs="Segoe UI"/>
          <w:color w:val="263238"/>
          <w:sz w:val="21"/>
          <w:szCs w:val="21"/>
        </w:rPr>
        <w:t>Return </w:t>
      </w:r>
      <w:r w:rsidRPr="00567E48">
        <w:rPr>
          <w:rFonts w:ascii="Courier New" w:eastAsia="Times New Roman" w:hAnsi="Courier New" w:cs="Courier New"/>
          <w:color w:val="546E7A"/>
          <w:sz w:val="20"/>
          <w:szCs w:val="20"/>
          <w:shd w:val="clear" w:color="auto" w:fill="F7F9FA"/>
        </w:rPr>
        <w:t>true</w:t>
      </w:r>
      <w:r w:rsidRPr="00567E48">
        <w:rPr>
          <w:rFonts w:ascii="Segoe UI" w:eastAsia="Times New Roman" w:hAnsi="Segoe UI" w:cs="Segoe UI"/>
          <w:i/>
          <w:iCs/>
          <w:color w:val="263238"/>
          <w:sz w:val="21"/>
          <w:szCs w:val="21"/>
        </w:rPr>
        <w:t> if you can reach the last index, or </w:t>
      </w:r>
      <w:r w:rsidRPr="00567E48">
        <w:rPr>
          <w:rFonts w:ascii="Courier New" w:eastAsia="Times New Roman" w:hAnsi="Courier New" w:cs="Courier New"/>
          <w:color w:val="546E7A"/>
          <w:sz w:val="20"/>
          <w:szCs w:val="20"/>
          <w:shd w:val="clear" w:color="auto" w:fill="F7F9FA"/>
        </w:rPr>
        <w:t>false</w:t>
      </w:r>
      <w:r w:rsidRPr="00567E48">
        <w:rPr>
          <w:rFonts w:ascii="Segoe UI" w:eastAsia="Times New Roman" w:hAnsi="Segoe UI" w:cs="Segoe UI"/>
          <w:i/>
          <w:iCs/>
          <w:color w:val="263238"/>
          <w:sz w:val="21"/>
          <w:szCs w:val="21"/>
        </w:rPr>
        <w:t> otherwise</w:t>
      </w:r>
      <w:r w:rsidRPr="00567E48">
        <w:rPr>
          <w:rFonts w:ascii="Segoe UI" w:eastAsia="Times New Roman" w:hAnsi="Segoe UI" w:cs="Segoe UI"/>
          <w:color w:val="263238"/>
          <w:sz w:val="21"/>
          <w:szCs w:val="21"/>
        </w:rPr>
        <w:t>.</w:t>
      </w:r>
    </w:p>
    <w:p w14:paraId="7E666B56" w14:textId="77777777" w:rsidR="00567E48" w:rsidRPr="00567E48" w:rsidRDefault="00567E48" w:rsidP="00567E48">
      <w:pPr>
        <w:shd w:val="clear" w:color="auto" w:fill="FFFFFF"/>
        <w:spacing w:after="240" w:line="240" w:lineRule="auto"/>
        <w:rPr>
          <w:rFonts w:ascii="Segoe UI" w:eastAsia="Times New Roman" w:hAnsi="Segoe UI" w:cs="Segoe UI"/>
          <w:color w:val="263238"/>
          <w:sz w:val="21"/>
          <w:szCs w:val="21"/>
        </w:rPr>
      </w:pPr>
      <w:r w:rsidRPr="00567E48">
        <w:rPr>
          <w:rFonts w:ascii="Segoe UI" w:eastAsia="Times New Roman" w:hAnsi="Segoe UI" w:cs="Segoe UI"/>
          <w:color w:val="263238"/>
          <w:sz w:val="21"/>
          <w:szCs w:val="21"/>
        </w:rPr>
        <w:t> </w:t>
      </w:r>
    </w:p>
    <w:p w14:paraId="3A30B3AF" w14:textId="77777777" w:rsidR="00567E48" w:rsidRPr="00567E48" w:rsidRDefault="00567E48" w:rsidP="00567E48">
      <w:pPr>
        <w:shd w:val="clear" w:color="auto" w:fill="FFFFFF"/>
        <w:spacing w:after="240" w:line="240" w:lineRule="auto"/>
        <w:rPr>
          <w:rFonts w:ascii="Segoe UI" w:eastAsia="Times New Roman" w:hAnsi="Segoe UI" w:cs="Segoe UI"/>
          <w:color w:val="263238"/>
          <w:sz w:val="21"/>
          <w:szCs w:val="21"/>
        </w:rPr>
      </w:pPr>
      <w:r w:rsidRPr="00567E48">
        <w:rPr>
          <w:rFonts w:ascii="Segoe UI" w:eastAsia="Times New Roman" w:hAnsi="Segoe UI" w:cs="Segoe UI"/>
          <w:b/>
          <w:bCs/>
          <w:color w:val="263238"/>
          <w:sz w:val="21"/>
          <w:szCs w:val="21"/>
        </w:rPr>
        <w:t>Example 1:</w:t>
      </w:r>
    </w:p>
    <w:p w14:paraId="796A1AB6" w14:textId="77777777" w:rsidR="00567E48" w:rsidRPr="00567E48" w:rsidRDefault="00567E48" w:rsidP="00567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E48">
        <w:rPr>
          <w:rFonts w:ascii="Consolas" w:eastAsia="Times New Roman" w:hAnsi="Consolas" w:cs="Courier New"/>
          <w:b/>
          <w:bCs/>
          <w:color w:val="263238"/>
          <w:sz w:val="20"/>
          <w:szCs w:val="20"/>
        </w:rPr>
        <w:t>Input:</w:t>
      </w:r>
      <w:r w:rsidRPr="00567E48">
        <w:rPr>
          <w:rFonts w:ascii="Consolas" w:eastAsia="Times New Roman" w:hAnsi="Consolas" w:cs="Courier New"/>
          <w:color w:val="263238"/>
          <w:sz w:val="20"/>
          <w:szCs w:val="20"/>
        </w:rPr>
        <w:t xml:space="preserve"> nums = [2,3,1,1,4]</w:t>
      </w:r>
    </w:p>
    <w:p w14:paraId="768FA5A9" w14:textId="77777777" w:rsidR="00567E48" w:rsidRPr="00567E48" w:rsidRDefault="00567E48" w:rsidP="00567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E48">
        <w:rPr>
          <w:rFonts w:ascii="Consolas" w:eastAsia="Times New Roman" w:hAnsi="Consolas" w:cs="Courier New"/>
          <w:b/>
          <w:bCs/>
          <w:color w:val="263238"/>
          <w:sz w:val="20"/>
          <w:szCs w:val="20"/>
        </w:rPr>
        <w:t>Output:</w:t>
      </w:r>
      <w:r w:rsidRPr="00567E48">
        <w:rPr>
          <w:rFonts w:ascii="Consolas" w:eastAsia="Times New Roman" w:hAnsi="Consolas" w:cs="Courier New"/>
          <w:color w:val="263238"/>
          <w:sz w:val="20"/>
          <w:szCs w:val="20"/>
        </w:rPr>
        <w:t xml:space="preserve"> true</w:t>
      </w:r>
    </w:p>
    <w:p w14:paraId="19AE7A17" w14:textId="3D683313" w:rsidR="00EF3B67" w:rsidRPr="00567E48" w:rsidRDefault="00567E48" w:rsidP="00567E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E48">
        <w:rPr>
          <w:rFonts w:ascii="Consolas" w:eastAsia="Times New Roman" w:hAnsi="Consolas" w:cs="Courier New"/>
          <w:b/>
          <w:bCs/>
          <w:color w:val="263238"/>
          <w:sz w:val="20"/>
          <w:szCs w:val="20"/>
        </w:rPr>
        <w:t>Explanation:</w:t>
      </w:r>
      <w:r w:rsidRPr="00567E48">
        <w:rPr>
          <w:rFonts w:ascii="Consolas" w:eastAsia="Times New Roman" w:hAnsi="Consolas" w:cs="Courier New"/>
          <w:color w:val="263238"/>
          <w:sz w:val="20"/>
          <w:szCs w:val="20"/>
        </w:rPr>
        <w:t xml:space="preserve"> Jump 1 step from index 0 to 1, then 3 steps to the last index.</w:t>
      </w:r>
    </w:p>
    <w:p w14:paraId="594EDD0E" w14:textId="77777777" w:rsidR="00567E48" w:rsidRPr="00567E48" w:rsidRDefault="0099084E" w:rsidP="00567E48">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567E48" w:rsidRPr="00567E48">
        <w:rPr>
          <w:rFonts w:ascii="Consolas" w:eastAsia="Times New Roman" w:hAnsi="Consolas" w:cs="Courier New"/>
          <w:b/>
          <w:bCs/>
          <w:color w:val="333333"/>
          <w:sz w:val="21"/>
          <w:szCs w:val="21"/>
        </w:rPr>
        <w:t xml:space="preserve">    bool canJump(vector&lt;int&gt;&amp; nums) {</w:t>
      </w:r>
    </w:p>
    <w:p w14:paraId="41835AA5"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int dis=0;</w:t>
      </w:r>
    </w:p>
    <w:p w14:paraId="67394FBE"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for(int i=0;i&lt;=dis;i++)</w:t>
      </w:r>
    </w:p>
    <w:p w14:paraId="1CB52A21"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w:t>
      </w:r>
    </w:p>
    <w:p w14:paraId="6D1E025C"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dis=max(dis,i+nums[i]);</w:t>
      </w:r>
    </w:p>
    <w:p w14:paraId="334D837A"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if(dis&gt;=nums.size()-1)</w:t>
      </w:r>
    </w:p>
    <w:p w14:paraId="3FB9A321"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return 1;</w:t>
      </w:r>
    </w:p>
    <w:p w14:paraId="4FB41196"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w:t>
      </w:r>
    </w:p>
    <w:p w14:paraId="4A139736" w14:textId="77777777" w:rsidR="00567E48" w:rsidRPr="00567E48"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return 0;</w:t>
      </w:r>
    </w:p>
    <w:p w14:paraId="22E8154F" w14:textId="555CA1AF" w:rsidR="0099084E" w:rsidRDefault="00567E48" w:rsidP="00567E48">
      <w:pPr>
        <w:shd w:val="clear" w:color="auto" w:fill="FFFFFF"/>
        <w:spacing w:after="240" w:line="240" w:lineRule="auto"/>
        <w:rPr>
          <w:rFonts w:ascii="Consolas" w:eastAsia="Times New Roman" w:hAnsi="Consolas" w:cs="Courier New"/>
          <w:b/>
          <w:bCs/>
          <w:color w:val="333333"/>
          <w:sz w:val="21"/>
          <w:szCs w:val="21"/>
        </w:rPr>
      </w:pPr>
      <w:r w:rsidRPr="00567E48">
        <w:rPr>
          <w:rFonts w:ascii="Consolas" w:eastAsia="Times New Roman" w:hAnsi="Consolas" w:cs="Courier New"/>
          <w:b/>
          <w:bCs/>
          <w:color w:val="333333"/>
          <w:sz w:val="21"/>
          <w:szCs w:val="21"/>
        </w:rPr>
        <w:t xml:space="preserve">    }</w:t>
      </w:r>
    </w:p>
    <w:p w14:paraId="39B5523B" w14:textId="1BD972A0" w:rsidR="006805F6" w:rsidRPr="006805F6" w:rsidRDefault="00567E48" w:rsidP="006805F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lastRenderedPageBreak/>
        <w:t>186)</w:t>
      </w:r>
      <w:r w:rsidR="006805F6" w:rsidRPr="006805F6">
        <w:rPr>
          <w:rFonts w:ascii="Segoe UI" w:hAnsi="Segoe UI" w:cs="Segoe UI"/>
          <w:color w:val="263238"/>
          <w:sz w:val="21"/>
          <w:szCs w:val="21"/>
        </w:rPr>
        <w:t xml:space="preserve"> Given an integer array </w:t>
      </w:r>
      <w:r w:rsidR="006805F6" w:rsidRPr="006805F6">
        <w:rPr>
          <w:rFonts w:ascii="Courier New" w:hAnsi="Courier New" w:cs="Courier New"/>
          <w:color w:val="546E7A"/>
          <w:sz w:val="20"/>
          <w:szCs w:val="20"/>
          <w:shd w:val="clear" w:color="auto" w:fill="F7F9FA"/>
        </w:rPr>
        <w:t>nums</w:t>
      </w:r>
      <w:r w:rsidR="006805F6" w:rsidRPr="006805F6">
        <w:rPr>
          <w:rFonts w:ascii="Segoe UI" w:hAnsi="Segoe UI" w:cs="Segoe UI"/>
          <w:color w:val="263238"/>
          <w:sz w:val="21"/>
          <w:szCs w:val="21"/>
        </w:rPr>
        <w:t> of length </w:t>
      </w:r>
      <w:r w:rsidR="006805F6" w:rsidRPr="006805F6">
        <w:rPr>
          <w:rFonts w:ascii="Courier New" w:hAnsi="Courier New" w:cs="Courier New"/>
          <w:color w:val="546E7A"/>
          <w:sz w:val="20"/>
          <w:szCs w:val="20"/>
          <w:shd w:val="clear" w:color="auto" w:fill="F7F9FA"/>
        </w:rPr>
        <w:t>n</w:t>
      </w:r>
      <w:r w:rsidR="006805F6" w:rsidRPr="006805F6">
        <w:rPr>
          <w:rFonts w:ascii="Segoe UI" w:hAnsi="Segoe UI" w:cs="Segoe UI"/>
          <w:color w:val="263238"/>
          <w:sz w:val="21"/>
          <w:szCs w:val="21"/>
        </w:rPr>
        <w:t> where all the integers of </w:t>
      </w:r>
      <w:r w:rsidR="006805F6" w:rsidRPr="006805F6">
        <w:rPr>
          <w:rFonts w:ascii="Courier New" w:hAnsi="Courier New" w:cs="Courier New"/>
          <w:color w:val="546E7A"/>
          <w:sz w:val="20"/>
          <w:szCs w:val="20"/>
          <w:shd w:val="clear" w:color="auto" w:fill="F7F9FA"/>
        </w:rPr>
        <w:t>nums</w:t>
      </w:r>
      <w:r w:rsidR="006805F6" w:rsidRPr="006805F6">
        <w:rPr>
          <w:rFonts w:ascii="Segoe UI" w:hAnsi="Segoe UI" w:cs="Segoe UI"/>
          <w:color w:val="263238"/>
          <w:sz w:val="21"/>
          <w:szCs w:val="21"/>
        </w:rPr>
        <w:t> are in the range </w:t>
      </w:r>
      <w:r w:rsidR="006805F6" w:rsidRPr="006805F6">
        <w:rPr>
          <w:rFonts w:ascii="Courier New" w:hAnsi="Courier New" w:cs="Courier New"/>
          <w:color w:val="546E7A"/>
          <w:sz w:val="20"/>
          <w:szCs w:val="20"/>
          <w:shd w:val="clear" w:color="auto" w:fill="F7F9FA"/>
        </w:rPr>
        <w:t>[1, n]</w:t>
      </w:r>
      <w:r w:rsidR="006805F6" w:rsidRPr="006805F6">
        <w:rPr>
          <w:rFonts w:ascii="Segoe UI" w:hAnsi="Segoe UI" w:cs="Segoe UI"/>
          <w:color w:val="263238"/>
          <w:sz w:val="21"/>
          <w:szCs w:val="21"/>
        </w:rPr>
        <w:t> and each integer appears </w:t>
      </w:r>
      <w:r w:rsidR="006805F6" w:rsidRPr="006805F6">
        <w:rPr>
          <w:rFonts w:ascii="Segoe UI" w:hAnsi="Segoe UI" w:cs="Segoe UI"/>
          <w:b/>
          <w:bCs/>
          <w:color w:val="263238"/>
          <w:sz w:val="21"/>
          <w:szCs w:val="21"/>
        </w:rPr>
        <w:t>once</w:t>
      </w:r>
      <w:r w:rsidR="006805F6" w:rsidRPr="006805F6">
        <w:rPr>
          <w:rFonts w:ascii="Segoe UI" w:hAnsi="Segoe UI" w:cs="Segoe UI"/>
          <w:color w:val="263238"/>
          <w:sz w:val="21"/>
          <w:szCs w:val="21"/>
        </w:rPr>
        <w:t> or </w:t>
      </w:r>
      <w:r w:rsidR="006805F6" w:rsidRPr="006805F6">
        <w:rPr>
          <w:rFonts w:ascii="Segoe UI" w:hAnsi="Segoe UI" w:cs="Segoe UI"/>
          <w:b/>
          <w:bCs/>
          <w:color w:val="263238"/>
          <w:sz w:val="21"/>
          <w:szCs w:val="21"/>
        </w:rPr>
        <w:t>twice</w:t>
      </w:r>
      <w:r w:rsidR="006805F6" w:rsidRPr="006805F6">
        <w:rPr>
          <w:rFonts w:ascii="Segoe UI" w:hAnsi="Segoe UI" w:cs="Segoe UI"/>
          <w:color w:val="263238"/>
          <w:sz w:val="21"/>
          <w:szCs w:val="21"/>
        </w:rPr>
        <w:t>, return </w:t>
      </w:r>
      <w:r w:rsidR="006805F6" w:rsidRPr="006805F6">
        <w:rPr>
          <w:rFonts w:ascii="Segoe UI" w:hAnsi="Segoe UI" w:cs="Segoe UI"/>
          <w:i/>
          <w:iCs/>
          <w:color w:val="263238"/>
          <w:sz w:val="21"/>
          <w:szCs w:val="21"/>
        </w:rPr>
        <w:t>an array of all the integers that appears </w:t>
      </w:r>
      <w:r w:rsidR="006805F6" w:rsidRPr="006805F6">
        <w:rPr>
          <w:rFonts w:ascii="Segoe UI" w:hAnsi="Segoe UI" w:cs="Segoe UI"/>
          <w:b/>
          <w:bCs/>
          <w:i/>
          <w:iCs/>
          <w:color w:val="263238"/>
          <w:sz w:val="21"/>
          <w:szCs w:val="21"/>
        </w:rPr>
        <w:t>twice</w:t>
      </w:r>
      <w:r w:rsidR="006805F6" w:rsidRPr="006805F6">
        <w:rPr>
          <w:rFonts w:ascii="Segoe UI" w:hAnsi="Segoe UI" w:cs="Segoe UI"/>
          <w:color w:val="263238"/>
          <w:sz w:val="21"/>
          <w:szCs w:val="21"/>
        </w:rPr>
        <w:t>.</w:t>
      </w:r>
    </w:p>
    <w:p w14:paraId="020CA1CD" w14:textId="468BEC97" w:rsidR="006805F6" w:rsidRPr="006805F6" w:rsidRDefault="006805F6" w:rsidP="006805F6">
      <w:pPr>
        <w:shd w:val="clear" w:color="auto" w:fill="FFFFFF"/>
        <w:spacing w:after="240" w:line="240" w:lineRule="auto"/>
        <w:rPr>
          <w:rFonts w:ascii="Segoe UI" w:eastAsia="Times New Roman" w:hAnsi="Segoe UI" w:cs="Segoe UI"/>
          <w:color w:val="263238"/>
          <w:sz w:val="21"/>
          <w:szCs w:val="21"/>
        </w:rPr>
      </w:pPr>
      <w:r w:rsidRPr="006805F6">
        <w:rPr>
          <w:rFonts w:ascii="Segoe UI" w:eastAsia="Times New Roman" w:hAnsi="Segoe UI" w:cs="Segoe UI"/>
          <w:color w:val="263238"/>
          <w:sz w:val="21"/>
          <w:szCs w:val="21"/>
        </w:rPr>
        <w:t>You must write an algorithm that runs in </w:t>
      </w:r>
      <w:r w:rsidRPr="006805F6">
        <w:rPr>
          <w:rFonts w:ascii="Courier New" w:eastAsia="Times New Roman" w:hAnsi="Courier New" w:cs="Courier New"/>
          <w:color w:val="546E7A"/>
          <w:sz w:val="20"/>
          <w:szCs w:val="20"/>
          <w:shd w:val="clear" w:color="auto" w:fill="F7F9FA"/>
        </w:rPr>
        <w:t>O(n) </w:t>
      </w:r>
      <w:r w:rsidRPr="006805F6">
        <w:rPr>
          <w:rFonts w:ascii="Segoe UI" w:eastAsia="Times New Roman" w:hAnsi="Segoe UI" w:cs="Segoe UI"/>
          <w:color w:val="263238"/>
          <w:sz w:val="21"/>
          <w:szCs w:val="21"/>
        </w:rPr>
        <w:t>time and uses only constant extra space.</w:t>
      </w:r>
    </w:p>
    <w:p w14:paraId="39A7DB2A" w14:textId="77777777" w:rsidR="006805F6" w:rsidRPr="006805F6" w:rsidRDefault="006805F6" w:rsidP="006805F6">
      <w:pPr>
        <w:shd w:val="clear" w:color="auto" w:fill="FFFFFF"/>
        <w:spacing w:after="240" w:line="240" w:lineRule="auto"/>
        <w:rPr>
          <w:rFonts w:ascii="Segoe UI" w:eastAsia="Times New Roman" w:hAnsi="Segoe UI" w:cs="Segoe UI"/>
          <w:color w:val="263238"/>
          <w:sz w:val="21"/>
          <w:szCs w:val="21"/>
        </w:rPr>
      </w:pPr>
      <w:r w:rsidRPr="006805F6">
        <w:rPr>
          <w:rFonts w:ascii="Segoe UI" w:eastAsia="Times New Roman" w:hAnsi="Segoe UI" w:cs="Segoe UI"/>
          <w:b/>
          <w:bCs/>
          <w:color w:val="263238"/>
          <w:sz w:val="21"/>
          <w:szCs w:val="21"/>
        </w:rPr>
        <w:t>Example 1:</w:t>
      </w:r>
    </w:p>
    <w:p w14:paraId="778F9BBF" w14:textId="77777777" w:rsidR="006805F6" w:rsidRPr="006805F6" w:rsidRDefault="006805F6" w:rsidP="006805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5F6">
        <w:rPr>
          <w:rFonts w:ascii="Consolas" w:eastAsia="Times New Roman" w:hAnsi="Consolas" w:cs="Courier New"/>
          <w:b/>
          <w:bCs/>
          <w:color w:val="263238"/>
          <w:sz w:val="20"/>
          <w:szCs w:val="20"/>
        </w:rPr>
        <w:t>Input:</w:t>
      </w:r>
      <w:r w:rsidRPr="006805F6">
        <w:rPr>
          <w:rFonts w:ascii="Consolas" w:eastAsia="Times New Roman" w:hAnsi="Consolas" w:cs="Courier New"/>
          <w:color w:val="263238"/>
          <w:sz w:val="20"/>
          <w:szCs w:val="20"/>
        </w:rPr>
        <w:t xml:space="preserve"> nums = [4,3,2,7,8,2,3,1]</w:t>
      </w:r>
    </w:p>
    <w:p w14:paraId="5DB3A58B" w14:textId="2D15A811" w:rsidR="00567E48" w:rsidRPr="006805F6" w:rsidRDefault="006805F6" w:rsidP="006805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05F6">
        <w:rPr>
          <w:rFonts w:ascii="Consolas" w:eastAsia="Times New Roman" w:hAnsi="Consolas" w:cs="Courier New"/>
          <w:b/>
          <w:bCs/>
          <w:color w:val="263238"/>
          <w:sz w:val="20"/>
          <w:szCs w:val="20"/>
        </w:rPr>
        <w:t>Output:</w:t>
      </w:r>
      <w:r w:rsidRPr="006805F6">
        <w:rPr>
          <w:rFonts w:ascii="Consolas" w:eastAsia="Times New Roman" w:hAnsi="Consolas" w:cs="Courier New"/>
          <w:color w:val="263238"/>
          <w:sz w:val="20"/>
          <w:szCs w:val="20"/>
        </w:rPr>
        <w:t xml:space="preserve"> [2,3]</w:t>
      </w:r>
    </w:p>
    <w:p w14:paraId="1F610AF8" w14:textId="47C0EAE8" w:rsidR="00DD16E5" w:rsidRPr="00DD16E5" w:rsidRDefault="00567E48" w:rsidP="00DD16E5">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DD16E5" w:rsidRPr="00DD16E5">
        <w:t xml:space="preserve"> </w:t>
      </w:r>
      <w:r w:rsidR="00DD16E5" w:rsidRPr="00DD16E5">
        <w:rPr>
          <w:rFonts w:ascii="Consolas" w:eastAsia="Times New Roman" w:hAnsi="Consolas" w:cs="Courier New"/>
          <w:b/>
          <w:bCs/>
          <w:color w:val="333333"/>
          <w:sz w:val="21"/>
          <w:szCs w:val="21"/>
        </w:rPr>
        <w:t>vector&lt;int&gt; findDuplicates(vector&lt;int&gt;&amp; nums) {</w:t>
      </w:r>
    </w:p>
    <w:p w14:paraId="68EE98D1"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vector&lt;int&gt;arr(1000000,0);</w:t>
      </w:r>
    </w:p>
    <w:p w14:paraId="24698A21"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for(int i=0;i&lt;nums.size();i++)</w:t>
      </w:r>
    </w:p>
    <w:p w14:paraId="7FE4E5A8"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0B4B5DCA"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arr[nums[i]]++;</w:t>
      </w:r>
    </w:p>
    <w:p w14:paraId="6559B651"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3DB43A83"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vector&lt;int&gt;v;</w:t>
      </w:r>
    </w:p>
    <w:p w14:paraId="46357B72"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for(int i=0;i&lt;arr.size();i++)</w:t>
      </w:r>
    </w:p>
    <w:p w14:paraId="0CCDA5AD"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4859887B"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if(arr[i]&gt;1)</w:t>
      </w:r>
    </w:p>
    <w:p w14:paraId="2DD5BE16"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v.push_back(i);</w:t>
      </w:r>
    </w:p>
    <w:p w14:paraId="7BEA1EF1"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5FB1F24B"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return v;</w:t>
      </w:r>
    </w:p>
    <w:p w14:paraId="48A91311" w14:textId="77777777" w:rsidR="00DD16E5" w:rsidRPr="00DD16E5"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4B9FEE27" w14:textId="401DEC9D" w:rsidR="00567E48" w:rsidRDefault="00DD16E5" w:rsidP="00DD16E5">
      <w:pPr>
        <w:shd w:val="clear" w:color="auto" w:fill="FFFFFF"/>
        <w:spacing w:after="240" w:line="240" w:lineRule="auto"/>
        <w:rPr>
          <w:rFonts w:ascii="Consolas" w:eastAsia="Times New Roman" w:hAnsi="Consolas" w:cs="Courier New"/>
          <w:b/>
          <w:bCs/>
          <w:color w:val="333333"/>
          <w:sz w:val="21"/>
          <w:szCs w:val="21"/>
        </w:rPr>
      </w:pPr>
      <w:r w:rsidRPr="00DD16E5">
        <w:rPr>
          <w:rFonts w:ascii="Consolas" w:eastAsia="Times New Roman" w:hAnsi="Consolas" w:cs="Courier New"/>
          <w:b/>
          <w:bCs/>
          <w:color w:val="333333"/>
          <w:sz w:val="21"/>
          <w:szCs w:val="21"/>
        </w:rPr>
        <w:t xml:space="preserve">    }</w:t>
      </w:r>
    </w:p>
    <w:p w14:paraId="36C94553" w14:textId="77777777" w:rsidR="00BD2C54" w:rsidRDefault="00DA2962" w:rsidP="00DD16E5">
      <w:pPr>
        <w:shd w:val="clear" w:color="auto" w:fill="FFFFFF"/>
        <w:spacing w:after="240" w:line="240" w:lineRule="auto"/>
        <w:rPr>
          <w:rFonts w:ascii="Consolas" w:eastAsia="Times New Roman" w:hAnsi="Consolas" w:cs="Courier New"/>
          <w:b/>
          <w:bCs/>
          <w:color w:val="333333"/>
          <w:sz w:val="21"/>
          <w:szCs w:val="21"/>
        </w:rPr>
      </w:pPr>
      <w:r w:rsidRPr="00DA2962">
        <w:rPr>
          <w:rFonts w:ascii="Consolas" w:eastAsia="Times New Roman" w:hAnsi="Consolas" w:cs="Courier New"/>
          <w:b/>
          <w:bCs/>
          <w:color w:val="333333"/>
          <w:sz w:val="21"/>
          <w:szCs w:val="21"/>
          <w:highlight w:val="cyan"/>
        </w:rPr>
        <w:t>**************ANOTHER APPROACH***************</w:t>
      </w:r>
    </w:p>
    <w:p w14:paraId="4052ACAC" w14:textId="77777777" w:rsidR="00BD2C54" w:rsidRPr="00BD2C54" w:rsidRDefault="00DA2962" w:rsidP="00BD2C5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 xml:space="preserve"> </w:t>
      </w:r>
      <w:r w:rsidR="00BD2C54">
        <w:rPr>
          <w:rFonts w:ascii="Consolas" w:eastAsia="Times New Roman" w:hAnsi="Consolas" w:cs="Courier New"/>
          <w:b/>
          <w:bCs/>
          <w:color w:val="333333"/>
          <w:sz w:val="21"/>
          <w:szCs w:val="21"/>
        </w:rPr>
        <w:t>:</w:t>
      </w:r>
      <w:r w:rsidR="00BD2C54" w:rsidRPr="00BD2C54">
        <w:rPr>
          <w:rFonts w:ascii="Consolas" w:eastAsia="Times New Roman" w:hAnsi="Consolas" w:cs="Courier New"/>
          <w:b/>
          <w:bCs/>
          <w:color w:val="333333"/>
          <w:sz w:val="21"/>
          <w:szCs w:val="21"/>
        </w:rPr>
        <w:t xml:space="preserve"> vector&lt;int&gt; findDuplicates(vector&lt;int&gt;&amp; nums) {</w:t>
      </w:r>
    </w:p>
    <w:p w14:paraId="3EB70FD0"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vector&lt;int&gt;v;</w:t>
      </w:r>
    </w:p>
    <w:p w14:paraId="0FE6636D"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if(nums.size()==0)</w:t>
      </w:r>
    </w:p>
    <w:p w14:paraId="1480FD4E"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return v;</w:t>
      </w:r>
    </w:p>
    <w:p w14:paraId="33824F5C"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for(int i=0;i&lt;nums.size();i++)</w:t>
      </w:r>
    </w:p>
    <w:p w14:paraId="292B54D7"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lastRenderedPageBreak/>
        <w:t xml:space="preserve">        {</w:t>
      </w:r>
    </w:p>
    <w:p w14:paraId="7E627C77"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if(nums[abs(nums[i])-1]&lt;0)</w:t>
      </w:r>
    </w:p>
    <w:p w14:paraId="234DE28F"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v.push_back(abs(nums[i]));</w:t>
      </w:r>
    </w:p>
    <w:p w14:paraId="7DF94F34"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nums[abs(nums[i])-1]=-nums[abs(nums[i])-1];</w:t>
      </w:r>
    </w:p>
    <w:p w14:paraId="60607420"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w:t>
      </w:r>
    </w:p>
    <w:p w14:paraId="6F53E1BD" w14:textId="77777777" w:rsidR="00BD2C54" w:rsidRPr="00BD2C54"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return v;</w:t>
      </w:r>
    </w:p>
    <w:p w14:paraId="570B0C64" w14:textId="00080201" w:rsidR="00DA2962" w:rsidRDefault="00BD2C54" w:rsidP="00BD2C54">
      <w:pPr>
        <w:shd w:val="clear" w:color="auto" w:fill="FFFFFF"/>
        <w:spacing w:after="240" w:line="240" w:lineRule="auto"/>
        <w:rPr>
          <w:rFonts w:ascii="Consolas" w:eastAsia="Times New Roman" w:hAnsi="Consolas" w:cs="Courier New"/>
          <w:b/>
          <w:bCs/>
          <w:color w:val="333333"/>
          <w:sz w:val="21"/>
          <w:szCs w:val="21"/>
        </w:rPr>
      </w:pPr>
      <w:r w:rsidRPr="00BD2C54">
        <w:rPr>
          <w:rFonts w:ascii="Consolas" w:eastAsia="Times New Roman" w:hAnsi="Consolas" w:cs="Courier New"/>
          <w:b/>
          <w:bCs/>
          <w:color w:val="333333"/>
          <w:sz w:val="21"/>
          <w:szCs w:val="21"/>
        </w:rPr>
        <w:t xml:space="preserve">    }</w:t>
      </w:r>
    </w:p>
    <w:p w14:paraId="4D4319A8" w14:textId="1578F01D" w:rsidR="004845D2" w:rsidRPr="004845D2" w:rsidRDefault="00DD16E5" w:rsidP="004845D2">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187)</w:t>
      </w:r>
      <w:r w:rsidR="004845D2" w:rsidRPr="004845D2">
        <w:rPr>
          <w:rFonts w:ascii="Segoe UI" w:hAnsi="Segoe UI" w:cs="Segoe UI"/>
          <w:color w:val="263238"/>
          <w:sz w:val="21"/>
          <w:szCs w:val="21"/>
        </w:rPr>
        <w:t xml:space="preserve"> Given an array </w:t>
      </w:r>
      <w:r w:rsidR="004845D2" w:rsidRPr="004845D2">
        <w:rPr>
          <w:rFonts w:ascii="Courier New" w:hAnsi="Courier New" w:cs="Courier New"/>
          <w:color w:val="546E7A"/>
          <w:sz w:val="20"/>
          <w:szCs w:val="20"/>
          <w:shd w:val="clear" w:color="auto" w:fill="F7F9FA"/>
        </w:rPr>
        <w:t>nums</w:t>
      </w:r>
      <w:r w:rsidR="004845D2" w:rsidRPr="004845D2">
        <w:rPr>
          <w:rFonts w:ascii="Segoe UI" w:hAnsi="Segoe UI" w:cs="Segoe UI"/>
          <w:color w:val="263238"/>
          <w:sz w:val="21"/>
          <w:szCs w:val="21"/>
        </w:rPr>
        <w:t> of </w:t>
      </w:r>
      <w:r w:rsidR="004845D2" w:rsidRPr="004845D2">
        <w:rPr>
          <w:rFonts w:ascii="Courier New" w:hAnsi="Courier New" w:cs="Courier New"/>
          <w:color w:val="546E7A"/>
          <w:sz w:val="20"/>
          <w:szCs w:val="20"/>
          <w:shd w:val="clear" w:color="auto" w:fill="F7F9FA"/>
        </w:rPr>
        <w:t>n</w:t>
      </w:r>
      <w:r w:rsidR="004845D2" w:rsidRPr="004845D2">
        <w:rPr>
          <w:rFonts w:ascii="Segoe UI" w:hAnsi="Segoe UI" w:cs="Segoe UI"/>
          <w:color w:val="263238"/>
          <w:sz w:val="21"/>
          <w:szCs w:val="21"/>
        </w:rPr>
        <w:t> integers where </w:t>
      </w:r>
      <w:r w:rsidR="004845D2" w:rsidRPr="004845D2">
        <w:rPr>
          <w:rFonts w:ascii="Courier New" w:hAnsi="Courier New" w:cs="Courier New"/>
          <w:color w:val="546E7A"/>
          <w:sz w:val="20"/>
          <w:szCs w:val="20"/>
          <w:shd w:val="clear" w:color="auto" w:fill="F7F9FA"/>
        </w:rPr>
        <w:t>nums[i]</w:t>
      </w:r>
      <w:r w:rsidR="004845D2" w:rsidRPr="004845D2">
        <w:rPr>
          <w:rFonts w:ascii="Segoe UI" w:hAnsi="Segoe UI" w:cs="Segoe UI"/>
          <w:color w:val="263238"/>
          <w:sz w:val="21"/>
          <w:szCs w:val="21"/>
        </w:rPr>
        <w:t> is in the range </w:t>
      </w:r>
      <w:r w:rsidR="004845D2" w:rsidRPr="004845D2">
        <w:rPr>
          <w:rFonts w:ascii="Courier New" w:hAnsi="Courier New" w:cs="Courier New"/>
          <w:color w:val="546E7A"/>
          <w:sz w:val="20"/>
          <w:szCs w:val="20"/>
          <w:shd w:val="clear" w:color="auto" w:fill="F7F9FA"/>
        </w:rPr>
        <w:t>[1, n]</w:t>
      </w:r>
      <w:r w:rsidR="004845D2" w:rsidRPr="004845D2">
        <w:rPr>
          <w:rFonts w:ascii="Segoe UI" w:hAnsi="Segoe UI" w:cs="Segoe UI"/>
          <w:color w:val="263238"/>
          <w:sz w:val="21"/>
          <w:szCs w:val="21"/>
        </w:rPr>
        <w:t>, return </w:t>
      </w:r>
      <w:r w:rsidR="004845D2" w:rsidRPr="004845D2">
        <w:rPr>
          <w:rFonts w:ascii="Segoe UI" w:hAnsi="Segoe UI" w:cs="Segoe UI"/>
          <w:i/>
          <w:iCs/>
          <w:color w:val="263238"/>
          <w:sz w:val="21"/>
          <w:szCs w:val="21"/>
        </w:rPr>
        <w:t>an array of all the integers in the range</w:t>
      </w:r>
      <w:r w:rsidR="004845D2" w:rsidRPr="004845D2">
        <w:rPr>
          <w:rFonts w:ascii="Segoe UI" w:hAnsi="Segoe UI" w:cs="Segoe UI"/>
          <w:color w:val="263238"/>
          <w:sz w:val="21"/>
          <w:szCs w:val="21"/>
        </w:rPr>
        <w:t> </w:t>
      </w:r>
      <w:r w:rsidR="004845D2" w:rsidRPr="004845D2">
        <w:rPr>
          <w:rFonts w:ascii="Courier New" w:hAnsi="Courier New" w:cs="Courier New"/>
          <w:color w:val="546E7A"/>
          <w:sz w:val="20"/>
          <w:szCs w:val="20"/>
          <w:shd w:val="clear" w:color="auto" w:fill="F7F9FA"/>
        </w:rPr>
        <w:t>[1, n]</w:t>
      </w:r>
      <w:r w:rsidR="004845D2" w:rsidRPr="004845D2">
        <w:rPr>
          <w:rFonts w:ascii="Segoe UI" w:hAnsi="Segoe UI" w:cs="Segoe UI"/>
          <w:color w:val="263238"/>
          <w:sz w:val="21"/>
          <w:szCs w:val="21"/>
        </w:rPr>
        <w:t> </w:t>
      </w:r>
      <w:r w:rsidR="004845D2" w:rsidRPr="004845D2">
        <w:rPr>
          <w:rFonts w:ascii="Segoe UI" w:hAnsi="Segoe UI" w:cs="Segoe UI"/>
          <w:i/>
          <w:iCs/>
          <w:color w:val="263238"/>
          <w:sz w:val="21"/>
          <w:szCs w:val="21"/>
        </w:rPr>
        <w:t>that do not appear in</w:t>
      </w:r>
      <w:r w:rsidR="004845D2" w:rsidRPr="004845D2">
        <w:rPr>
          <w:rFonts w:ascii="Segoe UI" w:hAnsi="Segoe UI" w:cs="Segoe UI"/>
          <w:color w:val="263238"/>
          <w:sz w:val="21"/>
          <w:szCs w:val="21"/>
        </w:rPr>
        <w:t> </w:t>
      </w:r>
      <w:r w:rsidR="004845D2" w:rsidRPr="004845D2">
        <w:rPr>
          <w:rFonts w:ascii="Courier New" w:hAnsi="Courier New" w:cs="Courier New"/>
          <w:color w:val="546E7A"/>
          <w:sz w:val="20"/>
          <w:szCs w:val="20"/>
          <w:shd w:val="clear" w:color="auto" w:fill="F7F9FA"/>
        </w:rPr>
        <w:t>nums</w:t>
      </w:r>
      <w:r w:rsidR="004845D2" w:rsidRPr="004845D2">
        <w:rPr>
          <w:rFonts w:ascii="Segoe UI" w:hAnsi="Segoe UI" w:cs="Segoe UI"/>
          <w:color w:val="263238"/>
          <w:sz w:val="21"/>
          <w:szCs w:val="21"/>
        </w:rPr>
        <w:t>.</w:t>
      </w:r>
    </w:p>
    <w:p w14:paraId="223C2277" w14:textId="77777777" w:rsidR="004845D2" w:rsidRPr="004845D2" w:rsidRDefault="004845D2" w:rsidP="004845D2">
      <w:pPr>
        <w:shd w:val="clear" w:color="auto" w:fill="FFFFFF"/>
        <w:spacing w:after="240" w:line="240" w:lineRule="auto"/>
        <w:rPr>
          <w:rFonts w:ascii="Segoe UI" w:eastAsia="Times New Roman" w:hAnsi="Segoe UI" w:cs="Segoe UI"/>
          <w:color w:val="263238"/>
          <w:sz w:val="21"/>
          <w:szCs w:val="21"/>
        </w:rPr>
      </w:pPr>
      <w:r w:rsidRPr="004845D2">
        <w:rPr>
          <w:rFonts w:ascii="Segoe UI" w:eastAsia="Times New Roman" w:hAnsi="Segoe UI" w:cs="Segoe UI"/>
          <w:color w:val="263238"/>
          <w:sz w:val="21"/>
          <w:szCs w:val="21"/>
        </w:rPr>
        <w:t> </w:t>
      </w:r>
    </w:p>
    <w:p w14:paraId="7803004D" w14:textId="77777777" w:rsidR="004845D2" w:rsidRPr="004845D2" w:rsidRDefault="004845D2" w:rsidP="004845D2">
      <w:pPr>
        <w:shd w:val="clear" w:color="auto" w:fill="FFFFFF"/>
        <w:spacing w:after="240" w:line="240" w:lineRule="auto"/>
        <w:rPr>
          <w:rFonts w:ascii="Segoe UI" w:eastAsia="Times New Roman" w:hAnsi="Segoe UI" w:cs="Segoe UI"/>
          <w:color w:val="263238"/>
          <w:sz w:val="21"/>
          <w:szCs w:val="21"/>
        </w:rPr>
      </w:pPr>
      <w:r w:rsidRPr="004845D2">
        <w:rPr>
          <w:rFonts w:ascii="Segoe UI" w:eastAsia="Times New Roman" w:hAnsi="Segoe UI" w:cs="Segoe UI"/>
          <w:b/>
          <w:bCs/>
          <w:color w:val="263238"/>
          <w:sz w:val="21"/>
          <w:szCs w:val="21"/>
        </w:rPr>
        <w:t>Example 1:</w:t>
      </w:r>
    </w:p>
    <w:p w14:paraId="262F7858" w14:textId="77777777" w:rsidR="004845D2" w:rsidRPr="004845D2" w:rsidRDefault="004845D2" w:rsidP="004845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45D2">
        <w:rPr>
          <w:rFonts w:ascii="Consolas" w:eastAsia="Times New Roman" w:hAnsi="Consolas" w:cs="Courier New"/>
          <w:b/>
          <w:bCs/>
          <w:color w:val="263238"/>
          <w:sz w:val="20"/>
          <w:szCs w:val="20"/>
        </w:rPr>
        <w:t>Input:</w:t>
      </w:r>
      <w:r w:rsidRPr="004845D2">
        <w:rPr>
          <w:rFonts w:ascii="Consolas" w:eastAsia="Times New Roman" w:hAnsi="Consolas" w:cs="Courier New"/>
          <w:color w:val="263238"/>
          <w:sz w:val="20"/>
          <w:szCs w:val="20"/>
        </w:rPr>
        <w:t xml:space="preserve"> nums = [4,3,2,7,8,2,3,1]</w:t>
      </w:r>
    </w:p>
    <w:p w14:paraId="6647F437" w14:textId="461A328C" w:rsidR="00DD16E5" w:rsidRPr="004845D2" w:rsidRDefault="004845D2" w:rsidP="004845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45D2">
        <w:rPr>
          <w:rFonts w:ascii="Consolas" w:eastAsia="Times New Roman" w:hAnsi="Consolas" w:cs="Courier New"/>
          <w:b/>
          <w:bCs/>
          <w:color w:val="263238"/>
          <w:sz w:val="20"/>
          <w:szCs w:val="20"/>
        </w:rPr>
        <w:t>Output:</w:t>
      </w:r>
      <w:r w:rsidRPr="004845D2">
        <w:rPr>
          <w:rFonts w:ascii="Consolas" w:eastAsia="Times New Roman" w:hAnsi="Consolas" w:cs="Courier New"/>
          <w:color w:val="263238"/>
          <w:sz w:val="20"/>
          <w:szCs w:val="20"/>
        </w:rPr>
        <w:t xml:space="preserve"> [5,6]</w:t>
      </w:r>
    </w:p>
    <w:p w14:paraId="5C9CB5A3" w14:textId="09A3F828" w:rsidR="004845D2" w:rsidRPr="004845D2" w:rsidRDefault="00DD16E5" w:rsidP="004845D2">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4845D2" w:rsidRPr="004845D2">
        <w:t xml:space="preserve"> </w:t>
      </w:r>
      <w:r w:rsidR="004845D2" w:rsidRPr="004845D2">
        <w:rPr>
          <w:rFonts w:ascii="Consolas" w:eastAsia="Times New Roman" w:hAnsi="Consolas" w:cs="Courier New"/>
          <w:b/>
          <w:bCs/>
          <w:color w:val="333333"/>
          <w:sz w:val="21"/>
          <w:szCs w:val="21"/>
        </w:rPr>
        <w:t>vector&lt;int&gt; findDisappearedNumbers(vector&lt;int&gt;&amp; nums) {</w:t>
      </w:r>
    </w:p>
    <w:p w14:paraId="02F11B64"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vector&lt;int&gt;v;</w:t>
      </w:r>
    </w:p>
    <w:p w14:paraId="76B47164"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for(int i=0;i&lt;nums.size();i++)</w:t>
      </w:r>
    </w:p>
    <w:p w14:paraId="036EEDAA"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w:t>
      </w:r>
    </w:p>
    <w:p w14:paraId="51A03F31"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int temp=nums[i];</w:t>
      </w:r>
    </w:p>
    <w:p w14:paraId="0BA509A1"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temp=temp&gt;0?temp:-temp;</w:t>
      </w:r>
    </w:p>
    <w:p w14:paraId="556F1C43"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if(nums[temp-1]&gt;0)</w:t>
      </w:r>
    </w:p>
    <w:p w14:paraId="229C07B7"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nums[temp-1]*=-1;</w:t>
      </w:r>
    </w:p>
    <w:p w14:paraId="56E0B4FF"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w:t>
      </w:r>
    </w:p>
    <w:p w14:paraId="058C795A"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for(int i=0;i&lt;nums.size();i++)</w:t>
      </w:r>
    </w:p>
    <w:p w14:paraId="79181595"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w:t>
      </w:r>
    </w:p>
    <w:p w14:paraId="2C00F58F"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if(nums[i]&gt;0)</w:t>
      </w:r>
    </w:p>
    <w:p w14:paraId="3BD92F50"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v.push_back(i+1);</w:t>
      </w:r>
    </w:p>
    <w:p w14:paraId="15F8EB07"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w:t>
      </w:r>
    </w:p>
    <w:p w14:paraId="095D32A7" w14:textId="77777777" w:rsidR="004845D2" w:rsidRPr="004845D2"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lastRenderedPageBreak/>
        <w:t xml:space="preserve">        return v;</w:t>
      </w:r>
    </w:p>
    <w:p w14:paraId="3981F4B4" w14:textId="7273D3D2" w:rsidR="00DD16E5" w:rsidRDefault="004845D2" w:rsidP="004845D2">
      <w:pPr>
        <w:shd w:val="clear" w:color="auto" w:fill="FFFFFF"/>
        <w:spacing w:after="240" w:line="240" w:lineRule="auto"/>
        <w:rPr>
          <w:rFonts w:ascii="Consolas" w:eastAsia="Times New Roman" w:hAnsi="Consolas" w:cs="Courier New"/>
          <w:b/>
          <w:bCs/>
          <w:color w:val="333333"/>
          <w:sz w:val="21"/>
          <w:szCs w:val="21"/>
        </w:rPr>
      </w:pPr>
      <w:r w:rsidRPr="004845D2">
        <w:rPr>
          <w:rFonts w:ascii="Consolas" w:eastAsia="Times New Roman" w:hAnsi="Consolas" w:cs="Courier New"/>
          <w:b/>
          <w:bCs/>
          <w:color w:val="333333"/>
          <w:sz w:val="21"/>
          <w:szCs w:val="21"/>
        </w:rPr>
        <w:t xml:space="preserve">    }</w:t>
      </w:r>
    </w:p>
    <w:p w14:paraId="5D595CE8" w14:textId="63792EAE" w:rsidR="00E15146" w:rsidRPr="00E15146" w:rsidRDefault="004845D2" w:rsidP="00E1514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188)</w:t>
      </w:r>
      <w:r w:rsidR="00E15146" w:rsidRPr="00E15146">
        <w:rPr>
          <w:rFonts w:ascii="Segoe UI" w:hAnsi="Segoe UI" w:cs="Segoe UI"/>
          <w:color w:val="263238"/>
          <w:sz w:val="21"/>
          <w:szCs w:val="21"/>
        </w:rPr>
        <w:t xml:space="preserve"> Given two numbers, </w:t>
      </w:r>
      <w:r w:rsidR="00E15146" w:rsidRPr="00E15146">
        <w:rPr>
          <w:rFonts w:ascii="Courier New" w:hAnsi="Courier New" w:cs="Courier New"/>
          <w:color w:val="546E7A"/>
          <w:sz w:val="20"/>
          <w:szCs w:val="20"/>
          <w:shd w:val="clear" w:color="auto" w:fill="F7F9FA"/>
        </w:rPr>
        <w:t>hour</w:t>
      </w:r>
      <w:r w:rsidR="00E15146" w:rsidRPr="00E15146">
        <w:rPr>
          <w:rFonts w:ascii="Segoe UI" w:hAnsi="Segoe UI" w:cs="Segoe UI"/>
          <w:color w:val="263238"/>
          <w:sz w:val="21"/>
          <w:szCs w:val="21"/>
        </w:rPr>
        <w:t> and </w:t>
      </w:r>
      <w:r w:rsidR="00E15146" w:rsidRPr="00E15146">
        <w:rPr>
          <w:rFonts w:ascii="Courier New" w:hAnsi="Courier New" w:cs="Courier New"/>
          <w:color w:val="546E7A"/>
          <w:sz w:val="20"/>
          <w:szCs w:val="20"/>
          <w:shd w:val="clear" w:color="auto" w:fill="F7F9FA"/>
        </w:rPr>
        <w:t>minutes</w:t>
      </w:r>
      <w:r w:rsidR="00E15146" w:rsidRPr="00E15146">
        <w:rPr>
          <w:rFonts w:ascii="Segoe UI" w:hAnsi="Segoe UI" w:cs="Segoe UI"/>
          <w:color w:val="263238"/>
          <w:sz w:val="21"/>
          <w:szCs w:val="21"/>
        </w:rPr>
        <w:t>. Return the smaller angle (in degrees) formed between the </w:t>
      </w:r>
      <w:r w:rsidR="00E15146" w:rsidRPr="00E15146">
        <w:rPr>
          <w:rFonts w:ascii="Courier New" w:hAnsi="Courier New" w:cs="Courier New"/>
          <w:color w:val="546E7A"/>
          <w:sz w:val="20"/>
          <w:szCs w:val="20"/>
          <w:shd w:val="clear" w:color="auto" w:fill="F7F9FA"/>
        </w:rPr>
        <w:t>hour</w:t>
      </w:r>
      <w:r w:rsidR="00E15146" w:rsidRPr="00E15146">
        <w:rPr>
          <w:rFonts w:ascii="Segoe UI" w:hAnsi="Segoe UI" w:cs="Segoe UI"/>
          <w:color w:val="263238"/>
          <w:sz w:val="21"/>
          <w:szCs w:val="21"/>
        </w:rPr>
        <w:t> and the </w:t>
      </w:r>
      <w:r w:rsidR="00E15146" w:rsidRPr="00E15146">
        <w:rPr>
          <w:rFonts w:ascii="Courier New" w:hAnsi="Courier New" w:cs="Courier New"/>
          <w:color w:val="546E7A"/>
          <w:sz w:val="20"/>
          <w:szCs w:val="20"/>
          <w:shd w:val="clear" w:color="auto" w:fill="F7F9FA"/>
        </w:rPr>
        <w:t>minute</w:t>
      </w:r>
      <w:r w:rsidR="00E15146" w:rsidRPr="00E15146">
        <w:rPr>
          <w:rFonts w:ascii="Segoe UI" w:hAnsi="Segoe UI" w:cs="Segoe UI"/>
          <w:color w:val="263238"/>
          <w:sz w:val="21"/>
          <w:szCs w:val="21"/>
        </w:rPr>
        <w:t> hand.</w:t>
      </w:r>
    </w:p>
    <w:p w14:paraId="484E070C" w14:textId="77777777" w:rsidR="00E15146" w:rsidRPr="00E15146" w:rsidRDefault="00E15146" w:rsidP="00E15146">
      <w:pPr>
        <w:shd w:val="clear" w:color="auto" w:fill="FFFFFF"/>
        <w:spacing w:after="240" w:line="240" w:lineRule="auto"/>
        <w:rPr>
          <w:rFonts w:ascii="Segoe UI" w:eastAsia="Times New Roman" w:hAnsi="Segoe UI" w:cs="Segoe UI"/>
          <w:color w:val="263238"/>
          <w:sz w:val="21"/>
          <w:szCs w:val="21"/>
        </w:rPr>
      </w:pPr>
      <w:r w:rsidRPr="00E15146">
        <w:rPr>
          <w:rFonts w:ascii="Segoe UI" w:eastAsia="Times New Roman" w:hAnsi="Segoe UI" w:cs="Segoe UI"/>
          <w:color w:val="263238"/>
          <w:sz w:val="21"/>
          <w:szCs w:val="21"/>
        </w:rPr>
        <w:t> </w:t>
      </w:r>
    </w:p>
    <w:p w14:paraId="74713E3C" w14:textId="77777777" w:rsidR="00E15146" w:rsidRPr="00E15146" w:rsidRDefault="00E15146" w:rsidP="00E15146">
      <w:pPr>
        <w:shd w:val="clear" w:color="auto" w:fill="FFFFFF"/>
        <w:spacing w:after="240" w:line="240" w:lineRule="auto"/>
        <w:rPr>
          <w:rFonts w:ascii="Segoe UI" w:eastAsia="Times New Roman" w:hAnsi="Segoe UI" w:cs="Segoe UI"/>
          <w:color w:val="263238"/>
          <w:sz w:val="21"/>
          <w:szCs w:val="21"/>
        </w:rPr>
      </w:pPr>
      <w:r w:rsidRPr="00E15146">
        <w:rPr>
          <w:rFonts w:ascii="Segoe UI" w:eastAsia="Times New Roman" w:hAnsi="Segoe UI" w:cs="Segoe UI"/>
          <w:b/>
          <w:bCs/>
          <w:color w:val="263238"/>
          <w:sz w:val="21"/>
          <w:szCs w:val="21"/>
        </w:rPr>
        <w:t>Example 1:</w:t>
      </w:r>
    </w:p>
    <w:p w14:paraId="652C266A" w14:textId="77777777" w:rsidR="00E15146" w:rsidRDefault="00E15146" w:rsidP="00E15146">
      <w:pPr>
        <w:shd w:val="clear" w:color="auto" w:fill="FFFFFF"/>
        <w:spacing w:after="240" w:line="240" w:lineRule="auto"/>
        <w:rPr>
          <w:rFonts w:ascii="Segoe UI" w:eastAsia="Times New Roman" w:hAnsi="Segoe UI" w:cs="Segoe UI"/>
          <w:color w:val="263238"/>
          <w:sz w:val="21"/>
          <w:szCs w:val="21"/>
        </w:rPr>
      </w:pPr>
      <w:r w:rsidRPr="00E15146">
        <w:rPr>
          <w:rFonts w:ascii="Segoe UI" w:eastAsia="Times New Roman" w:hAnsi="Segoe UI" w:cs="Segoe UI"/>
          <w:noProof/>
          <w:color w:val="263238"/>
          <w:sz w:val="21"/>
          <w:szCs w:val="21"/>
        </w:rPr>
        <w:drawing>
          <wp:inline distT="0" distB="0" distL="0" distR="0" wp14:anchorId="0C741BC0" wp14:editId="05A49F56">
            <wp:extent cx="2164080" cy="20726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164080" cy="2072640"/>
                    </a:xfrm>
                    <a:prstGeom prst="rect">
                      <a:avLst/>
                    </a:prstGeom>
                    <a:noFill/>
                    <a:ln>
                      <a:noFill/>
                    </a:ln>
                  </pic:spPr>
                </pic:pic>
              </a:graphicData>
            </a:graphic>
          </wp:inline>
        </w:drawing>
      </w:r>
      <w:r w:rsidRPr="00E15146">
        <w:rPr>
          <w:rFonts w:ascii="Consolas" w:eastAsia="Times New Roman" w:hAnsi="Consolas" w:cs="Courier New"/>
          <w:b/>
          <w:bCs/>
          <w:color w:val="263238"/>
          <w:sz w:val="20"/>
          <w:szCs w:val="20"/>
        </w:rPr>
        <w:t>Input:</w:t>
      </w:r>
      <w:r w:rsidRPr="00E15146">
        <w:rPr>
          <w:rFonts w:ascii="Consolas" w:eastAsia="Times New Roman" w:hAnsi="Consolas" w:cs="Courier New"/>
          <w:color w:val="263238"/>
          <w:sz w:val="20"/>
          <w:szCs w:val="20"/>
        </w:rPr>
        <w:t xml:space="preserve"> hour = 12, minutes = 30</w:t>
      </w:r>
    </w:p>
    <w:p w14:paraId="60920F74" w14:textId="5E404EE5" w:rsidR="004845D2" w:rsidRPr="00E15146" w:rsidRDefault="00E15146" w:rsidP="004845D2">
      <w:pPr>
        <w:shd w:val="clear" w:color="auto" w:fill="FFFFFF"/>
        <w:spacing w:after="240" w:line="240" w:lineRule="auto"/>
        <w:rPr>
          <w:rFonts w:ascii="Segoe UI" w:eastAsia="Times New Roman" w:hAnsi="Segoe UI" w:cs="Segoe UI"/>
          <w:color w:val="263238"/>
          <w:sz w:val="21"/>
          <w:szCs w:val="21"/>
        </w:rPr>
      </w:pPr>
      <w:r w:rsidRPr="00E15146">
        <w:rPr>
          <w:rFonts w:ascii="Consolas" w:eastAsia="Times New Roman" w:hAnsi="Consolas" w:cs="Courier New"/>
          <w:b/>
          <w:bCs/>
          <w:color w:val="263238"/>
          <w:sz w:val="20"/>
          <w:szCs w:val="20"/>
        </w:rPr>
        <w:t>Output:</w:t>
      </w:r>
      <w:r w:rsidRPr="00E15146">
        <w:rPr>
          <w:rFonts w:ascii="Consolas" w:eastAsia="Times New Roman" w:hAnsi="Consolas" w:cs="Courier New"/>
          <w:color w:val="263238"/>
          <w:sz w:val="20"/>
          <w:szCs w:val="20"/>
        </w:rPr>
        <w:t xml:space="preserve"> 16</w:t>
      </w:r>
    </w:p>
    <w:p w14:paraId="3AD5C806" w14:textId="77777777" w:rsidR="00E15146" w:rsidRPr="00E15146" w:rsidRDefault="004845D2" w:rsidP="00E15146">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E15146" w:rsidRPr="00E15146">
        <w:rPr>
          <w:rFonts w:ascii="Consolas" w:eastAsia="Times New Roman" w:hAnsi="Consolas" w:cs="Courier New"/>
          <w:b/>
          <w:bCs/>
          <w:color w:val="333333"/>
          <w:sz w:val="21"/>
          <w:szCs w:val="21"/>
        </w:rPr>
        <w:t xml:space="preserve"> double angleClock(int hour, int minutes) {</w:t>
      </w:r>
    </w:p>
    <w:p w14:paraId="36676639" w14:textId="77777777" w:rsidR="00E15146" w:rsidRPr="00E15146" w:rsidRDefault="00E15146" w:rsidP="00E15146">
      <w:pPr>
        <w:shd w:val="clear" w:color="auto" w:fill="FFFFFF"/>
        <w:spacing w:after="240" w:line="240" w:lineRule="auto"/>
        <w:rPr>
          <w:rFonts w:ascii="Consolas" w:eastAsia="Times New Roman" w:hAnsi="Consolas" w:cs="Courier New"/>
          <w:b/>
          <w:bCs/>
          <w:color w:val="333333"/>
          <w:sz w:val="21"/>
          <w:szCs w:val="21"/>
        </w:rPr>
      </w:pPr>
      <w:r w:rsidRPr="00E15146">
        <w:rPr>
          <w:rFonts w:ascii="Consolas" w:eastAsia="Times New Roman" w:hAnsi="Consolas" w:cs="Courier New"/>
          <w:b/>
          <w:bCs/>
          <w:color w:val="333333"/>
          <w:sz w:val="21"/>
          <w:szCs w:val="21"/>
        </w:rPr>
        <w:t xml:space="preserve">        double minute=minutes*6;</w:t>
      </w:r>
    </w:p>
    <w:p w14:paraId="37C95C98" w14:textId="77777777" w:rsidR="00E15146" w:rsidRPr="00E15146" w:rsidRDefault="00E15146" w:rsidP="00E15146">
      <w:pPr>
        <w:shd w:val="clear" w:color="auto" w:fill="FFFFFF"/>
        <w:spacing w:after="240" w:line="240" w:lineRule="auto"/>
        <w:rPr>
          <w:rFonts w:ascii="Consolas" w:eastAsia="Times New Roman" w:hAnsi="Consolas" w:cs="Courier New"/>
          <w:b/>
          <w:bCs/>
          <w:color w:val="333333"/>
          <w:sz w:val="21"/>
          <w:szCs w:val="21"/>
        </w:rPr>
      </w:pPr>
      <w:r w:rsidRPr="00E15146">
        <w:rPr>
          <w:rFonts w:ascii="Consolas" w:eastAsia="Times New Roman" w:hAnsi="Consolas" w:cs="Courier New"/>
          <w:b/>
          <w:bCs/>
          <w:color w:val="333333"/>
          <w:sz w:val="21"/>
          <w:szCs w:val="21"/>
        </w:rPr>
        <w:t xml:space="preserve">        double hr=(hour%12)*30+minutes*0.5;</w:t>
      </w:r>
    </w:p>
    <w:p w14:paraId="42F1FC6D" w14:textId="77777777" w:rsidR="00E15146" w:rsidRPr="00E15146" w:rsidRDefault="00E15146" w:rsidP="00E15146">
      <w:pPr>
        <w:shd w:val="clear" w:color="auto" w:fill="FFFFFF"/>
        <w:spacing w:after="240" w:line="240" w:lineRule="auto"/>
        <w:rPr>
          <w:rFonts w:ascii="Consolas" w:eastAsia="Times New Roman" w:hAnsi="Consolas" w:cs="Courier New"/>
          <w:b/>
          <w:bCs/>
          <w:color w:val="333333"/>
          <w:sz w:val="21"/>
          <w:szCs w:val="21"/>
        </w:rPr>
      </w:pPr>
      <w:r w:rsidRPr="00E15146">
        <w:rPr>
          <w:rFonts w:ascii="Consolas" w:eastAsia="Times New Roman" w:hAnsi="Consolas" w:cs="Courier New"/>
          <w:b/>
          <w:bCs/>
          <w:color w:val="333333"/>
          <w:sz w:val="21"/>
          <w:szCs w:val="21"/>
        </w:rPr>
        <w:t xml:space="preserve">        double diff=abs(hr-minute);</w:t>
      </w:r>
    </w:p>
    <w:p w14:paraId="586DA6D5" w14:textId="77777777" w:rsidR="00E15146" w:rsidRPr="00E15146" w:rsidRDefault="00E15146" w:rsidP="00E15146">
      <w:pPr>
        <w:shd w:val="clear" w:color="auto" w:fill="FFFFFF"/>
        <w:spacing w:after="240" w:line="240" w:lineRule="auto"/>
        <w:rPr>
          <w:rFonts w:ascii="Consolas" w:eastAsia="Times New Roman" w:hAnsi="Consolas" w:cs="Courier New"/>
          <w:b/>
          <w:bCs/>
          <w:color w:val="333333"/>
          <w:sz w:val="21"/>
          <w:szCs w:val="21"/>
        </w:rPr>
      </w:pPr>
      <w:r w:rsidRPr="00E15146">
        <w:rPr>
          <w:rFonts w:ascii="Consolas" w:eastAsia="Times New Roman" w:hAnsi="Consolas" w:cs="Courier New"/>
          <w:b/>
          <w:bCs/>
          <w:color w:val="333333"/>
          <w:sz w:val="21"/>
          <w:szCs w:val="21"/>
        </w:rPr>
        <w:t xml:space="preserve">        return min(diff,360-diff);</w:t>
      </w:r>
    </w:p>
    <w:p w14:paraId="7D37DD24" w14:textId="5A4AA7E1" w:rsidR="004845D2" w:rsidRDefault="00E15146" w:rsidP="00E15146">
      <w:pPr>
        <w:shd w:val="clear" w:color="auto" w:fill="FFFFFF"/>
        <w:spacing w:after="240" w:line="240" w:lineRule="auto"/>
        <w:rPr>
          <w:rFonts w:ascii="Consolas" w:eastAsia="Times New Roman" w:hAnsi="Consolas" w:cs="Courier New"/>
          <w:b/>
          <w:bCs/>
          <w:color w:val="333333"/>
          <w:sz w:val="21"/>
          <w:szCs w:val="21"/>
        </w:rPr>
      </w:pPr>
      <w:r w:rsidRPr="00E15146">
        <w:rPr>
          <w:rFonts w:ascii="Consolas" w:eastAsia="Times New Roman" w:hAnsi="Consolas" w:cs="Courier New"/>
          <w:b/>
          <w:bCs/>
          <w:color w:val="333333"/>
          <w:sz w:val="21"/>
          <w:szCs w:val="21"/>
        </w:rPr>
        <w:t xml:space="preserve">    }</w:t>
      </w:r>
    </w:p>
    <w:p w14:paraId="3271DC1D" w14:textId="070DB06C" w:rsidR="006B5FCE" w:rsidRPr="006B5FCE" w:rsidRDefault="00E15146" w:rsidP="006B5FCE">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189)</w:t>
      </w:r>
      <w:r w:rsidR="006B5FCE" w:rsidRPr="006B5FCE">
        <w:rPr>
          <w:rFonts w:ascii="Segoe UI" w:hAnsi="Segoe UI" w:cs="Segoe UI"/>
          <w:color w:val="263238"/>
          <w:sz w:val="21"/>
          <w:szCs w:val="21"/>
        </w:rPr>
        <w:t xml:space="preserve"> Given an </w:t>
      </w:r>
      <w:r w:rsidR="006B5FCE" w:rsidRPr="006B5FCE">
        <w:rPr>
          <w:rFonts w:ascii="Courier New" w:hAnsi="Courier New" w:cs="Courier New"/>
          <w:color w:val="546E7A"/>
          <w:sz w:val="20"/>
          <w:szCs w:val="20"/>
          <w:shd w:val="clear" w:color="auto" w:fill="F7F9FA"/>
        </w:rPr>
        <w:t>m x n</w:t>
      </w:r>
      <w:r w:rsidR="006B5FCE" w:rsidRPr="006B5FCE">
        <w:rPr>
          <w:rFonts w:ascii="Segoe UI" w:hAnsi="Segoe UI" w:cs="Segoe UI"/>
          <w:color w:val="263238"/>
          <w:sz w:val="21"/>
          <w:szCs w:val="21"/>
        </w:rPr>
        <w:t> matrix </w:t>
      </w:r>
      <w:r w:rsidR="006B5FCE" w:rsidRPr="006B5FCE">
        <w:rPr>
          <w:rFonts w:ascii="Courier New" w:hAnsi="Courier New" w:cs="Courier New"/>
          <w:color w:val="546E7A"/>
          <w:sz w:val="20"/>
          <w:szCs w:val="20"/>
          <w:shd w:val="clear" w:color="auto" w:fill="F7F9FA"/>
        </w:rPr>
        <w:t>board</w:t>
      </w:r>
      <w:r w:rsidR="006B5FCE" w:rsidRPr="006B5FCE">
        <w:rPr>
          <w:rFonts w:ascii="Segoe UI" w:hAnsi="Segoe UI" w:cs="Segoe UI"/>
          <w:color w:val="263238"/>
          <w:sz w:val="21"/>
          <w:szCs w:val="21"/>
        </w:rPr>
        <w:t> containing </w:t>
      </w:r>
      <w:r w:rsidR="006B5FCE" w:rsidRPr="006B5FCE">
        <w:rPr>
          <w:rFonts w:ascii="Courier New" w:hAnsi="Courier New" w:cs="Courier New"/>
          <w:color w:val="546E7A"/>
          <w:sz w:val="20"/>
          <w:szCs w:val="20"/>
          <w:shd w:val="clear" w:color="auto" w:fill="F7F9FA"/>
        </w:rPr>
        <w:t>'X'</w:t>
      </w:r>
      <w:r w:rsidR="006B5FCE" w:rsidRPr="006B5FCE">
        <w:rPr>
          <w:rFonts w:ascii="Segoe UI" w:hAnsi="Segoe UI" w:cs="Segoe UI"/>
          <w:color w:val="263238"/>
          <w:sz w:val="21"/>
          <w:szCs w:val="21"/>
        </w:rPr>
        <w:t> and </w:t>
      </w:r>
      <w:r w:rsidR="006B5FCE" w:rsidRPr="006B5FCE">
        <w:rPr>
          <w:rFonts w:ascii="Courier New" w:hAnsi="Courier New" w:cs="Courier New"/>
          <w:color w:val="546E7A"/>
          <w:sz w:val="20"/>
          <w:szCs w:val="20"/>
          <w:shd w:val="clear" w:color="auto" w:fill="F7F9FA"/>
        </w:rPr>
        <w:t>'O'</w:t>
      </w:r>
      <w:r w:rsidR="006B5FCE" w:rsidRPr="006B5FCE">
        <w:rPr>
          <w:rFonts w:ascii="Segoe UI" w:hAnsi="Segoe UI" w:cs="Segoe UI"/>
          <w:color w:val="263238"/>
          <w:sz w:val="21"/>
          <w:szCs w:val="21"/>
        </w:rPr>
        <w:t>, </w:t>
      </w:r>
      <w:r w:rsidR="006B5FCE" w:rsidRPr="006B5FCE">
        <w:rPr>
          <w:rFonts w:ascii="Segoe UI" w:hAnsi="Segoe UI" w:cs="Segoe UI"/>
          <w:i/>
          <w:iCs/>
          <w:color w:val="263238"/>
          <w:sz w:val="21"/>
          <w:szCs w:val="21"/>
        </w:rPr>
        <w:t>capture all regions that are 4-directionally surrounded by</w:t>
      </w:r>
      <w:r w:rsidR="006B5FCE" w:rsidRPr="006B5FCE">
        <w:rPr>
          <w:rFonts w:ascii="Segoe UI" w:hAnsi="Segoe UI" w:cs="Segoe UI"/>
          <w:color w:val="263238"/>
          <w:sz w:val="21"/>
          <w:szCs w:val="21"/>
        </w:rPr>
        <w:t> </w:t>
      </w:r>
      <w:r w:rsidR="006B5FCE" w:rsidRPr="006B5FCE">
        <w:rPr>
          <w:rFonts w:ascii="Courier New" w:hAnsi="Courier New" w:cs="Courier New"/>
          <w:color w:val="546E7A"/>
          <w:sz w:val="20"/>
          <w:szCs w:val="20"/>
          <w:shd w:val="clear" w:color="auto" w:fill="F7F9FA"/>
        </w:rPr>
        <w:t>'X'</w:t>
      </w:r>
      <w:r w:rsidR="006B5FCE" w:rsidRPr="006B5FCE">
        <w:rPr>
          <w:rFonts w:ascii="Segoe UI" w:hAnsi="Segoe UI" w:cs="Segoe UI"/>
          <w:color w:val="263238"/>
          <w:sz w:val="21"/>
          <w:szCs w:val="21"/>
        </w:rPr>
        <w:t>.</w:t>
      </w:r>
    </w:p>
    <w:p w14:paraId="55161DC6" w14:textId="77777777" w:rsidR="006B5FCE" w:rsidRPr="006B5FCE" w:rsidRDefault="006B5FCE" w:rsidP="006B5FCE">
      <w:pPr>
        <w:shd w:val="clear" w:color="auto" w:fill="FFFFFF"/>
        <w:spacing w:after="240" w:line="240" w:lineRule="auto"/>
        <w:rPr>
          <w:rFonts w:ascii="Segoe UI" w:eastAsia="Times New Roman" w:hAnsi="Segoe UI" w:cs="Segoe UI"/>
          <w:color w:val="263238"/>
          <w:sz w:val="21"/>
          <w:szCs w:val="21"/>
        </w:rPr>
      </w:pPr>
      <w:r w:rsidRPr="006B5FCE">
        <w:rPr>
          <w:rFonts w:ascii="Segoe UI" w:eastAsia="Times New Roman" w:hAnsi="Segoe UI" w:cs="Segoe UI"/>
          <w:color w:val="263238"/>
          <w:sz w:val="21"/>
          <w:szCs w:val="21"/>
        </w:rPr>
        <w:t>A region is </w:t>
      </w:r>
      <w:r w:rsidRPr="006B5FCE">
        <w:rPr>
          <w:rFonts w:ascii="Segoe UI" w:eastAsia="Times New Roman" w:hAnsi="Segoe UI" w:cs="Segoe UI"/>
          <w:b/>
          <w:bCs/>
          <w:color w:val="263238"/>
          <w:sz w:val="21"/>
          <w:szCs w:val="21"/>
        </w:rPr>
        <w:t>captured</w:t>
      </w:r>
      <w:r w:rsidRPr="006B5FCE">
        <w:rPr>
          <w:rFonts w:ascii="Segoe UI" w:eastAsia="Times New Roman" w:hAnsi="Segoe UI" w:cs="Segoe UI"/>
          <w:color w:val="263238"/>
          <w:sz w:val="21"/>
          <w:szCs w:val="21"/>
        </w:rPr>
        <w:t> by flipping all </w:t>
      </w:r>
      <w:r w:rsidRPr="006B5FCE">
        <w:rPr>
          <w:rFonts w:ascii="Courier New" w:eastAsia="Times New Roman" w:hAnsi="Courier New" w:cs="Courier New"/>
          <w:color w:val="546E7A"/>
          <w:sz w:val="20"/>
          <w:szCs w:val="20"/>
          <w:shd w:val="clear" w:color="auto" w:fill="F7F9FA"/>
        </w:rPr>
        <w:t>'O'</w:t>
      </w:r>
      <w:r w:rsidRPr="006B5FCE">
        <w:rPr>
          <w:rFonts w:ascii="Segoe UI" w:eastAsia="Times New Roman" w:hAnsi="Segoe UI" w:cs="Segoe UI"/>
          <w:color w:val="263238"/>
          <w:sz w:val="21"/>
          <w:szCs w:val="21"/>
        </w:rPr>
        <w:t>s into </w:t>
      </w:r>
      <w:r w:rsidRPr="006B5FCE">
        <w:rPr>
          <w:rFonts w:ascii="Courier New" w:eastAsia="Times New Roman" w:hAnsi="Courier New" w:cs="Courier New"/>
          <w:color w:val="546E7A"/>
          <w:sz w:val="20"/>
          <w:szCs w:val="20"/>
          <w:shd w:val="clear" w:color="auto" w:fill="F7F9FA"/>
        </w:rPr>
        <w:t>'X'</w:t>
      </w:r>
      <w:r w:rsidRPr="006B5FCE">
        <w:rPr>
          <w:rFonts w:ascii="Segoe UI" w:eastAsia="Times New Roman" w:hAnsi="Segoe UI" w:cs="Segoe UI"/>
          <w:color w:val="263238"/>
          <w:sz w:val="21"/>
          <w:szCs w:val="21"/>
        </w:rPr>
        <w:t>s in that surrounded region.</w:t>
      </w:r>
    </w:p>
    <w:p w14:paraId="4C811B95" w14:textId="77777777" w:rsidR="006B5FCE" w:rsidRPr="006B5FCE" w:rsidRDefault="006B5FCE" w:rsidP="006B5FCE">
      <w:pPr>
        <w:shd w:val="clear" w:color="auto" w:fill="FFFFFF"/>
        <w:spacing w:after="240" w:line="240" w:lineRule="auto"/>
        <w:rPr>
          <w:rFonts w:ascii="Segoe UI" w:eastAsia="Times New Roman" w:hAnsi="Segoe UI" w:cs="Segoe UI"/>
          <w:color w:val="263238"/>
          <w:sz w:val="21"/>
          <w:szCs w:val="21"/>
        </w:rPr>
      </w:pPr>
      <w:r w:rsidRPr="006B5FCE">
        <w:rPr>
          <w:rFonts w:ascii="Segoe UI" w:eastAsia="Times New Roman" w:hAnsi="Segoe UI" w:cs="Segoe UI"/>
          <w:color w:val="263238"/>
          <w:sz w:val="21"/>
          <w:szCs w:val="21"/>
        </w:rPr>
        <w:t> </w:t>
      </w:r>
    </w:p>
    <w:p w14:paraId="100BF720" w14:textId="77777777" w:rsidR="006B5FCE" w:rsidRPr="006B5FCE" w:rsidRDefault="006B5FCE" w:rsidP="006B5FCE">
      <w:pPr>
        <w:shd w:val="clear" w:color="auto" w:fill="FFFFFF"/>
        <w:spacing w:after="240" w:line="240" w:lineRule="auto"/>
        <w:rPr>
          <w:rFonts w:ascii="Segoe UI" w:eastAsia="Times New Roman" w:hAnsi="Segoe UI" w:cs="Segoe UI"/>
          <w:color w:val="263238"/>
          <w:sz w:val="21"/>
          <w:szCs w:val="21"/>
        </w:rPr>
      </w:pPr>
      <w:r w:rsidRPr="006B5FCE">
        <w:rPr>
          <w:rFonts w:ascii="Segoe UI" w:eastAsia="Times New Roman" w:hAnsi="Segoe UI" w:cs="Segoe UI"/>
          <w:b/>
          <w:bCs/>
          <w:color w:val="263238"/>
          <w:sz w:val="21"/>
          <w:szCs w:val="21"/>
        </w:rPr>
        <w:t>Example 1:</w:t>
      </w:r>
    </w:p>
    <w:p w14:paraId="361451DB" w14:textId="5E1B0472" w:rsidR="006B5FCE" w:rsidRPr="006B5FCE" w:rsidRDefault="006B5FCE" w:rsidP="006B5FCE">
      <w:pPr>
        <w:spacing w:after="0" w:line="240" w:lineRule="auto"/>
        <w:rPr>
          <w:rFonts w:ascii="Times New Roman" w:eastAsia="Times New Roman" w:hAnsi="Times New Roman" w:cs="Times New Roman"/>
          <w:sz w:val="24"/>
          <w:szCs w:val="24"/>
        </w:rPr>
      </w:pPr>
      <w:r w:rsidRPr="006B5FCE">
        <w:rPr>
          <w:rFonts w:ascii="Times New Roman" w:eastAsia="Times New Roman" w:hAnsi="Times New Roman" w:cs="Times New Roman"/>
          <w:noProof/>
          <w:sz w:val="24"/>
          <w:szCs w:val="24"/>
        </w:rPr>
        <w:lastRenderedPageBreak/>
        <w:drawing>
          <wp:inline distT="0" distB="0" distL="0" distR="0" wp14:anchorId="27B3A947" wp14:editId="5C485613">
            <wp:extent cx="5943600" cy="2559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4495001F" w14:textId="77777777" w:rsidR="006B5FCE" w:rsidRPr="006B5FCE" w:rsidRDefault="006B5FCE" w:rsidP="006B5F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5FCE">
        <w:rPr>
          <w:rFonts w:ascii="Consolas" w:eastAsia="Times New Roman" w:hAnsi="Consolas" w:cs="Courier New"/>
          <w:b/>
          <w:bCs/>
          <w:color w:val="263238"/>
          <w:sz w:val="20"/>
          <w:szCs w:val="20"/>
        </w:rPr>
        <w:t>Input:</w:t>
      </w:r>
      <w:r w:rsidRPr="006B5FCE">
        <w:rPr>
          <w:rFonts w:ascii="Consolas" w:eastAsia="Times New Roman" w:hAnsi="Consolas" w:cs="Courier New"/>
          <w:color w:val="263238"/>
          <w:sz w:val="20"/>
          <w:szCs w:val="20"/>
        </w:rPr>
        <w:t xml:space="preserve"> board = [["X","X","X","X"],["X","O","O","X"],["X","X","O","X"],["X","O","X","X"]]</w:t>
      </w:r>
    </w:p>
    <w:p w14:paraId="23327CA1" w14:textId="77777777" w:rsidR="006B5FCE" w:rsidRPr="006B5FCE" w:rsidRDefault="006B5FCE" w:rsidP="006B5F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5FCE">
        <w:rPr>
          <w:rFonts w:ascii="Consolas" w:eastAsia="Times New Roman" w:hAnsi="Consolas" w:cs="Courier New"/>
          <w:b/>
          <w:bCs/>
          <w:color w:val="263238"/>
          <w:sz w:val="20"/>
          <w:szCs w:val="20"/>
        </w:rPr>
        <w:t>Output:</w:t>
      </w:r>
      <w:r w:rsidRPr="006B5FCE">
        <w:rPr>
          <w:rFonts w:ascii="Consolas" w:eastAsia="Times New Roman" w:hAnsi="Consolas" w:cs="Courier New"/>
          <w:color w:val="263238"/>
          <w:sz w:val="20"/>
          <w:szCs w:val="20"/>
        </w:rPr>
        <w:t xml:space="preserve"> [["X","X","X","X"],["X","X","X","X"],["X","X","X","X"],["X","O","X","X"]]</w:t>
      </w:r>
    </w:p>
    <w:p w14:paraId="7D173D06" w14:textId="433B13AF" w:rsidR="00E15146" w:rsidRPr="006B5FCE" w:rsidRDefault="006B5FCE" w:rsidP="006B5F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5FCE">
        <w:rPr>
          <w:rFonts w:ascii="Consolas" w:eastAsia="Times New Roman" w:hAnsi="Consolas" w:cs="Courier New"/>
          <w:b/>
          <w:bCs/>
          <w:color w:val="263238"/>
          <w:sz w:val="20"/>
          <w:szCs w:val="20"/>
        </w:rPr>
        <w:t>Explanation:</w:t>
      </w:r>
      <w:r w:rsidRPr="006B5FCE">
        <w:rPr>
          <w:rFonts w:ascii="Consolas" w:eastAsia="Times New Roman" w:hAnsi="Consolas" w:cs="Courier New"/>
          <w:color w:val="263238"/>
          <w:sz w:val="20"/>
          <w:szCs w:val="20"/>
        </w:rPr>
        <w:t xml:space="preserve"> Surrounded regions should not be on the border, which means that any 'O' on the border of the board are not flipped to 'X'. Any 'O' that is not on the border and it is not connected to an 'O' on the border will be flipped to 'X'. Two cells are connected if they are adjacent cells connected horizontally or vertically.</w:t>
      </w:r>
    </w:p>
    <w:p w14:paraId="5EBBD7E2" w14:textId="4C6F0C2C" w:rsidR="00E15146" w:rsidRDefault="00E15146" w:rsidP="00E15146">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p>
    <w:p w14:paraId="6D342A6B"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void dfs(vector&lt;vector&lt;char&gt;&gt;&amp;board,int i,int j)</w:t>
      </w:r>
    </w:p>
    <w:p w14:paraId="054C3426"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57795139"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if(i&lt;0||j&lt;0||i&gt;=board.size()||j&gt;=board[0].size()||board[i][j]!='O')</w:t>
      </w:r>
    </w:p>
    <w:p w14:paraId="642DD31E"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return ;</w:t>
      </w:r>
    </w:p>
    <w:p w14:paraId="4D0916D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if(board[i][j]=='O')</w:t>
      </w:r>
    </w:p>
    <w:p w14:paraId="70BD1F7F"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board[i][j]='#';</w:t>
      </w:r>
    </w:p>
    <w:p w14:paraId="226E4798"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dfs(board,i+1,j);</w:t>
      </w:r>
    </w:p>
    <w:p w14:paraId="7BBD60D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dfs(board,i,j+1);</w:t>
      </w:r>
    </w:p>
    <w:p w14:paraId="2B382086"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dfs(board,i-1,j);</w:t>
      </w:r>
    </w:p>
    <w:p w14:paraId="23446C0E"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dfs(board,i,j-1);</w:t>
      </w:r>
    </w:p>
    <w:p w14:paraId="12F2117B"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6B955E98"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void solve(vector&lt;vector&lt;char&gt;&gt;&amp; board) {</w:t>
      </w:r>
    </w:p>
    <w:p w14:paraId="5C5ACEED"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int n=board.size();</w:t>
      </w:r>
    </w:p>
    <w:p w14:paraId="22C12E8B"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lastRenderedPageBreak/>
        <w:t xml:space="preserve">        int m=board[0].size();</w:t>
      </w:r>
    </w:p>
    <w:p w14:paraId="6823592B"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for(int i=0;i&lt;n;i++)</w:t>
      </w:r>
    </w:p>
    <w:p w14:paraId="2F20BC2F"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15E030B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for(int j=0;j&lt;m;j++)</w:t>
      </w:r>
    </w:p>
    <w:p w14:paraId="54B8B31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4CBA78EE"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if((i==0||j==0||i==n-1||j==m-1)&amp;&amp;board[i][j]=='O')</w:t>
      </w:r>
    </w:p>
    <w:p w14:paraId="28BE0F90"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dfs(board,i,j);</w:t>
      </w:r>
    </w:p>
    <w:p w14:paraId="1E67DDA2"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11AE4CEC"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66C9AEA2"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for(int i=0;i&lt;n;i++)</w:t>
      </w:r>
    </w:p>
    <w:p w14:paraId="623D5FD4"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6792463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for(int j=0;j&lt;m;j++)</w:t>
      </w:r>
    </w:p>
    <w:p w14:paraId="719BC181"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7F5B6DCB"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if(board[i][j]=='O')</w:t>
      </w:r>
    </w:p>
    <w:p w14:paraId="718FEF5E"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board[i][j]='X';</w:t>
      </w:r>
    </w:p>
    <w:p w14:paraId="39DED545"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if(board[i][j]=='#')</w:t>
      </w:r>
    </w:p>
    <w:p w14:paraId="34A8961A"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board[i][j]='O';</w:t>
      </w:r>
    </w:p>
    <w:p w14:paraId="42933BB6"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25668DE9" w14:textId="77777777" w:rsidR="006B5FCE" w:rsidRP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5B32C787" w14:textId="54D6E1C4" w:rsidR="006B5FCE" w:rsidRDefault="006B5FCE" w:rsidP="006B5FCE">
      <w:pPr>
        <w:shd w:val="clear" w:color="auto" w:fill="FFFFFF"/>
        <w:spacing w:after="240" w:line="240" w:lineRule="auto"/>
        <w:rPr>
          <w:rFonts w:ascii="Consolas" w:eastAsia="Times New Roman" w:hAnsi="Consolas" w:cs="Courier New"/>
          <w:b/>
          <w:bCs/>
          <w:color w:val="333333"/>
          <w:sz w:val="21"/>
          <w:szCs w:val="21"/>
        </w:rPr>
      </w:pPr>
      <w:r w:rsidRPr="006B5FCE">
        <w:rPr>
          <w:rFonts w:ascii="Consolas" w:eastAsia="Times New Roman" w:hAnsi="Consolas" w:cs="Courier New"/>
          <w:b/>
          <w:bCs/>
          <w:color w:val="333333"/>
          <w:sz w:val="21"/>
          <w:szCs w:val="21"/>
        </w:rPr>
        <w:t xml:space="preserve">    }</w:t>
      </w:r>
    </w:p>
    <w:p w14:paraId="7E320DA9" w14:textId="0F27716A" w:rsidR="005F2FC2" w:rsidRPr="005F2FC2" w:rsidRDefault="006B5FCE" w:rsidP="005F2FC2">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190)</w:t>
      </w:r>
      <w:r w:rsidR="005F2FC2" w:rsidRPr="005F2FC2">
        <w:rPr>
          <w:rFonts w:ascii="Segoe UI" w:hAnsi="Segoe UI" w:cs="Segoe UI"/>
          <w:color w:val="263238"/>
          <w:sz w:val="21"/>
          <w:szCs w:val="21"/>
        </w:rPr>
        <w:t xml:space="preserve"> You are given a list of songs where the i</w:t>
      </w:r>
      <w:r w:rsidR="005F2FC2" w:rsidRPr="005F2FC2">
        <w:rPr>
          <w:rFonts w:ascii="Segoe UI" w:hAnsi="Segoe UI" w:cs="Segoe UI"/>
          <w:color w:val="263238"/>
          <w:sz w:val="16"/>
          <w:szCs w:val="16"/>
          <w:vertAlign w:val="superscript"/>
        </w:rPr>
        <w:t>th</w:t>
      </w:r>
      <w:r w:rsidR="005F2FC2" w:rsidRPr="005F2FC2">
        <w:rPr>
          <w:rFonts w:ascii="Segoe UI" w:hAnsi="Segoe UI" w:cs="Segoe UI"/>
          <w:color w:val="263238"/>
          <w:sz w:val="21"/>
          <w:szCs w:val="21"/>
        </w:rPr>
        <w:t> song has a duration of </w:t>
      </w:r>
      <w:r w:rsidR="005F2FC2" w:rsidRPr="005F2FC2">
        <w:rPr>
          <w:rFonts w:ascii="Courier New" w:hAnsi="Courier New" w:cs="Courier New"/>
          <w:color w:val="546E7A"/>
          <w:sz w:val="20"/>
          <w:szCs w:val="20"/>
          <w:shd w:val="clear" w:color="auto" w:fill="F7F9FA"/>
        </w:rPr>
        <w:t>time[i]</w:t>
      </w:r>
      <w:r w:rsidR="005F2FC2" w:rsidRPr="005F2FC2">
        <w:rPr>
          <w:rFonts w:ascii="Segoe UI" w:hAnsi="Segoe UI" w:cs="Segoe UI"/>
          <w:color w:val="263238"/>
          <w:sz w:val="21"/>
          <w:szCs w:val="21"/>
        </w:rPr>
        <w:t> seconds.</w:t>
      </w:r>
    </w:p>
    <w:p w14:paraId="614301A8" w14:textId="77777777" w:rsidR="005F2FC2" w:rsidRPr="005F2FC2" w:rsidRDefault="005F2FC2" w:rsidP="005F2FC2">
      <w:pPr>
        <w:shd w:val="clear" w:color="auto" w:fill="FFFFFF"/>
        <w:spacing w:after="240" w:line="240" w:lineRule="auto"/>
        <w:rPr>
          <w:rFonts w:ascii="Segoe UI" w:eastAsia="Times New Roman" w:hAnsi="Segoe UI" w:cs="Segoe UI"/>
          <w:color w:val="263238"/>
          <w:sz w:val="21"/>
          <w:szCs w:val="21"/>
        </w:rPr>
      </w:pPr>
      <w:r w:rsidRPr="005F2FC2">
        <w:rPr>
          <w:rFonts w:ascii="Segoe UI" w:eastAsia="Times New Roman" w:hAnsi="Segoe UI" w:cs="Segoe UI"/>
          <w:color w:val="263238"/>
          <w:sz w:val="21"/>
          <w:szCs w:val="21"/>
        </w:rPr>
        <w:t>Return </w:t>
      </w:r>
      <w:r w:rsidRPr="005F2FC2">
        <w:rPr>
          <w:rFonts w:ascii="Segoe UI" w:eastAsia="Times New Roman" w:hAnsi="Segoe UI" w:cs="Segoe UI"/>
          <w:i/>
          <w:iCs/>
          <w:color w:val="263238"/>
          <w:sz w:val="21"/>
          <w:szCs w:val="21"/>
        </w:rPr>
        <w:t>the number of pairs of songs for which their total duration in seconds is divisible by</w:t>
      </w:r>
      <w:r w:rsidRPr="005F2FC2">
        <w:rPr>
          <w:rFonts w:ascii="Segoe UI" w:eastAsia="Times New Roman" w:hAnsi="Segoe UI" w:cs="Segoe UI"/>
          <w:color w:val="263238"/>
          <w:sz w:val="21"/>
          <w:szCs w:val="21"/>
        </w:rPr>
        <w:t> </w:t>
      </w:r>
      <w:r w:rsidRPr="005F2FC2">
        <w:rPr>
          <w:rFonts w:ascii="Courier New" w:eastAsia="Times New Roman" w:hAnsi="Courier New" w:cs="Courier New"/>
          <w:color w:val="546E7A"/>
          <w:sz w:val="20"/>
          <w:szCs w:val="20"/>
          <w:shd w:val="clear" w:color="auto" w:fill="F7F9FA"/>
        </w:rPr>
        <w:t>60</w:t>
      </w:r>
      <w:r w:rsidRPr="005F2FC2">
        <w:rPr>
          <w:rFonts w:ascii="Segoe UI" w:eastAsia="Times New Roman" w:hAnsi="Segoe UI" w:cs="Segoe UI"/>
          <w:color w:val="263238"/>
          <w:sz w:val="21"/>
          <w:szCs w:val="21"/>
        </w:rPr>
        <w:t>. Formally, we want the number of indices </w:t>
      </w:r>
      <w:r w:rsidRPr="005F2FC2">
        <w:rPr>
          <w:rFonts w:ascii="Courier New" w:eastAsia="Times New Roman" w:hAnsi="Courier New" w:cs="Courier New"/>
          <w:color w:val="546E7A"/>
          <w:sz w:val="20"/>
          <w:szCs w:val="20"/>
          <w:shd w:val="clear" w:color="auto" w:fill="F7F9FA"/>
        </w:rPr>
        <w:t>i</w:t>
      </w:r>
      <w:r w:rsidRPr="005F2FC2">
        <w:rPr>
          <w:rFonts w:ascii="Segoe UI" w:eastAsia="Times New Roman" w:hAnsi="Segoe UI" w:cs="Segoe UI"/>
          <w:color w:val="263238"/>
          <w:sz w:val="21"/>
          <w:szCs w:val="21"/>
        </w:rPr>
        <w:t>, </w:t>
      </w:r>
      <w:r w:rsidRPr="005F2FC2">
        <w:rPr>
          <w:rFonts w:ascii="Courier New" w:eastAsia="Times New Roman" w:hAnsi="Courier New" w:cs="Courier New"/>
          <w:color w:val="546E7A"/>
          <w:sz w:val="20"/>
          <w:szCs w:val="20"/>
          <w:shd w:val="clear" w:color="auto" w:fill="F7F9FA"/>
        </w:rPr>
        <w:t>j</w:t>
      </w:r>
      <w:r w:rsidRPr="005F2FC2">
        <w:rPr>
          <w:rFonts w:ascii="Segoe UI" w:eastAsia="Times New Roman" w:hAnsi="Segoe UI" w:cs="Segoe UI"/>
          <w:color w:val="263238"/>
          <w:sz w:val="21"/>
          <w:szCs w:val="21"/>
        </w:rPr>
        <w:t> such that </w:t>
      </w:r>
      <w:r w:rsidRPr="005F2FC2">
        <w:rPr>
          <w:rFonts w:ascii="Courier New" w:eastAsia="Times New Roman" w:hAnsi="Courier New" w:cs="Courier New"/>
          <w:color w:val="546E7A"/>
          <w:sz w:val="20"/>
          <w:szCs w:val="20"/>
          <w:shd w:val="clear" w:color="auto" w:fill="F7F9FA"/>
        </w:rPr>
        <w:t>i &lt; j</w:t>
      </w:r>
      <w:r w:rsidRPr="005F2FC2">
        <w:rPr>
          <w:rFonts w:ascii="Segoe UI" w:eastAsia="Times New Roman" w:hAnsi="Segoe UI" w:cs="Segoe UI"/>
          <w:color w:val="263238"/>
          <w:sz w:val="21"/>
          <w:szCs w:val="21"/>
        </w:rPr>
        <w:t> with </w:t>
      </w:r>
      <w:r w:rsidRPr="005F2FC2">
        <w:rPr>
          <w:rFonts w:ascii="Courier New" w:eastAsia="Times New Roman" w:hAnsi="Courier New" w:cs="Courier New"/>
          <w:color w:val="546E7A"/>
          <w:sz w:val="20"/>
          <w:szCs w:val="20"/>
          <w:shd w:val="clear" w:color="auto" w:fill="F7F9FA"/>
        </w:rPr>
        <w:t>(time[i] + time[j]) % 60 == 0</w:t>
      </w:r>
      <w:r w:rsidRPr="005F2FC2">
        <w:rPr>
          <w:rFonts w:ascii="Segoe UI" w:eastAsia="Times New Roman" w:hAnsi="Segoe UI" w:cs="Segoe UI"/>
          <w:color w:val="263238"/>
          <w:sz w:val="21"/>
          <w:szCs w:val="21"/>
        </w:rPr>
        <w:t>.</w:t>
      </w:r>
    </w:p>
    <w:p w14:paraId="62A36E35" w14:textId="77777777" w:rsidR="005F2FC2" w:rsidRPr="005F2FC2" w:rsidRDefault="005F2FC2" w:rsidP="005F2FC2">
      <w:pPr>
        <w:shd w:val="clear" w:color="auto" w:fill="FFFFFF"/>
        <w:spacing w:after="240" w:line="240" w:lineRule="auto"/>
        <w:rPr>
          <w:rFonts w:ascii="Segoe UI" w:eastAsia="Times New Roman" w:hAnsi="Segoe UI" w:cs="Segoe UI"/>
          <w:color w:val="263238"/>
          <w:sz w:val="21"/>
          <w:szCs w:val="21"/>
        </w:rPr>
      </w:pPr>
      <w:r w:rsidRPr="005F2FC2">
        <w:rPr>
          <w:rFonts w:ascii="Segoe UI" w:eastAsia="Times New Roman" w:hAnsi="Segoe UI" w:cs="Segoe UI"/>
          <w:color w:val="263238"/>
          <w:sz w:val="21"/>
          <w:szCs w:val="21"/>
        </w:rPr>
        <w:t> </w:t>
      </w:r>
    </w:p>
    <w:p w14:paraId="32C7E1D6" w14:textId="77777777" w:rsidR="005F2FC2" w:rsidRPr="005F2FC2" w:rsidRDefault="005F2FC2" w:rsidP="005F2FC2">
      <w:pPr>
        <w:shd w:val="clear" w:color="auto" w:fill="FFFFFF"/>
        <w:spacing w:after="240" w:line="240" w:lineRule="auto"/>
        <w:rPr>
          <w:rFonts w:ascii="Segoe UI" w:eastAsia="Times New Roman" w:hAnsi="Segoe UI" w:cs="Segoe UI"/>
          <w:color w:val="263238"/>
          <w:sz w:val="21"/>
          <w:szCs w:val="21"/>
        </w:rPr>
      </w:pPr>
      <w:r w:rsidRPr="005F2FC2">
        <w:rPr>
          <w:rFonts w:ascii="Segoe UI" w:eastAsia="Times New Roman" w:hAnsi="Segoe UI" w:cs="Segoe UI"/>
          <w:b/>
          <w:bCs/>
          <w:color w:val="263238"/>
          <w:sz w:val="21"/>
          <w:szCs w:val="21"/>
        </w:rPr>
        <w:t>Example 1:</w:t>
      </w:r>
    </w:p>
    <w:p w14:paraId="392FAEE0" w14:textId="77777777" w:rsidR="005F2FC2"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b/>
          <w:bCs/>
          <w:color w:val="263238"/>
          <w:sz w:val="20"/>
          <w:szCs w:val="20"/>
        </w:rPr>
        <w:t>Input:</w:t>
      </w:r>
      <w:r w:rsidRPr="005F2FC2">
        <w:rPr>
          <w:rFonts w:ascii="Consolas" w:eastAsia="Times New Roman" w:hAnsi="Consolas" w:cs="Courier New"/>
          <w:color w:val="263238"/>
          <w:sz w:val="20"/>
          <w:szCs w:val="20"/>
        </w:rPr>
        <w:t xml:space="preserve"> time = [30,20,150,100,40]</w:t>
      </w:r>
    </w:p>
    <w:p w14:paraId="7554A2EF" w14:textId="77777777" w:rsidR="005F2FC2"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b/>
          <w:bCs/>
          <w:color w:val="263238"/>
          <w:sz w:val="20"/>
          <w:szCs w:val="20"/>
        </w:rPr>
        <w:lastRenderedPageBreak/>
        <w:t>Output:</w:t>
      </w:r>
      <w:r w:rsidRPr="005F2FC2">
        <w:rPr>
          <w:rFonts w:ascii="Consolas" w:eastAsia="Times New Roman" w:hAnsi="Consolas" w:cs="Courier New"/>
          <w:color w:val="263238"/>
          <w:sz w:val="20"/>
          <w:szCs w:val="20"/>
        </w:rPr>
        <w:t xml:space="preserve"> 3</w:t>
      </w:r>
    </w:p>
    <w:p w14:paraId="4AFBA9AD" w14:textId="77777777" w:rsidR="005F2FC2"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b/>
          <w:bCs/>
          <w:color w:val="263238"/>
          <w:sz w:val="20"/>
          <w:szCs w:val="20"/>
        </w:rPr>
        <w:t>Explanation:</w:t>
      </w:r>
      <w:r w:rsidRPr="005F2FC2">
        <w:rPr>
          <w:rFonts w:ascii="Consolas" w:eastAsia="Times New Roman" w:hAnsi="Consolas" w:cs="Courier New"/>
          <w:color w:val="263238"/>
          <w:sz w:val="20"/>
          <w:szCs w:val="20"/>
        </w:rPr>
        <w:t xml:space="preserve"> Three pairs have a total duration divisible by 60:</w:t>
      </w:r>
    </w:p>
    <w:p w14:paraId="33A93F9E" w14:textId="77777777" w:rsidR="005F2FC2"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color w:val="263238"/>
          <w:sz w:val="20"/>
          <w:szCs w:val="20"/>
        </w:rPr>
        <w:t>(time[0] = 30, time[2] = 150): total duration 180</w:t>
      </w:r>
    </w:p>
    <w:p w14:paraId="7EFA6E35" w14:textId="77777777" w:rsidR="005F2FC2"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color w:val="263238"/>
          <w:sz w:val="20"/>
          <w:szCs w:val="20"/>
        </w:rPr>
        <w:t>(time[1] = 20, time[3] = 100): total duration 120</w:t>
      </w:r>
    </w:p>
    <w:p w14:paraId="52A00B8C" w14:textId="27AF554D" w:rsidR="006B5FCE" w:rsidRPr="005F2FC2" w:rsidRDefault="005F2FC2" w:rsidP="005F2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2FC2">
        <w:rPr>
          <w:rFonts w:ascii="Consolas" w:eastAsia="Times New Roman" w:hAnsi="Consolas" w:cs="Courier New"/>
          <w:color w:val="263238"/>
          <w:sz w:val="20"/>
          <w:szCs w:val="20"/>
        </w:rPr>
        <w:t>(time[1] = 20, time[4] = 40): total duration 60</w:t>
      </w:r>
    </w:p>
    <w:p w14:paraId="143DFB1F" w14:textId="77777777" w:rsidR="005F2FC2" w:rsidRPr="005F2FC2" w:rsidRDefault="006B5FCE" w:rsidP="005F2FC2">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5F2FC2" w:rsidRPr="005F2FC2">
        <w:rPr>
          <w:rFonts w:ascii="Consolas" w:eastAsia="Times New Roman" w:hAnsi="Consolas" w:cs="Courier New"/>
          <w:b/>
          <w:bCs/>
          <w:color w:val="333333"/>
          <w:sz w:val="21"/>
          <w:szCs w:val="21"/>
        </w:rPr>
        <w:t xml:space="preserve"> int numPairsDivisibleBy60(vector&lt;int&gt;&amp; time) {</w:t>
      </w:r>
    </w:p>
    <w:p w14:paraId="28D799B9"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int cnt=0;</w:t>
      </w:r>
    </w:p>
    <w:p w14:paraId="7231104B"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vector&lt;int&gt;v(60);</w:t>
      </w:r>
    </w:p>
    <w:p w14:paraId="5F4AEF07"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for(auto it:time)</w:t>
      </w:r>
    </w:p>
    <w:p w14:paraId="58C0BB07"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w:t>
      </w:r>
    </w:p>
    <w:p w14:paraId="74D3F36D"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cnt+=v[(60-it%60)%60];</w:t>
      </w:r>
    </w:p>
    <w:p w14:paraId="022E8E6B"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v[it%60]+=1;</w:t>
      </w:r>
    </w:p>
    <w:p w14:paraId="4F1A4F0D"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w:t>
      </w:r>
    </w:p>
    <w:p w14:paraId="3F5777B2" w14:textId="77777777" w:rsidR="005F2FC2" w:rsidRPr="005F2FC2"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return cnt;</w:t>
      </w:r>
    </w:p>
    <w:p w14:paraId="495B2B64" w14:textId="6FB60EB6" w:rsidR="006B5FCE" w:rsidRDefault="005F2FC2" w:rsidP="005F2FC2">
      <w:pPr>
        <w:shd w:val="clear" w:color="auto" w:fill="FFFFFF"/>
        <w:spacing w:after="240" w:line="240" w:lineRule="auto"/>
        <w:rPr>
          <w:rFonts w:ascii="Consolas" w:eastAsia="Times New Roman" w:hAnsi="Consolas" w:cs="Courier New"/>
          <w:b/>
          <w:bCs/>
          <w:color w:val="333333"/>
          <w:sz w:val="21"/>
          <w:szCs w:val="21"/>
        </w:rPr>
      </w:pPr>
      <w:r w:rsidRPr="005F2FC2">
        <w:rPr>
          <w:rFonts w:ascii="Consolas" w:eastAsia="Times New Roman" w:hAnsi="Consolas" w:cs="Courier New"/>
          <w:b/>
          <w:bCs/>
          <w:color w:val="333333"/>
          <w:sz w:val="21"/>
          <w:szCs w:val="21"/>
        </w:rPr>
        <w:t xml:space="preserve">    }</w:t>
      </w:r>
    </w:p>
    <w:p w14:paraId="0B449289" w14:textId="4235E13A" w:rsidR="0004706B" w:rsidRPr="0004706B" w:rsidRDefault="005F2FC2" w:rsidP="0004706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191)</w:t>
      </w:r>
      <w:r w:rsidR="0004706B" w:rsidRPr="0004706B">
        <w:rPr>
          <w:rFonts w:ascii="Segoe UI" w:hAnsi="Segoe UI" w:cs="Segoe UI"/>
          <w:color w:val="263238"/>
          <w:sz w:val="21"/>
          <w:szCs w:val="21"/>
        </w:rPr>
        <w:t xml:space="preserve"> Given an array </w:t>
      </w:r>
      <w:r w:rsidR="0004706B" w:rsidRPr="0004706B">
        <w:rPr>
          <w:rFonts w:ascii="Courier New" w:hAnsi="Courier New" w:cs="Courier New"/>
          <w:color w:val="546E7A"/>
          <w:sz w:val="20"/>
          <w:szCs w:val="20"/>
          <w:shd w:val="clear" w:color="auto" w:fill="F7F9FA"/>
        </w:rPr>
        <w:t>nums</w:t>
      </w:r>
      <w:r w:rsidR="0004706B" w:rsidRPr="0004706B">
        <w:rPr>
          <w:rFonts w:ascii="Segoe UI" w:hAnsi="Segoe UI" w:cs="Segoe UI"/>
          <w:color w:val="263238"/>
          <w:sz w:val="21"/>
          <w:szCs w:val="21"/>
        </w:rPr>
        <w:t> of </w:t>
      </w:r>
      <w:r w:rsidR="0004706B" w:rsidRPr="0004706B">
        <w:rPr>
          <w:rFonts w:ascii="Courier New" w:hAnsi="Courier New" w:cs="Courier New"/>
          <w:color w:val="546E7A"/>
          <w:sz w:val="20"/>
          <w:szCs w:val="20"/>
          <w:shd w:val="clear" w:color="auto" w:fill="F7F9FA"/>
        </w:rPr>
        <w:t>n</w:t>
      </w:r>
      <w:r w:rsidR="0004706B" w:rsidRPr="0004706B">
        <w:rPr>
          <w:rFonts w:ascii="Segoe UI" w:hAnsi="Segoe UI" w:cs="Segoe UI"/>
          <w:color w:val="263238"/>
          <w:sz w:val="21"/>
          <w:szCs w:val="21"/>
        </w:rPr>
        <w:t> integers, return </w:t>
      </w:r>
      <w:r w:rsidR="0004706B" w:rsidRPr="0004706B">
        <w:rPr>
          <w:rFonts w:ascii="Segoe UI" w:hAnsi="Segoe UI" w:cs="Segoe UI"/>
          <w:i/>
          <w:iCs/>
          <w:color w:val="263238"/>
          <w:sz w:val="21"/>
          <w:szCs w:val="21"/>
        </w:rPr>
        <w:t>an array of all the </w:t>
      </w:r>
      <w:r w:rsidR="0004706B" w:rsidRPr="0004706B">
        <w:rPr>
          <w:rFonts w:ascii="Segoe UI" w:hAnsi="Segoe UI" w:cs="Segoe UI"/>
          <w:b/>
          <w:bCs/>
          <w:i/>
          <w:iCs/>
          <w:color w:val="263238"/>
          <w:sz w:val="21"/>
          <w:szCs w:val="21"/>
        </w:rPr>
        <w:t>unique</w:t>
      </w:r>
      <w:r w:rsidR="0004706B" w:rsidRPr="0004706B">
        <w:rPr>
          <w:rFonts w:ascii="Segoe UI" w:hAnsi="Segoe UI" w:cs="Segoe UI"/>
          <w:i/>
          <w:iCs/>
          <w:color w:val="263238"/>
          <w:sz w:val="21"/>
          <w:szCs w:val="21"/>
        </w:rPr>
        <w:t> quadruplets</w:t>
      </w:r>
      <w:r w:rsidR="0004706B" w:rsidRPr="0004706B">
        <w:rPr>
          <w:rFonts w:ascii="Segoe UI" w:hAnsi="Segoe UI" w:cs="Segoe UI"/>
          <w:color w:val="263238"/>
          <w:sz w:val="21"/>
          <w:szCs w:val="21"/>
        </w:rPr>
        <w:t> </w:t>
      </w:r>
      <w:r w:rsidR="0004706B" w:rsidRPr="0004706B">
        <w:rPr>
          <w:rFonts w:ascii="Courier New" w:hAnsi="Courier New" w:cs="Courier New"/>
          <w:color w:val="546E7A"/>
          <w:sz w:val="20"/>
          <w:szCs w:val="20"/>
          <w:shd w:val="clear" w:color="auto" w:fill="F7F9FA"/>
        </w:rPr>
        <w:t>[nums[a], nums[b], nums[c], nums[d]]</w:t>
      </w:r>
      <w:r w:rsidR="0004706B" w:rsidRPr="0004706B">
        <w:rPr>
          <w:rFonts w:ascii="Segoe UI" w:hAnsi="Segoe UI" w:cs="Segoe UI"/>
          <w:color w:val="263238"/>
          <w:sz w:val="21"/>
          <w:szCs w:val="21"/>
        </w:rPr>
        <w:t> such that:</w:t>
      </w:r>
    </w:p>
    <w:p w14:paraId="60B65521" w14:textId="77777777" w:rsidR="0004706B" w:rsidRPr="0004706B" w:rsidRDefault="0004706B" w:rsidP="00A0090B">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4706B">
        <w:rPr>
          <w:rFonts w:ascii="Courier New" w:eastAsia="Times New Roman" w:hAnsi="Courier New" w:cs="Courier New"/>
          <w:color w:val="546E7A"/>
          <w:sz w:val="20"/>
          <w:szCs w:val="20"/>
          <w:shd w:val="clear" w:color="auto" w:fill="F7F9FA"/>
        </w:rPr>
        <w:t>0 &lt;= a, b, c, d &lt; n</w:t>
      </w:r>
    </w:p>
    <w:p w14:paraId="4DECB824" w14:textId="77777777" w:rsidR="0004706B" w:rsidRPr="0004706B" w:rsidRDefault="0004706B" w:rsidP="00A0090B">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4706B">
        <w:rPr>
          <w:rFonts w:ascii="Courier New" w:eastAsia="Times New Roman" w:hAnsi="Courier New" w:cs="Courier New"/>
          <w:color w:val="546E7A"/>
          <w:sz w:val="20"/>
          <w:szCs w:val="20"/>
          <w:shd w:val="clear" w:color="auto" w:fill="F7F9FA"/>
        </w:rPr>
        <w:t>a</w:t>
      </w:r>
      <w:r w:rsidRPr="0004706B">
        <w:rPr>
          <w:rFonts w:ascii="Segoe UI" w:eastAsia="Times New Roman" w:hAnsi="Segoe UI" w:cs="Segoe UI"/>
          <w:color w:val="263238"/>
          <w:sz w:val="21"/>
          <w:szCs w:val="21"/>
        </w:rPr>
        <w:t>, </w:t>
      </w:r>
      <w:r w:rsidRPr="0004706B">
        <w:rPr>
          <w:rFonts w:ascii="Courier New" w:eastAsia="Times New Roman" w:hAnsi="Courier New" w:cs="Courier New"/>
          <w:color w:val="546E7A"/>
          <w:sz w:val="20"/>
          <w:szCs w:val="20"/>
          <w:shd w:val="clear" w:color="auto" w:fill="F7F9FA"/>
        </w:rPr>
        <w:t>b</w:t>
      </w:r>
      <w:r w:rsidRPr="0004706B">
        <w:rPr>
          <w:rFonts w:ascii="Segoe UI" w:eastAsia="Times New Roman" w:hAnsi="Segoe UI" w:cs="Segoe UI"/>
          <w:color w:val="263238"/>
          <w:sz w:val="21"/>
          <w:szCs w:val="21"/>
        </w:rPr>
        <w:t>, </w:t>
      </w:r>
      <w:r w:rsidRPr="0004706B">
        <w:rPr>
          <w:rFonts w:ascii="Courier New" w:eastAsia="Times New Roman" w:hAnsi="Courier New" w:cs="Courier New"/>
          <w:color w:val="546E7A"/>
          <w:sz w:val="20"/>
          <w:szCs w:val="20"/>
          <w:shd w:val="clear" w:color="auto" w:fill="F7F9FA"/>
        </w:rPr>
        <w:t>c</w:t>
      </w:r>
      <w:r w:rsidRPr="0004706B">
        <w:rPr>
          <w:rFonts w:ascii="Segoe UI" w:eastAsia="Times New Roman" w:hAnsi="Segoe UI" w:cs="Segoe UI"/>
          <w:color w:val="263238"/>
          <w:sz w:val="21"/>
          <w:szCs w:val="21"/>
        </w:rPr>
        <w:t>, and </w:t>
      </w:r>
      <w:r w:rsidRPr="0004706B">
        <w:rPr>
          <w:rFonts w:ascii="Courier New" w:eastAsia="Times New Roman" w:hAnsi="Courier New" w:cs="Courier New"/>
          <w:color w:val="546E7A"/>
          <w:sz w:val="20"/>
          <w:szCs w:val="20"/>
          <w:shd w:val="clear" w:color="auto" w:fill="F7F9FA"/>
        </w:rPr>
        <w:t>d</w:t>
      </w:r>
      <w:r w:rsidRPr="0004706B">
        <w:rPr>
          <w:rFonts w:ascii="Segoe UI" w:eastAsia="Times New Roman" w:hAnsi="Segoe UI" w:cs="Segoe UI"/>
          <w:color w:val="263238"/>
          <w:sz w:val="21"/>
          <w:szCs w:val="21"/>
        </w:rPr>
        <w:t> are </w:t>
      </w:r>
      <w:r w:rsidRPr="0004706B">
        <w:rPr>
          <w:rFonts w:ascii="Segoe UI" w:eastAsia="Times New Roman" w:hAnsi="Segoe UI" w:cs="Segoe UI"/>
          <w:b/>
          <w:bCs/>
          <w:color w:val="263238"/>
          <w:sz w:val="21"/>
          <w:szCs w:val="21"/>
        </w:rPr>
        <w:t>distinct</w:t>
      </w:r>
      <w:r w:rsidRPr="0004706B">
        <w:rPr>
          <w:rFonts w:ascii="Segoe UI" w:eastAsia="Times New Roman" w:hAnsi="Segoe UI" w:cs="Segoe UI"/>
          <w:color w:val="263238"/>
          <w:sz w:val="21"/>
          <w:szCs w:val="21"/>
        </w:rPr>
        <w:t>.</w:t>
      </w:r>
    </w:p>
    <w:p w14:paraId="0D611F2A" w14:textId="77777777" w:rsidR="0004706B" w:rsidRPr="0004706B" w:rsidRDefault="0004706B" w:rsidP="00A0090B">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4706B">
        <w:rPr>
          <w:rFonts w:ascii="Courier New" w:eastAsia="Times New Roman" w:hAnsi="Courier New" w:cs="Courier New"/>
          <w:color w:val="546E7A"/>
          <w:sz w:val="20"/>
          <w:szCs w:val="20"/>
          <w:shd w:val="clear" w:color="auto" w:fill="F7F9FA"/>
        </w:rPr>
        <w:t>nums[a] + nums[b] + nums[c] + nums[d] == target</w:t>
      </w:r>
    </w:p>
    <w:p w14:paraId="61F538D1" w14:textId="77777777" w:rsidR="0004706B" w:rsidRPr="0004706B" w:rsidRDefault="0004706B" w:rsidP="0004706B">
      <w:pPr>
        <w:shd w:val="clear" w:color="auto" w:fill="FFFFFF"/>
        <w:spacing w:after="240" w:line="240" w:lineRule="auto"/>
        <w:rPr>
          <w:rFonts w:ascii="Segoe UI" w:eastAsia="Times New Roman" w:hAnsi="Segoe UI" w:cs="Segoe UI"/>
          <w:color w:val="263238"/>
          <w:sz w:val="21"/>
          <w:szCs w:val="21"/>
        </w:rPr>
      </w:pPr>
      <w:r w:rsidRPr="0004706B">
        <w:rPr>
          <w:rFonts w:ascii="Segoe UI" w:eastAsia="Times New Roman" w:hAnsi="Segoe UI" w:cs="Segoe UI"/>
          <w:color w:val="263238"/>
          <w:sz w:val="21"/>
          <w:szCs w:val="21"/>
        </w:rPr>
        <w:t>You may return the answer in </w:t>
      </w:r>
      <w:r w:rsidRPr="0004706B">
        <w:rPr>
          <w:rFonts w:ascii="Segoe UI" w:eastAsia="Times New Roman" w:hAnsi="Segoe UI" w:cs="Segoe UI"/>
          <w:b/>
          <w:bCs/>
          <w:color w:val="263238"/>
          <w:sz w:val="21"/>
          <w:szCs w:val="21"/>
        </w:rPr>
        <w:t>any order</w:t>
      </w:r>
      <w:r w:rsidRPr="0004706B">
        <w:rPr>
          <w:rFonts w:ascii="Segoe UI" w:eastAsia="Times New Roman" w:hAnsi="Segoe UI" w:cs="Segoe UI"/>
          <w:color w:val="263238"/>
          <w:sz w:val="21"/>
          <w:szCs w:val="21"/>
        </w:rPr>
        <w:t>.</w:t>
      </w:r>
    </w:p>
    <w:p w14:paraId="17918A5C" w14:textId="77777777" w:rsidR="0004706B" w:rsidRPr="0004706B" w:rsidRDefault="0004706B" w:rsidP="0004706B">
      <w:pPr>
        <w:shd w:val="clear" w:color="auto" w:fill="FFFFFF"/>
        <w:spacing w:after="240" w:line="240" w:lineRule="auto"/>
        <w:rPr>
          <w:rFonts w:ascii="Segoe UI" w:eastAsia="Times New Roman" w:hAnsi="Segoe UI" w:cs="Segoe UI"/>
          <w:color w:val="263238"/>
          <w:sz w:val="21"/>
          <w:szCs w:val="21"/>
        </w:rPr>
      </w:pPr>
      <w:r w:rsidRPr="0004706B">
        <w:rPr>
          <w:rFonts w:ascii="Segoe UI" w:eastAsia="Times New Roman" w:hAnsi="Segoe UI" w:cs="Segoe UI"/>
          <w:color w:val="263238"/>
          <w:sz w:val="21"/>
          <w:szCs w:val="21"/>
        </w:rPr>
        <w:t> </w:t>
      </w:r>
    </w:p>
    <w:p w14:paraId="4575BC7F" w14:textId="77777777" w:rsidR="0004706B" w:rsidRPr="0004706B" w:rsidRDefault="0004706B" w:rsidP="0004706B">
      <w:pPr>
        <w:shd w:val="clear" w:color="auto" w:fill="FFFFFF"/>
        <w:spacing w:after="240" w:line="240" w:lineRule="auto"/>
        <w:rPr>
          <w:rFonts w:ascii="Segoe UI" w:eastAsia="Times New Roman" w:hAnsi="Segoe UI" w:cs="Segoe UI"/>
          <w:color w:val="263238"/>
          <w:sz w:val="21"/>
          <w:szCs w:val="21"/>
        </w:rPr>
      </w:pPr>
      <w:r w:rsidRPr="0004706B">
        <w:rPr>
          <w:rFonts w:ascii="Segoe UI" w:eastAsia="Times New Roman" w:hAnsi="Segoe UI" w:cs="Segoe UI"/>
          <w:b/>
          <w:bCs/>
          <w:color w:val="263238"/>
          <w:sz w:val="21"/>
          <w:szCs w:val="21"/>
        </w:rPr>
        <w:t>Example 1:</w:t>
      </w:r>
    </w:p>
    <w:p w14:paraId="50CD1C24" w14:textId="77777777" w:rsidR="0004706B" w:rsidRPr="0004706B" w:rsidRDefault="0004706B" w:rsidP="000470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706B">
        <w:rPr>
          <w:rFonts w:ascii="Consolas" w:eastAsia="Times New Roman" w:hAnsi="Consolas" w:cs="Courier New"/>
          <w:b/>
          <w:bCs/>
          <w:color w:val="263238"/>
          <w:sz w:val="20"/>
          <w:szCs w:val="20"/>
        </w:rPr>
        <w:t>Input:</w:t>
      </w:r>
      <w:r w:rsidRPr="0004706B">
        <w:rPr>
          <w:rFonts w:ascii="Consolas" w:eastAsia="Times New Roman" w:hAnsi="Consolas" w:cs="Courier New"/>
          <w:color w:val="263238"/>
          <w:sz w:val="20"/>
          <w:szCs w:val="20"/>
        </w:rPr>
        <w:t xml:space="preserve"> nums = [1,0,-1,0,-2,2], target = 0</w:t>
      </w:r>
    </w:p>
    <w:p w14:paraId="365F508F" w14:textId="4853B58B" w:rsidR="005F2FC2" w:rsidRPr="0004706B" w:rsidRDefault="0004706B" w:rsidP="000470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706B">
        <w:rPr>
          <w:rFonts w:ascii="Consolas" w:eastAsia="Times New Roman" w:hAnsi="Consolas" w:cs="Courier New"/>
          <w:b/>
          <w:bCs/>
          <w:color w:val="263238"/>
          <w:sz w:val="20"/>
          <w:szCs w:val="20"/>
        </w:rPr>
        <w:t>Output:</w:t>
      </w:r>
      <w:r w:rsidRPr="0004706B">
        <w:rPr>
          <w:rFonts w:ascii="Consolas" w:eastAsia="Times New Roman" w:hAnsi="Consolas" w:cs="Courier New"/>
          <w:color w:val="263238"/>
          <w:sz w:val="20"/>
          <w:szCs w:val="20"/>
        </w:rPr>
        <w:t xml:space="preserve"> [[-2,-1,1,2],[-2,0,0,2],[-1,0,0,1]]</w:t>
      </w:r>
    </w:p>
    <w:p w14:paraId="03FEEF1F" w14:textId="7A7DAFEE" w:rsidR="0004706B" w:rsidRPr="0004706B" w:rsidRDefault="005F2FC2" w:rsidP="0004706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04706B" w:rsidRPr="0004706B">
        <w:t xml:space="preserve"> </w:t>
      </w:r>
      <w:r w:rsidR="0004706B" w:rsidRPr="0004706B">
        <w:rPr>
          <w:rFonts w:ascii="Consolas" w:eastAsia="Times New Roman" w:hAnsi="Consolas" w:cs="Courier New"/>
          <w:b/>
          <w:bCs/>
          <w:color w:val="333333"/>
          <w:sz w:val="21"/>
          <w:szCs w:val="21"/>
        </w:rPr>
        <w:t>vector&lt;vector&lt;int&gt;&gt; fourSum(vector&lt;int&gt;&amp; nums, int target) {</w:t>
      </w:r>
    </w:p>
    <w:p w14:paraId="66281CF9"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sort(nums.begin(),nums.end());</w:t>
      </w:r>
    </w:p>
    <w:p w14:paraId="2BEC7CD0"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int n=nums.size();</w:t>
      </w:r>
    </w:p>
    <w:p w14:paraId="2A7CF0CF"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lastRenderedPageBreak/>
        <w:t xml:space="preserve">        vector&lt;vector&lt;int&gt;&gt;v;</w:t>
      </w:r>
    </w:p>
    <w:p w14:paraId="162F0659"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for(int i=0;i&lt;n;i++)</w:t>
      </w:r>
    </w:p>
    <w:p w14:paraId="2513534F"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716FC268"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for(int j=i+1;j&lt;n;j++)</w:t>
      </w:r>
    </w:p>
    <w:p w14:paraId="6781FF46"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012B0510"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int l=j+1,r=n-1;</w:t>
      </w:r>
    </w:p>
    <w:p w14:paraId="6A6DE81D"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int sum=target-nums[i]-nums[j];</w:t>
      </w:r>
    </w:p>
    <w:p w14:paraId="156E8E4F"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while(l&lt;r)</w:t>
      </w:r>
    </w:p>
    <w:p w14:paraId="4D562F9C"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7E6D5560"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if(nums[l]+nums[r]==sum)</w:t>
      </w:r>
    </w:p>
    <w:p w14:paraId="43713EAF"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6A7E8E52"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v.push_back({nums[i],nums[j],nums[l],nums[r]});</w:t>
      </w:r>
    </w:p>
    <w:p w14:paraId="1426DC53"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l++,r--;</w:t>
      </w:r>
    </w:p>
    <w:p w14:paraId="31DF0B49"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while(l&lt;r&amp;&amp;nums[l-1]==nums[l])</w:t>
      </w:r>
    </w:p>
    <w:p w14:paraId="54C0ACA9"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l++;</w:t>
      </w:r>
    </w:p>
    <w:p w14:paraId="7EACB19F"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422725FC"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else if(nums[l]+nums[r]&gt;sum)</w:t>
      </w:r>
    </w:p>
    <w:p w14:paraId="72E90CE2"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r--;</w:t>
      </w:r>
    </w:p>
    <w:p w14:paraId="71A04038"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else</w:t>
      </w:r>
    </w:p>
    <w:p w14:paraId="2BCCA9F1"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l++;</w:t>
      </w:r>
    </w:p>
    <w:p w14:paraId="65A0574B"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5341C2CB"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1CDACAD4"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while(j+1&lt;n&amp;&amp;nums[j+1]==nums[j])</w:t>
      </w:r>
    </w:p>
    <w:p w14:paraId="10A3DBC5"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j++;</w:t>
      </w:r>
    </w:p>
    <w:p w14:paraId="7932C33E"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2B7927F2"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while(i+1&lt;n&amp;&amp;nums[i+1]==nums[i])</w:t>
      </w:r>
    </w:p>
    <w:p w14:paraId="61FE43A8"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i++;</w:t>
      </w:r>
    </w:p>
    <w:p w14:paraId="72766E94"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lastRenderedPageBreak/>
        <w:t xml:space="preserve">                </w:t>
      </w:r>
    </w:p>
    <w:p w14:paraId="447D08D8"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0BC921A9" w14:textId="77777777" w:rsidR="0004706B" w:rsidRPr="0004706B"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return v;</w:t>
      </w:r>
    </w:p>
    <w:p w14:paraId="41E7A317" w14:textId="42D338CB" w:rsidR="005F2FC2" w:rsidRDefault="0004706B" w:rsidP="0004706B">
      <w:pPr>
        <w:shd w:val="clear" w:color="auto" w:fill="FFFFFF"/>
        <w:spacing w:after="240" w:line="240" w:lineRule="auto"/>
        <w:rPr>
          <w:rFonts w:ascii="Consolas" w:eastAsia="Times New Roman" w:hAnsi="Consolas" w:cs="Courier New"/>
          <w:b/>
          <w:bCs/>
          <w:color w:val="333333"/>
          <w:sz w:val="21"/>
          <w:szCs w:val="21"/>
        </w:rPr>
      </w:pPr>
      <w:r w:rsidRPr="0004706B">
        <w:rPr>
          <w:rFonts w:ascii="Consolas" w:eastAsia="Times New Roman" w:hAnsi="Consolas" w:cs="Courier New"/>
          <w:b/>
          <w:bCs/>
          <w:color w:val="333333"/>
          <w:sz w:val="21"/>
          <w:szCs w:val="21"/>
        </w:rPr>
        <w:t xml:space="preserve">    }</w:t>
      </w:r>
    </w:p>
    <w:p w14:paraId="533A1798" w14:textId="59D1C216" w:rsidR="00C044F8" w:rsidRPr="00C044F8" w:rsidRDefault="0004706B" w:rsidP="00C044F8">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192)</w:t>
      </w:r>
      <w:r w:rsidR="00C044F8" w:rsidRPr="00C044F8">
        <w:rPr>
          <w:rFonts w:ascii="Segoe UI" w:hAnsi="Segoe UI" w:cs="Segoe UI"/>
          <w:color w:val="263238"/>
          <w:sz w:val="21"/>
          <w:szCs w:val="21"/>
        </w:rPr>
        <w:t xml:space="preserve"> There are several cards </w:t>
      </w:r>
      <w:r w:rsidR="00C044F8" w:rsidRPr="00C044F8">
        <w:rPr>
          <w:rFonts w:ascii="Segoe UI" w:hAnsi="Segoe UI" w:cs="Segoe UI"/>
          <w:b/>
          <w:bCs/>
          <w:color w:val="263238"/>
          <w:sz w:val="21"/>
          <w:szCs w:val="21"/>
        </w:rPr>
        <w:t>arranged in a row</w:t>
      </w:r>
      <w:r w:rsidR="00C044F8" w:rsidRPr="00C044F8">
        <w:rPr>
          <w:rFonts w:ascii="Segoe UI" w:hAnsi="Segoe UI" w:cs="Segoe UI"/>
          <w:color w:val="263238"/>
          <w:sz w:val="21"/>
          <w:szCs w:val="21"/>
        </w:rPr>
        <w:t>, and each card has an associated number of points. The points are given in the integer array </w:t>
      </w:r>
      <w:r w:rsidR="00C044F8" w:rsidRPr="00C044F8">
        <w:rPr>
          <w:rFonts w:ascii="Courier New" w:hAnsi="Courier New" w:cs="Courier New"/>
          <w:color w:val="546E7A"/>
          <w:sz w:val="20"/>
          <w:szCs w:val="20"/>
          <w:shd w:val="clear" w:color="auto" w:fill="F7F9FA"/>
        </w:rPr>
        <w:t>cardPoints</w:t>
      </w:r>
      <w:r w:rsidR="00C044F8" w:rsidRPr="00C044F8">
        <w:rPr>
          <w:rFonts w:ascii="Segoe UI" w:hAnsi="Segoe UI" w:cs="Segoe UI"/>
          <w:color w:val="263238"/>
          <w:sz w:val="21"/>
          <w:szCs w:val="21"/>
        </w:rPr>
        <w:t>.</w:t>
      </w:r>
    </w:p>
    <w:p w14:paraId="76A81575" w14:textId="77777777" w:rsidR="00C044F8" w:rsidRPr="00C044F8" w:rsidRDefault="00C044F8" w:rsidP="00C044F8">
      <w:pPr>
        <w:shd w:val="clear" w:color="auto" w:fill="FFFFFF"/>
        <w:spacing w:after="240" w:line="240" w:lineRule="auto"/>
        <w:rPr>
          <w:rFonts w:ascii="Segoe UI" w:eastAsia="Times New Roman" w:hAnsi="Segoe UI" w:cs="Segoe UI"/>
          <w:color w:val="263238"/>
          <w:sz w:val="21"/>
          <w:szCs w:val="21"/>
        </w:rPr>
      </w:pPr>
      <w:r w:rsidRPr="00C044F8">
        <w:rPr>
          <w:rFonts w:ascii="Segoe UI" w:eastAsia="Times New Roman" w:hAnsi="Segoe UI" w:cs="Segoe UI"/>
          <w:color w:val="263238"/>
          <w:sz w:val="21"/>
          <w:szCs w:val="21"/>
        </w:rPr>
        <w:t>In one step, you can take one card from the beginning or from the end of the row. You have to take exactly </w:t>
      </w:r>
      <w:r w:rsidRPr="00C044F8">
        <w:rPr>
          <w:rFonts w:ascii="Courier New" w:eastAsia="Times New Roman" w:hAnsi="Courier New" w:cs="Courier New"/>
          <w:color w:val="546E7A"/>
          <w:sz w:val="20"/>
          <w:szCs w:val="20"/>
          <w:shd w:val="clear" w:color="auto" w:fill="F7F9FA"/>
        </w:rPr>
        <w:t>k</w:t>
      </w:r>
      <w:r w:rsidRPr="00C044F8">
        <w:rPr>
          <w:rFonts w:ascii="Segoe UI" w:eastAsia="Times New Roman" w:hAnsi="Segoe UI" w:cs="Segoe UI"/>
          <w:color w:val="263238"/>
          <w:sz w:val="21"/>
          <w:szCs w:val="21"/>
        </w:rPr>
        <w:t> cards.</w:t>
      </w:r>
    </w:p>
    <w:p w14:paraId="294C1148" w14:textId="77777777" w:rsidR="00C044F8" w:rsidRPr="00C044F8" w:rsidRDefault="00C044F8" w:rsidP="00C044F8">
      <w:pPr>
        <w:shd w:val="clear" w:color="auto" w:fill="FFFFFF"/>
        <w:spacing w:after="240" w:line="240" w:lineRule="auto"/>
        <w:rPr>
          <w:rFonts w:ascii="Segoe UI" w:eastAsia="Times New Roman" w:hAnsi="Segoe UI" w:cs="Segoe UI"/>
          <w:color w:val="263238"/>
          <w:sz w:val="21"/>
          <w:szCs w:val="21"/>
        </w:rPr>
      </w:pPr>
      <w:r w:rsidRPr="00C044F8">
        <w:rPr>
          <w:rFonts w:ascii="Segoe UI" w:eastAsia="Times New Roman" w:hAnsi="Segoe UI" w:cs="Segoe UI"/>
          <w:color w:val="263238"/>
          <w:sz w:val="21"/>
          <w:szCs w:val="21"/>
        </w:rPr>
        <w:t>Your score is the sum of the points of the cards you have taken.</w:t>
      </w:r>
    </w:p>
    <w:p w14:paraId="663FC0A9" w14:textId="77777777" w:rsidR="00C044F8" w:rsidRPr="00C044F8" w:rsidRDefault="00C044F8" w:rsidP="00C044F8">
      <w:pPr>
        <w:shd w:val="clear" w:color="auto" w:fill="FFFFFF"/>
        <w:spacing w:after="240" w:line="240" w:lineRule="auto"/>
        <w:rPr>
          <w:rFonts w:ascii="Segoe UI" w:eastAsia="Times New Roman" w:hAnsi="Segoe UI" w:cs="Segoe UI"/>
          <w:color w:val="263238"/>
          <w:sz w:val="21"/>
          <w:szCs w:val="21"/>
        </w:rPr>
      </w:pPr>
      <w:r w:rsidRPr="00C044F8">
        <w:rPr>
          <w:rFonts w:ascii="Segoe UI" w:eastAsia="Times New Roman" w:hAnsi="Segoe UI" w:cs="Segoe UI"/>
          <w:color w:val="263238"/>
          <w:sz w:val="21"/>
          <w:szCs w:val="21"/>
        </w:rPr>
        <w:t>Given the integer array </w:t>
      </w:r>
      <w:r w:rsidRPr="00C044F8">
        <w:rPr>
          <w:rFonts w:ascii="Courier New" w:eastAsia="Times New Roman" w:hAnsi="Courier New" w:cs="Courier New"/>
          <w:color w:val="546E7A"/>
          <w:sz w:val="20"/>
          <w:szCs w:val="20"/>
          <w:shd w:val="clear" w:color="auto" w:fill="F7F9FA"/>
        </w:rPr>
        <w:t>cardPoints</w:t>
      </w:r>
      <w:r w:rsidRPr="00C044F8">
        <w:rPr>
          <w:rFonts w:ascii="Segoe UI" w:eastAsia="Times New Roman" w:hAnsi="Segoe UI" w:cs="Segoe UI"/>
          <w:color w:val="263238"/>
          <w:sz w:val="21"/>
          <w:szCs w:val="21"/>
        </w:rPr>
        <w:t> and the integer </w:t>
      </w:r>
      <w:r w:rsidRPr="00C044F8">
        <w:rPr>
          <w:rFonts w:ascii="Courier New" w:eastAsia="Times New Roman" w:hAnsi="Courier New" w:cs="Courier New"/>
          <w:color w:val="546E7A"/>
          <w:sz w:val="20"/>
          <w:szCs w:val="20"/>
          <w:shd w:val="clear" w:color="auto" w:fill="F7F9FA"/>
        </w:rPr>
        <w:t>k</w:t>
      </w:r>
      <w:r w:rsidRPr="00C044F8">
        <w:rPr>
          <w:rFonts w:ascii="Segoe UI" w:eastAsia="Times New Roman" w:hAnsi="Segoe UI" w:cs="Segoe UI"/>
          <w:color w:val="263238"/>
          <w:sz w:val="21"/>
          <w:szCs w:val="21"/>
        </w:rPr>
        <w:t>, return the </w:t>
      </w:r>
      <w:r w:rsidRPr="00C044F8">
        <w:rPr>
          <w:rFonts w:ascii="Segoe UI" w:eastAsia="Times New Roman" w:hAnsi="Segoe UI" w:cs="Segoe UI"/>
          <w:i/>
          <w:iCs/>
          <w:color w:val="263238"/>
          <w:sz w:val="21"/>
          <w:szCs w:val="21"/>
        </w:rPr>
        <w:t>maximum score</w:t>
      </w:r>
      <w:r w:rsidRPr="00C044F8">
        <w:rPr>
          <w:rFonts w:ascii="Segoe UI" w:eastAsia="Times New Roman" w:hAnsi="Segoe UI" w:cs="Segoe UI"/>
          <w:color w:val="263238"/>
          <w:sz w:val="21"/>
          <w:szCs w:val="21"/>
        </w:rPr>
        <w:t> you can obtain.</w:t>
      </w:r>
    </w:p>
    <w:p w14:paraId="36CEF481" w14:textId="77777777" w:rsidR="00C044F8" w:rsidRPr="00C044F8" w:rsidRDefault="00C044F8" w:rsidP="00C044F8">
      <w:pPr>
        <w:shd w:val="clear" w:color="auto" w:fill="FFFFFF"/>
        <w:spacing w:after="240" w:line="240" w:lineRule="auto"/>
        <w:rPr>
          <w:rFonts w:ascii="Segoe UI" w:eastAsia="Times New Roman" w:hAnsi="Segoe UI" w:cs="Segoe UI"/>
          <w:color w:val="263238"/>
          <w:sz w:val="21"/>
          <w:szCs w:val="21"/>
        </w:rPr>
      </w:pPr>
      <w:r w:rsidRPr="00C044F8">
        <w:rPr>
          <w:rFonts w:ascii="Segoe UI" w:eastAsia="Times New Roman" w:hAnsi="Segoe UI" w:cs="Segoe UI"/>
          <w:color w:val="263238"/>
          <w:sz w:val="21"/>
          <w:szCs w:val="21"/>
        </w:rPr>
        <w:t> </w:t>
      </w:r>
    </w:p>
    <w:p w14:paraId="3C86BBED" w14:textId="77777777" w:rsidR="00C044F8" w:rsidRPr="00C044F8" w:rsidRDefault="00C044F8" w:rsidP="00C044F8">
      <w:pPr>
        <w:shd w:val="clear" w:color="auto" w:fill="FFFFFF"/>
        <w:spacing w:after="240" w:line="240" w:lineRule="auto"/>
        <w:rPr>
          <w:rFonts w:ascii="Segoe UI" w:eastAsia="Times New Roman" w:hAnsi="Segoe UI" w:cs="Segoe UI"/>
          <w:color w:val="263238"/>
          <w:sz w:val="21"/>
          <w:szCs w:val="21"/>
        </w:rPr>
      </w:pPr>
      <w:r w:rsidRPr="00C044F8">
        <w:rPr>
          <w:rFonts w:ascii="Segoe UI" w:eastAsia="Times New Roman" w:hAnsi="Segoe UI" w:cs="Segoe UI"/>
          <w:b/>
          <w:bCs/>
          <w:color w:val="263238"/>
          <w:sz w:val="21"/>
          <w:szCs w:val="21"/>
        </w:rPr>
        <w:t>Example 1:</w:t>
      </w:r>
    </w:p>
    <w:p w14:paraId="17E43C61" w14:textId="77777777" w:rsidR="00C044F8" w:rsidRPr="00C044F8" w:rsidRDefault="00C044F8" w:rsidP="00C044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44F8">
        <w:rPr>
          <w:rFonts w:ascii="Consolas" w:eastAsia="Times New Roman" w:hAnsi="Consolas" w:cs="Courier New"/>
          <w:b/>
          <w:bCs/>
          <w:color w:val="263238"/>
          <w:sz w:val="20"/>
          <w:szCs w:val="20"/>
        </w:rPr>
        <w:t>Input:</w:t>
      </w:r>
      <w:r w:rsidRPr="00C044F8">
        <w:rPr>
          <w:rFonts w:ascii="Consolas" w:eastAsia="Times New Roman" w:hAnsi="Consolas" w:cs="Courier New"/>
          <w:color w:val="263238"/>
          <w:sz w:val="20"/>
          <w:szCs w:val="20"/>
        </w:rPr>
        <w:t xml:space="preserve"> cardPoints = [1,2,3,4,5,6,1], k = 3</w:t>
      </w:r>
    </w:p>
    <w:p w14:paraId="29ED2171" w14:textId="77777777" w:rsidR="00C044F8" w:rsidRPr="00C044F8" w:rsidRDefault="00C044F8" w:rsidP="00C044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44F8">
        <w:rPr>
          <w:rFonts w:ascii="Consolas" w:eastAsia="Times New Roman" w:hAnsi="Consolas" w:cs="Courier New"/>
          <w:b/>
          <w:bCs/>
          <w:color w:val="263238"/>
          <w:sz w:val="20"/>
          <w:szCs w:val="20"/>
        </w:rPr>
        <w:t>Output:</w:t>
      </w:r>
      <w:r w:rsidRPr="00C044F8">
        <w:rPr>
          <w:rFonts w:ascii="Consolas" w:eastAsia="Times New Roman" w:hAnsi="Consolas" w:cs="Courier New"/>
          <w:color w:val="263238"/>
          <w:sz w:val="20"/>
          <w:szCs w:val="20"/>
        </w:rPr>
        <w:t xml:space="preserve"> 12</w:t>
      </w:r>
    </w:p>
    <w:p w14:paraId="3C369CFC" w14:textId="5CBEFF58" w:rsidR="0004706B" w:rsidRPr="00C044F8" w:rsidRDefault="00C044F8" w:rsidP="00C044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44F8">
        <w:rPr>
          <w:rFonts w:ascii="Consolas" w:eastAsia="Times New Roman" w:hAnsi="Consolas" w:cs="Courier New"/>
          <w:b/>
          <w:bCs/>
          <w:color w:val="263238"/>
          <w:sz w:val="20"/>
          <w:szCs w:val="20"/>
        </w:rPr>
        <w:t>Explanation:</w:t>
      </w:r>
      <w:r w:rsidRPr="00C044F8">
        <w:rPr>
          <w:rFonts w:ascii="Consolas" w:eastAsia="Times New Roman" w:hAnsi="Consolas" w:cs="Courier New"/>
          <w:color w:val="263238"/>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354E676D" w14:textId="77777777" w:rsidR="00C044F8" w:rsidRPr="00C044F8" w:rsidRDefault="0004706B" w:rsidP="00C044F8">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C044F8" w:rsidRPr="00C044F8">
        <w:rPr>
          <w:rFonts w:ascii="Consolas" w:eastAsia="Times New Roman" w:hAnsi="Consolas" w:cs="Courier New"/>
          <w:b/>
          <w:bCs/>
          <w:color w:val="333333"/>
          <w:sz w:val="21"/>
          <w:szCs w:val="21"/>
        </w:rPr>
        <w:t xml:space="preserve">  int maxScore(vector&lt;int&gt;&amp; cardPoints, int k) {</w:t>
      </w:r>
    </w:p>
    <w:p w14:paraId="1BE28B27"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int n=cardPoints.size();</w:t>
      </w:r>
    </w:p>
    <w:p w14:paraId="5D0126BE"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vector&lt;int&gt;v(n+1);</w:t>
      </w:r>
    </w:p>
    <w:p w14:paraId="10381D1F"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for(int i=1;i&lt;=n;i++)</w:t>
      </w:r>
    </w:p>
    <w:p w14:paraId="53C1D66C"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v[i]=v[i-1]+cardPoints[i-1];</w:t>
      </w:r>
    </w:p>
    <w:p w14:paraId="4E4BD4DC"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int ans=0;</w:t>
      </w:r>
    </w:p>
    <w:p w14:paraId="4E31DDC7"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for(int i=0;i&lt;=k;i++)</w:t>
      </w:r>
    </w:p>
    <w:p w14:paraId="6A15FDAC"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ans=max(ans,v[i]+v[n]-v[n-k+i]);</w:t>
      </w:r>
    </w:p>
    <w:p w14:paraId="68B19C47" w14:textId="77777777" w:rsidR="00C044F8" w:rsidRPr="00C044F8"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return ans;</w:t>
      </w:r>
    </w:p>
    <w:p w14:paraId="7B7D2A87" w14:textId="2B1F4C62" w:rsidR="0004706B" w:rsidRDefault="00C044F8" w:rsidP="00C044F8">
      <w:pPr>
        <w:shd w:val="clear" w:color="auto" w:fill="FFFFFF"/>
        <w:spacing w:after="240" w:line="240" w:lineRule="auto"/>
        <w:rPr>
          <w:rFonts w:ascii="Consolas" w:eastAsia="Times New Roman" w:hAnsi="Consolas" w:cs="Courier New"/>
          <w:b/>
          <w:bCs/>
          <w:color w:val="333333"/>
          <w:sz w:val="21"/>
          <w:szCs w:val="21"/>
        </w:rPr>
      </w:pPr>
      <w:r w:rsidRPr="00C044F8">
        <w:rPr>
          <w:rFonts w:ascii="Consolas" w:eastAsia="Times New Roman" w:hAnsi="Consolas" w:cs="Courier New"/>
          <w:b/>
          <w:bCs/>
          <w:color w:val="333333"/>
          <w:sz w:val="21"/>
          <w:szCs w:val="21"/>
        </w:rPr>
        <w:t xml:space="preserve">    }</w:t>
      </w:r>
    </w:p>
    <w:p w14:paraId="7D1016B8" w14:textId="2E725784" w:rsidR="00BC6CF1" w:rsidRDefault="00BC6CF1" w:rsidP="00BC6CF1">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lastRenderedPageBreak/>
        <w:t>1</w:t>
      </w:r>
      <w:r w:rsidR="00C044F8">
        <w:rPr>
          <w:rFonts w:ascii="Consolas" w:hAnsi="Consolas" w:cs="Courier New"/>
          <w:b/>
          <w:bCs/>
          <w:color w:val="333333"/>
          <w:sz w:val="21"/>
          <w:szCs w:val="21"/>
        </w:rPr>
        <w:t>93)</w:t>
      </w:r>
      <w:r w:rsidRPr="00BC6CF1">
        <w:rPr>
          <w:rFonts w:ascii="Arial" w:hAnsi="Arial" w:cs="Arial"/>
          <w:color w:val="333333"/>
          <w:sz w:val="27"/>
          <w:szCs w:val="27"/>
        </w:rPr>
        <w:t xml:space="preserve"> </w:t>
      </w:r>
      <w:r>
        <w:rPr>
          <w:rFonts w:ascii="Arial" w:hAnsi="Arial" w:cs="Arial"/>
          <w:color w:val="333333"/>
          <w:sz w:val="27"/>
          <w:szCs w:val="27"/>
        </w:rPr>
        <w:t>Given an array </w:t>
      </w:r>
      <w:r>
        <w:rPr>
          <w:rStyle w:val="Strong"/>
          <w:rFonts w:ascii="Arial" w:hAnsi="Arial" w:cs="Arial"/>
          <w:color w:val="333333"/>
          <w:sz w:val="27"/>
          <w:szCs w:val="27"/>
        </w:rPr>
        <w:t>arr[]</w:t>
      </w:r>
      <w:r>
        <w:rPr>
          <w:rFonts w:ascii="Arial" w:hAnsi="Arial" w:cs="Arial"/>
          <w:color w:val="333333"/>
          <w:sz w:val="27"/>
          <w:szCs w:val="27"/>
        </w:rPr>
        <w:t> denoting heights of </w:t>
      </w:r>
      <w:r>
        <w:rPr>
          <w:rStyle w:val="Strong"/>
          <w:rFonts w:ascii="Arial" w:hAnsi="Arial" w:cs="Arial"/>
          <w:color w:val="333333"/>
          <w:sz w:val="27"/>
          <w:szCs w:val="27"/>
        </w:rPr>
        <w:t>N</w:t>
      </w:r>
      <w:r>
        <w:rPr>
          <w:rFonts w:ascii="Arial" w:hAnsi="Arial" w:cs="Arial"/>
          <w:color w:val="333333"/>
          <w:sz w:val="27"/>
          <w:szCs w:val="27"/>
        </w:rPr>
        <w:t> towers and a positive integer </w:t>
      </w:r>
      <w:r>
        <w:rPr>
          <w:rStyle w:val="Strong"/>
          <w:rFonts w:ascii="Arial" w:hAnsi="Arial" w:cs="Arial"/>
          <w:color w:val="333333"/>
          <w:sz w:val="27"/>
          <w:szCs w:val="27"/>
        </w:rPr>
        <w:t>K</w:t>
      </w:r>
      <w:r>
        <w:rPr>
          <w:rFonts w:ascii="Arial" w:hAnsi="Arial" w:cs="Arial"/>
          <w:color w:val="333333"/>
          <w:sz w:val="27"/>
          <w:szCs w:val="27"/>
        </w:rPr>
        <w:t>, you </w:t>
      </w:r>
      <w:r>
        <w:rPr>
          <w:rStyle w:val="Strong"/>
          <w:rFonts w:ascii="Arial" w:hAnsi="Arial" w:cs="Arial"/>
          <w:color w:val="333333"/>
          <w:sz w:val="27"/>
          <w:szCs w:val="27"/>
        </w:rPr>
        <w:t>have to</w:t>
      </w:r>
      <w:r>
        <w:rPr>
          <w:rFonts w:ascii="Arial" w:hAnsi="Arial" w:cs="Arial"/>
          <w:color w:val="333333"/>
          <w:sz w:val="27"/>
          <w:szCs w:val="27"/>
        </w:rPr>
        <w:t> modify the height of each tower either by increasing or decreasing them by </w:t>
      </w:r>
      <w:r>
        <w:rPr>
          <w:rStyle w:val="Strong"/>
          <w:rFonts w:ascii="Arial" w:hAnsi="Arial" w:cs="Arial"/>
          <w:color w:val="333333"/>
          <w:sz w:val="27"/>
          <w:szCs w:val="27"/>
        </w:rPr>
        <w:t>K</w:t>
      </w:r>
      <w:r>
        <w:rPr>
          <w:rFonts w:ascii="Arial" w:hAnsi="Arial" w:cs="Arial"/>
          <w:color w:val="333333"/>
          <w:sz w:val="27"/>
          <w:szCs w:val="27"/>
        </w:rPr>
        <w:t> only </w:t>
      </w:r>
      <w:r>
        <w:rPr>
          <w:rStyle w:val="Strong"/>
          <w:rFonts w:ascii="Arial" w:hAnsi="Arial" w:cs="Arial"/>
          <w:color w:val="333333"/>
          <w:sz w:val="27"/>
          <w:szCs w:val="27"/>
        </w:rPr>
        <w:t>once</w:t>
      </w:r>
      <w:r>
        <w:rPr>
          <w:rFonts w:ascii="Arial" w:hAnsi="Arial" w:cs="Arial"/>
          <w:color w:val="333333"/>
          <w:sz w:val="27"/>
          <w:szCs w:val="27"/>
        </w:rPr>
        <w:t>. After modifying, height should be a </w:t>
      </w:r>
      <w:r>
        <w:rPr>
          <w:rStyle w:val="Strong"/>
          <w:rFonts w:ascii="Arial" w:hAnsi="Arial" w:cs="Arial"/>
          <w:color w:val="333333"/>
          <w:sz w:val="27"/>
          <w:szCs w:val="27"/>
        </w:rPr>
        <w:t>non-negative</w:t>
      </w:r>
      <w:r>
        <w:rPr>
          <w:rFonts w:ascii="Arial" w:hAnsi="Arial" w:cs="Arial"/>
          <w:color w:val="333333"/>
          <w:sz w:val="27"/>
          <w:szCs w:val="27"/>
        </w:rPr>
        <w:t> integer. </w:t>
      </w:r>
      <w:r>
        <w:rPr>
          <w:rFonts w:ascii="Arial" w:hAnsi="Arial" w:cs="Arial"/>
          <w:color w:val="333333"/>
          <w:sz w:val="27"/>
          <w:szCs w:val="27"/>
        </w:rPr>
        <w:br/>
        <w:t>Find out what could be the possible minimum difference of the height of shortest and longest towers after you have modified each tower.</w:t>
      </w:r>
    </w:p>
    <w:p w14:paraId="6D448D5F" w14:textId="77777777" w:rsidR="00BC6CF1" w:rsidRDefault="00BC6CF1" w:rsidP="00BC6CF1">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A slight modification of the problem can be found </w:t>
      </w:r>
      <w:hyperlink r:id="rId96" w:tgtFrame="_blank" w:history="1">
        <w:r>
          <w:rPr>
            <w:rStyle w:val="Hyperlink"/>
            <w:rFonts w:ascii="Arial" w:hAnsi="Arial" w:cs="Arial"/>
            <w:color w:val="337AB7"/>
            <w:sz w:val="27"/>
            <w:szCs w:val="27"/>
          </w:rPr>
          <w:t>here</w:t>
        </w:r>
      </w:hyperlink>
      <w:r>
        <w:rPr>
          <w:rFonts w:ascii="Arial" w:hAnsi="Arial" w:cs="Arial"/>
          <w:color w:val="333333"/>
          <w:sz w:val="27"/>
          <w:szCs w:val="27"/>
        </w:rPr>
        <w:t>.</w:t>
      </w:r>
    </w:p>
    <w:p w14:paraId="79F07184" w14:textId="77777777" w:rsidR="00BC6CF1" w:rsidRDefault="00BC6CF1" w:rsidP="00BC6CF1">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hAnsi="Arial" w:cs="Arial"/>
          <w:color w:val="333333"/>
          <w:sz w:val="27"/>
          <w:szCs w:val="27"/>
        </w:rPr>
        <w:t>Example 1:</w:t>
      </w:r>
    </w:p>
    <w:p w14:paraId="183FC679"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Input:</w:t>
      </w:r>
    </w:p>
    <w:p w14:paraId="61ADCAA0"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K = 2, N = 4</w:t>
      </w:r>
    </w:p>
    <w:p w14:paraId="63433E94"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Arr[] = {1, 5, 8, 10}</w:t>
      </w:r>
    </w:p>
    <w:p w14:paraId="25C4A788"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Output:</w:t>
      </w:r>
    </w:p>
    <w:p w14:paraId="045BD83D"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5</w:t>
      </w:r>
    </w:p>
    <w:p w14:paraId="528348BE"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Explanation:</w:t>
      </w:r>
    </w:p>
    <w:p w14:paraId="118A7DCA"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The array can be modified as </w:t>
      </w:r>
    </w:p>
    <w:p w14:paraId="09085CEB" w14:textId="77777777" w:rsid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{3, 3, 6, 8}. The difference between </w:t>
      </w:r>
    </w:p>
    <w:p w14:paraId="6AC20585" w14:textId="2949BA73" w:rsidR="00C044F8" w:rsidRPr="00BC6CF1" w:rsidRDefault="00BC6CF1" w:rsidP="00BC6CF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the largest and the smallest is 8-3 = 5.</w:t>
      </w:r>
    </w:p>
    <w:p w14:paraId="48C7D309" w14:textId="3EDFC6E5" w:rsidR="00BC6CF1" w:rsidRPr="00BC6CF1" w:rsidRDefault="00C044F8" w:rsidP="00BC6CF1">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BC6CF1" w:rsidRPr="00BC6CF1">
        <w:t xml:space="preserve"> </w:t>
      </w:r>
      <w:r w:rsidR="00BC6CF1" w:rsidRPr="00BC6CF1">
        <w:rPr>
          <w:rFonts w:ascii="Consolas" w:eastAsia="Times New Roman" w:hAnsi="Consolas" w:cs="Courier New"/>
          <w:b/>
          <w:bCs/>
          <w:color w:val="333333"/>
          <w:sz w:val="21"/>
          <w:szCs w:val="21"/>
        </w:rPr>
        <w:t>int getMinDiff(int arr[], int n, int k) {</w:t>
      </w:r>
    </w:p>
    <w:p w14:paraId="34F7D204"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 code here</w:t>
      </w:r>
    </w:p>
    <w:p w14:paraId="2240C3D0"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sort(arr,arr+n);</w:t>
      </w:r>
    </w:p>
    <w:p w14:paraId="29A4CCAB"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int diff=arr[n-1]-arr[0];</w:t>
      </w:r>
    </w:p>
    <w:p w14:paraId="324C8840"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int maxi,mini;</w:t>
      </w:r>
    </w:p>
    <w:p w14:paraId="3D13C7B5"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for(int i=0;i&lt;n-1;i++){</w:t>
      </w:r>
    </w:p>
    <w:p w14:paraId="3AE13708"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if(arr[i+1]&lt;k){</w:t>
      </w:r>
    </w:p>
    <w:p w14:paraId="6D09044C"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continue;</w:t>
      </w:r>
    </w:p>
    <w:p w14:paraId="0DF6C203"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w:t>
      </w:r>
    </w:p>
    <w:p w14:paraId="4E7D9DDE"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else{</w:t>
      </w:r>
    </w:p>
    <w:p w14:paraId="441E3101"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mini=min(arr[0]+k,arr[i+1]-k);</w:t>
      </w:r>
    </w:p>
    <w:p w14:paraId="554AC7A8"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lastRenderedPageBreak/>
        <w:t xml:space="preserve">               maxi=max(arr[i]+k,arr[n-1]-k);</w:t>
      </w:r>
    </w:p>
    <w:p w14:paraId="30DA5F22"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diff=min(diff,maxi-mini);</w:t>
      </w:r>
    </w:p>
    <w:p w14:paraId="448072CB"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w:t>
      </w:r>
    </w:p>
    <w:p w14:paraId="0EC0AE9D"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w:t>
      </w:r>
    </w:p>
    <w:p w14:paraId="10F780D9" w14:textId="77777777" w:rsidR="00BC6CF1" w:rsidRPr="00BC6CF1"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return diff;</w:t>
      </w:r>
    </w:p>
    <w:p w14:paraId="28053F84" w14:textId="29DE125E" w:rsidR="00C044F8" w:rsidRDefault="00BC6CF1" w:rsidP="00BC6CF1">
      <w:pPr>
        <w:shd w:val="clear" w:color="auto" w:fill="FFFFFF"/>
        <w:spacing w:after="240" w:line="240" w:lineRule="auto"/>
        <w:rPr>
          <w:rFonts w:ascii="Consolas" w:eastAsia="Times New Roman" w:hAnsi="Consolas" w:cs="Courier New"/>
          <w:b/>
          <w:bCs/>
          <w:color w:val="333333"/>
          <w:sz w:val="21"/>
          <w:szCs w:val="21"/>
        </w:rPr>
      </w:pPr>
      <w:r w:rsidRPr="00BC6CF1">
        <w:rPr>
          <w:rFonts w:ascii="Consolas" w:eastAsia="Times New Roman" w:hAnsi="Consolas" w:cs="Courier New"/>
          <w:b/>
          <w:bCs/>
          <w:color w:val="333333"/>
          <w:sz w:val="21"/>
          <w:szCs w:val="21"/>
        </w:rPr>
        <w:t xml:space="preserve">   }</w:t>
      </w:r>
    </w:p>
    <w:p w14:paraId="57788E38" w14:textId="7D0A0AC7" w:rsidR="001C6719" w:rsidRPr="001C6719" w:rsidRDefault="00BC6CF1" w:rsidP="001C6719">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194)</w:t>
      </w:r>
      <w:r w:rsidR="001C6719" w:rsidRPr="001C6719">
        <w:rPr>
          <w:rFonts w:ascii="Segoe UI" w:hAnsi="Segoe UI" w:cs="Segoe UI"/>
          <w:color w:val="263238"/>
          <w:sz w:val="21"/>
          <w:szCs w:val="21"/>
        </w:rPr>
        <w:t xml:space="preserve"> Given two non-negative integers, </w:t>
      </w:r>
      <w:r w:rsidR="001C6719" w:rsidRPr="001C6719">
        <w:rPr>
          <w:rFonts w:ascii="Courier New" w:hAnsi="Courier New" w:cs="Courier New"/>
          <w:color w:val="546E7A"/>
          <w:sz w:val="20"/>
          <w:szCs w:val="20"/>
          <w:shd w:val="clear" w:color="auto" w:fill="F7F9FA"/>
        </w:rPr>
        <w:t>num1</w:t>
      </w:r>
      <w:r w:rsidR="001C6719" w:rsidRPr="001C6719">
        <w:rPr>
          <w:rFonts w:ascii="Segoe UI" w:hAnsi="Segoe UI" w:cs="Segoe UI"/>
          <w:color w:val="263238"/>
          <w:sz w:val="21"/>
          <w:szCs w:val="21"/>
        </w:rPr>
        <w:t> and </w:t>
      </w:r>
      <w:r w:rsidR="001C6719" w:rsidRPr="001C6719">
        <w:rPr>
          <w:rFonts w:ascii="Courier New" w:hAnsi="Courier New" w:cs="Courier New"/>
          <w:color w:val="546E7A"/>
          <w:sz w:val="20"/>
          <w:szCs w:val="20"/>
          <w:shd w:val="clear" w:color="auto" w:fill="F7F9FA"/>
        </w:rPr>
        <w:t>num2</w:t>
      </w:r>
      <w:r w:rsidR="001C6719" w:rsidRPr="001C6719">
        <w:rPr>
          <w:rFonts w:ascii="Segoe UI" w:hAnsi="Segoe UI" w:cs="Segoe UI"/>
          <w:color w:val="263238"/>
          <w:sz w:val="21"/>
          <w:szCs w:val="21"/>
        </w:rPr>
        <w:t> represented as string, return </w:t>
      </w:r>
      <w:r w:rsidR="001C6719" w:rsidRPr="001C6719">
        <w:rPr>
          <w:rFonts w:ascii="Segoe UI" w:hAnsi="Segoe UI" w:cs="Segoe UI"/>
          <w:i/>
          <w:iCs/>
          <w:color w:val="263238"/>
          <w:sz w:val="21"/>
          <w:szCs w:val="21"/>
        </w:rPr>
        <w:t>the sum of</w:t>
      </w:r>
      <w:r w:rsidR="001C6719" w:rsidRPr="001C6719">
        <w:rPr>
          <w:rFonts w:ascii="Segoe UI" w:hAnsi="Segoe UI" w:cs="Segoe UI"/>
          <w:color w:val="263238"/>
          <w:sz w:val="21"/>
          <w:szCs w:val="21"/>
        </w:rPr>
        <w:t> </w:t>
      </w:r>
      <w:r w:rsidR="001C6719" w:rsidRPr="001C6719">
        <w:rPr>
          <w:rFonts w:ascii="Courier New" w:hAnsi="Courier New" w:cs="Courier New"/>
          <w:color w:val="546E7A"/>
          <w:sz w:val="20"/>
          <w:szCs w:val="20"/>
          <w:shd w:val="clear" w:color="auto" w:fill="F7F9FA"/>
        </w:rPr>
        <w:t>num1</w:t>
      </w:r>
      <w:r w:rsidR="001C6719" w:rsidRPr="001C6719">
        <w:rPr>
          <w:rFonts w:ascii="Segoe UI" w:hAnsi="Segoe UI" w:cs="Segoe UI"/>
          <w:color w:val="263238"/>
          <w:sz w:val="21"/>
          <w:szCs w:val="21"/>
        </w:rPr>
        <w:t> </w:t>
      </w:r>
      <w:r w:rsidR="001C6719" w:rsidRPr="001C6719">
        <w:rPr>
          <w:rFonts w:ascii="Segoe UI" w:hAnsi="Segoe UI" w:cs="Segoe UI"/>
          <w:i/>
          <w:iCs/>
          <w:color w:val="263238"/>
          <w:sz w:val="21"/>
          <w:szCs w:val="21"/>
        </w:rPr>
        <w:t>and</w:t>
      </w:r>
      <w:r w:rsidR="001C6719" w:rsidRPr="001C6719">
        <w:rPr>
          <w:rFonts w:ascii="Segoe UI" w:hAnsi="Segoe UI" w:cs="Segoe UI"/>
          <w:color w:val="263238"/>
          <w:sz w:val="21"/>
          <w:szCs w:val="21"/>
        </w:rPr>
        <w:t> </w:t>
      </w:r>
      <w:r w:rsidR="001C6719" w:rsidRPr="001C6719">
        <w:rPr>
          <w:rFonts w:ascii="Courier New" w:hAnsi="Courier New" w:cs="Courier New"/>
          <w:color w:val="546E7A"/>
          <w:sz w:val="20"/>
          <w:szCs w:val="20"/>
          <w:shd w:val="clear" w:color="auto" w:fill="F7F9FA"/>
        </w:rPr>
        <w:t>num2</w:t>
      </w:r>
      <w:r w:rsidR="001C6719" w:rsidRPr="001C6719">
        <w:rPr>
          <w:rFonts w:ascii="Segoe UI" w:hAnsi="Segoe UI" w:cs="Segoe UI"/>
          <w:color w:val="263238"/>
          <w:sz w:val="21"/>
          <w:szCs w:val="21"/>
        </w:rPr>
        <w:t> </w:t>
      </w:r>
      <w:r w:rsidR="001C6719" w:rsidRPr="001C6719">
        <w:rPr>
          <w:rFonts w:ascii="Segoe UI" w:hAnsi="Segoe UI" w:cs="Segoe UI"/>
          <w:i/>
          <w:iCs/>
          <w:color w:val="263238"/>
          <w:sz w:val="21"/>
          <w:szCs w:val="21"/>
        </w:rPr>
        <w:t>as a string</w:t>
      </w:r>
      <w:r w:rsidR="001C6719" w:rsidRPr="001C6719">
        <w:rPr>
          <w:rFonts w:ascii="Segoe UI" w:hAnsi="Segoe UI" w:cs="Segoe UI"/>
          <w:color w:val="263238"/>
          <w:sz w:val="21"/>
          <w:szCs w:val="21"/>
        </w:rPr>
        <w:t>.</w:t>
      </w:r>
    </w:p>
    <w:p w14:paraId="46F4F05B" w14:textId="77777777" w:rsidR="001C6719" w:rsidRPr="001C6719" w:rsidRDefault="001C6719" w:rsidP="001C6719">
      <w:pPr>
        <w:shd w:val="clear" w:color="auto" w:fill="FFFFFF"/>
        <w:spacing w:after="240" w:line="240" w:lineRule="auto"/>
        <w:rPr>
          <w:rFonts w:ascii="Segoe UI" w:eastAsia="Times New Roman" w:hAnsi="Segoe UI" w:cs="Segoe UI"/>
          <w:color w:val="263238"/>
          <w:sz w:val="21"/>
          <w:szCs w:val="21"/>
        </w:rPr>
      </w:pPr>
      <w:r w:rsidRPr="001C6719">
        <w:rPr>
          <w:rFonts w:ascii="Segoe UI" w:eastAsia="Times New Roman" w:hAnsi="Segoe UI" w:cs="Segoe UI"/>
          <w:color w:val="263238"/>
          <w:sz w:val="21"/>
          <w:szCs w:val="21"/>
        </w:rPr>
        <w:t>You must solve the problem without using any built-in library for handling large integers (such as </w:t>
      </w:r>
      <w:r w:rsidRPr="001C6719">
        <w:rPr>
          <w:rFonts w:ascii="Courier New" w:eastAsia="Times New Roman" w:hAnsi="Courier New" w:cs="Courier New"/>
          <w:color w:val="546E7A"/>
          <w:sz w:val="20"/>
          <w:szCs w:val="20"/>
          <w:shd w:val="clear" w:color="auto" w:fill="F7F9FA"/>
        </w:rPr>
        <w:t>BigInteger</w:t>
      </w:r>
      <w:r w:rsidRPr="001C6719">
        <w:rPr>
          <w:rFonts w:ascii="Segoe UI" w:eastAsia="Times New Roman" w:hAnsi="Segoe UI" w:cs="Segoe UI"/>
          <w:color w:val="263238"/>
          <w:sz w:val="21"/>
          <w:szCs w:val="21"/>
        </w:rPr>
        <w:t>). You must also not convert the inputs to integers directly.</w:t>
      </w:r>
    </w:p>
    <w:p w14:paraId="3DB5B01F" w14:textId="77777777" w:rsidR="001C6719" w:rsidRPr="001C6719" w:rsidRDefault="001C6719" w:rsidP="001C6719">
      <w:pPr>
        <w:shd w:val="clear" w:color="auto" w:fill="FFFFFF"/>
        <w:spacing w:after="240" w:line="240" w:lineRule="auto"/>
        <w:rPr>
          <w:rFonts w:ascii="Segoe UI" w:eastAsia="Times New Roman" w:hAnsi="Segoe UI" w:cs="Segoe UI"/>
          <w:color w:val="263238"/>
          <w:sz w:val="21"/>
          <w:szCs w:val="21"/>
        </w:rPr>
      </w:pPr>
      <w:r w:rsidRPr="001C6719">
        <w:rPr>
          <w:rFonts w:ascii="Segoe UI" w:eastAsia="Times New Roman" w:hAnsi="Segoe UI" w:cs="Segoe UI"/>
          <w:color w:val="263238"/>
          <w:sz w:val="21"/>
          <w:szCs w:val="21"/>
        </w:rPr>
        <w:t> </w:t>
      </w:r>
    </w:p>
    <w:p w14:paraId="7E325FA9" w14:textId="77777777" w:rsidR="001C6719" w:rsidRPr="001C6719" w:rsidRDefault="001C6719" w:rsidP="001C6719">
      <w:pPr>
        <w:shd w:val="clear" w:color="auto" w:fill="FFFFFF"/>
        <w:spacing w:after="240" w:line="240" w:lineRule="auto"/>
        <w:rPr>
          <w:rFonts w:ascii="Segoe UI" w:eastAsia="Times New Roman" w:hAnsi="Segoe UI" w:cs="Segoe UI"/>
          <w:color w:val="263238"/>
          <w:sz w:val="21"/>
          <w:szCs w:val="21"/>
        </w:rPr>
      </w:pPr>
      <w:r w:rsidRPr="001C6719">
        <w:rPr>
          <w:rFonts w:ascii="Segoe UI" w:eastAsia="Times New Roman" w:hAnsi="Segoe UI" w:cs="Segoe UI"/>
          <w:b/>
          <w:bCs/>
          <w:color w:val="263238"/>
          <w:sz w:val="21"/>
          <w:szCs w:val="21"/>
        </w:rPr>
        <w:t>Example 1:</w:t>
      </w:r>
    </w:p>
    <w:p w14:paraId="6D8CE4C1" w14:textId="77777777" w:rsidR="001C6719" w:rsidRPr="001C6719" w:rsidRDefault="001C6719" w:rsidP="001C67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719">
        <w:rPr>
          <w:rFonts w:ascii="Consolas" w:eastAsia="Times New Roman" w:hAnsi="Consolas" w:cs="Courier New"/>
          <w:b/>
          <w:bCs/>
          <w:color w:val="263238"/>
          <w:sz w:val="20"/>
          <w:szCs w:val="20"/>
        </w:rPr>
        <w:t>Input:</w:t>
      </w:r>
      <w:r w:rsidRPr="001C6719">
        <w:rPr>
          <w:rFonts w:ascii="Consolas" w:eastAsia="Times New Roman" w:hAnsi="Consolas" w:cs="Courier New"/>
          <w:color w:val="263238"/>
          <w:sz w:val="20"/>
          <w:szCs w:val="20"/>
        </w:rPr>
        <w:t xml:space="preserve"> num1 = "11", num2 = "123"</w:t>
      </w:r>
    </w:p>
    <w:p w14:paraId="47735C17" w14:textId="1B62E19F" w:rsidR="00BC6CF1" w:rsidRPr="001C6719" w:rsidRDefault="001C6719" w:rsidP="001C67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719">
        <w:rPr>
          <w:rFonts w:ascii="Consolas" w:eastAsia="Times New Roman" w:hAnsi="Consolas" w:cs="Courier New"/>
          <w:b/>
          <w:bCs/>
          <w:color w:val="263238"/>
          <w:sz w:val="20"/>
          <w:szCs w:val="20"/>
        </w:rPr>
        <w:t>Output:</w:t>
      </w:r>
      <w:r w:rsidRPr="001C6719">
        <w:rPr>
          <w:rFonts w:ascii="Consolas" w:eastAsia="Times New Roman" w:hAnsi="Consolas" w:cs="Courier New"/>
          <w:color w:val="263238"/>
          <w:sz w:val="20"/>
          <w:szCs w:val="20"/>
        </w:rPr>
        <w:t xml:space="preserve"> "134"</w:t>
      </w:r>
    </w:p>
    <w:p w14:paraId="6623D487" w14:textId="77777777" w:rsidR="001C6719" w:rsidRPr="001C6719" w:rsidRDefault="00BC6CF1" w:rsidP="001C6719">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1C6719" w:rsidRPr="001C6719">
        <w:rPr>
          <w:rFonts w:ascii="Consolas" w:eastAsia="Times New Roman" w:hAnsi="Consolas" w:cs="Courier New"/>
          <w:b/>
          <w:bCs/>
          <w:color w:val="333333"/>
          <w:sz w:val="21"/>
          <w:szCs w:val="21"/>
        </w:rPr>
        <w:t xml:space="preserve"> string addStrings(string num1, string num2) {</w:t>
      </w:r>
    </w:p>
    <w:p w14:paraId="079D2540"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int n=num1.size()-1;</w:t>
      </w:r>
    </w:p>
    <w:p w14:paraId="32AAB270"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int m=num2.size()-1;</w:t>
      </w:r>
    </w:p>
    <w:p w14:paraId="598C3047"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int carry=0;</w:t>
      </w:r>
    </w:p>
    <w:p w14:paraId="7224F978"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string ans="";</w:t>
      </w:r>
    </w:p>
    <w:p w14:paraId="0F835D18"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while(n&gt;=0||m&gt;=0||carry)</w:t>
      </w:r>
    </w:p>
    <w:p w14:paraId="3D9715CB"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w:t>
      </w:r>
    </w:p>
    <w:p w14:paraId="682BEFCD"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if(n&gt;=0)</w:t>
      </w:r>
    </w:p>
    <w:p w14:paraId="789B6A41"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carry+=num1[n--]-'0';</w:t>
      </w:r>
    </w:p>
    <w:p w14:paraId="7D483732"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if(m&gt;=0)</w:t>
      </w:r>
    </w:p>
    <w:p w14:paraId="567A7578"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carry+=num2[m--]-'0';</w:t>
      </w:r>
    </w:p>
    <w:p w14:paraId="32F9639F"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ans=to_string(carry%10)+ans;</w:t>
      </w:r>
    </w:p>
    <w:p w14:paraId="246F9B3D"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carry/=10;</w:t>
      </w:r>
    </w:p>
    <w:p w14:paraId="68A329C8"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lastRenderedPageBreak/>
        <w:t xml:space="preserve">       }</w:t>
      </w:r>
    </w:p>
    <w:p w14:paraId="5686C774"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w:t>
      </w:r>
    </w:p>
    <w:p w14:paraId="0B9E9944" w14:textId="77777777" w:rsidR="001C6719" w:rsidRPr="001C6719"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return carry?"1"+ans:ans;</w:t>
      </w:r>
    </w:p>
    <w:p w14:paraId="20510454" w14:textId="3655C445" w:rsidR="00BC6CF1" w:rsidRDefault="001C6719" w:rsidP="001C6719">
      <w:pPr>
        <w:shd w:val="clear" w:color="auto" w:fill="FFFFFF"/>
        <w:spacing w:after="240" w:line="240" w:lineRule="auto"/>
        <w:rPr>
          <w:rFonts w:ascii="Consolas" w:eastAsia="Times New Roman" w:hAnsi="Consolas" w:cs="Courier New"/>
          <w:b/>
          <w:bCs/>
          <w:color w:val="333333"/>
          <w:sz w:val="21"/>
          <w:szCs w:val="21"/>
        </w:rPr>
      </w:pPr>
      <w:r w:rsidRPr="001C6719">
        <w:rPr>
          <w:rFonts w:ascii="Consolas" w:eastAsia="Times New Roman" w:hAnsi="Consolas" w:cs="Courier New"/>
          <w:b/>
          <w:bCs/>
          <w:color w:val="333333"/>
          <w:sz w:val="21"/>
          <w:szCs w:val="21"/>
        </w:rPr>
        <w:t xml:space="preserve">    }</w:t>
      </w:r>
    </w:p>
    <w:p w14:paraId="37B53C26" w14:textId="4DE744DD" w:rsidR="00DD127D" w:rsidRPr="00DD127D" w:rsidRDefault="001C6719" w:rsidP="00DD127D">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195)</w:t>
      </w:r>
      <w:r w:rsidR="00DD127D" w:rsidRPr="00DD127D">
        <w:rPr>
          <w:rFonts w:ascii="Segoe UI" w:hAnsi="Segoe UI" w:cs="Segoe UI"/>
          <w:color w:val="263238"/>
          <w:sz w:val="21"/>
          <w:szCs w:val="21"/>
        </w:rPr>
        <w:t xml:space="preserve"> Given a signed 32-bit integer </w:t>
      </w:r>
      <w:r w:rsidR="00DD127D" w:rsidRPr="00DD127D">
        <w:rPr>
          <w:rFonts w:ascii="Courier New" w:hAnsi="Courier New" w:cs="Courier New"/>
          <w:color w:val="546E7A"/>
          <w:sz w:val="20"/>
          <w:szCs w:val="20"/>
          <w:shd w:val="clear" w:color="auto" w:fill="F7F9FA"/>
        </w:rPr>
        <w:t>x</w:t>
      </w:r>
      <w:r w:rsidR="00DD127D" w:rsidRPr="00DD127D">
        <w:rPr>
          <w:rFonts w:ascii="Segoe UI" w:hAnsi="Segoe UI" w:cs="Segoe UI"/>
          <w:color w:val="263238"/>
          <w:sz w:val="21"/>
          <w:szCs w:val="21"/>
        </w:rPr>
        <w:t>, return </w:t>
      </w:r>
      <w:r w:rsidR="00DD127D" w:rsidRPr="00DD127D">
        <w:rPr>
          <w:rFonts w:ascii="Courier New" w:hAnsi="Courier New" w:cs="Courier New"/>
          <w:color w:val="546E7A"/>
          <w:sz w:val="20"/>
          <w:szCs w:val="20"/>
          <w:shd w:val="clear" w:color="auto" w:fill="F7F9FA"/>
        </w:rPr>
        <w:t>x</w:t>
      </w:r>
      <w:r w:rsidR="00DD127D" w:rsidRPr="00DD127D">
        <w:rPr>
          <w:rFonts w:ascii="Segoe UI" w:hAnsi="Segoe UI" w:cs="Segoe UI"/>
          <w:i/>
          <w:iCs/>
          <w:color w:val="263238"/>
          <w:sz w:val="21"/>
          <w:szCs w:val="21"/>
        </w:rPr>
        <w:t> with its digits reversed</w:t>
      </w:r>
      <w:r w:rsidR="00DD127D" w:rsidRPr="00DD127D">
        <w:rPr>
          <w:rFonts w:ascii="Segoe UI" w:hAnsi="Segoe UI" w:cs="Segoe UI"/>
          <w:color w:val="263238"/>
          <w:sz w:val="21"/>
          <w:szCs w:val="21"/>
        </w:rPr>
        <w:t>. If reversing </w:t>
      </w:r>
      <w:r w:rsidR="00DD127D" w:rsidRPr="00DD127D">
        <w:rPr>
          <w:rFonts w:ascii="Courier New" w:hAnsi="Courier New" w:cs="Courier New"/>
          <w:color w:val="546E7A"/>
          <w:sz w:val="20"/>
          <w:szCs w:val="20"/>
          <w:shd w:val="clear" w:color="auto" w:fill="F7F9FA"/>
        </w:rPr>
        <w:t>x</w:t>
      </w:r>
      <w:r w:rsidR="00DD127D" w:rsidRPr="00DD127D">
        <w:rPr>
          <w:rFonts w:ascii="Segoe UI" w:hAnsi="Segoe UI" w:cs="Segoe UI"/>
          <w:color w:val="263238"/>
          <w:sz w:val="21"/>
          <w:szCs w:val="21"/>
        </w:rPr>
        <w:t> causes the value to go outside the signed 32-bit integer range </w:t>
      </w:r>
      <w:r w:rsidR="00DD127D" w:rsidRPr="00DD127D">
        <w:rPr>
          <w:rFonts w:ascii="Courier New" w:hAnsi="Courier New" w:cs="Courier New"/>
          <w:color w:val="546E7A"/>
          <w:sz w:val="20"/>
          <w:szCs w:val="20"/>
          <w:shd w:val="clear" w:color="auto" w:fill="F7F9FA"/>
        </w:rPr>
        <w:t>[-2</w:t>
      </w:r>
      <w:r w:rsidR="00DD127D" w:rsidRPr="00DD127D">
        <w:rPr>
          <w:rFonts w:ascii="Courier New" w:hAnsi="Courier New" w:cs="Courier New"/>
          <w:color w:val="546E7A"/>
          <w:sz w:val="15"/>
          <w:szCs w:val="15"/>
          <w:shd w:val="clear" w:color="auto" w:fill="F7F9FA"/>
          <w:vertAlign w:val="superscript"/>
        </w:rPr>
        <w:t>31</w:t>
      </w:r>
      <w:r w:rsidR="00DD127D" w:rsidRPr="00DD127D">
        <w:rPr>
          <w:rFonts w:ascii="Courier New" w:hAnsi="Courier New" w:cs="Courier New"/>
          <w:color w:val="546E7A"/>
          <w:sz w:val="20"/>
          <w:szCs w:val="20"/>
          <w:shd w:val="clear" w:color="auto" w:fill="F7F9FA"/>
        </w:rPr>
        <w:t>, 2</w:t>
      </w:r>
      <w:r w:rsidR="00DD127D" w:rsidRPr="00DD127D">
        <w:rPr>
          <w:rFonts w:ascii="Courier New" w:hAnsi="Courier New" w:cs="Courier New"/>
          <w:color w:val="546E7A"/>
          <w:sz w:val="15"/>
          <w:szCs w:val="15"/>
          <w:shd w:val="clear" w:color="auto" w:fill="F7F9FA"/>
          <w:vertAlign w:val="superscript"/>
        </w:rPr>
        <w:t>31</w:t>
      </w:r>
      <w:r w:rsidR="00DD127D" w:rsidRPr="00DD127D">
        <w:rPr>
          <w:rFonts w:ascii="Courier New" w:hAnsi="Courier New" w:cs="Courier New"/>
          <w:color w:val="546E7A"/>
          <w:sz w:val="20"/>
          <w:szCs w:val="20"/>
          <w:shd w:val="clear" w:color="auto" w:fill="F7F9FA"/>
        </w:rPr>
        <w:t> - 1]</w:t>
      </w:r>
      <w:r w:rsidR="00DD127D" w:rsidRPr="00DD127D">
        <w:rPr>
          <w:rFonts w:ascii="Segoe UI" w:hAnsi="Segoe UI" w:cs="Segoe UI"/>
          <w:color w:val="263238"/>
          <w:sz w:val="21"/>
          <w:szCs w:val="21"/>
        </w:rPr>
        <w:t>, then return </w:t>
      </w:r>
      <w:r w:rsidR="00DD127D" w:rsidRPr="00DD127D">
        <w:rPr>
          <w:rFonts w:ascii="Courier New" w:hAnsi="Courier New" w:cs="Courier New"/>
          <w:color w:val="546E7A"/>
          <w:sz w:val="20"/>
          <w:szCs w:val="20"/>
          <w:shd w:val="clear" w:color="auto" w:fill="F7F9FA"/>
        </w:rPr>
        <w:t>0</w:t>
      </w:r>
      <w:r w:rsidR="00DD127D" w:rsidRPr="00DD127D">
        <w:rPr>
          <w:rFonts w:ascii="Segoe UI" w:hAnsi="Segoe UI" w:cs="Segoe UI"/>
          <w:color w:val="263238"/>
          <w:sz w:val="21"/>
          <w:szCs w:val="21"/>
        </w:rPr>
        <w:t>.</w:t>
      </w:r>
    </w:p>
    <w:p w14:paraId="0194B5AD" w14:textId="621D7209" w:rsidR="00DD127D" w:rsidRPr="00DD127D" w:rsidRDefault="00DD127D" w:rsidP="00DD127D">
      <w:pPr>
        <w:shd w:val="clear" w:color="auto" w:fill="FFFFFF"/>
        <w:spacing w:after="240" w:line="240" w:lineRule="auto"/>
        <w:rPr>
          <w:rFonts w:ascii="Segoe UI" w:eastAsia="Times New Roman" w:hAnsi="Segoe UI" w:cs="Segoe UI"/>
          <w:color w:val="263238"/>
          <w:sz w:val="21"/>
          <w:szCs w:val="21"/>
        </w:rPr>
      </w:pPr>
      <w:r w:rsidRPr="00DD127D">
        <w:rPr>
          <w:rFonts w:ascii="Segoe UI" w:eastAsia="Times New Roman" w:hAnsi="Segoe UI" w:cs="Segoe UI"/>
          <w:b/>
          <w:bCs/>
          <w:color w:val="263238"/>
          <w:sz w:val="21"/>
          <w:szCs w:val="21"/>
        </w:rPr>
        <w:t>Assume the environment does not allow you to store 64-bit integers (signed or unsigned).</w:t>
      </w:r>
    </w:p>
    <w:p w14:paraId="410A5E1A" w14:textId="77777777" w:rsidR="00DD127D" w:rsidRPr="00DD127D" w:rsidRDefault="00DD127D" w:rsidP="00DD127D">
      <w:pPr>
        <w:shd w:val="clear" w:color="auto" w:fill="FFFFFF"/>
        <w:spacing w:after="240" w:line="240" w:lineRule="auto"/>
        <w:rPr>
          <w:rFonts w:ascii="Segoe UI" w:eastAsia="Times New Roman" w:hAnsi="Segoe UI" w:cs="Segoe UI"/>
          <w:color w:val="263238"/>
          <w:sz w:val="21"/>
          <w:szCs w:val="21"/>
        </w:rPr>
      </w:pPr>
      <w:r w:rsidRPr="00DD127D">
        <w:rPr>
          <w:rFonts w:ascii="Segoe UI" w:eastAsia="Times New Roman" w:hAnsi="Segoe UI" w:cs="Segoe UI"/>
          <w:b/>
          <w:bCs/>
          <w:color w:val="263238"/>
          <w:sz w:val="21"/>
          <w:szCs w:val="21"/>
        </w:rPr>
        <w:t>Example 1:</w:t>
      </w:r>
    </w:p>
    <w:p w14:paraId="45C8E463" w14:textId="77777777" w:rsidR="00DD127D" w:rsidRPr="00DD127D" w:rsidRDefault="00DD127D" w:rsidP="00DD1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127D">
        <w:rPr>
          <w:rFonts w:ascii="Consolas" w:eastAsia="Times New Roman" w:hAnsi="Consolas" w:cs="Courier New"/>
          <w:b/>
          <w:bCs/>
          <w:color w:val="263238"/>
          <w:sz w:val="20"/>
          <w:szCs w:val="20"/>
        </w:rPr>
        <w:t>Input:</w:t>
      </w:r>
      <w:r w:rsidRPr="00DD127D">
        <w:rPr>
          <w:rFonts w:ascii="Consolas" w:eastAsia="Times New Roman" w:hAnsi="Consolas" w:cs="Courier New"/>
          <w:color w:val="263238"/>
          <w:sz w:val="20"/>
          <w:szCs w:val="20"/>
        </w:rPr>
        <w:t xml:space="preserve"> x = 123</w:t>
      </w:r>
    </w:p>
    <w:p w14:paraId="135767FB" w14:textId="01CEB736" w:rsidR="001C6719" w:rsidRPr="00DD127D" w:rsidRDefault="00DD127D" w:rsidP="00DD1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127D">
        <w:rPr>
          <w:rFonts w:ascii="Consolas" w:eastAsia="Times New Roman" w:hAnsi="Consolas" w:cs="Courier New"/>
          <w:b/>
          <w:bCs/>
          <w:color w:val="263238"/>
          <w:sz w:val="20"/>
          <w:szCs w:val="20"/>
        </w:rPr>
        <w:t>Output:</w:t>
      </w:r>
      <w:r w:rsidRPr="00DD127D">
        <w:rPr>
          <w:rFonts w:ascii="Consolas" w:eastAsia="Times New Roman" w:hAnsi="Consolas" w:cs="Courier New"/>
          <w:color w:val="263238"/>
          <w:sz w:val="20"/>
          <w:szCs w:val="20"/>
        </w:rPr>
        <w:t xml:space="preserve"> 321</w:t>
      </w:r>
    </w:p>
    <w:p w14:paraId="3802472C" w14:textId="77777777" w:rsidR="00DD127D" w:rsidRPr="00DD127D" w:rsidRDefault="001C6719" w:rsidP="00DD127D">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DD127D" w:rsidRPr="00DD127D">
        <w:rPr>
          <w:rFonts w:ascii="Consolas" w:eastAsia="Times New Roman" w:hAnsi="Consolas" w:cs="Courier New"/>
          <w:b/>
          <w:bCs/>
          <w:color w:val="333333"/>
          <w:sz w:val="21"/>
          <w:szCs w:val="21"/>
        </w:rPr>
        <w:t xml:space="preserve"> int reverse(int x) {</w:t>
      </w:r>
    </w:p>
    <w:p w14:paraId="4A7143DE"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long long ans=0;</w:t>
      </w:r>
    </w:p>
    <w:p w14:paraId="7645702A"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while(x)</w:t>
      </w:r>
    </w:p>
    <w:p w14:paraId="60ECF743"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w:t>
      </w:r>
    </w:p>
    <w:p w14:paraId="7DD6B6DA"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ans=ans*10+x%10;</w:t>
      </w:r>
    </w:p>
    <w:p w14:paraId="3131D084"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x/=10;</w:t>
      </w:r>
    </w:p>
    <w:p w14:paraId="5F193397"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w:t>
      </w:r>
    </w:p>
    <w:p w14:paraId="64DD0750" w14:textId="77777777" w:rsidR="00DD127D" w:rsidRPr="00DD127D"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return (ans&lt;INT_MIN||ans&gt;INT_MAX)?0:ans;;</w:t>
      </w:r>
    </w:p>
    <w:p w14:paraId="14332950" w14:textId="793C7269" w:rsidR="001C6719" w:rsidRDefault="00DD127D" w:rsidP="00DD127D">
      <w:pPr>
        <w:shd w:val="clear" w:color="auto" w:fill="FFFFFF"/>
        <w:spacing w:after="240" w:line="240" w:lineRule="auto"/>
        <w:rPr>
          <w:rFonts w:ascii="Consolas" w:eastAsia="Times New Roman" w:hAnsi="Consolas" w:cs="Courier New"/>
          <w:b/>
          <w:bCs/>
          <w:color w:val="333333"/>
          <w:sz w:val="21"/>
          <w:szCs w:val="21"/>
        </w:rPr>
      </w:pPr>
      <w:r w:rsidRPr="00DD127D">
        <w:rPr>
          <w:rFonts w:ascii="Consolas" w:eastAsia="Times New Roman" w:hAnsi="Consolas" w:cs="Courier New"/>
          <w:b/>
          <w:bCs/>
          <w:color w:val="333333"/>
          <w:sz w:val="21"/>
          <w:szCs w:val="21"/>
        </w:rPr>
        <w:t xml:space="preserve">    }</w:t>
      </w:r>
    </w:p>
    <w:p w14:paraId="1EFE0E26" w14:textId="5F5A9F37" w:rsidR="003B1767" w:rsidRPr="003B1767" w:rsidRDefault="003B1767" w:rsidP="00DD127D">
      <w:pPr>
        <w:shd w:val="clear" w:color="auto" w:fill="FFFFFF"/>
        <w:spacing w:after="240" w:line="240" w:lineRule="auto"/>
        <w:rPr>
          <w:rFonts w:ascii="Consolas" w:eastAsia="Times New Roman" w:hAnsi="Consolas" w:cs="Courier New"/>
          <w:b/>
          <w:bCs/>
          <w:color w:val="333333"/>
          <w:sz w:val="21"/>
          <w:szCs w:val="21"/>
          <w:highlight w:val="cyan"/>
        </w:rPr>
      </w:pPr>
      <w:r w:rsidRPr="003B1767">
        <w:rPr>
          <w:rFonts w:ascii="Consolas" w:eastAsia="Times New Roman" w:hAnsi="Consolas" w:cs="Courier New"/>
          <w:b/>
          <w:bCs/>
          <w:color w:val="333333"/>
          <w:sz w:val="21"/>
          <w:szCs w:val="21"/>
          <w:highlight w:val="cyan"/>
        </w:rPr>
        <w:t>CHECK IF NUMBER IS PALINDROME OR NOT?</w:t>
      </w:r>
    </w:p>
    <w:p w14:paraId="329AD92C" w14:textId="5D75A2DF" w:rsidR="003B1767" w:rsidRPr="003B1767" w:rsidRDefault="003B1767" w:rsidP="00DD127D">
      <w:pPr>
        <w:shd w:val="clear" w:color="auto" w:fill="FFFFFF"/>
        <w:spacing w:after="240" w:line="240" w:lineRule="auto"/>
        <w:rPr>
          <w:rFonts w:ascii="Consolas" w:eastAsia="Times New Roman" w:hAnsi="Consolas" w:cs="Courier New"/>
          <w:b/>
          <w:bCs/>
          <w:color w:val="333333"/>
          <w:sz w:val="21"/>
          <w:szCs w:val="21"/>
          <w:highlight w:val="cyan"/>
        </w:rPr>
      </w:pPr>
      <w:r w:rsidRPr="003B1767">
        <w:rPr>
          <w:rFonts w:ascii="Consolas" w:eastAsia="Times New Roman" w:hAnsi="Consolas" w:cs="Courier New"/>
          <w:b/>
          <w:bCs/>
          <w:color w:val="333333"/>
          <w:sz w:val="21"/>
          <w:szCs w:val="21"/>
          <w:highlight w:val="cyan"/>
        </w:rPr>
        <w:t>:N=121     THEN CALCULATE ANS=ANS*10+N%10;  N/=10;</w:t>
      </w:r>
    </w:p>
    <w:p w14:paraId="04F62D51" w14:textId="6CA4BAF8" w:rsidR="003B1767" w:rsidRDefault="003B1767" w:rsidP="00DD127D">
      <w:pPr>
        <w:shd w:val="clear" w:color="auto" w:fill="FFFFFF"/>
        <w:spacing w:after="240" w:line="240" w:lineRule="auto"/>
        <w:rPr>
          <w:rFonts w:ascii="Consolas" w:eastAsia="Times New Roman" w:hAnsi="Consolas" w:cs="Courier New"/>
          <w:b/>
          <w:bCs/>
          <w:color w:val="333333"/>
          <w:sz w:val="21"/>
          <w:szCs w:val="21"/>
        </w:rPr>
      </w:pPr>
      <w:r w:rsidRPr="003B1767">
        <w:rPr>
          <w:rFonts w:ascii="Consolas" w:eastAsia="Times New Roman" w:hAnsi="Consolas" w:cs="Courier New"/>
          <w:b/>
          <w:bCs/>
          <w:color w:val="333333"/>
          <w:sz w:val="21"/>
          <w:szCs w:val="21"/>
          <w:highlight w:val="cyan"/>
        </w:rPr>
        <w:t>THEN CALCULATE 121-121(ANS)   =&gt;IF IT IS 0 THE N IS PALINDROME OTHERWISE NOT A PALINDROME</w:t>
      </w:r>
    </w:p>
    <w:p w14:paraId="36D5C862" w14:textId="45584036" w:rsidR="00651381" w:rsidRPr="00651381" w:rsidRDefault="00DD127D" w:rsidP="00651381">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196)</w:t>
      </w:r>
      <w:r w:rsidR="00651381" w:rsidRPr="00651381">
        <w:rPr>
          <w:rFonts w:ascii="Segoe UI" w:hAnsi="Segoe UI" w:cs="Segoe UI"/>
          <w:color w:val="263238"/>
          <w:sz w:val="21"/>
          <w:szCs w:val="21"/>
        </w:rPr>
        <w:t xml:space="preserve"> Given two binary strings </w:t>
      </w:r>
      <w:r w:rsidR="00651381" w:rsidRPr="00651381">
        <w:rPr>
          <w:rFonts w:ascii="Courier New" w:hAnsi="Courier New" w:cs="Courier New"/>
          <w:color w:val="546E7A"/>
          <w:sz w:val="20"/>
          <w:szCs w:val="20"/>
          <w:shd w:val="clear" w:color="auto" w:fill="F7F9FA"/>
        </w:rPr>
        <w:t>a</w:t>
      </w:r>
      <w:r w:rsidR="00651381" w:rsidRPr="00651381">
        <w:rPr>
          <w:rFonts w:ascii="Segoe UI" w:hAnsi="Segoe UI" w:cs="Segoe UI"/>
          <w:color w:val="263238"/>
          <w:sz w:val="21"/>
          <w:szCs w:val="21"/>
        </w:rPr>
        <w:t> and </w:t>
      </w:r>
      <w:r w:rsidR="00651381" w:rsidRPr="00651381">
        <w:rPr>
          <w:rFonts w:ascii="Courier New" w:hAnsi="Courier New" w:cs="Courier New"/>
          <w:color w:val="546E7A"/>
          <w:sz w:val="20"/>
          <w:szCs w:val="20"/>
          <w:shd w:val="clear" w:color="auto" w:fill="F7F9FA"/>
        </w:rPr>
        <w:t>b</w:t>
      </w:r>
      <w:r w:rsidR="00651381" w:rsidRPr="00651381">
        <w:rPr>
          <w:rFonts w:ascii="Segoe UI" w:hAnsi="Segoe UI" w:cs="Segoe UI"/>
          <w:color w:val="263238"/>
          <w:sz w:val="21"/>
          <w:szCs w:val="21"/>
        </w:rPr>
        <w:t>, return </w:t>
      </w:r>
      <w:r w:rsidR="00651381" w:rsidRPr="00651381">
        <w:rPr>
          <w:rFonts w:ascii="Segoe UI" w:hAnsi="Segoe UI" w:cs="Segoe UI"/>
          <w:i/>
          <w:iCs/>
          <w:color w:val="263238"/>
          <w:sz w:val="21"/>
          <w:szCs w:val="21"/>
        </w:rPr>
        <w:t>their sum as a binary string</w:t>
      </w:r>
      <w:r w:rsidR="00651381" w:rsidRPr="00651381">
        <w:rPr>
          <w:rFonts w:ascii="Segoe UI" w:hAnsi="Segoe UI" w:cs="Segoe UI"/>
          <w:color w:val="263238"/>
          <w:sz w:val="21"/>
          <w:szCs w:val="21"/>
        </w:rPr>
        <w:t>.</w:t>
      </w:r>
    </w:p>
    <w:p w14:paraId="427518F0" w14:textId="77777777" w:rsidR="00651381" w:rsidRPr="00651381" w:rsidRDefault="00651381" w:rsidP="00651381">
      <w:pPr>
        <w:shd w:val="clear" w:color="auto" w:fill="FFFFFF"/>
        <w:spacing w:after="240" w:line="240" w:lineRule="auto"/>
        <w:rPr>
          <w:rFonts w:ascii="Segoe UI" w:eastAsia="Times New Roman" w:hAnsi="Segoe UI" w:cs="Segoe UI"/>
          <w:color w:val="263238"/>
          <w:sz w:val="21"/>
          <w:szCs w:val="21"/>
        </w:rPr>
      </w:pPr>
      <w:r w:rsidRPr="00651381">
        <w:rPr>
          <w:rFonts w:ascii="Segoe UI" w:eastAsia="Times New Roman" w:hAnsi="Segoe UI" w:cs="Segoe UI"/>
          <w:color w:val="263238"/>
          <w:sz w:val="21"/>
          <w:szCs w:val="21"/>
        </w:rPr>
        <w:t> </w:t>
      </w:r>
    </w:p>
    <w:p w14:paraId="214A9804" w14:textId="77777777" w:rsidR="00651381" w:rsidRPr="00651381" w:rsidRDefault="00651381" w:rsidP="00651381">
      <w:pPr>
        <w:shd w:val="clear" w:color="auto" w:fill="FFFFFF"/>
        <w:spacing w:after="240" w:line="240" w:lineRule="auto"/>
        <w:rPr>
          <w:rFonts w:ascii="Segoe UI" w:eastAsia="Times New Roman" w:hAnsi="Segoe UI" w:cs="Segoe UI"/>
          <w:color w:val="263238"/>
          <w:sz w:val="21"/>
          <w:szCs w:val="21"/>
        </w:rPr>
      </w:pPr>
      <w:r w:rsidRPr="00651381">
        <w:rPr>
          <w:rFonts w:ascii="Segoe UI" w:eastAsia="Times New Roman" w:hAnsi="Segoe UI" w:cs="Segoe UI"/>
          <w:b/>
          <w:bCs/>
          <w:color w:val="263238"/>
          <w:sz w:val="21"/>
          <w:szCs w:val="21"/>
        </w:rPr>
        <w:t>Example 1:</w:t>
      </w:r>
    </w:p>
    <w:p w14:paraId="45B6895A" w14:textId="77777777" w:rsidR="00651381" w:rsidRPr="00651381" w:rsidRDefault="00651381" w:rsidP="006513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51381">
        <w:rPr>
          <w:rFonts w:ascii="Consolas" w:eastAsia="Times New Roman" w:hAnsi="Consolas" w:cs="Courier New"/>
          <w:b/>
          <w:bCs/>
          <w:color w:val="263238"/>
          <w:sz w:val="20"/>
          <w:szCs w:val="20"/>
        </w:rPr>
        <w:t>Input:</w:t>
      </w:r>
      <w:r w:rsidRPr="00651381">
        <w:rPr>
          <w:rFonts w:ascii="Consolas" w:eastAsia="Times New Roman" w:hAnsi="Consolas" w:cs="Courier New"/>
          <w:color w:val="263238"/>
          <w:sz w:val="20"/>
          <w:szCs w:val="20"/>
        </w:rPr>
        <w:t xml:space="preserve"> a = "11", b = "1"</w:t>
      </w:r>
    </w:p>
    <w:p w14:paraId="2CE2D349" w14:textId="4479C330" w:rsidR="00DD127D" w:rsidRPr="00651381" w:rsidRDefault="00651381" w:rsidP="006513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51381">
        <w:rPr>
          <w:rFonts w:ascii="Consolas" w:eastAsia="Times New Roman" w:hAnsi="Consolas" w:cs="Courier New"/>
          <w:b/>
          <w:bCs/>
          <w:color w:val="263238"/>
          <w:sz w:val="20"/>
          <w:szCs w:val="20"/>
        </w:rPr>
        <w:lastRenderedPageBreak/>
        <w:t>Output:</w:t>
      </w:r>
      <w:r w:rsidRPr="00651381">
        <w:rPr>
          <w:rFonts w:ascii="Consolas" w:eastAsia="Times New Roman" w:hAnsi="Consolas" w:cs="Courier New"/>
          <w:color w:val="263238"/>
          <w:sz w:val="20"/>
          <w:szCs w:val="20"/>
        </w:rPr>
        <w:t xml:space="preserve"> "100"</w:t>
      </w:r>
    </w:p>
    <w:p w14:paraId="13C46CD4" w14:textId="150625BB" w:rsidR="00651381" w:rsidRPr="00651381" w:rsidRDefault="00DD127D" w:rsidP="00651381">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651381" w:rsidRPr="00651381">
        <w:t xml:space="preserve"> </w:t>
      </w:r>
      <w:r w:rsidR="00651381" w:rsidRPr="00651381">
        <w:rPr>
          <w:rFonts w:ascii="Consolas" w:eastAsia="Times New Roman" w:hAnsi="Consolas" w:cs="Courier New"/>
          <w:b/>
          <w:bCs/>
          <w:color w:val="333333"/>
          <w:sz w:val="21"/>
          <w:szCs w:val="21"/>
        </w:rPr>
        <w:t>string addBinary(string a, string b) {</w:t>
      </w:r>
    </w:p>
    <w:p w14:paraId="718FAD38"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string s;</w:t>
      </w:r>
    </w:p>
    <w:p w14:paraId="2FF543FE"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int n=a.size()-1;</w:t>
      </w:r>
    </w:p>
    <w:p w14:paraId="6F3E2A7B"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int m=b.size()-1;</w:t>
      </w:r>
    </w:p>
    <w:p w14:paraId="3EF0AE44"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int carry=0;</w:t>
      </w:r>
    </w:p>
    <w:p w14:paraId="325A2AAA"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while(n&gt;=0||m&gt;=0||carry==1)</w:t>
      </w:r>
    </w:p>
    <w:p w14:paraId="48238BEE"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w:t>
      </w:r>
    </w:p>
    <w:p w14:paraId="16BC10F1"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carry+=n&gt;=0?a[n--]-'0':0;</w:t>
      </w:r>
    </w:p>
    <w:p w14:paraId="47E29B1B"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carry+=m&gt;=0?b[m--]-'0':0;</w:t>
      </w:r>
    </w:p>
    <w:p w14:paraId="5B65456E"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s=char(carry%2+'0')+s;</w:t>
      </w:r>
    </w:p>
    <w:p w14:paraId="57257902"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carry/=2;</w:t>
      </w:r>
    </w:p>
    <w:p w14:paraId="53A018B8"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w:t>
      </w:r>
    </w:p>
    <w:p w14:paraId="3FE12043" w14:textId="77777777" w:rsidR="00651381" w:rsidRPr="00651381"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return s;</w:t>
      </w:r>
    </w:p>
    <w:p w14:paraId="2294C03F" w14:textId="27E22F0F" w:rsidR="00DD127D" w:rsidRDefault="00651381" w:rsidP="00651381">
      <w:pPr>
        <w:shd w:val="clear" w:color="auto" w:fill="FFFFFF"/>
        <w:spacing w:after="240" w:line="240" w:lineRule="auto"/>
        <w:rPr>
          <w:rFonts w:ascii="Consolas" w:eastAsia="Times New Roman" w:hAnsi="Consolas" w:cs="Courier New"/>
          <w:b/>
          <w:bCs/>
          <w:color w:val="333333"/>
          <w:sz w:val="21"/>
          <w:szCs w:val="21"/>
        </w:rPr>
      </w:pPr>
      <w:r w:rsidRPr="00651381">
        <w:rPr>
          <w:rFonts w:ascii="Consolas" w:eastAsia="Times New Roman" w:hAnsi="Consolas" w:cs="Courier New"/>
          <w:b/>
          <w:bCs/>
          <w:color w:val="333333"/>
          <w:sz w:val="21"/>
          <w:szCs w:val="21"/>
        </w:rPr>
        <w:t xml:space="preserve">    }</w:t>
      </w:r>
    </w:p>
    <w:p w14:paraId="02F3A098" w14:textId="5C2EF2FC" w:rsidR="0069438D" w:rsidRPr="0069438D" w:rsidRDefault="00651381" w:rsidP="0069438D">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197)</w:t>
      </w:r>
      <w:r w:rsidR="0069438D" w:rsidRPr="0069438D">
        <w:rPr>
          <w:rFonts w:ascii="Segoe UI" w:hAnsi="Segoe UI" w:cs="Segoe UI"/>
          <w:color w:val="263238"/>
          <w:sz w:val="21"/>
          <w:szCs w:val="21"/>
        </w:rPr>
        <w:t xml:space="preserve"> Given an integer </w:t>
      </w:r>
      <w:r w:rsidR="0069438D" w:rsidRPr="0069438D">
        <w:rPr>
          <w:rFonts w:ascii="Courier New" w:hAnsi="Courier New" w:cs="Courier New"/>
          <w:color w:val="546E7A"/>
          <w:sz w:val="20"/>
          <w:szCs w:val="20"/>
          <w:shd w:val="clear" w:color="auto" w:fill="F7F9FA"/>
        </w:rPr>
        <w:t>x</w:t>
      </w:r>
      <w:r w:rsidR="0069438D" w:rsidRPr="0069438D">
        <w:rPr>
          <w:rFonts w:ascii="Segoe UI" w:hAnsi="Segoe UI" w:cs="Segoe UI"/>
          <w:color w:val="263238"/>
          <w:sz w:val="21"/>
          <w:szCs w:val="21"/>
        </w:rPr>
        <w:t>, return </w:t>
      </w:r>
      <w:r w:rsidR="0069438D" w:rsidRPr="0069438D">
        <w:rPr>
          <w:rFonts w:ascii="Courier New" w:hAnsi="Courier New" w:cs="Courier New"/>
          <w:color w:val="546E7A"/>
          <w:sz w:val="20"/>
          <w:szCs w:val="20"/>
          <w:shd w:val="clear" w:color="auto" w:fill="F7F9FA"/>
        </w:rPr>
        <w:t>true</w:t>
      </w:r>
      <w:r w:rsidR="0069438D" w:rsidRPr="0069438D">
        <w:rPr>
          <w:rFonts w:ascii="Segoe UI" w:hAnsi="Segoe UI" w:cs="Segoe UI"/>
          <w:color w:val="263238"/>
          <w:sz w:val="21"/>
          <w:szCs w:val="21"/>
        </w:rPr>
        <w:t> if </w:t>
      </w:r>
      <w:r w:rsidR="0069438D" w:rsidRPr="0069438D">
        <w:rPr>
          <w:rFonts w:ascii="Courier New" w:hAnsi="Courier New" w:cs="Courier New"/>
          <w:color w:val="546E7A"/>
          <w:sz w:val="20"/>
          <w:szCs w:val="20"/>
          <w:shd w:val="clear" w:color="auto" w:fill="F7F9FA"/>
        </w:rPr>
        <w:t>x</w:t>
      </w:r>
      <w:r w:rsidR="0069438D" w:rsidRPr="0069438D">
        <w:rPr>
          <w:rFonts w:ascii="Segoe UI" w:hAnsi="Segoe UI" w:cs="Segoe UI"/>
          <w:color w:val="263238"/>
          <w:sz w:val="21"/>
          <w:szCs w:val="21"/>
        </w:rPr>
        <w:t> is palindrome integer.</w:t>
      </w:r>
    </w:p>
    <w:p w14:paraId="5764A376" w14:textId="77777777" w:rsidR="0069438D" w:rsidRPr="0069438D" w:rsidRDefault="0069438D" w:rsidP="0069438D">
      <w:pPr>
        <w:shd w:val="clear" w:color="auto" w:fill="FFFFFF"/>
        <w:spacing w:after="240" w:line="240" w:lineRule="auto"/>
        <w:rPr>
          <w:rFonts w:ascii="Segoe UI" w:eastAsia="Times New Roman" w:hAnsi="Segoe UI" w:cs="Segoe UI"/>
          <w:color w:val="263238"/>
          <w:sz w:val="21"/>
          <w:szCs w:val="21"/>
        </w:rPr>
      </w:pPr>
      <w:r w:rsidRPr="0069438D">
        <w:rPr>
          <w:rFonts w:ascii="Segoe UI" w:eastAsia="Times New Roman" w:hAnsi="Segoe UI" w:cs="Segoe UI"/>
          <w:color w:val="263238"/>
          <w:sz w:val="21"/>
          <w:szCs w:val="21"/>
        </w:rPr>
        <w:t>An integer is a </w:t>
      </w:r>
      <w:r w:rsidRPr="0069438D">
        <w:rPr>
          <w:rFonts w:ascii="Segoe UI" w:eastAsia="Times New Roman" w:hAnsi="Segoe UI" w:cs="Segoe UI"/>
          <w:b/>
          <w:bCs/>
          <w:color w:val="263238"/>
          <w:sz w:val="21"/>
          <w:szCs w:val="21"/>
        </w:rPr>
        <w:t>palindrome</w:t>
      </w:r>
      <w:r w:rsidRPr="0069438D">
        <w:rPr>
          <w:rFonts w:ascii="Segoe UI" w:eastAsia="Times New Roman" w:hAnsi="Segoe UI" w:cs="Segoe UI"/>
          <w:color w:val="263238"/>
          <w:sz w:val="21"/>
          <w:szCs w:val="21"/>
        </w:rPr>
        <w:t> when it reads the same backward as forward. For example, </w:t>
      </w:r>
      <w:r w:rsidRPr="0069438D">
        <w:rPr>
          <w:rFonts w:ascii="Courier New" w:eastAsia="Times New Roman" w:hAnsi="Courier New" w:cs="Courier New"/>
          <w:color w:val="546E7A"/>
          <w:sz w:val="20"/>
          <w:szCs w:val="20"/>
          <w:shd w:val="clear" w:color="auto" w:fill="F7F9FA"/>
        </w:rPr>
        <w:t>121</w:t>
      </w:r>
      <w:r w:rsidRPr="0069438D">
        <w:rPr>
          <w:rFonts w:ascii="Segoe UI" w:eastAsia="Times New Roman" w:hAnsi="Segoe UI" w:cs="Segoe UI"/>
          <w:color w:val="263238"/>
          <w:sz w:val="21"/>
          <w:szCs w:val="21"/>
        </w:rPr>
        <w:t> is palindrome while </w:t>
      </w:r>
      <w:r w:rsidRPr="0069438D">
        <w:rPr>
          <w:rFonts w:ascii="Courier New" w:eastAsia="Times New Roman" w:hAnsi="Courier New" w:cs="Courier New"/>
          <w:color w:val="546E7A"/>
          <w:sz w:val="20"/>
          <w:szCs w:val="20"/>
          <w:shd w:val="clear" w:color="auto" w:fill="F7F9FA"/>
        </w:rPr>
        <w:t>123</w:t>
      </w:r>
      <w:r w:rsidRPr="0069438D">
        <w:rPr>
          <w:rFonts w:ascii="Segoe UI" w:eastAsia="Times New Roman" w:hAnsi="Segoe UI" w:cs="Segoe UI"/>
          <w:color w:val="263238"/>
          <w:sz w:val="21"/>
          <w:szCs w:val="21"/>
        </w:rPr>
        <w:t> is not.</w:t>
      </w:r>
    </w:p>
    <w:p w14:paraId="4ADFC135" w14:textId="77777777" w:rsidR="0069438D" w:rsidRPr="0069438D" w:rsidRDefault="0069438D" w:rsidP="0069438D">
      <w:pPr>
        <w:shd w:val="clear" w:color="auto" w:fill="FFFFFF"/>
        <w:spacing w:after="240" w:line="240" w:lineRule="auto"/>
        <w:rPr>
          <w:rFonts w:ascii="Segoe UI" w:eastAsia="Times New Roman" w:hAnsi="Segoe UI" w:cs="Segoe UI"/>
          <w:color w:val="263238"/>
          <w:sz w:val="21"/>
          <w:szCs w:val="21"/>
        </w:rPr>
      </w:pPr>
      <w:r w:rsidRPr="0069438D">
        <w:rPr>
          <w:rFonts w:ascii="Segoe UI" w:eastAsia="Times New Roman" w:hAnsi="Segoe UI" w:cs="Segoe UI"/>
          <w:color w:val="263238"/>
          <w:sz w:val="21"/>
          <w:szCs w:val="21"/>
        </w:rPr>
        <w:t> </w:t>
      </w:r>
    </w:p>
    <w:p w14:paraId="0503E8D9" w14:textId="77777777" w:rsidR="0069438D" w:rsidRPr="0069438D" w:rsidRDefault="0069438D" w:rsidP="0069438D">
      <w:pPr>
        <w:shd w:val="clear" w:color="auto" w:fill="FFFFFF"/>
        <w:spacing w:after="240" w:line="240" w:lineRule="auto"/>
        <w:rPr>
          <w:rFonts w:ascii="Segoe UI" w:eastAsia="Times New Roman" w:hAnsi="Segoe UI" w:cs="Segoe UI"/>
          <w:color w:val="263238"/>
          <w:sz w:val="21"/>
          <w:szCs w:val="21"/>
        </w:rPr>
      </w:pPr>
      <w:r w:rsidRPr="0069438D">
        <w:rPr>
          <w:rFonts w:ascii="Segoe UI" w:eastAsia="Times New Roman" w:hAnsi="Segoe UI" w:cs="Segoe UI"/>
          <w:b/>
          <w:bCs/>
          <w:color w:val="263238"/>
          <w:sz w:val="21"/>
          <w:szCs w:val="21"/>
        </w:rPr>
        <w:t>Example 1:</w:t>
      </w:r>
    </w:p>
    <w:p w14:paraId="0208711A" w14:textId="77777777" w:rsidR="0069438D" w:rsidRPr="0069438D" w:rsidRDefault="0069438D" w:rsidP="006943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438D">
        <w:rPr>
          <w:rFonts w:ascii="Consolas" w:eastAsia="Times New Roman" w:hAnsi="Consolas" w:cs="Courier New"/>
          <w:b/>
          <w:bCs/>
          <w:color w:val="263238"/>
          <w:sz w:val="20"/>
          <w:szCs w:val="20"/>
        </w:rPr>
        <w:t>Input:</w:t>
      </w:r>
      <w:r w:rsidRPr="0069438D">
        <w:rPr>
          <w:rFonts w:ascii="Consolas" w:eastAsia="Times New Roman" w:hAnsi="Consolas" w:cs="Courier New"/>
          <w:color w:val="263238"/>
          <w:sz w:val="20"/>
          <w:szCs w:val="20"/>
        </w:rPr>
        <w:t xml:space="preserve"> x = 121</w:t>
      </w:r>
    </w:p>
    <w:p w14:paraId="2B3407CD" w14:textId="3F028EDB" w:rsidR="00651381" w:rsidRPr="0069438D" w:rsidRDefault="0069438D" w:rsidP="006943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438D">
        <w:rPr>
          <w:rFonts w:ascii="Consolas" w:eastAsia="Times New Roman" w:hAnsi="Consolas" w:cs="Courier New"/>
          <w:b/>
          <w:bCs/>
          <w:color w:val="263238"/>
          <w:sz w:val="20"/>
          <w:szCs w:val="20"/>
        </w:rPr>
        <w:t>Output:</w:t>
      </w:r>
      <w:r w:rsidRPr="0069438D">
        <w:rPr>
          <w:rFonts w:ascii="Consolas" w:eastAsia="Times New Roman" w:hAnsi="Consolas" w:cs="Courier New"/>
          <w:color w:val="263238"/>
          <w:sz w:val="20"/>
          <w:szCs w:val="20"/>
        </w:rPr>
        <w:t xml:space="preserve"> true</w:t>
      </w:r>
    </w:p>
    <w:p w14:paraId="4B851702" w14:textId="77777777" w:rsidR="0069438D" w:rsidRPr="0069438D" w:rsidRDefault="00651381" w:rsidP="0069438D">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69438D" w:rsidRPr="0069438D">
        <w:rPr>
          <w:rFonts w:ascii="Consolas" w:eastAsia="Times New Roman" w:hAnsi="Consolas" w:cs="Courier New"/>
          <w:b/>
          <w:bCs/>
          <w:color w:val="333333"/>
          <w:sz w:val="21"/>
          <w:szCs w:val="21"/>
        </w:rPr>
        <w:t xml:space="preserve"> bool isPalindrome(int x) {</w:t>
      </w:r>
    </w:p>
    <w:p w14:paraId="4BD09173"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string s=to_string(x);</w:t>
      </w:r>
    </w:p>
    <w:p w14:paraId="1B68CDEF"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if(x&lt;0)</w:t>
      </w:r>
    </w:p>
    <w:p w14:paraId="1EB1058B"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return 0;</w:t>
      </w:r>
    </w:p>
    <w:p w14:paraId="082E766C"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int i=0;</w:t>
      </w:r>
    </w:p>
    <w:p w14:paraId="7981C74D"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lastRenderedPageBreak/>
        <w:t xml:space="preserve">        int j=s.size()-1;</w:t>
      </w:r>
    </w:p>
    <w:p w14:paraId="02C7CC6A"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while(i&lt;=j)</w:t>
      </w:r>
    </w:p>
    <w:p w14:paraId="45F9A04D"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w:t>
      </w:r>
    </w:p>
    <w:p w14:paraId="148780BF"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if(s[i]!=s[j])</w:t>
      </w:r>
    </w:p>
    <w:p w14:paraId="2D62D08B"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return 0;</w:t>
      </w:r>
    </w:p>
    <w:p w14:paraId="42E71DF7"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i++;</w:t>
      </w:r>
    </w:p>
    <w:p w14:paraId="377572C9"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j--;</w:t>
      </w:r>
    </w:p>
    <w:p w14:paraId="2FC14BA2"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w:t>
      </w:r>
    </w:p>
    <w:p w14:paraId="257F4BB0" w14:textId="77777777" w:rsidR="0069438D" w:rsidRPr="0069438D"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return 1;</w:t>
      </w:r>
    </w:p>
    <w:p w14:paraId="0C265A25" w14:textId="271AEB0B" w:rsidR="00651381" w:rsidRDefault="0069438D" w:rsidP="0069438D">
      <w:pPr>
        <w:shd w:val="clear" w:color="auto" w:fill="FFFFFF"/>
        <w:spacing w:after="240" w:line="240" w:lineRule="auto"/>
        <w:rPr>
          <w:rFonts w:ascii="Consolas" w:eastAsia="Times New Roman" w:hAnsi="Consolas" w:cs="Courier New"/>
          <w:b/>
          <w:bCs/>
          <w:color w:val="333333"/>
          <w:sz w:val="21"/>
          <w:szCs w:val="21"/>
        </w:rPr>
      </w:pPr>
      <w:r w:rsidRPr="0069438D">
        <w:rPr>
          <w:rFonts w:ascii="Consolas" w:eastAsia="Times New Roman" w:hAnsi="Consolas" w:cs="Courier New"/>
          <w:b/>
          <w:bCs/>
          <w:color w:val="333333"/>
          <w:sz w:val="21"/>
          <w:szCs w:val="21"/>
        </w:rPr>
        <w:t xml:space="preserve">    }</w:t>
      </w:r>
    </w:p>
    <w:p w14:paraId="5C72CB9D" w14:textId="14DE1E91" w:rsidR="00394980" w:rsidRPr="00394980" w:rsidRDefault="0069438D" w:rsidP="0039498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198)</w:t>
      </w:r>
      <w:r w:rsidR="00394980" w:rsidRPr="00394980">
        <w:rPr>
          <w:rFonts w:ascii="Segoe UI" w:hAnsi="Segoe UI" w:cs="Segoe UI"/>
          <w:color w:val="263238"/>
          <w:sz w:val="21"/>
          <w:szCs w:val="21"/>
        </w:rPr>
        <w:t xml:space="preserve"> Given an integer array </w:t>
      </w:r>
      <w:r w:rsidR="00394980" w:rsidRPr="00394980">
        <w:rPr>
          <w:rFonts w:ascii="Courier New" w:hAnsi="Courier New" w:cs="Courier New"/>
          <w:color w:val="546E7A"/>
          <w:sz w:val="20"/>
          <w:szCs w:val="20"/>
          <w:shd w:val="clear" w:color="auto" w:fill="F7F9FA"/>
        </w:rPr>
        <w:t>nums</w:t>
      </w:r>
      <w:r w:rsidR="00394980" w:rsidRPr="00394980">
        <w:rPr>
          <w:rFonts w:ascii="Segoe UI" w:hAnsi="Segoe UI" w:cs="Segoe UI"/>
          <w:color w:val="263238"/>
          <w:sz w:val="21"/>
          <w:szCs w:val="21"/>
        </w:rPr>
        <w:t> of size </w:t>
      </w:r>
      <w:r w:rsidR="00394980" w:rsidRPr="00394980">
        <w:rPr>
          <w:rFonts w:ascii="Courier New" w:hAnsi="Courier New" w:cs="Courier New"/>
          <w:color w:val="546E7A"/>
          <w:sz w:val="20"/>
          <w:szCs w:val="20"/>
          <w:shd w:val="clear" w:color="auto" w:fill="F7F9FA"/>
        </w:rPr>
        <w:t>n</w:t>
      </w:r>
      <w:r w:rsidR="00394980" w:rsidRPr="00394980">
        <w:rPr>
          <w:rFonts w:ascii="Segoe UI" w:hAnsi="Segoe UI" w:cs="Segoe UI"/>
          <w:color w:val="263238"/>
          <w:sz w:val="21"/>
          <w:szCs w:val="21"/>
        </w:rPr>
        <w:t>, return </w:t>
      </w:r>
      <w:r w:rsidR="00394980" w:rsidRPr="00394980">
        <w:rPr>
          <w:rFonts w:ascii="Segoe UI" w:hAnsi="Segoe UI" w:cs="Segoe UI"/>
          <w:i/>
          <w:iCs/>
          <w:color w:val="263238"/>
          <w:sz w:val="21"/>
          <w:szCs w:val="21"/>
        </w:rPr>
        <w:t>the minimum number of moves required to make all array elements equal</w:t>
      </w:r>
      <w:r w:rsidR="00394980" w:rsidRPr="00394980">
        <w:rPr>
          <w:rFonts w:ascii="Segoe UI" w:hAnsi="Segoe UI" w:cs="Segoe UI"/>
          <w:color w:val="263238"/>
          <w:sz w:val="21"/>
          <w:szCs w:val="21"/>
        </w:rPr>
        <w:t>.</w:t>
      </w:r>
    </w:p>
    <w:p w14:paraId="3AFA1BFB" w14:textId="77777777" w:rsidR="00394980" w:rsidRPr="00394980" w:rsidRDefault="00394980" w:rsidP="00394980">
      <w:pPr>
        <w:shd w:val="clear" w:color="auto" w:fill="FFFFFF"/>
        <w:spacing w:after="240" w:line="240" w:lineRule="auto"/>
        <w:rPr>
          <w:rFonts w:ascii="Segoe UI" w:eastAsia="Times New Roman" w:hAnsi="Segoe UI" w:cs="Segoe UI"/>
          <w:color w:val="263238"/>
          <w:sz w:val="21"/>
          <w:szCs w:val="21"/>
        </w:rPr>
      </w:pPr>
      <w:r w:rsidRPr="00394980">
        <w:rPr>
          <w:rFonts w:ascii="Segoe UI" w:eastAsia="Times New Roman" w:hAnsi="Segoe UI" w:cs="Segoe UI"/>
          <w:color w:val="263238"/>
          <w:sz w:val="21"/>
          <w:szCs w:val="21"/>
        </w:rPr>
        <w:t>In one move, you can increment </w:t>
      </w:r>
      <w:r w:rsidRPr="00394980">
        <w:rPr>
          <w:rFonts w:ascii="Courier New" w:eastAsia="Times New Roman" w:hAnsi="Courier New" w:cs="Courier New"/>
          <w:color w:val="546E7A"/>
          <w:sz w:val="20"/>
          <w:szCs w:val="20"/>
          <w:shd w:val="clear" w:color="auto" w:fill="F7F9FA"/>
        </w:rPr>
        <w:t>n - 1</w:t>
      </w:r>
      <w:r w:rsidRPr="00394980">
        <w:rPr>
          <w:rFonts w:ascii="Segoe UI" w:eastAsia="Times New Roman" w:hAnsi="Segoe UI" w:cs="Segoe UI"/>
          <w:color w:val="263238"/>
          <w:sz w:val="21"/>
          <w:szCs w:val="21"/>
        </w:rPr>
        <w:t> elements of the array by </w:t>
      </w:r>
      <w:r w:rsidRPr="00394980">
        <w:rPr>
          <w:rFonts w:ascii="Courier New" w:eastAsia="Times New Roman" w:hAnsi="Courier New" w:cs="Courier New"/>
          <w:color w:val="546E7A"/>
          <w:sz w:val="20"/>
          <w:szCs w:val="20"/>
          <w:shd w:val="clear" w:color="auto" w:fill="F7F9FA"/>
        </w:rPr>
        <w:t>1</w:t>
      </w:r>
      <w:r w:rsidRPr="00394980">
        <w:rPr>
          <w:rFonts w:ascii="Segoe UI" w:eastAsia="Times New Roman" w:hAnsi="Segoe UI" w:cs="Segoe UI"/>
          <w:color w:val="263238"/>
          <w:sz w:val="21"/>
          <w:szCs w:val="21"/>
        </w:rPr>
        <w:t>.</w:t>
      </w:r>
    </w:p>
    <w:p w14:paraId="28102CC6" w14:textId="77777777" w:rsidR="00394980" w:rsidRPr="00394980" w:rsidRDefault="00394980" w:rsidP="00394980">
      <w:pPr>
        <w:shd w:val="clear" w:color="auto" w:fill="FFFFFF"/>
        <w:spacing w:after="240" w:line="240" w:lineRule="auto"/>
        <w:rPr>
          <w:rFonts w:ascii="Segoe UI" w:eastAsia="Times New Roman" w:hAnsi="Segoe UI" w:cs="Segoe UI"/>
          <w:color w:val="263238"/>
          <w:sz w:val="21"/>
          <w:szCs w:val="21"/>
        </w:rPr>
      </w:pPr>
      <w:r w:rsidRPr="00394980">
        <w:rPr>
          <w:rFonts w:ascii="Segoe UI" w:eastAsia="Times New Roman" w:hAnsi="Segoe UI" w:cs="Segoe UI"/>
          <w:color w:val="263238"/>
          <w:sz w:val="21"/>
          <w:szCs w:val="21"/>
        </w:rPr>
        <w:t> </w:t>
      </w:r>
    </w:p>
    <w:p w14:paraId="0F927170" w14:textId="77777777" w:rsidR="00394980" w:rsidRPr="00394980" w:rsidRDefault="00394980" w:rsidP="00394980">
      <w:pPr>
        <w:shd w:val="clear" w:color="auto" w:fill="FFFFFF"/>
        <w:spacing w:after="240" w:line="240" w:lineRule="auto"/>
        <w:rPr>
          <w:rFonts w:ascii="Segoe UI" w:eastAsia="Times New Roman" w:hAnsi="Segoe UI" w:cs="Segoe UI"/>
          <w:color w:val="263238"/>
          <w:sz w:val="21"/>
          <w:szCs w:val="21"/>
        </w:rPr>
      </w:pPr>
      <w:r w:rsidRPr="00394980">
        <w:rPr>
          <w:rFonts w:ascii="Segoe UI" w:eastAsia="Times New Roman" w:hAnsi="Segoe UI" w:cs="Segoe UI"/>
          <w:b/>
          <w:bCs/>
          <w:color w:val="263238"/>
          <w:sz w:val="21"/>
          <w:szCs w:val="21"/>
        </w:rPr>
        <w:t>Example 1:</w:t>
      </w:r>
    </w:p>
    <w:p w14:paraId="0016906F" w14:textId="77777777" w:rsidR="00394980" w:rsidRPr="00394980" w:rsidRDefault="00394980" w:rsidP="003949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4980">
        <w:rPr>
          <w:rFonts w:ascii="Consolas" w:eastAsia="Times New Roman" w:hAnsi="Consolas" w:cs="Courier New"/>
          <w:b/>
          <w:bCs/>
          <w:color w:val="263238"/>
          <w:sz w:val="20"/>
          <w:szCs w:val="20"/>
        </w:rPr>
        <w:t>Input:</w:t>
      </w:r>
      <w:r w:rsidRPr="00394980">
        <w:rPr>
          <w:rFonts w:ascii="Consolas" w:eastAsia="Times New Roman" w:hAnsi="Consolas" w:cs="Courier New"/>
          <w:color w:val="263238"/>
          <w:sz w:val="20"/>
          <w:szCs w:val="20"/>
        </w:rPr>
        <w:t xml:space="preserve"> nums = [1,2,3]</w:t>
      </w:r>
    </w:p>
    <w:p w14:paraId="7CAFB562" w14:textId="77777777" w:rsidR="00394980" w:rsidRPr="00394980" w:rsidRDefault="00394980" w:rsidP="003949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4980">
        <w:rPr>
          <w:rFonts w:ascii="Consolas" w:eastAsia="Times New Roman" w:hAnsi="Consolas" w:cs="Courier New"/>
          <w:b/>
          <w:bCs/>
          <w:color w:val="263238"/>
          <w:sz w:val="20"/>
          <w:szCs w:val="20"/>
        </w:rPr>
        <w:t>Output:</w:t>
      </w:r>
      <w:r w:rsidRPr="00394980">
        <w:rPr>
          <w:rFonts w:ascii="Consolas" w:eastAsia="Times New Roman" w:hAnsi="Consolas" w:cs="Courier New"/>
          <w:color w:val="263238"/>
          <w:sz w:val="20"/>
          <w:szCs w:val="20"/>
        </w:rPr>
        <w:t xml:space="preserve"> 3</w:t>
      </w:r>
    </w:p>
    <w:p w14:paraId="7BCE603E" w14:textId="77777777" w:rsidR="00394980" w:rsidRPr="00394980" w:rsidRDefault="00394980" w:rsidP="003949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4980">
        <w:rPr>
          <w:rFonts w:ascii="Consolas" w:eastAsia="Times New Roman" w:hAnsi="Consolas" w:cs="Courier New"/>
          <w:b/>
          <w:bCs/>
          <w:color w:val="263238"/>
          <w:sz w:val="20"/>
          <w:szCs w:val="20"/>
        </w:rPr>
        <w:t>Explanation:</w:t>
      </w:r>
      <w:r w:rsidRPr="00394980">
        <w:rPr>
          <w:rFonts w:ascii="Consolas" w:eastAsia="Times New Roman" w:hAnsi="Consolas" w:cs="Courier New"/>
          <w:color w:val="263238"/>
          <w:sz w:val="20"/>
          <w:szCs w:val="20"/>
        </w:rPr>
        <w:t xml:space="preserve"> Only three moves are needed (remember each move increments two elements):</w:t>
      </w:r>
    </w:p>
    <w:p w14:paraId="4EB7BBEB" w14:textId="79B090BF" w:rsidR="0069438D" w:rsidRPr="00394980" w:rsidRDefault="00394980" w:rsidP="003949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4980">
        <w:rPr>
          <w:rFonts w:ascii="Consolas" w:eastAsia="Times New Roman" w:hAnsi="Consolas" w:cs="Courier New"/>
          <w:color w:val="263238"/>
          <w:sz w:val="20"/>
          <w:szCs w:val="20"/>
        </w:rPr>
        <w:t>[1,2,3]  =&gt;  [2,3,3]  =&gt;  [3,4,3]  =&gt;  [4,4,4]</w:t>
      </w:r>
    </w:p>
    <w:p w14:paraId="0D3FD955" w14:textId="77777777" w:rsidR="00394980" w:rsidRPr="00394980" w:rsidRDefault="0069438D" w:rsidP="00394980">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394980" w:rsidRPr="00394980">
        <w:rPr>
          <w:rFonts w:ascii="Consolas" w:eastAsia="Times New Roman" w:hAnsi="Consolas" w:cs="Courier New"/>
          <w:b/>
          <w:bCs/>
          <w:color w:val="333333"/>
          <w:sz w:val="21"/>
          <w:szCs w:val="21"/>
        </w:rPr>
        <w:t xml:space="preserve"> int minMoves(vector&lt;int&gt;&amp; nums) {</w:t>
      </w:r>
    </w:p>
    <w:p w14:paraId="658137CB" w14:textId="77777777" w:rsidR="00394980" w:rsidRP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int moves=0;</w:t>
      </w:r>
    </w:p>
    <w:p w14:paraId="294648A4" w14:textId="77777777" w:rsidR="00394980" w:rsidRP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int minval=*min_element(nums.begin(),nums.end());</w:t>
      </w:r>
    </w:p>
    <w:p w14:paraId="085D8E4D" w14:textId="77777777" w:rsidR="00394980" w:rsidRP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for(auto it:nums)</w:t>
      </w:r>
    </w:p>
    <w:p w14:paraId="0828E7D5" w14:textId="77777777" w:rsidR="00394980" w:rsidRP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moves+=it-minval;</w:t>
      </w:r>
    </w:p>
    <w:p w14:paraId="24529146" w14:textId="77777777" w:rsidR="00394980" w:rsidRP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return moves;</w:t>
      </w:r>
    </w:p>
    <w:p w14:paraId="7AC4FD15" w14:textId="11096C00" w:rsidR="00394980" w:rsidRDefault="00394980" w:rsidP="00394980">
      <w:pPr>
        <w:shd w:val="clear" w:color="auto" w:fill="FFFFFF"/>
        <w:spacing w:after="240" w:line="240" w:lineRule="auto"/>
        <w:rPr>
          <w:rFonts w:ascii="Consolas" w:eastAsia="Times New Roman" w:hAnsi="Consolas" w:cs="Courier New"/>
          <w:b/>
          <w:bCs/>
          <w:color w:val="333333"/>
          <w:sz w:val="21"/>
          <w:szCs w:val="21"/>
        </w:rPr>
      </w:pPr>
      <w:r w:rsidRPr="00394980">
        <w:rPr>
          <w:rFonts w:ascii="Consolas" w:eastAsia="Times New Roman" w:hAnsi="Consolas" w:cs="Courier New"/>
          <w:b/>
          <w:bCs/>
          <w:color w:val="333333"/>
          <w:sz w:val="21"/>
          <w:szCs w:val="21"/>
        </w:rPr>
        <w:t xml:space="preserve">    }</w:t>
      </w:r>
    </w:p>
    <w:p w14:paraId="0F1893B0" w14:textId="5CFC3999" w:rsidR="00BF15FB" w:rsidRPr="00BF15FB" w:rsidRDefault="00394980" w:rsidP="00BF15F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lastRenderedPageBreak/>
        <w:t>199)</w:t>
      </w:r>
      <w:r w:rsidR="00BF15FB" w:rsidRPr="00BF15FB">
        <w:rPr>
          <w:rFonts w:ascii="Segoe UI" w:hAnsi="Segoe UI" w:cs="Segoe UI"/>
          <w:color w:val="263238"/>
          <w:sz w:val="21"/>
          <w:szCs w:val="21"/>
        </w:rPr>
        <w:t xml:space="preserve"> Write an algorithm to determine if a number </w:t>
      </w:r>
      <w:r w:rsidR="00BF15FB" w:rsidRPr="00BF15FB">
        <w:rPr>
          <w:rFonts w:ascii="Courier New" w:hAnsi="Courier New" w:cs="Courier New"/>
          <w:color w:val="546E7A"/>
          <w:sz w:val="20"/>
          <w:szCs w:val="20"/>
          <w:shd w:val="clear" w:color="auto" w:fill="F7F9FA"/>
        </w:rPr>
        <w:t>n</w:t>
      </w:r>
      <w:r w:rsidR="00BF15FB" w:rsidRPr="00BF15FB">
        <w:rPr>
          <w:rFonts w:ascii="Segoe UI" w:hAnsi="Segoe UI" w:cs="Segoe UI"/>
          <w:color w:val="263238"/>
          <w:sz w:val="21"/>
          <w:szCs w:val="21"/>
        </w:rPr>
        <w:t> is happy.</w:t>
      </w:r>
    </w:p>
    <w:p w14:paraId="3CE6735F" w14:textId="77777777" w:rsidR="00BF15FB" w:rsidRPr="00BF15FB" w:rsidRDefault="00BF15FB" w:rsidP="00BF15FB">
      <w:pPr>
        <w:shd w:val="clear" w:color="auto" w:fill="FFFFFF"/>
        <w:spacing w:after="240"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A </w:t>
      </w:r>
      <w:r w:rsidRPr="00BF15FB">
        <w:rPr>
          <w:rFonts w:ascii="Segoe UI" w:eastAsia="Times New Roman" w:hAnsi="Segoe UI" w:cs="Segoe UI"/>
          <w:b/>
          <w:bCs/>
          <w:color w:val="263238"/>
          <w:sz w:val="21"/>
          <w:szCs w:val="21"/>
        </w:rPr>
        <w:t>happy number</w:t>
      </w:r>
      <w:r w:rsidRPr="00BF15FB">
        <w:rPr>
          <w:rFonts w:ascii="Segoe UI" w:eastAsia="Times New Roman" w:hAnsi="Segoe UI" w:cs="Segoe UI"/>
          <w:color w:val="263238"/>
          <w:sz w:val="21"/>
          <w:szCs w:val="21"/>
        </w:rPr>
        <w:t> is a number defined by the following process:</w:t>
      </w:r>
    </w:p>
    <w:p w14:paraId="6FE4D255" w14:textId="77777777" w:rsidR="00BF15FB" w:rsidRPr="00BF15FB" w:rsidRDefault="00BF15FB" w:rsidP="00A0090B">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Starting with any positive integer, replace the number by the sum of the squares of its digits.</w:t>
      </w:r>
    </w:p>
    <w:p w14:paraId="38660A61" w14:textId="77777777" w:rsidR="00BF15FB" w:rsidRPr="00BF15FB" w:rsidRDefault="00BF15FB" w:rsidP="00A0090B">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Repeat the process until the number equals 1 (where it will stay), or it </w:t>
      </w:r>
      <w:r w:rsidRPr="00BF15FB">
        <w:rPr>
          <w:rFonts w:ascii="Segoe UI" w:eastAsia="Times New Roman" w:hAnsi="Segoe UI" w:cs="Segoe UI"/>
          <w:b/>
          <w:bCs/>
          <w:color w:val="263238"/>
          <w:sz w:val="21"/>
          <w:szCs w:val="21"/>
        </w:rPr>
        <w:t>loops endlessly in a cycle</w:t>
      </w:r>
      <w:r w:rsidRPr="00BF15FB">
        <w:rPr>
          <w:rFonts w:ascii="Segoe UI" w:eastAsia="Times New Roman" w:hAnsi="Segoe UI" w:cs="Segoe UI"/>
          <w:color w:val="263238"/>
          <w:sz w:val="21"/>
          <w:szCs w:val="21"/>
        </w:rPr>
        <w:t> which does not include 1.</w:t>
      </w:r>
    </w:p>
    <w:p w14:paraId="3DA8FCB0" w14:textId="77777777" w:rsidR="00BF15FB" w:rsidRPr="00BF15FB" w:rsidRDefault="00BF15FB" w:rsidP="00A0090B">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Those numbers for which this process </w:t>
      </w:r>
      <w:r w:rsidRPr="00BF15FB">
        <w:rPr>
          <w:rFonts w:ascii="Segoe UI" w:eastAsia="Times New Roman" w:hAnsi="Segoe UI" w:cs="Segoe UI"/>
          <w:b/>
          <w:bCs/>
          <w:color w:val="263238"/>
          <w:sz w:val="21"/>
          <w:szCs w:val="21"/>
        </w:rPr>
        <w:t>ends in 1</w:t>
      </w:r>
      <w:r w:rsidRPr="00BF15FB">
        <w:rPr>
          <w:rFonts w:ascii="Segoe UI" w:eastAsia="Times New Roman" w:hAnsi="Segoe UI" w:cs="Segoe UI"/>
          <w:color w:val="263238"/>
          <w:sz w:val="21"/>
          <w:szCs w:val="21"/>
        </w:rPr>
        <w:t> are happy.</w:t>
      </w:r>
    </w:p>
    <w:p w14:paraId="16F2B06D" w14:textId="77777777" w:rsidR="00BF15FB" w:rsidRPr="00BF15FB" w:rsidRDefault="00BF15FB" w:rsidP="00BF15FB">
      <w:pPr>
        <w:shd w:val="clear" w:color="auto" w:fill="FFFFFF"/>
        <w:spacing w:after="240"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Return </w:t>
      </w:r>
      <w:r w:rsidRPr="00BF15FB">
        <w:rPr>
          <w:rFonts w:ascii="Courier New" w:eastAsia="Times New Roman" w:hAnsi="Courier New" w:cs="Courier New"/>
          <w:color w:val="546E7A"/>
          <w:sz w:val="20"/>
          <w:szCs w:val="20"/>
          <w:shd w:val="clear" w:color="auto" w:fill="F7F9FA"/>
        </w:rPr>
        <w:t>true</w:t>
      </w:r>
      <w:r w:rsidRPr="00BF15FB">
        <w:rPr>
          <w:rFonts w:ascii="Segoe UI" w:eastAsia="Times New Roman" w:hAnsi="Segoe UI" w:cs="Segoe UI"/>
          <w:color w:val="263238"/>
          <w:sz w:val="21"/>
          <w:szCs w:val="21"/>
        </w:rPr>
        <w:t> </w:t>
      </w:r>
      <w:r w:rsidRPr="00BF15FB">
        <w:rPr>
          <w:rFonts w:ascii="Segoe UI" w:eastAsia="Times New Roman" w:hAnsi="Segoe UI" w:cs="Segoe UI"/>
          <w:i/>
          <w:iCs/>
          <w:color w:val="263238"/>
          <w:sz w:val="21"/>
          <w:szCs w:val="21"/>
        </w:rPr>
        <w:t>if</w:t>
      </w:r>
      <w:r w:rsidRPr="00BF15FB">
        <w:rPr>
          <w:rFonts w:ascii="Segoe UI" w:eastAsia="Times New Roman" w:hAnsi="Segoe UI" w:cs="Segoe UI"/>
          <w:color w:val="263238"/>
          <w:sz w:val="21"/>
          <w:szCs w:val="21"/>
        </w:rPr>
        <w:t> </w:t>
      </w:r>
      <w:r w:rsidRPr="00BF15FB">
        <w:rPr>
          <w:rFonts w:ascii="Courier New" w:eastAsia="Times New Roman" w:hAnsi="Courier New" w:cs="Courier New"/>
          <w:color w:val="546E7A"/>
          <w:sz w:val="20"/>
          <w:szCs w:val="20"/>
          <w:shd w:val="clear" w:color="auto" w:fill="F7F9FA"/>
        </w:rPr>
        <w:t>n</w:t>
      </w:r>
      <w:r w:rsidRPr="00BF15FB">
        <w:rPr>
          <w:rFonts w:ascii="Segoe UI" w:eastAsia="Times New Roman" w:hAnsi="Segoe UI" w:cs="Segoe UI"/>
          <w:color w:val="263238"/>
          <w:sz w:val="21"/>
          <w:szCs w:val="21"/>
        </w:rPr>
        <w:t> </w:t>
      </w:r>
      <w:r w:rsidRPr="00BF15FB">
        <w:rPr>
          <w:rFonts w:ascii="Segoe UI" w:eastAsia="Times New Roman" w:hAnsi="Segoe UI" w:cs="Segoe UI"/>
          <w:i/>
          <w:iCs/>
          <w:color w:val="263238"/>
          <w:sz w:val="21"/>
          <w:szCs w:val="21"/>
        </w:rPr>
        <w:t>is a happy number, and</w:t>
      </w:r>
      <w:r w:rsidRPr="00BF15FB">
        <w:rPr>
          <w:rFonts w:ascii="Segoe UI" w:eastAsia="Times New Roman" w:hAnsi="Segoe UI" w:cs="Segoe UI"/>
          <w:color w:val="263238"/>
          <w:sz w:val="21"/>
          <w:szCs w:val="21"/>
        </w:rPr>
        <w:t> </w:t>
      </w:r>
      <w:r w:rsidRPr="00BF15FB">
        <w:rPr>
          <w:rFonts w:ascii="Courier New" w:eastAsia="Times New Roman" w:hAnsi="Courier New" w:cs="Courier New"/>
          <w:color w:val="546E7A"/>
          <w:sz w:val="20"/>
          <w:szCs w:val="20"/>
          <w:shd w:val="clear" w:color="auto" w:fill="F7F9FA"/>
        </w:rPr>
        <w:t>false</w:t>
      </w:r>
      <w:r w:rsidRPr="00BF15FB">
        <w:rPr>
          <w:rFonts w:ascii="Segoe UI" w:eastAsia="Times New Roman" w:hAnsi="Segoe UI" w:cs="Segoe UI"/>
          <w:color w:val="263238"/>
          <w:sz w:val="21"/>
          <w:szCs w:val="21"/>
        </w:rPr>
        <w:t> </w:t>
      </w:r>
      <w:r w:rsidRPr="00BF15FB">
        <w:rPr>
          <w:rFonts w:ascii="Segoe UI" w:eastAsia="Times New Roman" w:hAnsi="Segoe UI" w:cs="Segoe UI"/>
          <w:i/>
          <w:iCs/>
          <w:color w:val="263238"/>
          <w:sz w:val="21"/>
          <w:szCs w:val="21"/>
        </w:rPr>
        <w:t>if not</w:t>
      </w:r>
      <w:r w:rsidRPr="00BF15FB">
        <w:rPr>
          <w:rFonts w:ascii="Segoe UI" w:eastAsia="Times New Roman" w:hAnsi="Segoe UI" w:cs="Segoe UI"/>
          <w:color w:val="263238"/>
          <w:sz w:val="21"/>
          <w:szCs w:val="21"/>
        </w:rPr>
        <w:t>.</w:t>
      </w:r>
    </w:p>
    <w:p w14:paraId="7766F9D2" w14:textId="77777777" w:rsidR="00BF15FB" w:rsidRPr="00BF15FB" w:rsidRDefault="00BF15FB" w:rsidP="00BF15FB">
      <w:pPr>
        <w:shd w:val="clear" w:color="auto" w:fill="FFFFFF"/>
        <w:spacing w:after="240" w:line="240" w:lineRule="auto"/>
        <w:rPr>
          <w:rFonts w:ascii="Segoe UI" w:eastAsia="Times New Roman" w:hAnsi="Segoe UI" w:cs="Segoe UI"/>
          <w:color w:val="263238"/>
          <w:sz w:val="21"/>
          <w:szCs w:val="21"/>
        </w:rPr>
      </w:pPr>
      <w:r w:rsidRPr="00BF15FB">
        <w:rPr>
          <w:rFonts w:ascii="Segoe UI" w:eastAsia="Times New Roman" w:hAnsi="Segoe UI" w:cs="Segoe UI"/>
          <w:color w:val="263238"/>
          <w:sz w:val="21"/>
          <w:szCs w:val="21"/>
        </w:rPr>
        <w:t> </w:t>
      </w:r>
    </w:p>
    <w:p w14:paraId="448ADE48" w14:textId="77777777" w:rsidR="00BF15FB" w:rsidRPr="00BF15FB" w:rsidRDefault="00BF15FB" w:rsidP="00BF15FB">
      <w:pPr>
        <w:shd w:val="clear" w:color="auto" w:fill="FFFFFF"/>
        <w:spacing w:after="240" w:line="240" w:lineRule="auto"/>
        <w:rPr>
          <w:rFonts w:ascii="Segoe UI" w:eastAsia="Times New Roman" w:hAnsi="Segoe UI" w:cs="Segoe UI"/>
          <w:color w:val="263238"/>
          <w:sz w:val="21"/>
          <w:szCs w:val="21"/>
        </w:rPr>
      </w:pPr>
      <w:r w:rsidRPr="00BF15FB">
        <w:rPr>
          <w:rFonts w:ascii="Segoe UI" w:eastAsia="Times New Roman" w:hAnsi="Segoe UI" w:cs="Segoe UI"/>
          <w:b/>
          <w:bCs/>
          <w:color w:val="263238"/>
          <w:sz w:val="21"/>
          <w:szCs w:val="21"/>
        </w:rPr>
        <w:t>Example 1:</w:t>
      </w:r>
    </w:p>
    <w:p w14:paraId="1E7E46B3"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b/>
          <w:bCs/>
          <w:color w:val="263238"/>
          <w:sz w:val="20"/>
          <w:szCs w:val="20"/>
        </w:rPr>
        <w:t>Input:</w:t>
      </w:r>
      <w:r w:rsidRPr="00BF15FB">
        <w:rPr>
          <w:rFonts w:ascii="Consolas" w:eastAsia="Times New Roman" w:hAnsi="Consolas" w:cs="Courier New"/>
          <w:color w:val="263238"/>
          <w:sz w:val="20"/>
          <w:szCs w:val="20"/>
        </w:rPr>
        <w:t xml:space="preserve"> n = 19</w:t>
      </w:r>
    </w:p>
    <w:p w14:paraId="6D6B12FF"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b/>
          <w:bCs/>
          <w:color w:val="263238"/>
          <w:sz w:val="20"/>
          <w:szCs w:val="20"/>
        </w:rPr>
        <w:t>Output:</w:t>
      </w:r>
      <w:r w:rsidRPr="00BF15FB">
        <w:rPr>
          <w:rFonts w:ascii="Consolas" w:eastAsia="Times New Roman" w:hAnsi="Consolas" w:cs="Courier New"/>
          <w:color w:val="263238"/>
          <w:sz w:val="20"/>
          <w:szCs w:val="20"/>
        </w:rPr>
        <w:t xml:space="preserve"> true</w:t>
      </w:r>
    </w:p>
    <w:p w14:paraId="3FC4B5E6"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b/>
          <w:bCs/>
          <w:color w:val="263238"/>
          <w:sz w:val="20"/>
          <w:szCs w:val="20"/>
        </w:rPr>
        <w:t>Explanation:</w:t>
      </w:r>
    </w:p>
    <w:p w14:paraId="78831CBB"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color w:val="263238"/>
          <w:sz w:val="20"/>
          <w:szCs w:val="20"/>
        </w:rPr>
        <w:t>1</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+ 9</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82</w:t>
      </w:r>
    </w:p>
    <w:p w14:paraId="58F22C84"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color w:val="263238"/>
          <w:sz w:val="20"/>
          <w:szCs w:val="20"/>
        </w:rPr>
        <w:t>8</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+ 2</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68</w:t>
      </w:r>
    </w:p>
    <w:p w14:paraId="5DA2A416" w14:textId="77777777" w:rsidR="00BF15FB"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color w:val="263238"/>
          <w:sz w:val="20"/>
          <w:szCs w:val="20"/>
        </w:rPr>
        <w:t>6</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+ 8</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100</w:t>
      </w:r>
    </w:p>
    <w:p w14:paraId="318108F4" w14:textId="5D61E6CD" w:rsidR="00394980" w:rsidRPr="00BF15FB" w:rsidRDefault="00BF15FB" w:rsidP="00BF15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15FB">
        <w:rPr>
          <w:rFonts w:ascii="Consolas" w:eastAsia="Times New Roman" w:hAnsi="Consolas" w:cs="Courier New"/>
          <w:color w:val="263238"/>
          <w:sz w:val="20"/>
          <w:szCs w:val="20"/>
        </w:rPr>
        <w:t>1</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+ 0</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+ 0</w:t>
      </w:r>
      <w:r w:rsidRPr="00BF15FB">
        <w:rPr>
          <w:rFonts w:ascii="Consolas" w:eastAsia="Times New Roman" w:hAnsi="Consolas" w:cs="Courier New"/>
          <w:color w:val="263238"/>
          <w:sz w:val="15"/>
          <w:szCs w:val="15"/>
          <w:vertAlign w:val="superscript"/>
        </w:rPr>
        <w:t>2</w:t>
      </w:r>
      <w:r w:rsidRPr="00BF15FB">
        <w:rPr>
          <w:rFonts w:ascii="Consolas" w:eastAsia="Times New Roman" w:hAnsi="Consolas" w:cs="Courier New"/>
          <w:color w:val="263238"/>
          <w:sz w:val="20"/>
          <w:szCs w:val="20"/>
        </w:rPr>
        <w:t xml:space="preserve"> = 1</w:t>
      </w:r>
    </w:p>
    <w:p w14:paraId="5EC0B857" w14:textId="77777777" w:rsidR="00BF15FB" w:rsidRPr="00BF15FB" w:rsidRDefault="00394980" w:rsidP="00BF15F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BF15FB" w:rsidRPr="00BF15FB">
        <w:rPr>
          <w:rFonts w:ascii="Consolas" w:eastAsia="Times New Roman" w:hAnsi="Consolas" w:cs="Courier New"/>
          <w:b/>
          <w:bCs/>
          <w:color w:val="333333"/>
          <w:sz w:val="21"/>
          <w:szCs w:val="21"/>
        </w:rPr>
        <w:t xml:space="preserve"> int next(int n)</w:t>
      </w:r>
    </w:p>
    <w:p w14:paraId="226CD9B8"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44E921D7"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int sum=0;</w:t>
      </w:r>
    </w:p>
    <w:p w14:paraId="3EC3FF36"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while(n!=0)</w:t>
      </w:r>
    </w:p>
    <w:p w14:paraId="002286C0"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479815D8"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sum+=pow(n%10,2);</w:t>
      </w:r>
    </w:p>
    <w:p w14:paraId="308ACBC0"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n/=10;</w:t>
      </w:r>
    </w:p>
    <w:p w14:paraId="57B7432A"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2C9887DD"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return sum;</w:t>
      </w:r>
    </w:p>
    <w:p w14:paraId="72A0E872"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22026257"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bool isHappy(int n) {</w:t>
      </w:r>
    </w:p>
    <w:p w14:paraId="50836012"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int slow=next(n);</w:t>
      </w:r>
    </w:p>
    <w:p w14:paraId="5B0982C8"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lastRenderedPageBreak/>
        <w:t xml:space="preserve">        int fast=next(next(n));</w:t>
      </w:r>
    </w:p>
    <w:p w14:paraId="16EB103F"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while(slow!=fast)</w:t>
      </w:r>
    </w:p>
    <w:p w14:paraId="52DAEF57"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341CCE1F"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slow=next(slow);</w:t>
      </w:r>
    </w:p>
    <w:p w14:paraId="501C5C38"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fast=next(next(fast));</w:t>
      </w:r>
    </w:p>
    <w:p w14:paraId="6B0AABD4"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136EDBE7" w14:textId="77777777" w:rsidR="00BF15FB" w:rsidRPr="00BF15FB"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return fast==1;</w:t>
      </w:r>
    </w:p>
    <w:p w14:paraId="3CFB836A" w14:textId="03A32AFC" w:rsidR="00394980" w:rsidRDefault="00BF15FB" w:rsidP="00BF15FB">
      <w:pPr>
        <w:shd w:val="clear" w:color="auto" w:fill="FFFFFF"/>
        <w:spacing w:after="240" w:line="240" w:lineRule="auto"/>
        <w:rPr>
          <w:rFonts w:ascii="Consolas" w:eastAsia="Times New Roman" w:hAnsi="Consolas" w:cs="Courier New"/>
          <w:b/>
          <w:bCs/>
          <w:color w:val="333333"/>
          <w:sz w:val="21"/>
          <w:szCs w:val="21"/>
        </w:rPr>
      </w:pPr>
      <w:r w:rsidRPr="00BF15FB">
        <w:rPr>
          <w:rFonts w:ascii="Consolas" w:eastAsia="Times New Roman" w:hAnsi="Consolas" w:cs="Courier New"/>
          <w:b/>
          <w:bCs/>
          <w:color w:val="333333"/>
          <w:sz w:val="21"/>
          <w:szCs w:val="21"/>
        </w:rPr>
        <w:t xml:space="preserve">    }</w:t>
      </w:r>
    </w:p>
    <w:p w14:paraId="56E4E836" w14:textId="1BADDE33" w:rsidR="00A242A6" w:rsidRPr="00A242A6" w:rsidRDefault="00BF15FB" w:rsidP="00A242A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200)</w:t>
      </w:r>
      <w:r w:rsidR="00A242A6" w:rsidRPr="00A242A6">
        <w:rPr>
          <w:rFonts w:ascii="Segoe UI" w:hAnsi="Segoe UI" w:cs="Segoe UI"/>
          <w:color w:val="263238"/>
          <w:sz w:val="21"/>
          <w:szCs w:val="21"/>
        </w:rPr>
        <w:t xml:space="preserve"> Given an integer array </w:t>
      </w:r>
      <w:r w:rsidR="00A242A6" w:rsidRPr="00A242A6">
        <w:rPr>
          <w:rFonts w:ascii="Courier New" w:hAnsi="Courier New" w:cs="Courier New"/>
          <w:color w:val="546E7A"/>
          <w:sz w:val="20"/>
          <w:szCs w:val="20"/>
          <w:shd w:val="clear" w:color="auto" w:fill="F7F9FA"/>
        </w:rPr>
        <w:t>nums</w:t>
      </w:r>
      <w:r w:rsidR="00A242A6" w:rsidRPr="00A242A6">
        <w:rPr>
          <w:rFonts w:ascii="Segoe UI" w:hAnsi="Segoe UI" w:cs="Segoe UI"/>
          <w:color w:val="263238"/>
          <w:sz w:val="21"/>
          <w:szCs w:val="21"/>
        </w:rPr>
        <w:t>, </w:t>
      </w:r>
      <w:r w:rsidR="00A242A6" w:rsidRPr="00A242A6">
        <w:rPr>
          <w:rFonts w:ascii="Segoe UI" w:hAnsi="Segoe UI" w:cs="Segoe UI"/>
          <w:i/>
          <w:iCs/>
          <w:color w:val="263238"/>
          <w:sz w:val="21"/>
          <w:szCs w:val="21"/>
        </w:rPr>
        <w:t>find three numbers whose product is maximum and return the maximum product</w:t>
      </w:r>
      <w:r w:rsidR="00A242A6" w:rsidRPr="00A242A6">
        <w:rPr>
          <w:rFonts w:ascii="Segoe UI" w:hAnsi="Segoe UI" w:cs="Segoe UI"/>
          <w:color w:val="263238"/>
          <w:sz w:val="21"/>
          <w:szCs w:val="21"/>
        </w:rPr>
        <w:t>.</w:t>
      </w:r>
    </w:p>
    <w:p w14:paraId="26AD34D0" w14:textId="77777777" w:rsidR="00A242A6" w:rsidRPr="00A242A6" w:rsidRDefault="00A242A6" w:rsidP="00A242A6">
      <w:pPr>
        <w:shd w:val="clear" w:color="auto" w:fill="FFFFFF"/>
        <w:spacing w:after="240" w:line="240" w:lineRule="auto"/>
        <w:rPr>
          <w:rFonts w:ascii="Segoe UI" w:eastAsia="Times New Roman" w:hAnsi="Segoe UI" w:cs="Segoe UI"/>
          <w:color w:val="263238"/>
          <w:sz w:val="21"/>
          <w:szCs w:val="21"/>
        </w:rPr>
      </w:pPr>
      <w:r w:rsidRPr="00A242A6">
        <w:rPr>
          <w:rFonts w:ascii="Segoe UI" w:eastAsia="Times New Roman" w:hAnsi="Segoe UI" w:cs="Segoe UI"/>
          <w:color w:val="263238"/>
          <w:sz w:val="21"/>
          <w:szCs w:val="21"/>
        </w:rPr>
        <w:t> </w:t>
      </w:r>
    </w:p>
    <w:p w14:paraId="5DCFD731" w14:textId="77777777" w:rsidR="00A242A6" w:rsidRPr="00A242A6" w:rsidRDefault="00A242A6" w:rsidP="00A242A6">
      <w:pPr>
        <w:shd w:val="clear" w:color="auto" w:fill="FFFFFF"/>
        <w:spacing w:after="240" w:line="240" w:lineRule="auto"/>
        <w:rPr>
          <w:rFonts w:ascii="Segoe UI" w:eastAsia="Times New Roman" w:hAnsi="Segoe UI" w:cs="Segoe UI"/>
          <w:color w:val="263238"/>
          <w:sz w:val="21"/>
          <w:szCs w:val="21"/>
        </w:rPr>
      </w:pPr>
      <w:r w:rsidRPr="00A242A6">
        <w:rPr>
          <w:rFonts w:ascii="Segoe UI" w:eastAsia="Times New Roman" w:hAnsi="Segoe UI" w:cs="Segoe UI"/>
          <w:b/>
          <w:bCs/>
          <w:color w:val="263238"/>
          <w:sz w:val="21"/>
          <w:szCs w:val="21"/>
        </w:rPr>
        <w:t>Example 1:</w:t>
      </w:r>
    </w:p>
    <w:p w14:paraId="097F6585" w14:textId="77777777" w:rsidR="00A242A6" w:rsidRPr="00A242A6" w:rsidRDefault="00A242A6" w:rsidP="00A242A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42A6">
        <w:rPr>
          <w:rFonts w:ascii="Consolas" w:eastAsia="Times New Roman" w:hAnsi="Consolas" w:cs="Courier New"/>
          <w:b/>
          <w:bCs/>
          <w:color w:val="263238"/>
          <w:sz w:val="20"/>
          <w:szCs w:val="20"/>
        </w:rPr>
        <w:t>Input:</w:t>
      </w:r>
      <w:r w:rsidRPr="00A242A6">
        <w:rPr>
          <w:rFonts w:ascii="Consolas" w:eastAsia="Times New Roman" w:hAnsi="Consolas" w:cs="Courier New"/>
          <w:color w:val="263238"/>
          <w:sz w:val="20"/>
          <w:szCs w:val="20"/>
        </w:rPr>
        <w:t xml:space="preserve"> nums = [1,2,3]</w:t>
      </w:r>
    </w:p>
    <w:p w14:paraId="25B4AA30" w14:textId="0B663FD5" w:rsidR="00BF15FB" w:rsidRPr="00A242A6" w:rsidRDefault="00A242A6" w:rsidP="00A242A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42A6">
        <w:rPr>
          <w:rFonts w:ascii="Consolas" w:eastAsia="Times New Roman" w:hAnsi="Consolas" w:cs="Courier New"/>
          <w:b/>
          <w:bCs/>
          <w:color w:val="263238"/>
          <w:sz w:val="20"/>
          <w:szCs w:val="20"/>
        </w:rPr>
        <w:t>Output:</w:t>
      </w:r>
      <w:r w:rsidRPr="00A242A6">
        <w:rPr>
          <w:rFonts w:ascii="Consolas" w:eastAsia="Times New Roman" w:hAnsi="Consolas" w:cs="Courier New"/>
          <w:color w:val="263238"/>
          <w:sz w:val="20"/>
          <w:szCs w:val="20"/>
        </w:rPr>
        <w:t xml:space="preserve"> 6</w:t>
      </w:r>
    </w:p>
    <w:p w14:paraId="44996823" w14:textId="77777777" w:rsidR="00A242A6" w:rsidRPr="00A242A6" w:rsidRDefault="00BF15FB" w:rsidP="00A242A6">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A242A6" w:rsidRPr="00A242A6">
        <w:rPr>
          <w:rFonts w:ascii="Consolas" w:eastAsia="Times New Roman" w:hAnsi="Consolas" w:cs="Courier New"/>
          <w:b/>
          <w:bCs/>
          <w:color w:val="333333"/>
          <w:sz w:val="21"/>
          <w:szCs w:val="21"/>
        </w:rPr>
        <w:t xml:space="preserve"> int maximumProduct(vector&lt;int&gt;&amp; nums) {</w:t>
      </w:r>
    </w:p>
    <w:p w14:paraId="4C3CE234" w14:textId="77777777" w:rsidR="00A242A6" w:rsidRPr="00A242A6"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int n=nums.size();</w:t>
      </w:r>
    </w:p>
    <w:p w14:paraId="56BEB669" w14:textId="77777777" w:rsidR="00A242A6" w:rsidRPr="00A242A6"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sort(nums.begin(),nums.end());</w:t>
      </w:r>
    </w:p>
    <w:p w14:paraId="6D68CBF5" w14:textId="77777777" w:rsidR="00A242A6" w:rsidRPr="00A242A6"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int temp1=nums[0]*nums[1]*nums[n-1];</w:t>
      </w:r>
    </w:p>
    <w:p w14:paraId="686572D5" w14:textId="77777777" w:rsidR="00A242A6" w:rsidRPr="00A242A6"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int temp2=nums[n-1]*nums[n-2]*nums[n-3];</w:t>
      </w:r>
    </w:p>
    <w:p w14:paraId="16F346E6" w14:textId="77777777" w:rsidR="00A242A6" w:rsidRPr="00A242A6"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return temp1&gt;temp2?temp1:temp2;</w:t>
      </w:r>
    </w:p>
    <w:p w14:paraId="66E23B1E" w14:textId="5653AD4B" w:rsidR="00BF15FB" w:rsidRDefault="00A242A6" w:rsidP="00A242A6">
      <w:pPr>
        <w:shd w:val="clear" w:color="auto" w:fill="FFFFFF"/>
        <w:spacing w:after="240" w:line="240" w:lineRule="auto"/>
        <w:rPr>
          <w:rFonts w:ascii="Consolas" w:eastAsia="Times New Roman" w:hAnsi="Consolas" w:cs="Courier New"/>
          <w:b/>
          <w:bCs/>
          <w:color w:val="333333"/>
          <w:sz w:val="21"/>
          <w:szCs w:val="21"/>
        </w:rPr>
      </w:pPr>
      <w:r w:rsidRPr="00A242A6">
        <w:rPr>
          <w:rFonts w:ascii="Consolas" w:eastAsia="Times New Roman" w:hAnsi="Consolas" w:cs="Courier New"/>
          <w:b/>
          <w:bCs/>
          <w:color w:val="333333"/>
          <w:sz w:val="21"/>
          <w:szCs w:val="21"/>
        </w:rPr>
        <w:t xml:space="preserve">    }</w:t>
      </w:r>
    </w:p>
    <w:p w14:paraId="32E950A0" w14:textId="4DBAB19E" w:rsidR="00DD3AC6" w:rsidRPr="00DD3AC6" w:rsidRDefault="00A242A6" w:rsidP="00DD3AC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201)</w:t>
      </w:r>
      <w:r w:rsidR="00DD3AC6" w:rsidRPr="00DD3AC6">
        <w:rPr>
          <w:rFonts w:ascii="Segoe UI" w:hAnsi="Segoe UI" w:cs="Segoe UI"/>
          <w:color w:val="263238"/>
          <w:sz w:val="21"/>
          <w:szCs w:val="21"/>
        </w:rPr>
        <w:t xml:space="preserve"> Given an integer </w:t>
      </w:r>
      <w:r w:rsidR="00DD3AC6" w:rsidRPr="00DD3AC6">
        <w:rPr>
          <w:rFonts w:ascii="Courier New" w:hAnsi="Courier New" w:cs="Courier New"/>
          <w:color w:val="546E7A"/>
          <w:sz w:val="20"/>
          <w:szCs w:val="20"/>
          <w:shd w:val="clear" w:color="auto" w:fill="F7F9FA"/>
        </w:rPr>
        <w:t>columnNumber</w:t>
      </w:r>
      <w:r w:rsidR="00DD3AC6" w:rsidRPr="00DD3AC6">
        <w:rPr>
          <w:rFonts w:ascii="Segoe UI" w:hAnsi="Segoe UI" w:cs="Segoe UI"/>
          <w:color w:val="263238"/>
          <w:sz w:val="21"/>
          <w:szCs w:val="21"/>
        </w:rPr>
        <w:t>, return </w:t>
      </w:r>
      <w:r w:rsidR="00DD3AC6" w:rsidRPr="00DD3AC6">
        <w:rPr>
          <w:rFonts w:ascii="Segoe UI" w:hAnsi="Segoe UI" w:cs="Segoe UI"/>
          <w:i/>
          <w:iCs/>
          <w:color w:val="263238"/>
          <w:sz w:val="21"/>
          <w:szCs w:val="21"/>
        </w:rPr>
        <w:t>its corresponding column title as it appears in an Excel sheet</w:t>
      </w:r>
      <w:r w:rsidR="00DD3AC6" w:rsidRPr="00DD3AC6">
        <w:rPr>
          <w:rFonts w:ascii="Segoe UI" w:hAnsi="Segoe UI" w:cs="Segoe UI"/>
          <w:color w:val="263238"/>
          <w:sz w:val="21"/>
          <w:szCs w:val="21"/>
        </w:rPr>
        <w:t>.</w:t>
      </w:r>
    </w:p>
    <w:p w14:paraId="3BC6D31B"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color w:val="263238"/>
          <w:sz w:val="21"/>
          <w:szCs w:val="21"/>
        </w:rPr>
        <w:t>For example:</w:t>
      </w:r>
    </w:p>
    <w:p w14:paraId="559D8980"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A -&gt; 1</w:t>
      </w:r>
    </w:p>
    <w:p w14:paraId="17B0D369"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B -&gt; 2</w:t>
      </w:r>
    </w:p>
    <w:p w14:paraId="75AB29CD"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C -&gt; 3</w:t>
      </w:r>
    </w:p>
    <w:p w14:paraId="426F8254"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lastRenderedPageBreak/>
        <w:t>...</w:t>
      </w:r>
    </w:p>
    <w:p w14:paraId="4AE796DF"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Z -&gt; 26</w:t>
      </w:r>
    </w:p>
    <w:p w14:paraId="3193D85B"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AA -&gt; 27</w:t>
      </w:r>
    </w:p>
    <w:p w14:paraId="0FDFF1C1"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 xml:space="preserve">AB -&gt; 28 </w:t>
      </w:r>
    </w:p>
    <w:p w14:paraId="1D4A32A9"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color w:val="263238"/>
          <w:sz w:val="20"/>
          <w:szCs w:val="20"/>
        </w:rPr>
        <w:t>...</w:t>
      </w:r>
    </w:p>
    <w:p w14:paraId="4286440D"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color w:val="263238"/>
          <w:sz w:val="21"/>
          <w:szCs w:val="21"/>
        </w:rPr>
        <w:t> </w:t>
      </w:r>
    </w:p>
    <w:p w14:paraId="33ED8B94"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b/>
          <w:bCs/>
          <w:color w:val="263238"/>
          <w:sz w:val="21"/>
          <w:szCs w:val="21"/>
        </w:rPr>
        <w:t>Example 1:</w:t>
      </w:r>
    </w:p>
    <w:p w14:paraId="3B1072F9"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Input:</w:t>
      </w:r>
      <w:r w:rsidRPr="00DD3AC6">
        <w:rPr>
          <w:rFonts w:ascii="Consolas" w:eastAsia="Times New Roman" w:hAnsi="Consolas" w:cs="Courier New"/>
          <w:color w:val="263238"/>
          <w:sz w:val="20"/>
          <w:szCs w:val="20"/>
        </w:rPr>
        <w:t xml:space="preserve"> columnNumber = 1</w:t>
      </w:r>
    </w:p>
    <w:p w14:paraId="01179BDE"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Output:</w:t>
      </w:r>
      <w:r w:rsidRPr="00DD3AC6">
        <w:rPr>
          <w:rFonts w:ascii="Consolas" w:eastAsia="Times New Roman" w:hAnsi="Consolas" w:cs="Courier New"/>
          <w:color w:val="263238"/>
          <w:sz w:val="20"/>
          <w:szCs w:val="20"/>
        </w:rPr>
        <w:t xml:space="preserve"> "A"</w:t>
      </w:r>
    </w:p>
    <w:p w14:paraId="01C34C39"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b/>
          <w:bCs/>
          <w:color w:val="263238"/>
          <w:sz w:val="21"/>
          <w:szCs w:val="21"/>
        </w:rPr>
        <w:t>Example 2:</w:t>
      </w:r>
    </w:p>
    <w:p w14:paraId="3C4FDF81"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Input:</w:t>
      </w:r>
      <w:r w:rsidRPr="00DD3AC6">
        <w:rPr>
          <w:rFonts w:ascii="Consolas" w:eastAsia="Times New Roman" w:hAnsi="Consolas" w:cs="Courier New"/>
          <w:color w:val="263238"/>
          <w:sz w:val="20"/>
          <w:szCs w:val="20"/>
        </w:rPr>
        <w:t xml:space="preserve"> columnNumber = 28</w:t>
      </w:r>
    </w:p>
    <w:p w14:paraId="5F3E3110"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Output:</w:t>
      </w:r>
      <w:r w:rsidRPr="00DD3AC6">
        <w:rPr>
          <w:rFonts w:ascii="Consolas" w:eastAsia="Times New Roman" w:hAnsi="Consolas" w:cs="Courier New"/>
          <w:color w:val="263238"/>
          <w:sz w:val="20"/>
          <w:szCs w:val="20"/>
        </w:rPr>
        <w:t xml:space="preserve"> "AB"</w:t>
      </w:r>
    </w:p>
    <w:p w14:paraId="6FED1232"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b/>
          <w:bCs/>
          <w:color w:val="263238"/>
          <w:sz w:val="21"/>
          <w:szCs w:val="21"/>
        </w:rPr>
        <w:t>Example 3:</w:t>
      </w:r>
    </w:p>
    <w:p w14:paraId="74DFEAC4"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Input:</w:t>
      </w:r>
      <w:r w:rsidRPr="00DD3AC6">
        <w:rPr>
          <w:rFonts w:ascii="Consolas" w:eastAsia="Times New Roman" w:hAnsi="Consolas" w:cs="Courier New"/>
          <w:color w:val="263238"/>
          <w:sz w:val="20"/>
          <w:szCs w:val="20"/>
        </w:rPr>
        <w:t xml:space="preserve"> columnNumber = 701</w:t>
      </w:r>
    </w:p>
    <w:p w14:paraId="4D3E62E7"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Output:</w:t>
      </w:r>
      <w:r w:rsidRPr="00DD3AC6">
        <w:rPr>
          <w:rFonts w:ascii="Consolas" w:eastAsia="Times New Roman" w:hAnsi="Consolas" w:cs="Courier New"/>
          <w:color w:val="263238"/>
          <w:sz w:val="20"/>
          <w:szCs w:val="20"/>
        </w:rPr>
        <w:t xml:space="preserve"> "ZY"</w:t>
      </w:r>
    </w:p>
    <w:p w14:paraId="6D6521F0" w14:textId="77777777" w:rsidR="00DD3AC6" w:rsidRPr="00DD3AC6" w:rsidRDefault="00DD3AC6" w:rsidP="00DD3AC6">
      <w:pPr>
        <w:shd w:val="clear" w:color="auto" w:fill="FFFFFF"/>
        <w:spacing w:after="240" w:line="240" w:lineRule="auto"/>
        <w:rPr>
          <w:rFonts w:ascii="Segoe UI" w:eastAsia="Times New Roman" w:hAnsi="Segoe UI" w:cs="Segoe UI"/>
          <w:color w:val="263238"/>
          <w:sz w:val="21"/>
          <w:szCs w:val="21"/>
        </w:rPr>
      </w:pPr>
      <w:r w:rsidRPr="00DD3AC6">
        <w:rPr>
          <w:rFonts w:ascii="Segoe UI" w:eastAsia="Times New Roman" w:hAnsi="Segoe UI" w:cs="Segoe UI"/>
          <w:b/>
          <w:bCs/>
          <w:color w:val="263238"/>
          <w:sz w:val="21"/>
          <w:szCs w:val="21"/>
        </w:rPr>
        <w:t>Example 4:</w:t>
      </w:r>
    </w:p>
    <w:p w14:paraId="5BD3F536" w14:textId="77777777" w:rsidR="00DD3AC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Input:</w:t>
      </w:r>
      <w:r w:rsidRPr="00DD3AC6">
        <w:rPr>
          <w:rFonts w:ascii="Consolas" w:eastAsia="Times New Roman" w:hAnsi="Consolas" w:cs="Courier New"/>
          <w:color w:val="263238"/>
          <w:sz w:val="20"/>
          <w:szCs w:val="20"/>
        </w:rPr>
        <w:t xml:space="preserve"> columnNumber = 2147483647</w:t>
      </w:r>
    </w:p>
    <w:p w14:paraId="632BE7C4" w14:textId="418A9EFC" w:rsidR="00A242A6" w:rsidRPr="00DD3AC6" w:rsidRDefault="00DD3AC6" w:rsidP="00DD3A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D3AC6">
        <w:rPr>
          <w:rFonts w:ascii="Consolas" w:eastAsia="Times New Roman" w:hAnsi="Consolas" w:cs="Courier New"/>
          <w:b/>
          <w:bCs/>
          <w:color w:val="263238"/>
          <w:sz w:val="20"/>
          <w:szCs w:val="20"/>
        </w:rPr>
        <w:t>Output:</w:t>
      </w:r>
      <w:r w:rsidRPr="00DD3AC6">
        <w:rPr>
          <w:rFonts w:ascii="Consolas" w:eastAsia="Times New Roman" w:hAnsi="Consolas" w:cs="Courier New"/>
          <w:color w:val="263238"/>
          <w:sz w:val="20"/>
          <w:szCs w:val="20"/>
        </w:rPr>
        <w:t xml:space="preserve"> "FXSHRXW"</w:t>
      </w:r>
    </w:p>
    <w:p w14:paraId="66825CE2" w14:textId="1E8E390B" w:rsidR="00DD3AC6" w:rsidRPr="00DD3AC6" w:rsidRDefault="00A242A6" w:rsidP="00DD3AC6">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DD3AC6" w:rsidRPr="00DD3AC6">
        <w:t xml:space="preserve"> </w:t>
      </w:r>
      <w:r w:rsidR="00DD3AC6" w:rsidRPr="00DD3AC6">
        <w:rPr>
          <w:rFonts w:ascii="Consolas" w:eastAsia="Times New Roman" w:hAnsi="Consolas" w:cs="Courier New"/>
          <w:b/>
          <w:bCs/>
          <w:color w:val="333333"/>
          <w:sz w:val="21"/>
          <w:szCs w:val="21"/>
        </w:rPr>
        <w:t>string convertToTitle(int columnNumber) {</w:t>
      </w:r>
    </w:p>
    <w:p w14:paraId="3232480F" w14:textId="77777777" w:rsidR="00DD3AC6" w:rsidRPr="00DD3AC6" w:rsidRDefault="00DD3AC6" w:rsidP="00DD3AC6">
      <w:pPr>
        <w:shd w:val="clear" w:color="auto" w:fill="FFFFFF"/>
        <w:spacing w:after="240" w:line="240" w:lineRule="auto"/>
        <w:rPr>
          <w:rFonts w:ascii="Consolas" w:eastAsia="Times New Roman" w:hAnsi="Consolas" w:cs="Courier New"/>
          <w:b/>
          <w:bCs/>
          <w:color w:val="333333"/>
          <w:sz w:val="21"/>
          <w:szCs w:val="21"/>
        </w:rPr>
      </w:pPr>
      <w:r w:rsidRPr="00DD3AC6">
        <w:rPr>
          <w:rFonts w:ascii="Consolas" w:eastAsia="Times New Roman" w:hAnsi="Consolas" w:cs="Courier New"/>
          <w:b/>
          <w:bCs/>
          <w:color w:val="333333"/>
          <w:sz w:val="21"/>
          <w:szCs w:val="21"/>
        </w:rPr>
        <w:t xml:space="preserve">        int n=columnNumber;</w:t>
      </w:r>
    </w:p>
    <w:p w14:paraId="4E0327E3" w14:textId="77777777" w:rsidR="00DD3AC6" w:rsidRPr="00DD3AC6" w:rsidRDefault="00DD3AC6" w:rsidP="00DD3AC6">
      <w:pPr>
        <w:shd w:val="clear" w:color="auto" w:fill="FFFFFF"/>
        <w:spacing w:after="240" w:line="240" w:lineRule="auto"/>
        <w:rPr>
          <w:rFonts w:ascii="Consolas" w:eastAsia="Times New Roman" w:hAnsi="Consolas" w:cs="Courier New"/>
          <w:b/>
          <w:bCs/>
          <w:color w:val="333333"/>
          <w:sz w:val="21"/>
          <w:szCs w:val="21"/>
        </w:rPr>
      </w:pPr>
      <w:r w:rsidRPr="00DD3AC6">
        <w:rPr>
          <w:rFonts w:ascii="Consolas" w:eastAsia="Times New Roman" w:hAnsi="Consolas" w:cs="Courier New"/>
          <w:b/>
          <w:bCs/>
          <w:color w:val="333333"/>
          <w:sz w:val="21"/>
          <w:szCs w:val="21"/>
        </w:rPr>
        <w:t xml:space="preserve">        return n==0?"":convertToTitle((n-1)/26)+(char)((n-1)%26+'A');</w:t>
      </w:r>
    </w:p>
    <w:p w14:paraId="739E0940" w14:textId="512F1D4F" w:rsidR="00A242A6" w:rsidRDefault="00DD3AC6" w:rsidP="00DD3AC6">
      <w:pPr>
        <w:shd w:val="clear" w:color="auto" w:fill="FFFFFF"/>
        <w:spacing w:after="240" w:line="240" w:lineRule="auto"/>
        <w:rPr>
          <w:rFonts w:ascii="Consolas" w:eastAsia="Times New Roman" w:hAnsi="Consolas" w:cs="Courier New"/>
          <w:b/>
          <w:bCs/>
          <w:color w:val="333333"/>
          <w:sz w:val="21"/>
          <w:szCs w:val="21"/>
        </w:rPr>
      </w:pPr>
      <w:r w:rsidRPr="00DD3AC6">
        <w:rPr>
          <w:rFonts w:ascii="Consolas" w:eastAsia="Times New Roman" w:hAnsi="Consolas" w:cs="Courier New"/>
          <w:b/>
          <w:bCs/>
          <w:color w:val="333333"/>
          <w:sz w:val="21"/>
          <w:szCs w:val="21"/>
        </w:rPr>
        <w:t xml:space="preserve">    }</w:t>
      </w:r>
    </w:p>
    <w:p w14:paraId="74702B5A" w14:textId="7988E919" w:rsidR="007929C4" w:rsidRPr="007929C4" w:rsidRDefault="00DD3AC6" w:rsidP="007929C4">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202)</w:t>
      </w:r>
      <w:r w:rsidR="007929C4" w:rsidRPr="007929C4">
        <w:rPr>
          <w:rFonts w:ascii="Segoe UI" w:hAnsi="Segoe UI" w:cs="Segoe UI"/>
          <w:color w:val="263238"/>
          <w:sz w:val="21"/>
          <w:szCs w:val="21"/>
        </w:rPr>
        <w:t xml:space="preserve"> You are given a binary array </w:t>
      </w:r>
      <w:r w:rsidR="007929C4" w:rsidRPr="007929C4">
        <w:rPr>
          <w:rFonts w:ascii="Courier New" w:hAnsi="Courier New" w:cs="Courier New"/>
          <w:color w:val="546E7A"/>
          <w:sz w:val="20"/>
          <w:szCs w:val="20"/>
          <w:shd w:val="clear" w:color="auto" w:fill="F7F9FA"/>
        </w:rPr>
        <w:t>nums</w:t>
      </w:r>
      <w:r w:rsidR="007929C4" w:rsidRPr="007929C4">
        <w:rPr>
          <w:rFonts w:ascii="Segoe UI" w:hAnsi="Segoe UI" w:cs="Segoe UI"/>
          <w:color w:val="263238"/>
          <w:sz w:val="21"/>
          <w:szCs w:val="21"/>
        </w:rPr>
        <w:t> (</w:t>
      </w:r>
      <w:r w:rsidR="007929C4" w:rsidRPr="007929C4">
        <w:rPr>
          <w:rFonts w:ascii="Segoe UI" w:hAnsi="Segoe UI" w:cs="Segoe UI"/>
          <w:b/>
          <w:bCs/>
          <w:color w:val="263238"/>
          <w:sz w:val="21"/>
          <w:szCs w:val="21"/>
        </w:rPr>
        <w:t>0-indexed</w:t>
      </w:r>
      <w:r w:rsidR="007929C4" w:rsidRPr="007929C4">
        <w:rPr>
          <w:rFonts w:ascii="Segoe UI" w:hAnsi="Segoe UI" w:cs="Segoe UI"/>
          <w:color w:val="263238"/>
          <w:sz w:val="21"/>
          <w:szCs w:val="21"/>
        </w:rPr>
        <w:t>).</w:t>
      </w:r>
    </w:p>
    <w:p w14:paraId="0E3C0A5E" w14:textId="77777777" w:rsidR="007929C4" w:rsidRPr="007929C4" w:rsidRDefault="007929C4" w:rsidP="007929C4">
      <w:pPr>
        <w:shd w:val="clear" w:color="auto" w:fill="FFFFFF"/>
        <w:spacing w:after="240" w:line="240" w:lineRule="auto"/>
        <w:rPr>
          <w:rFonts w:ascii="Segoe UI" w:eastAsia="Times New Roman" w:hAnsi="Segoe UI" w:cs="Segoe UI"/>
          <w:color w:val="263238"/>
          <w:sz w:val="21"/>
          <w:szCs w:val="21"/>
        </w:rPr>
      </w:pPr>
      <w:r w:rsidRPr="007929C4">
        <w:rPr>
          <w:rFonts w:ascii="Segoe UI" w:eastAsia="Times New Roman" w:hAnsi="Segoe UI" w:cs="Segoe UI"/>
          <w:color w:val="263238"/>
          <w:sz w:val="21"/>
          <w:szCs w:val="21"/>
        </w:rPr>
        <w:t>We define </w:t>
      </w:r>
      <w:r w:rsidRPr="007929C4">
        <w:rPr>
          <w:rFonts w:ascii="Courier New" w:eastAsia="Times New Roman" w:hAnsi="Courier New" w:cs="Courier New"/>
          <w:color w:val="546E7A"/>
          <w:sz w:val="20"/>
          <w:szCs w:val="20"/>
          <w:shd w:val="clear" w:color="auto" w:fill="F7F9FA"/>
        </w:rPr>
        <w:t>x</w:t>
      </w:r>
      <w:r w:rsidRPr="007929C4">
        <w:rPr>
          <w:rFonts w:ascii="Courier New" w:eastAsia="Times New Roman" w:hAnsi="Courier New" w:cs="Courier New"/>
          <w:color w:val="546E7A"/>
          <w:sz w:val="15"/>
          <w:szCs w:val="15"/>
          <w:shd w:val="clear" w:color="auto" w:fill="F7F9FA"/>
          <w:vertAlign w:val="subscript"/>
        </w:rPr>
        <w:t>i</w:t>
      </w:r>
      <w:r w:rsidRPr="007929C4">
        <w:rPr>
          <w:rFonts w:ascii="Segoe UI" w:eastAsia="Times New Roman" w:hAnsi="Segoe UI" w:cs="Segoe UI"/>
          <w:color w:val="263238"/>
          <w:sz w:val="21"/>
          <w:szCs w:val="21"/>
        </w:rPr>
        <w:t> as the number whose binary representation is the subarray </w:t>
      </w:r>
      <w:r w:rsidRPr="007929C4">
        <w:rPr>
          <w:rFonts w:ascii="Courier New" w:eastAsia="Times New Roman" w:hAnsi="Courier New" w:cs="Courier New"/>
          <w:color w:val="546E7A"/>
          <w:sz w:val="20"/>
          <w:szCs w:val="20"/>
          <w:shd w:val="clear" w:color="auto" w:fill="F7F9FA"/>
        </w:rPr>
        <w:t>nums[0..i]</w:t>
      </w:r>
      <w:r w:rsidRPr="007929C4">
        <w:rPr>
          <w:rFonts w:ascii="Segoe UI" w:eastAsia="Times New Roman" w:hAnsi="Segoe UI" w:cs="Segoe UI"/>
          <w:color w:val="263238"/>
          <w:sz w:val="21"/>
          <w:szCs w:val="21"/>
        </w:rPr>
        <w:t> (from most-significant-bit to least-significant-bit).</w:t>
      </w:r>
    </w:p>
    <w:p w14:paraId="30667691" w14:textId="77777777" w:rsidR="007929C4" w:rsidRPr="007929C4" w:rsidRDefault="007929C4" w:rsidP="00A0090B">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929C4">
        <w:rPr>
          <w:rFonts w:ascii="Segoe UI" w:eastAsia="Times New Roman" w:hAnsi="Segoe UI" w:cs="Segoe UI"/>
          <w:color w:val="263238"/>
          <w:sz w:val="21"/>
          <w:szCs w:val="21"/>
        </w:rPr>
        <w:t>For example, if </w:t>
      </w:r>
      <w:r w:rsidRPr="007929C4">
        <w:rPr>
          <w:rFonts w:ascii="Courier New" w:eastAsia="Times New Roman" w:hAnsi="Courier New" w:cs="Courier New"/>
          <w:color w:val="546E7A"/>
          <w:sz w:val="20"/>
          <w:szCs w:val="20"/>
          <w:shd w:val="clear" w:color="auto" w:fill="F7F9FA"/>
        </w:rPr>
        <w:t>nums = [1,0,1]</w:t>
      </w:r>
      <w:r w:rsidRPr="007929C4">
        <w:rPr>
          <w:rFonts w:ascii="Segoe UI" w:eastAsia="Times New Roman" w:hAnsi="Segoe UI" w:cs="Segoe UI"/>
          <w:color w:val="263238"/>
          <w:sz w:val="21"/>
          <w:szCs w:val="21"/>
        </w:rPr>
        <w:t>, then </w:t>
      </w:r>
      <w:r w:rsidRPr="007929C4">
        <w:rPr>
          <w:rFonts w:ascii="Courier New" w:eastAsia="Times New Roman" w:hAnsi="Courier New" w:cs="Courier New"/>
          <w:color w:val="546E7A"/>
          <w:sz w:val="20"/>
          <w:szCs w:val="20"/>
          <w:shd w:val="clear" w:color="auto" w:fill="F7F9FA"/>
        </w:rPr>
        <w:t>x</w:t>
      </w:r>
      <w:r w:rsidRPr="007929C4">
        <w:rPr>
          <w:rFonts w:ascii="Courier New" w:eastAsia="Times New Roman" w:hAnsi="Courier New" w:cs="Courier New"/>
          <w:color w:val="546E7A"/>
          <w:sz w:val="15"/>
          <w:szCs w:val="15"/>
          <w:shd w:val="clear" w:color="auto" w:fill="F7F9FA"/>
          <w:vertAlign w:val="subscript"/>
        </w:rPr>
        <w:t>0</w:t>
      </w:r>
      <w:r w:rsidRPr="007929C4">
        <w:rPr>
          <w:rFonts w:ascii="Courier New" w:eastAsia="Times New Roman" w:hAnsi="Courier New" w:cs="Courier New"/>
          <w:color w:val="546E7A"/>
          <w:sz w:val="20"/>
          <w:szCs w:val="20"/>
          <w:shd w:val="clear" w:color="auto" w:fill="F7F9FA"/>
        </w:rPr>
        <w:t> = 1</w:t>
      </w:r>
      <w:r w:rsidRPr="007929C4">
        <w:rPr>
          <w:rFonts w:ascii="Segoe UI" w:eastAsia="Times New Roman" w:hAnsi="Segoe UI" w:cs="Segoe UI"/>
          <w:color w:val="263238"/>
          <w:sz w:val="21"/>
          <w:szCs w:val="21"/>
        </w:rPr>
        <w:t>, </w:t>
      </w:r>
      <w:r w:rsidRPr="007929C4">
        <w:rPr>
          <w:rFonts w:ascii="Courier New" w:eastAsia="Times New Roman" w:hAnsi="Courier New" w:cs="Courier New"/>
          <w:color w:val="546E7A"/>
          <w:sz w:val="20"/>
          <w:szCs w:val="20"/>
          <w:shd w:val="clear" w:color="auto" w:fill="F7F9FA"/>
        </w:rPr>
        <w:t>x</w:t>
      </w:r>
      <w:r w:rsidRPr="007929C4">
        <w:rPr>
          <w:rFonts w:ascii="Courier New" w:eastAsia="Times New Roman" w:hAnsi="Courier New" w:cs="Courier New"/>
          <w:color w:val="546E7A"/>
          <w:sz w:val="15"/>
          <w:szCs w:val="15"/>
          <w:shd w:val="clear" w:color="auto" w:fill="F7F9FA"/>
          <w:vertAlign w:val="subscript"/>
        </w:rPr>
        <w:t>1</w:t>
      </w:r>
      <w:r w:rsidRPr="007929C4">
        <w:rPr>
          <w:rFonts w:ascii="Courier New" w:eastAsia="Times New Roman" w:hAnsi="Courier New" w:cs="Courier New"/>
          <w:color w:val="546E7A"/>
          <w:sz w:val="20"/>
          <w:szCs w:val="20"/>
          <w:shd w:val="clear" w:color="auto" w:fill="F7F9FA"/>
        </w:rPr>
        <w:t> = 2</w:t>
      </w:r>
      <w:r w:rsidRPr="007929C4">
        <w:rPr>
          <w:rFonts w:ascii="Segoe UI" w:eastAsia="Times New Roman" w:hAnsi="Segoe UI" w:cs="Segoe UI"/>
          <w:color w:val="263238"/>
          <w:sz w:val="21"/>
          <w:szCs w:val="21"/>
        </w:rPr>
        <w:t>, and </w:t>
      </w:r>
      <w:r w:rsidRPr="007929C4">
        <w:rPr>
          <w:rFonts w:ascii="Courier New" w:eastAsia="Times New Roman" w:hAnsi="Courier New" w:cs="Courier New"/>
          <w:color w:val="546E7A"/>
          <w:sz w:val="20"/>
          <w:szCs w:val="20"/>
          <w:shd w:val="clear" w:color="auto" w:fill="F7F9FA"/>
        </w:rPr>
        <w:t>x</w:t>
      </w:r>
      <w:r w:rsidRPr="007929C4">
        <w:rPr>
          <w:rFonts w:ascii="Courier New" w:eastAsia="Times New Roman" w:hAnsi="Courier New" w:cs="Courier New"/>
          <w:color w:val="546E7A"/>
          <w:sz w:val="15"/>
          <w:szCs w:val="15"/>
          <w:shd w:val="clear" w:color="auto" w:fill="F7F9FA"/>
          <w:vertAlign w:val="subscript"/>
        </w:rPr>
        <w:t>2</w:t>
      </w:r>
      <w:r w:rsidRPr="007929C4">
        <w:rPr>
          <w:rFonts w:ascii="Courier New" w:eastAsia="Times New Roman" w:hAnsi="Courier New" w:cs="Courier New"/>
          <w:color w:val="546E7A"/>
          <w:sz w:val="20"/>
          <w:szCs w:val="20"/>
          <w:shd w:val="clear" w:color="auto" w:fill="F7F9FA"/>
        </w:rPr>
        <w:t> = 5</w:t>
      </w:r>
      <w:r w:rsidRPr="007929C4">
        <w:rPr>
          <w:rFonts w:ascii="Segoe UI" w:eastAsia="Times New Roman" w:hAnsi="Segoe UI" w:cs="Segoe UI"/>
          <w:color w:val="263238"/>
          <w:sz w:val="21"/>
          <w:szCs w:val="21"/>
        </w:rPr>
        <w:t>.</w:t>
      </w:r>
    </w:p>
    <w:p w14:paraId="65DF57EA" w14:textId="77777777" w:rsidR="007929C4" w:rsidRPr="007929C4" w:rsidRDefault="007929C4" w:rsidP="007929C4">
      <w:pPr>
        <w:shd w:val="clear" w:color="auto" w:fill="FFFFFF"/>
        <w:spacing w:after="240" w:line="240" w:lineRule="auto"/>
        <w:rPr>
          <w:rFonts w:ascii="Segoe UI" w:eastAsia="Times New Roman" w:hAnsi="Segoe UI" w:cs="Segoe UI"/>
          <w:color w:val="263238"/>
          <w:sz w:val="21"/>
          <w:szCs w:val="21"/>
        </w:rPr>
      </w:pPr>
      <w:r w:rsidRPr="007929C4">
        <w:rPr>
          <w:rFonts w:ascii="Segoe UI" w:eastAsia="Times New Roman" w:hAnsi="Segoe UI" w:cs="Segoe UI"/>
          <w:color w:val="263238"/>
          <w:sz w:val="21"/>
          <w:szCs w:val="21"/>
        </w:rPr>
        <w:t>Return </w:t>
      </w:r>
      <w:r w:rsidRPr="007929C4">
        <w:rPr>
          <w:rFonts w:ascii="Segoe UI" w:eastAsia="Times New Roman" w:hAnsi="Segoe UI" w:cs="Segoe UI"/>
          <w:i/>
          <w:iCs/>
          <w:color w:val="263238"/>
          <w:sz w:val="21"/>
          <w:szCs w:val="21"/>
        </w:rPr>
        <w:t>an array of booleans </w:t>
      </w:r>
      <w:r w:rsidRPr="007929C4">
        <w:rPr>
          <w:rFonts w:ascii="Courier New" w:eastAsia="Times New Roman" w:hAnsi="Courier New" w:cs="Courier New"/>
          <w:color w:val="546E7A"/>
          <w:sz w:val="20"/>
          <w:szCs w:val="20"/>
          <w:shd w:val="clear" w:color="auto" w:fill="F7F9FA"/>
        </w:rPr>
        <w:t>answer</w:t>
      </w:r>
      <w:r w:rsidRPr="007929C4">
        <w:rPr>
          <w:rFonts w:ascii="Segoe UI" w:eastAsia="Times New Roman" w:hAnsi="Segoe UI" w:cs="Segoe UI"/>
          <w:i/>
          <w:iCs/>
          <w:color w:val="263238"/>
          <w:sz w:val="21"/>
          <w:szCs w:val="21"/>
        </w:rPr>
        <w:t> where </w:t>
      </w:r>
      <w:r w:rsidRPr="007929C4">
        <w:rPr>
          <w:rFonts w:ascii="Courier New" w:eastAsia="Times New Roman" w:hAnsi="Courier New" w:cs="Courier New"/>
          <w:color w:val="546E7A"/>
          <w:sz w:val="20"/>
          <w:szCs w:val="20"/>
          <w:shd w:val="clear" w:color="auto" w:fill="F7F9FA"/>
        </w:rPr>
        <w:t>answer[i]</w:t>
      </w:r>
      <w:r w:rsidRPr="007929C4">
        <w:rPr>
          <w:rFonts w:ascii="Segoe UI" w:eastAsia="Times New Roman" w:hAnsi="Segoe UI" w:cs="Segoe UI"/>
          <w:i/>
          <w:iCs/>
          <w:color w:val="263238"/>
          <w:sz w:val="21"/>
          <w:szCs w:val="21"/>
        </w:rPr>
        <w:t> is </w:t>
      </w:r>
      <w:r w:rsidRPr="007929C4">
        <w:rPr>
          <w:rFonts w:ascii="Courier New" w:eastAsia="Times New Roman" w:hAnsi="Courier New" w:cs="Courier New"/>
          <w:color w:val="546E7A"/>
          <w:sz w:val="20"/>
          <w:szCs w:val="20"/>
          <w:shd w:val="clear" w:color="auto" w:fill="F7F9FA"/>
        </w:rPr>
        <w:t>true</w:t>
      </w:r>
      <w:r w:rsidRPr="007929C4">
        <w:rPr>
          <w:rFonts w:ascii="Segoe UI" w:eastAsia="Times New Roman" w:hAnsi="Segoe UI" w:cs="Segoe UI"/>
          <w:i/>
          <w:iCs/>
          <w:color w:val="263238"/>
          <w:sz w:val="21"/>
          <w:szCs w:val="21"/>
        </w:rPr>
        <w:t> if </w:t>
      </w:r>
      <w:r w:rsidRPr="007929C4">
        <w:rPr>
          <w:rFonts w:ascii="Courier New" w:eastAsia="Times New Roman" w:hAnsi="Courier New" w:cs="Courier New"/>
          <w:color w:val="546E7A"/>
          <w:sz w:val="20"/>
          <w:szCs w:val="20"/>
          <w:shd w:val="clear" w:color="auto" w:fill="F7F9FA"/>
        </w:rPr>
        <w:t>x</w:t>
      </w:r>
      <w:r w:rsidRPr="007929C4">
        <w:rPr>
          <w:rFonts w:ascii="Courier New" w:eastAsia="Times New Roman" w:hAnsi="Courier New" w:cs="Courier New"/>
          <w:color w:val="546E7A"/>
          <w:sz w:val="15"/>
          <w:szCs w:val="15"/>
          <w:shd w:val="clear" w:color="auto" w:fill="F7F9FA"/>
          <w:vertAlign w:val="subscript"/>
        </w:rPr>
        <w:t>i</w:t>
      </w:r>
      <w:r w:rsidRPr="007929C4">
        <w:rPr>
          <w:rFonts w:ascii="Segoe UI" w:eastAsia="Times New Roman" w:hAnsi="Segoe UI" w:cs="Segoe UI"/>
          <w:i/>
          <w:iCs/>
          <w:color w:val="263238"/>
          <w:sz w:val="21"/>
          <w:szCs w:val="21"/>
        </w:rPr>
        <w:t> is divisible by </w:t>
      </w:r>
      <w:r w:rsidRPr="007929C4">
        <w:rPr>
          <w:rFonts w:ascii="Courier New" w:eastAsia="Times New Roman" w:hAnsi="Courier New" w:cs="Courier New"/>
          <w:color w:val="546E7A"/>
          <w:sz w:val="20"/>
          <w:szCs w:val="20"/>
          <w:shd w:val="clear" w:color="auto" w:fill="F7F9FA"/>
        </w:rPr>
        <w:t>5</w:t>
      </w:r>
      <w:r w:rsidRPr="007929C4">
        <w:rPr>
          <w:rFonts w:ascii="Segoe UI" w:eastAsia="Times New Roman" w:hAnsi="Segoe UI" w:cs="Segoe UI"/>
          <w:color w:val="263238"/>
          <w:sz w:val="21"/>
          <w:szCs w:val="21"/>
        </w:rPr>
        <w:t>.</w:t>
      </w:r>
    </w:p>
    <w:p w14:paraId="443C9189" w14:textId="77777777" w:rsidR="007929C4" w:rsidRPr="007929C4" w:rsidRDefault="007929C4" w:rsidP="007929C4">
      <w:pPr>
        <w:shd w:val="clear" w:color="auto" w:fill="FFFFFF"/>
        <w:spacing w:after="240" w:line="240" w:lineRule="auto"/>
        <w:rPr>
          <w:rFonts w:ascii="Segoe UI" w:eastAsia="Times New Roman" w:hAnsi="Segoe UI" w:cs="Segoe UI"/>
          <w:color w:val="263238"/>
          <w:sz w:val="21"/>
          <w:szCs w:val="21"/>
        </w:rPr>
      </w:pPr>
      <w:r w:rsidRPr="007929C4">
        <w:rPr>
          <w:rFonts w:ascii="Segoe UI" w:eastAsia="Times New Roman" w:hAnsi="Segoe UI" w:cs="Segoe UI"/>
          <w:color w:val="263238"/>
          <w:sz w:val="21"/>
          <w:szCs w:val="21"/>
        </w:rPr>
        <w:lastRenderedPageBreak/>
        <w:t> </w:t>
      </w:r>
    </w:p>
    <w:p w14:paraId="62A81354" w14:textId="77777777" w:rsidR="007929C4" w:rsidRPr="007929C4" w:rsidRDefault="007929C4" w:rsidP="007929C4">
      <w:pPr>
        <w:shd w:val="clear" w:color="auto" w:fill="FFFFFF"/>
        <w:spacing w:after="240" w:line="240" w:lineRule="auto"/>
        <w:rPr>
          <w:rFonts w:ascii="Segoe UI" w:eastAsia="Times New Roman" w:hAnsi="Segoe UI" w:cs="Segoe UI"/>
          <w:color w:val="263238"/>
          <w:sz w:val="21"/>
          <w:szCs w:val="21"/>
        </w:rPr>
      </w:pPr>
      <w:r w:rsidRPr="007929C4">
        <w:rPr>
          <w:rFonts w:ascii="Segoe UI" w:eastAsia="Times New Roman" w:hAnsi="Segoe UI" w:cs="Segoe UI"/>
          <w:b/>
          <w:bCs/>
          <w:color w:val="263238"/>
          <w:sz w:val="21"/>
          <w:szCs w:val="21"/>
        </w:rPr>
        <w:t>Example 1:</w:t>
      </w:r>
    </w:p>
    <w:p w14:paraId="64FA6032" w14:textId="77777777" w:rsidR="007929C4" w:rsidRPr="007929C4" w:rsidRDefault="007929C4" w:rsidP="007929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29C4">
        <w:rPr>
          <w:rFonts w:ascii="Consolas" w:eastAsia="Times New Roman" w:hAnsi="Consolas" w:cs="Courier New"/>
          <w:b/>
          <w:bCs/>
          <w:color w:val="263238"/>
          <w:sz w:val="20"/>
          <w:szCs w:val="20"/>
        </w:rPr>
        <w:t>Input:</w:t>
      </w:r>
      <w:r w:rsidRPr="007929C4">
        <w:rPr>
          <w:rFonts w:ascii="Consolas" w:eastAsia="Times New Roman" w:hAnsi="Consolas" w:cs="Courier New"/>
          <w:color w:val="263238"/>
          <w:sz w:val="20"/>
          <w:szCs w:val="20"/>
        </w:rPr>
        <w:t xml:space="preserve"> nums = [0,1,1]</w:t>
      </w:r>
    </w:p>
    <w:p w14:paraId="74494078" w14:textId="77777777" w:rsidR="007929C4" w:rsidRPr="007929C4" w:rsidRDefault="007929C4" w:rsidP="007929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29C4">
        <w:rPr>
          <w:rFonts w:ascii="Consolas" w:eastAsia="Times New Roman" w:hAnsi="Consolas" w:cs="Courier New"/>
          <w:b/>
          <w:bCs/>
          <w:color w:val="263238"/>
          <w:sz w:val="20"/>
          <w:szCs w:val="20"/>
        </w:rPr>
        <w:t>Output:</w:t>
      </w:r>
      <w:r w:rsidRPr="007929C4">
        <w:rPr>
          <w:rFonts w:ascii="Consolas" w:eastAsia="Times New Roman" w:hAnsi="Consolas" w:cs="Courier New"/>
          <w:color w:val="263238"/>
          <w:sz w:val="20"/>
          <w:szCs w:val="20"/>
        </w:rPr>
        <w:t xml:space="preserve"> [true,false,false]</w:t>
      </w:r>
    </w:p>
    <w:p w14:paraId="393B216C" w14:textId="77777777" w:rsidR="007929C4" w:rsidRPr="007929C4" w:rsidRDefault="007929C4" w:rsidP="007929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29C4">
        <w:rPr>
          <w:rFonts w:ascii="Consolas" w:eastAsia="Times New Roman" w:hAnsi="Consolas" w:cs="Courier New"/>
          <w:b/>
          <w:bCs/>
          <w:color w:val="263238"/>
          <w:sz w:val="20"/>
          <w:szCs w:val="20"/>
        </w:rPr>
        <w:t>Explanation:</w:t>
      </w:r>
      <w:r w:rsidRPr="007929C4">
        <w:rPr>
          <w:rFonts w:ascii="Consolas" w:eastAsia="Times New Roman" w:hAnsi="Consolas" w:cs="Courier New"/>
          <w:color w:val="263238"/>
          <w:sz w:val="20"/>
          <w:szCs w:val="20"/>
        </w:rPr>
        <w:t xml:space="preserve"> The input numbers in binary are 0, 01, 011; which are 0, 1, and 3 in base-10.</w:t>
      </w:r>
    </w:p>
    <w:p w14:paraId="17843006" w14:textId="2C1E27A9" w:rsidR="00DD3AC6" w:rsidRPr="007929C4" w:rsidRDefault="007929C4" w:rsidP="007929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29C4">
        <w:rPr>
          <w:rFonts w:ascii="Consolas" w:eastAsia="Times New Roman" w:hAnsi="Consolas" w:cs="Courier New"/>
          <w:color w:val="263238"/>
          <w:sz w:val="20"/>
          <w:szCs w:val="20"/>
        </w:rPr>
        <w:t>Only the first number is divisible by 5, so answer[0] is true.</w:t>
      </w:r>
    </w:p>
    <w:p w14:paraId="6DAC6A0B" w14:textId="77777777" w:rsidR="007929C4" w:rsidRPr="007929C4" w:rsidRDefault="00DD3AC6" w:rsidP="007929C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7929C4" w:rsidRPr="007929C4">
        <w:rPr>
          <w:rFonts w:ascii="Consolas" w:eastAsia="Times New Roman" w:hAnsi="Consolas" w:cs="Courier New"/>
          <w:b/>
          <w:bCs/>
          <w:color w:val="333333"/>
          <w:sz w:val="21"/>
          <w:szCs w:val="21"/>
        </w:rPr>
        <w:t xml:space="preserve">    vector&lt;bool&gt; prefixesDivBy5(vector&lt;int&gt;&amp; nums) {</w:t>
      </w:r>
    </w:p>
    <w:p w14:paraId="0A6D2894"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vector&lt;bool&gt;v;</w:t>
      </w:r>
    </w:p>
    <w:p w14:paraId="18BA5D8E"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int ans=0;</w:t>
      </w:r>
    </w:p>
    <w:p w14:paraId="40A3D55F"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w:t>
      </w:r>
    </w:p>
    <w:p w14:paraId="683D6D9C"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for(auto it:nums)</w:t>
      </w:r>
    </w:p>
    <w:p w14:paraId="17A2DA2F"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w:t>
      </w:r>
    </w:p>
    <w:p w14:paraId="5D98EEC0"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ans=((ans*2)+it)%10;</w:t>
      </w:r>
    </w:p>
    <w:p w14:paraId="4F0C25FF"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v.push_back(ans%5==0?1:0);</w:t>
      </w:r>
    </w:p>
    <w:p w14:paraId="201A9735"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w:t>
      </w:r>
    </w:p>
    <w:p w14:paraId="3727917D" w14:textId="77777777" w:rsidR="007929C4" w:rsidRPr="007929C4"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return v;</w:t>
      </w:r>
    </w:p>
    <w:p w14:paraId="69A923A1" w14:textId="57D9EDC9" w:rsidR="00DD3AC6" w:rsidRDefault="007929C4" w:rsidP="007929C4">
      <w:pPr>
        <w:shd w:val="clear" w:color="auto" w:fill="FFFFFF"/>
        <w:spacing w:after="240" w:line="240" w:lineRule="auto"/>
        <w:rPr>
          <w:rFonts w:ascii="Consolas" w:eastAsia="Times New Roman" w:hAnsi="Consolas" w:cs="Courier New"/>
          <w:b/>
          <w:bCs/>
          <w:color w:val="333333"/>
          <w:sz w:val="21"/>
          <w:szCs w:val="21"/>
        </w:rPr>
      </w:pPr>
      <w:r w:rsidRPr="007929C4">
        <w:rPr>
          <w:rFonts w:ascii="Consolas" w:eastAsia="Times New Roman" w:hAnsi="Consolas" w:cs="Courier New"/>
          <w:b/>
          <w:bCs/>
          <w:color w:val="333333"/>
          <w:sz w:val="21"/>
          <w:szCs w:val="21"/>
        </w:rPr>
        <w:t xml:space="preserve">    }</w:t>
      </w:r>
    </w:p>
    <w:p w14:paraId="5281090A" w14:textId="5F1AD23F" w:rsidR="00FC7004" w:rsidRPr="00FC7004" w:rsidRDefault="007929C4" w:rsidP="00FC7004">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w:t>
      </w:r>
      <w:r w:rsidR="00FC7004">
        <w:rPr>
          <w:rFonts w:ascii="Consolas" w:hAnsi="Consolas" w:cs="Courier New"/>
          <w:b/>
          <w:bCs/>
          <w:color w:val="333333"/>
          <w:sz w:val="21"/>
          <w:szCs w:val="21"/>
        </w:rPr>
        <w:t>3</w:t>
      </w:r>
      <w:r>
        <w:rPr>
          <w:rFonts w:ascii="Consolas" w:hAnsi="Consolas" w:cs="Courier New"/>
          <w:b/>
          <w:bCs/>
          <w:color w:val="333333"/>
          <w:sz w:val="21"/>
          <w:szCs w:val="21"/>
        </w:rPr>
        <w:t>)</w:t>
      </w:r>
      <w:r w:rsidR="00FC7004" w:rsidRPr="00FC7004">
        <w:rPr>
          <w:rFonts w:ascii="Segoe UI" w:hAnsi="Segoe UI" w:cs="Segoe UI"/>
          <w:color w:val="263238"/>
          <w:sz w:val="21"/>
          <w:szCs w:val="21"/>
        </w:rPr>
        <w:t xml:space="preserve"> There are </w:t>
      </w:r>
      <w:r w:rsidR="00FC7004" w:rsidRPr="00FC7004">
        <w:rPr>
          <w:rFonts w:ascii="Courier New" w:hAnsi="Courier New" w:cs="Courier New"/>
          <w:color w:val="546E7A"/>
          <w:sz w:val="20"/>
          <w:szCs w:val="20"/>
          <w:shd w:val="clear" w:color="auto" w:fill="F7F9FA"/>
        </w:rPr>
        <w:t>n</w:t>
      </w:r>
      <w:r w:rsidR="00FC7004" w:rsidRPr="00FC7004">
        <w:rPr>
          <w:rFonts w:ascii="Segoe UI" w:hAnsi="Segoe UI" w:cs="Segoe UI"/>
          <w:color w:val="263238"/>
          <w:sz w:val="21"/>
          <w:szCs w:val="21"/>
        </w:rPr>
        <w:t> gas stations along a circular route, where the amount of gas at the </w:t>
      </w:r>
      <w:r w:rsidR="00FC7004" w:rsidRPr="00FC7004">
        <w:rPr>
          <w:rFonts w:ascii="Courier New" w:hAnsi="Courier New" w:cs="Courier New"/>
          <w:color w:val="546E7A"/>
          <w:sz w:val="20"/>
          <w:szCs w:val="20"/>
          <w:shd w:val="clear" w:color="auto" w:fill="F7F9FA"/>
        </w:rPr>
        <w:t>i</w:t>
      </w:r>
      <w:r w:rsidR="00FC7004" w:rsidRPr="00FC7004">
        <w:rPr>
          <w:rFonts w:ascii="Courier New" w:hAnsi="Courier New" w:cs="Courier New"/>
          <w:color w:val="546E7A"/>
          <w:sz w:val="15"/>
          <w:szCs w:val="15"/>
          <w:shd w:val="clear" w:color="auto" w:fill="F7F9FA"/>
          <w:vertAlign w:val="superscript"/>
        </w:rPr>
        <w:t>th</w:t>
      </w:r>
      <w:r w:rsidR="00FC7004" w:rsidRPr="00FC7004">
        <w:rPr>
          <w:rFonts w:ascii="Segoe UI" w:hAnsi="Segoe UI" w:cs="Segoe UI"/>
          <w:color w:val="263238"/>
          <w:sz w:val="21"/>
          <w:szCs w:val="21"/>
        </w:rPr>
        <w:t> station is </w:t>
      </w:r>
      <w:r w:rsidR="00FC7004" w:rsidRPr="00FC7004">
        <w:rPr>
          <w:rFonts w:ascii="Courier New" w:hAnsi="Courier New" w:cs="Courier New"/>
          <w:color w:val="546E7A"/>
          <w:sz w:val="20"/>
          <w:szCs w:val="20"/>
          <w:shd w:val="clear" w:color="auto" w:fill="F7F9FA"/>
        </w:rPr>
        <w:t>gas[i]</w:t>
      </w:r>
      <w:r w:rsidR="00FC7004" w:rsidRPr="00FC7004">
        <w:rPr>
          <w:rFonts w:ascii="Segoe UI" w:hAnsi="Segoe UI" w:cs="Segoe UI"/>
          <w:color w:val="263238"/>
          <w:sz w:val="21"/>
          <w:szCs w:val="21"/>
        </w:rPr>
        <w:t>.</w:t>
      </w:r>
    </w:p>
    <w:p w14:paraId="3B44A67D" w14:textId="77777777" w:rsidR="00FC7004" w:rsidRPr="00FC7004" w:rsidRDefault="00FC7004" w:rsidP="00FC7004">
      <w:pPr>
        <w:shd w:val="clear" w:color="auto" w:fill="FFFFFF"/>
        <w:spacing w:after="240" w:line="240" w:lineRule="auto"/>
        <w:rPr>
          <w:rFonts w:ascii="Segoe UI" w:eastAsia="Times New Roman" w:hAnsi="Segoe UI" w:cs="Segoe UI"/>
          <w:color w:val="263238"/>
          <w:sz w:val="21"/>
          <w:szCs w:val="21"/>
        </w:rPr>
      </w:pPr>
      <w:r w:rsidRPr="00FC7004">
        <w:rPr>
          <w:rFonts w:ascii="Segoe UI" w:eastAsia="Times New Roman" w:hAnsi="Segoe UI" w:cs="Segoe UI"/>
          <w:color w:val="263238"/>
          <w:sz w:val="21"/>
          <w:szCs w:val="21"/>
        </w:rPr>
        <w:t>You have a car with an unlimited gas tank and it costs </w:t>
      </w:r>
      <w:r w:rsidRPr="00FC7004">
        <w:rPr>
          <w:rFonts w:ascii="Courier New" w:eastAsia="Times New Roman" w:hAnsi="Courier New" w:cs="Courier New"/>
          <w:color w:val="546E7A"/>
          <w:sz w:val="20"/>
          <w:szCs w:val="20"/>
          <w:shd w:val="clear" w:color="auto" w:fill="F7F9FA"/>
        </w:rPr>
        <w:t>cost[i]</w:t>
      </w:r>
      <w:r w:rsidRPr="00FC7004">
        <w:rPr>
          <w:rFonts w:ascii="Segoe UI" w:eastAsia="Times New Roman" w:hAnsi="Segoe UI" w:cs="Segoe UI"/>
          <w:color w:val="263238"/>
          <w:sz w:val="21"/>
          <w:szCs w:val="21"/>
        </w:rPr>
        <w:t> of gas to travel from the </w:t>
      </w:r>
      <w:r w:rsidRPr="00FC7004">
        <w:rPr>
          <w:rFonts w:ascii="Courier New" w:eastAsia="Times New Roman" w:hAnsi="Courier New" w:cs="Courier New"/>
          <w:color w:val="546E7A"/>
          <w:sz w:val="20"/>
          <w:szCs w:val="20"/>
          <w:shd w:val="clear" w:color="auto" w:fill="F7F9FA"/>
        </w:rPr>
        <w:t>i</w:t>
      </w:r>
      <w:r w:rsidRPr="00FC7004">
        <w:rPr>
          <w:rFonts w:ascii="Courier New" w:eastAsia="Times New Roman" w:hAnsi="Courier New" w:cs="Courier New"/>
          <w:color w:val="546E7A"/>
          <w:sz w:val="15"/>
          <w:szCs w:val="15"/>
          <w:shd w:val="clear" w:color="auto" w:fill="F7F9FA"/>
          <w:vertAlign w:val="superscript"/>
        </w:rPr>
        <w:t>th</w:t>
      </w:r>
      <w:r w:rsidRPr="00FC7004">
        <w:rPr>
          <w:rFonts w:ascii="Segoe UI" w:eastAsia="Times New Roman" w:hAnsi="Segoe UI" w:cs="Segoe UI"/>
          <w:color w:val="263238"/>
          <w:sz w:val="21"/>
          <w:szCs w:val="21"/>
        </w:rPr>
        <w:t> station to its next </w:t>
      </w:r>
      <w:r w:rsidRPr="00FC7004">
        <w:rPr>
          <w:rFonts w:ascii="Courier New" w:eastAsia="Times New Roman" w:hAnsi="Courier New" w:cs="Courier New"/>
          <w:color w:val="546E7A"/>
          <w:sz w:val="20"/>
          <w:szCs w:val="20"/>
          <w:shd w:val="clear" w:color="auto" w:fill="F7F9FA"/>
        </w:rPr>
        <w:t>(i + 1)</w:t>
      </w:r>
      <w:r w:rsidRPr="00FC7004">
        <w:rPr>
          <w:rFonts w:ascii="Courier New" w:eastAsia="Times New Roman" w:hAnsi="Courier New" w:cs="Courier New"/>
          <w:color w:val="546E7A"/>
          <w:sz w:val="15"/>
          <w:szCs w:val="15"/>
          <w:shd w:val="clear" w:color="auto" w:fill="F7F9FA"/>
          <w:vertAlign w:val="superscript"/>
        </w:rPr>
        <w:t>th</w:t>
      </w:r>
      <w:r w:rsidRPr="00FC7004">
        <w:rPr>
          <w:rFonts w:ascii="Segoe UI" w:eastAsia="Times New Roman" w:hAnsi="Segoe UI" w:cs="Segoe UI"/>
          <w:color w:val="263238"/>
          <w:sz w:val="21"/>
          <w:szCs w:val="21"/>
        </w:rPr>
        <w:t> station. You begin the journey with an empty tank at one of the gas stations.</w:t>
      </w:r>
    </w:p>
    <w:p w14:paraId="53B3EBCA" w14:textId="77777777" w:rsidR="00FC7004" w:rsidRPr="00FC7004" w:rsidRDefault="00FC7004" w:rsidP="00FC7004">
      <w:pPr>
        <w:shd w:val="clear" w:color="auto" w:fill="FFFFFF"/>
        <w:spacing w:after="240" w:line="240" w:lineRule="auto"/>
        <w:rPr>
          <w:rFonts w:ascii="Segoe UI" w:eastAsia="Times New Roman" w:hAnsi="Segoe UI" w:cs="Segoe UI"/>
          <w:color w:val="263238"/>
          <w:sz w:val="21"/>
          <w:szCs w:val="21"/>
        </w:rPr>
      </w:pPr>
      <w:r w:rsidRPr="00FC7004">
        <w:rPr>
          <w:rFonts w:ascii="Segoe UI" w:eastAsia="Times New Roman" w:hAnsi="Segoe UI" w:cs="Segoe UI"/>
          <w:color w:val="263238"/>
          <w:sz w:val="21"/>
          <w:szCs w:val="21"/>
        </w:rPr>
        <w:t>Given two integer arrays </w:t>
      </w:r>
      <w:r w:rsidRPr="00FC7004">
        <w:rPr>
          <w:rFonts w:ascii="Courier New" w:eastAsia="Times New Roman" w:hAnsi="Courier New" w:cs="Courier New"/>
          <w:color w:val="546E7A"/>
          <w:sz w:val="20"/>
          <w:szCs w:val="20"/>
          <w:shd w:val="clear" w:color="auto" w:fill="F7F9FA"/>
        </w:rPr>
        <w:t>gas</w:t>
      </w:r>
      <w:r w:rsidRPr="00FC7004">
        <w:rPr>
          <w:rFonts w:ascii="Segoe UI" w:eastAsia="Times New Roman" w:hAnsi="Segoe UI" w:cs="Segoe UI"/>
          <w:color w:val="263238"/>
          <w:sz w:val="21"/>
          <w:szCs w:val="21"/>
        </w:rPr>
        <w:t> and </w:t>
      </w:r>
      <w:r w:rsidRPr="00FC7004">
        <w:rPr>
          <w:rFonts w:ascii="Courier New" w:eastAsia="Times New Roman" w:hAnsi="Courier New" w:cs="Courier New"/>
          <w:color w:val="546E7A"/>
          <w:sz w:val="20"/>
          <w:szCs w:val="20"/>
          <w:shd w:val="clear" w:color="auto" w:fill="F7F9FA"/>
        </w:rPr>
        <w:t>cost</w:t>
      </w:r>
      <w:r w:rsidRPr="00FC7004">
        <w:rPr>
          <w:rFonts w:ascii="Segoe UI" w:eastAsia="Times New Roman" w:hAnsi="Segoe UI" w:cs="Segoe UI"/>
          <w:color w:val="263238"/>
          <w:sz w:val="21"/>
          <w:szCs w:val="21"/>
        </w:rPr>
        <w:t>, return </w:t>
      </w:r>
      <w:r w:rsidRPr="00FC7004">
        <w:rPr>
          <w:rFonts w:ascii="Segoe UI" w:eastAsia="Times New Roman" w:hAnsi="Segoe UI" w:cs="Segoe UI"/>
          <w:i/>
          <w:iCs/>
          <w:color w:val="263238"/>
          <w:sz w:val="21"/>
          <w:szCs w:val="21"/>
        </w:rPr>
        <w:t>the starting gas station's index if you can travel around the circuit once in the clockwise direction, otherwise return</w:t>
      </w:r>
      <w:r w:rsidRPr="00FC7004">
        <w:rPr>
          <w:rFonts w:ascii="Segoe UI" w:eastAsia="Times New Roman" w:hAnsi="Segoe UI" w:cs="Segoe UI"/>
          <w:color w:val="263238"/>
          <w:sz w:val="21"/>
          <w:szCs w:val="21"/>
        </w:rPr>
        <w:t> </w:t>
      </w:r>
      <w:r w:rsidRPr="00FC7004">
        <w:rPr>
          <w:rFonts w:ascii="Courier New" w:eastAsia="Times New Roman" w:hAnsi="Courier New" w:cs="Courier New"/>
          <w:color w:val="546E7A"/>
          <w:sz w:val="20"/>
          <w:szCs w:val="20"/>
          <w:shd w:val="clear" w:color="auto" w:fill="F7F9FA"/>
        </w:rPr>
        <w:t>-1</w:t>
      </w:r>
      <w:r w:rsidRPr="00FC7004">
        <w:rPr>
          <w:rFonts w:ascii="Segoe UI" w:eastAsia="Times New Roman" w:hAnsi="Segoe UI" w:cs="Segoe UI"/>
          <w:color w:val="263238"/>
          <w:sz w:val="21"/>
          <w:szCs w:val="21"/>
        </w:rPr>
        <w:t>. If there exists a solution, it is </w:t>
      </w:r>
      <w:r w:rsidRPr="00FC7004">
        <w:rPr>
          <w:rFonts w:ascii="Segoe UI" w:eastAsia="Times New Roman" w:hAnsi="Segoe UI" w:cs="Segoe UI"/>
          <w:b/>
          <w:bCs/>
          <w:color w:val="263238"/>
          <w:sz w:val="21"/>
          <w:szCs w:val="21"/>
        </w:rPr>
        <w:t>guaranteed</w:t>
      </w:r>
      <w:r w:rsidRPr="00FC7004">
        <w:rPr>
          <w:rFonts w:ascii="Segoe UI" w:eastAsia="Times New Roman" w:hAnsi="Segoe UI" w:cs="Segoe UI"/>
          <w:color w:val="263238"/>
          <w:sz w:val="21"/>
          <w:szCs w:val="21"/>
        </w:rPr>
        <w:t> to be </w:t>
      </w:r>
      <w:r w:rsidRPr="00FC7004">
        <w:rPr>
          <w:rFonts w:ascii="Segoe UI" w:eastAsia="Times New Roman" w:hAnsi="Segoe UI" w:cs="Segoe UI"/>
          <w:b/>
          <w:bCs/>
          <w:color w:val="263238"/>
          <w:sz w:val="21"/>
          <w:szCs w:val="21"/>
        </w:rPr>
        <w:t>unique</w:t>
      </w:r>
    </w:p>
    <w:p w14:paraId="3869912E" w14:textId="77777777" w:rsidR="00FC7004" w:rsidRPr="00FC7004" w:rsidRDefault="00FC7004" w:rsidP="00FC7004">
      <w:pPr>
        <w:shd w:val="clear" w:color="auto" w:fill="FFFFFF"/>
        <w:spacing w:after="240" w:line="240" w:lineRule="auto"/>
        <w:rPr>
          <w:rFonts w:ascii="Segoe UI" w:eastAsia="Times New Roman" w:hAnsi="Segoe UI" w:cs="Segoe UI"/>
          <w:color w:val="263238"/>
          <w:sz w:val="21"/>
          <w:szCs w:val="21"/>
        </w:rPr>
      </w:pPr>
      <w:r w:rsidRPr="00FC7004">
        <w:rPr>
          <w:rFonts w:ascii="Segoe UI" w:eastAsia="Times New Roman" w:hAnsi="Segoe UI" w:cs="Segoe UI"/>
          <w:color w:val="263238"/>
          <w:sz w:val="21"/>
          <w:szCs w:val="21"/>
        </w:rPr>
        <w:t> </w:t>
      </w:r>
    </w:p>
    <w:p w14:paraId="44F361A9" w14:textId="77777777" w:rsidR="00FC7004" w:rsidRPr="00FC7004" w:rsidRDefault="00FC7004" w:rsidP="00FC7004">
      <w:pPr>
        <w:shd w:val="clear" w:color="auto" w:fill="FFFFFF"/>
        <w:spacing w:after="240" w:line="240" w:lineRule="auto"/>
        <w:rPr>
          <w:rFonts w:ascii="Segoe UI" w:eastAsia="Times New Roman" w:hAnsi="Segoe UI" w:cs="Segoe UI"/>
          <w:color w:val="263238"/>
          <w:sz w:val="21"/>
          <w:szCs w:val="21"/>
        </w:rPr>
      </w:pPr>
      <w:r w:rsidRPr="00FC7004">
        <w:rPr>
          <w:rFonts w:ascii="Segoe UI" w:eastAsia="Times New Roman" w:hAnsi="Segoe UI" w:cs="Segoe UI"/>
          <w:b/>
          <w:bCs/>
          <w:color w:val="263238"/>
          <w:sz w:val="21"/>
          <w:szCs w:val="21"/>
        </w:rPr>
        <w:t>Example 1:</w:t>
      </w:r>
    </w:p>
    <w:p w14:paraId="47F662F7"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b/>
          <w:bCs/>
          <w:color w:val="263238"/>
          <w:sz w:val="20"/>
          <w:szCs w:val="20"/>
        </w:rPr>
        <w:t>Input:</w:t>
      </w:r>
      <w:r w:rsidRPr="00FC7004">
        <w:rPr>
          <w:rFonts w:ascii="Consolas" w:eastAsia="Times New Roman" w:hAnsi="Consolas" w:cs="Courier New"/>
          <w:color w:val="263238"/>
          <w:sz w:val="20"/>
          <w:szCs w:val="20"/>
        </w:rPr>
        <w:t xml:space="preserve"> gas = [1,2,3,4,5], cost = [3,4,5,1,2]</w:t>
      </w:r>
    </w:p>
    <w:p w14:paraId="523F7E03"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b/>
          <w:bCs/>
          <w:color w:val="263238"/>
          <w:sz w:val="20"/>
          <w:szCs w:val="20"/>
        </w:rPr>
        <w:lastRenderedPageBreak/>
        <w:t>Output:</w:t>
      </w:r>
      <w:r w:rsidRPr="00FC7004">
        <w:rPr>
          <w:rFonts w:ascii="Consolas" w:eastAsia="Times New Roman" w:hAnsi="Consolas" w:cs="Courier New"/>
          <w:color w:val="263238"/>
          <w:sz w:val="20"/>
          <w:szCs w:val="20"/>
        </w:rPr>
        <w:t xml:space="preserve"> 3</w:t>
      </w:r>
    </w:p>
    <w:p w14:paraId="68D22296"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b/>
          <w:bCs/>
          <w:color w:val="263238"/>
          <w:sz w:val="20"/>
          <w:szCs w:val="20"/>
        </w:rPr>
        <w:t>Explanation:</w:t>
      </w:r>
    </w:p>
    <w:p w14:paraId="6085CB1A"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Start at station 3 (index 3) and fill up with 4 unit of gas. Your tank = 0 + 4 = 4</w:t>
      </w:r>
    </w:p>
    <w:p w14:paraId="07CD92E5"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Travel to station 4. Your tank = 4 - 1 + 5 = 8</w:t>
      </w:r>
    </w:p>
    <w:p w14:paraId="748904A0"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Travel to station 0. Your tank = 8 - 2 + 1 = 7</w:t>
      </w:r>
    </w:p>
    <w:p w14:paraId="4783591F"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Travel to station 1. Your tank = 7 - 3 + 2 = 6</w:t>
      </w:r>
    </w:p>
    <w:p w14:paraId="14FEE2CA"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Travel to station 2. Your tank = 6 - 4 + 3 = 5</w:t>
      </w:r>
    </w:p>
    <w:p w14:paraId="114F21C6" w14:textId="77777777" w:rsidR="00FC700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Travel to station 3. The cost is 5. Your gas is just enough to travel back to station 3.</w:t>
      </w:r>
    </w:p>
    <w:p w14:paraId="5E84124E" w14:textId="69CCF640" w:rsidR="007929C4" w:rsidRPr="00FC7004" w:rsidRDefault="00FC7004" w:rsidP="00FC70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C7004">
        <w:rPr>
          <w:rFonts w:ascii="Consolas" w:eastAsia="Times New Roman" w:hAnsi="Consolas" w:cs="Courier New"/>
          <w:color w:val="263238"/>
          <w:sz w:val="20"/>
          <w:szCs w:val="20"/>
        </w:rPr>
        <w:t>Therefore, return 3 as the starting index.</w:t>
      </w:r>
    </w:p>
    <w:p w14:paraId="114455AD" w14:textId="77777777" w:rsidR="00FC7004" w:rsidRPr="00FC7004" w:rsidRDefault="007929C4" w:rsidP="00FC700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FC7004" w:rsidRPr="00FC7004">
        <w:rPr>
          <w:rFonts w:ascii="Consolas" w:eastAsia="Times New Roman" w:hAnsi="Consolas" w:cs="Courier New"/>
          <w:b/>
          <w:bCs/>
          <w:color w:val="333333"/>
          <w:sz w:val="21"/>
          <w:szCs w:val="21"/>
        </w:rPr>
        <w:t xml:space="preserve">    int canCompleteCircuit(vector&lt;int&gt;&amp; gas, vector&lt;int&gt;&amp; cost) {</w:t>
      </w:r>
    </w:p>
    <w:p w14:paraId="05979269"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int start=gas.size()-1;</w:t>
      </w:r>
    </w:p>
    <w:p w14:paraId="22D88157"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int end=0;</w:t>
      </w:r>
    </w:p>
    <w:p w14:paraId="66E6AD1C"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int sum=gas[start]-cost[start];</w:t>
      </w:r>
    </w:p>
    <w:p w14:paraId="3A8C0874"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while(start&gt;end)</w:t>
      </w:r>
    </w:p>
    <w:p w14:paraId="292D1898"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42153983"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if(sum&gt;=0)</w:t>
      </w:r>
    </w:p>
    <w:p w14:paraId="434C3C91"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5EBC68AE"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sum+=gas[end]-cost[end];</w:t>
      </w:r>
    </w:p>
    <w:p w14:paraId="7D08CB86"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end++;</w:t>
      </w:r>
    </w:p>
    <w:p w14:paraId="5574DE99"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7F8C646D"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else</w:t>
      </w:r>
    </w:p>
    <w:p w14:paraId="47F5A96D"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36718FF1"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--start;</w:t>
      </w:r>
    </w:p>
    <w:p w14:paraId="3DABE61F"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sum+=gas[start]-cost[start];</w:t>
      </w:r>
    </w:p>
    <w:p w14:paraId="06A7F760"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74C9D59E"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7E1513FE" w14:textId="77777777" w:rsidR="00FC7004" w:rsidRPr="00FC700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lastRenderedPageBreak/>
        <w:t xml:space="preserve">        return sum&gt;=0?start:-1;</w:t>
      </w:r>
    </w:p>
    <w:p w14:paraId="2F06E787" w14:textId="4ADB5DDC" w:rsidR="007929C4" w:rsidRDefault="00FC7004" w:rsidP="00FC7004">
      <w:pPr>
        <w:shd w:val="clear" w:color="auto" w:fill="FFFFFF"/>
        <w:spacing w:after="240" w:line="240" w:lineRule="auto"/>
        <w:rPr>
          <w:rFonts w:ascii="Consolas" w:eastAsia="Times New Roman" w:hAnsi="Consolas" w:cs="Courier New"/>
          <w:b/>
          <w:bCs/>
          <w:color w:val="333333"/>
          <w:sz w:val="21"/>
          <w:szCs w:val="21"/>
        </w:rPr>
      </w:pPr>
      <w:r w:rsidRPr="00FC7004">
        <w:rPr>
          <w:rFonts w:ascii="Consolas" w:eastAsia="Times New Roman" w:hAnsi="Consolas" w:cs="Courier New"/>
          <w:b/>
          <w:bCs/>
          <w:color w:val="333333"/>
          <w:sz w:val="21"/>
          <w:szCs w:val="21"/>
        </w:rPr>
        <w:t xml:space="preserve">    }</w:t>
      </w:r>
    </w:p>
    <w:p w14:paraId="40C90B8B" w14:textId="7426BA2C" w:rsidR="00860162" w:rsidRPr="00860162" w:rsidRDefault="00FC7004" w:rsidP="00860162">
      <w:pPr>
        <w:pStyle w:val="NormalWeb"/>
        <w:shd w:val="clear" w:color="auto" w:fill="FFFFFF"/>
        <w:spacing w:before="0" w:beforeAutospacing="0" w:after="240" w:afterAutospacing="0"/>
        <w:rPr>
          <w:rFonts w:ascii="Segoe UI" w:hAnsi="Segoe UI" w:cs="Segoe UI"/>
          <w:sz w:val="21"/>
          <w:szCs w:val="21"/>
        </w:rPr>
      </w:pPr>
      <w:r>
        <w:rPr>
          <w:rFonts w:ascii="Consolas" w:hAnsi="Consolas" w:cs="Courier New"/>
          <w:b/>
          <w:bCs/>
          <w:color w:val="333333"/>
          <w:sz w:val="21"/>
          <w:szCs w:val="21"/>
        </w:rPr>
        <w:t>204)</w:t>
      </w:r>
      <w:r w:rsidR="00860162" w:rsidRPr="00860162">
        <w:rPr>
          <w:rFonts w:ascii="Segoe UI" w:hAnsi="Segoe UI" w:cs="Segoe UI"/>
          <w:sz w:val="21"/>
          <w:szCs w:val="21"/>
        </w:rPr>
        <w:t xml:space="preserve"> A string is </w:t>
      </w:r>
      <w:r w:rsidR="00860162" w:rsidRPr="00860162">
        <w:rPr>
          <w:rFonts w:ascii="Segoe UI" w:hAnsi="Segoe UI" w:cs="Segoe UI"/>
          <w:b/>
          <w:bCs/>
          <w:sz w:val="21"/>
          <w:szCs w:val="21"/>
        </w:rPr>
        <w:t>good</w:t>
      </w:r>
      <w:r w:rsidR="00860162" w:rsidRPr="00860162">
        <w:rPr>
          <w:rFonts w:ascii="Segoe UI" w:hAnsi="Segoe UI" w:cs="Segoe UI"/>
          <w:sz w:val="21"/>
          <w:szCs w:val="21"/>
        </w:rPr>
        <w:t> if there are no repeated characters.</w:t>
      </w:r>
    </w:p>
    <w:p w14:paraId="7BCCB08E" w14:textId="77777777" w:rsidR="00860162" w:rsidRPr="00860162" w:rsidRDefault="00860162" w:rsidP="00860162">
      <w:pPr>
        <w:shd w:val="clear" w:color="auto" w:fill="FFFFFF"/>
        <w:spacing w:after="240" w:line="240" w:lineRule="auto"/>
        <w:rPr>
          <w:rFonts w:ascii="Segoe UI" w:eastAsia="Times New Roman" w:hAnsi="Segoe UI" w:cs="Segoe UI"/>
          <w:sz w:val="21"/>
          <w:szCs w:val="21"/>
        </w:rPr>
      </w:pPr>
      <w:r w:rsidRPr="00860162">
        <w:rPr>
          <w:rFonts w:ascii="Segoe UI" w:eastAsia="Times New Roman" w:hAnsi="Segoe UI" w:cs="Segoe UI"/>
          <w:sz w:val="21"/>
          <w:szCs w:val="21"/>
        </w:rPr>
        <w:t>Given a string </w:t>
      </w:r>
      <w:r w:rsidRPr="00860162">
        <w:rPr>
          <w:rFonts w:ascii="Consolas" w:eastAsia="Times New Roman" w:hAnsi="Consolas" w:cs="Courier New"/>
          <w:color w:val="C7254E"/>
          <w:sz w:val="21"/>
          <w:szCs w:val="21"/>
          <w:shd w:val="clear" w:color="auto" w:fill="F9F2F4"/>
        </w:rPr>
        <w:t>s</w:t>
      </w:r>
      <w:r w:rsidRPr="00860162">
        <w:rPr>
          <w:rFonts w:ascii="Segoe UI" w:eastAsia="Times New Roman" w:hAnsi="Segoe UI" w:cs="Segoe UI"/>
          <w:sz w:val="21"/>
          <w:szCs w:val="21"/>
        </w:rPr>
        <w:t>​​​​​, return </w:t>
      </w:r>
      <w:r w:rsidRPr="00860162">
        <w:rPr>
          <w:rFonts w:ascii="Segoe UI" w:eastAsia="Times New Roman" w:hAnsi="Segoe UI" w:cs="Segoe UI"/>
          <w:i/>
          <w:iCs/>
          <w:sz w:val="21"/>
          <w:szCs w:val="21"/>
        </w:rPr>
        <w:t>the number of </w:t>
      </w:r>
      <w:r w:rsidRPr="00860162">
        <w:rPr>
          <w:rFonts w:ascii="Segoe UI" w:eastAsia="Times New Roman" w:hAnsi="Segoe UI" w:cs="Segoe UI"/>
          <w:b/>
          <w:bCs/>
          <w:i/>
          <w:iCs/>
          <w:sz w:val="21"/>
          <w:szCs w:val="21"/>
        </w:rPr>
        <w:t>good substrings</w:t>
      </w:r>
      <w:r w:rsidRPr="00860162">
        <w:rPr>
          <w:rFonts w:ascii="Segoe UI" w:eastAsia="Times New Roman" w:hAnsi="Segoe UI" w:cs="Segoe UI"/>
          <w:i/>
          <w:iCs/>
          <w:sz w:val="21"/>
          <w:szCs w:val="21"/>
        </w:rPr>
        <w:t> of length </w:t>
      </w:r>
      <w:r w:rsidRPr="00860162">
        <w:rPr>
          <w:rFonts w:ascii="Segoe UI" w:eastAsia="Times New Roman" w:hAnsi="Segoe UI" w:cs="Segoe UI"/>
          <w:b/>
          <w:bCs/>
          <w:i/>
          <w:iCs/>
          <w:sz w:val="21"/>
          <w:szCs w:val="21"/>
        </w:rPr>
        <w:t>three </w:t>
      </w:r>
      <w:r w:rsidRPr="00860162">
        <w:rPr>
          <w:rFonts w:ascii="Segoe UI" w:eastAsia="Times New Roman" w:hAnsi="Segoe UI" w:cs="Segoe UI"/>
          <w:i/>
          <w:iCs/>
          <w:sz w:val="21"/>
          <w:szCs w:val="21"/>
        </w:rPr>
        <w:t>in </w:t>
      </w:r>
      <w:r w:rsidRPr="00860162">
        <w:rPr>
          <w:rFonts w:ascii="Consolas" w:eastAsia="Times New Roman" w:hAnsi="Consolas" w:cs="Courier New"/>
          <w:color w:val="C7254E"/>
          <w:sz w:val="21"/>
          <w:szCs w:val="21"/>
          <w:shd w:val="clear" w:color="auto" w:fill="F9F2F4"/>
        </w:rPr>
        <w:t>s</w:t>
      </w:r>
      <w:r w:rsidRPr="00860162">
        <w:rPr>
          <w:rFonts w:ascii="Segoe UI" w:eastAsia="Times New Roman" w:hAnsi="Segoe UI" w:cs="Segoe UI"/>
          <w:sz w:val="21"/>
          <w:szCs w:val="21"/>
        </w:rPr>
        <w:t>​​​​​​.</w:t>
      </w:r>
    </w:p>
    <w:p w14:paraId="769E36BC" w14:textId="77777777" w:rsidR="00860162" w:rsidRPr="00860162" w:rsidRDefault="00860162" w:rsidP="00860162">
      <w:pPr>
        <w:shd w:val="clear" w:color="auto" w:fill="FFFFFF"/>
        <w:spacing w:after="240" w:line="240" w:lineRule="auto"/>
        <w:rPr>
          <w:rFonts w:ascii="Segoe UI" w:eastAsia="Times New Roman" w:hAnsi="Segoe UI" w:cs="Segoe UI"/>
          <w:sz w:val="21"/>
          <w:szCs w:val="21"/>
        </w:rPr>
      </w:pPr>
      <w:r w:rsidRPr="00860162">
        <w:rPr>
          <w:rFonts w:ascii="Segoe UI" w:eastAsia="Times New Roman" w:hAnsi="Segoe UI" w:cs="Segoe UI"/>
          <w:sz w:val="21"/>
          <w:szCs w:val="21"/>
        </w:rPr>
        <w:t>Note that if there are multiple occurrences of the same substring, every occurrence should be counted.</w:t>
      </w:r>
    </w:p>
    <w:p w14:paraId="2EA6D3F1" w14:textId="77777777" w:rsidR="00860162" w:rsidRPr="00860162" w:rsidRDefault="00860162" w:rsidP="00860162">
      <w:pPr>
        <w:shd w:val="clear" w:color="auto" w:fill="FFFFFF"/>
        <w:spacing w:after="240" w:line="240" w:lineRule="auto"/>
        <w:rPr>
          <w:rFonts w:ascii="Segoe UI" w:eastAsia="Times New Roman" w:hAnsi="Segoe UI" w:cs="Segoe UI"/>
          <w:sz w:val="21"/>
          <w:szCs w:val="21"/>
        </w:rPr>
      </w:pPr>
      <w:r w:rsidRPr="00860162">
        <w:rPr>
          <w:rFonts w:ascii="Segoe UI" w:eastAsia="Times New Roman" w:hAnsi="Segoe UI" w:cs="Segoe UI"/>
          <w:sz w:val="21"/>
          <w:szCs w:val="21"/>
        </w:rPr>
        <w:t>A </w:t>
      </w:r>
      <w:r w:rsidRPr="00860162">
        <w:rPr>
          <w:rFonts w:ascii="Segoe UI" w:eastAsia="Times New Roman" w:hAnsi="Segoe UI" w:cs="Segoe UI"/>
          <w:b/>
          <w:bCs/>
          <w:sz w:val="21"/>
          <w:szCs w:val="21"/>
        </w:rPr>
        <w:t>substring</w:t>
      </w:r>
      <w:r w:rsidRPr="00860162">
        <w:rPr>
          <w:rFonts w:ascii="Segoe UI" w:eastAsia="Times New Roman" w:hAnsi="Segoe UI" w:cs="Segoe UI"/>
          <w:sz w:val="21"/>
          <w:szCs w:val="21"/>
        </w:rPr>
        <w:t> is a contiguous sequence of characters in a string.</w:t>
      </w:r>
    </w:p>
    <w:p w14:paraId="511D91F3" w14:textId="77777777" w:rsidR="00860162" w:rsidRPr="00860162" w:rsidRDefault="00860162" w:rsidP="00860162">
      <w:pPr>
        <w:shd w:val="clear" w:color="auto" w:fill="FFFFFF"/>
        <w:spacing w:after="240" w:line="240" w:lineRule="auto"/>
        <w:rPr>
          <w:rFonts w:ascii="Segoe UI" w:eastAsia="Times New Roman" w:hAnsi="Segoe UI" w:cs="Segoe UI"/>
          <w:sz w:val="21"/>
          <w:szCs w:val="21"/>
        </w:rPr>
      </w:pPr>
      <w:r w:rsidRPr="00860162">
        <w:rPr>
          <w:rFonts w:ascii="Segoe UI" w:eastAsia="Times New Roman" w:hAnsi="Segoe UI" w:cs="Segoe UI"/>
          <w:sz w:val="21"/>
          <w:szCs w:val="21"/>
        </w:rPr>
        <w:t> </w:t>
      </w:r>
    </w:p>
    <w:p w14:paraId="76750977" w14:textId="77777777" w:rsidR="00860162" w:rsidRPr="00860162" w:rsidRDefault="00860162" w:rsidP="00860162">
      <w:pPr>
        <w:shd w:val="clear" w:color="auto" w:fill="FFFFFF"/>
        <w:spacing w:after="240" w:line="240" w:lineRule="auto"/>
        <w:rPr>
          <w:rFonts w:ascii="Segoe UI" w:eastAsia="Times New Roman" w:hAnsi="Segoe UI" w:cs="Segoe UI"/>
          <w:sz w:val="21"/>
          <w:szCs w:val="21"/>
        </w:rPr>
      </w:pPr>
      <w:r w:rsidRPr="00860162">
        <w:rPr>
          <w:rFonts w:ascii="Segoe UI" w:eastAsia="Times New Roman" w:hAnsi="Segoe UI" w:cs="Segoe UI"/>
          <w:b/>
          <w:bCs/>
          <w:sz w:val="21"/>
          <w:szCs w:val="21"/>
        </w:rPr>
        <w:t>Example 1:</w:t>
      </w:r>
    </w:p>
    <w:p w14:paraId="02F9138B" w14:textId="77777777" w:rsidR="00860162" w:rsidRPr="00860162" w:rsidRDefault="00860162" w:rsidP="008601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860162">
        <w:rPr>
          <w:rFonts w:ascii="Consolas" w:eastAsia="Times New Roman" w:hAnsi="Consolas" w:cs="Courier New"/>
          <w:b/>
          <w:bCs/>
          <w:color w:val="333333"/>
          <w:sz w:val="21"/>
          <w:szCs w:val="21"/>
        </w:rPr>
        <w:t>Input:</w:t>
      </w:r>
      <w:r w:rsidRPr="00860162">
        <w:rPr>
          <w:rFonts w:ascii="Consolas" w:eastAsia="Times New Roman" w:hAnsi="Consolas" w:cs="Courier New"/>
          <w:color w:val="333333"/>
          <w:sz w:val="21"/>
          <w:szCs w:val="21"/>
        </w:rPr>
        <w:t xml:space="preserve"> s = "xyzzaz"</w:t>
      </w:r>
    </w:p>
    <w:p w14:paraId="286F71F9" w14:textId="77777777" w:rsidR="00860162" w:rsidRPr="00860162" w:rsidRDefault="00860162" w:rsidP="008601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860162">
        <w:rPr>
          <w:rFonts w:ascii="Consolas" w:eastAsia="Times New Roman" w:hAnsi="Consolas" w:cs="Courier New"/>
          <w:b/>
          <w:bCs/>
          <w:color w:val="333333"/>
          <w:sz w:val="21"/>
          <w:szCs w:val="21"/>
        </w:rPr>
        <w:t>Output:</w:t>
      </w:r>
      <w:r w:rsidRPr="00860162">
        <w:rPr>
          <w:rFonts w:ascii="Consolas" w:eastAsia="Times New Roman" w:hAnsi="Consolas" w:cs="Courier New"/>
          <w:color w:val="333333"/>
          <w:sz w:val="21"/>
          <w:szCs w:val="21"/>
        </w:rPr>
        <w:t xml:space="preserve"> 1</w:t>
      </w:r>
    </w:p>
    <w:p w14:paraId="567412F5" w14:textId="77777777" w:rsidR="00860162" w:rsidRPr="00860162" w:rsidRDefault="00860162" w:rsidP="008601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860162">
        <w:rPr>
          <w:rFonts w:ascii="Consolas" w:eastAsia="Times New Roman" w:hAnsi="Consolas" w:cs="Courier New"/>
          <w:b/>
          <w:bCs/>
          <w:color w:val="333333"/>
          <w:sz w:val="21"/>
          <w:szCs w:val="21"/>
        </w:rPr>
        <w:t>Explanation:</w:t>
      </w:r>
      <w:r w:rsidRPr="00860162">
        <w:rPr>
          <w:rFonts w:ascii="Consolas" w:eastAsia="Times New Roman" w:hAnsi="Consolas" w:cs="Courier New"/>
          <w:color w:val="333333"/>
          <w:sz w:val="21"/>
          <w:szCs w:val="21"/>
        </w:rPr>
        <w:t xml:space="preserve"> There are 4 substrings of size 3: "xyz", "yzz", "zza", and "zaz". </w:t>
      </w:r>
    </w:p>
    <w:p w14:paraId="5CACACF8" w14:textId="27327219" w:rsidR="00FC7004" w:rsidRPr="00860162" w:rsidRDefault="00860162" w:rsidP="008601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860162">
        <w:rPr>
          <w:rFonts w:ascii="Consolas" w:eastAsia="Times New Roman" w:hAnsi="Consolas" w:cs="Courier New"/>
          <w:color w:val="333333"/>
          <w:sz w:val="21"/>
          <w:szCs w:val="21"/>
        </w:rPr>
        <w:t>The only good substring of length 3 is "xyz".</w:t>
      </w:r>
    </w:p>
    <w:p w14:paraId="106C6A2A" w14:textId="1A86C04E" w:rsidR="00040444" w:rsidRPr="00040444" w:rsidRDefault="00FC7004" w:rsidP="0004044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040444" w:rsidRPr="00040444">
        <w:t xml:space="preserve"> </w:t>
      </w:r>
      <w:r w:rsidR="00040444" w:rsidRPr="00040444">
        <w:rPr>
          <w:rFonts w:ascii="Consolas" w:eastAsia="Times New Roman" w:hAnsi="Consolas" w:cs="Courier New"/>
          <w:b/>
          <w:bCs/>
          <w:color w:val="333333"/>
          <w:sz w:val="21"/>
          <w:szCs w:val="21"/>
        </w:rPr>
        <w:t>int countGoodSubstrings(string s) {</w:t>
      </w:r>
    </w:p>
    <w:p w14:paraId="2A3177D2"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int ans=0;</w:t>
      </w:r>
    </w:p>
    <w:p w14:paraId="46CE6D5C"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if(s.size()&lt;3)</w:t>
      </w:r>
    </w:p>
    <w:p w14:paraId="7846337E"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return 0;</w:t>
      </w:r>
    </w:p>
    <w:p w14:paraId="38325725"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for(int i=0;i&lt;s.size()-2;i++)</w:t>
      </w:r>
    </w:p>
    <w:p w14:paraId="7E45EF58"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w:t>
      </w:r>
    </w:p>
    <w:p w14:paraId="5BFBF90E"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if((s[i]!=s[i+1])&amp;&amp;(s[i]!=s[i+2])&amp;&amp;(s[i+1]!=s[i+2]))</w:t>
      </w:r>
    </w:p>
    <w:p w14:paraId="6C8E721D"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ans++;</w:t>
      </w:r>
    </w:p>
    <w:p w14:paraId="2FBCAF2F"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w:t>
      </w:r>
    </w:p>
    <w:p w14:paraId="7499603C" w14:textId="77777777" w:rsidR="00040444" w:rsidRPr="0004044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return ans;</w:t>
      </w:r>
    </w:p>
    <w:p w14:paraId="04B464B7" w14:textId="3E8C22D7" w:rsidR="00FC7004" w:rsidRDefault="00040444" w:rsidP="00040444">
      <w:pPr>
        <w:shd w:val="clear" w:color="auto" w:fill="FFFFFF"/>
        <w:spacing w:after="240" w:line="240" w:lineRule="auto"/>
        <w:rPr>
          <w:rFonts w:ascii="Consolas" w:eastAsia="Times New Roman" w:hAnsi="Consolas" w:cs="Courier New"/>
          <w:b/>
          <w:bCs/>
          <w:color w:val="333333"/>
          <w:sz w:val="21"/>
          <w:szCs w:val="21"/>
        </w:rPr>
      </w:pPr>
      <w:r w:rsidRPr="00040444">
        <w:rPr>
          <w:rFonts w:ascii="Consolas" w:eastAsia="Times New Roman" w:hAnsi="Consolas" w:cs="Courier New"/>
          <w:b/>
          <w:bCs/>
          <w:color w:val="333333"/>
          <w:sz w:val="21"/>
          <w:szCs w:val="21"/>
        </w:rPr>
        <w:t xml:space="preserve">    }</w:t>
      </w:r>
    </w:p>
    <w:p w14:paraId="113CE394" w14:textId="5B5B5CEE" w:rsidR="009B01C2" w:rsidRPr="009B01C2" w:rsidRDefault="00040444" w:rsidP="009B01C2">
      <w:pPr>
        <w:pStyle w:val="NormalWeb"/>
        <w:shd w:val="clear" w:color="auto" w:fill="FFFFFF"/>
        <w:spacing w:before="0" w:beforeAutospacing="0" w:after="240" w:afterAutospacing="0"/>
        <w:rPr>
          <w:rFonts w:ascii="Segoe UI" w:hAnsi="Segoe UI" w:cs="Segoe UI"/>
          <w:sz w:val="21"/>
          <w:szCs w:val="21"/>
        </w:rPr>
      </w:pPr>
      <w:r>
        <w:rPr>
          <w:rFonts w:ascii="Consolas" w:hAnsi="Consolas" w:cs="Courier New"/>
          <w:b/>
          <w:bCs/>
          <w:color w:val="333333"/>
          <w:sz w:val="21"/>
          <w:szCs w:val="21"/>
        </w:rPr>
        <w:t>205)</w:t>
      </w:r>
      <w:r w:rsidR="009B01C2" w:rsidRPr="009B01C2">
        <w:rPr>
          <w:rFonts w:ascii="Segoe UI" w:hAnsi="Segoe UI" w:cs="Segoe UI"/>
          <w:sz w:val="21"/>
          <w:szCs w:val="21"/>
        </w:rPr>
        <w:t xml:space="preserve"> The </w:t>
      </w:r>
      <w:r w:rsidR="009B01C2" w:rsidRPr="009B01C2">
        <w:rPr>
          <w:rFonts w:ascii="Segoe UI" w:hAnsi="Segoe UI" w:cs="Segoe UI"/>
          <w:b/>
          <w:bCs/>
          <w:sz w:val="21"/>
          <w:szCs w:val="21"/>
        </w:rPr>
        <w:t>pair sum</w:t>
      </w:r>
      <w:r w:rsidR="009B01C2" w:rsidRPr="009B01C2">
        <w:rPr>
          <w:rFonts w:ascii="Segoe UI" w:hAnsi="Segoe UI" w:cs="Segoe UI"/>
          <w:sz w:val="21"/>
          <w:szCs w:val="21"/>
        </w:rPr>
        <w:t> of a pair </w:t>
      </w:r>
      <w:r w:rsidR="009B01C2" w:rsidRPr="009B01C2">
        <w:rPr>
          <w:rFonts w:ascii="Consolas" w:hAnsi="Consolas" w:cs="Courier New"/>
          <w:color w:val="C7254E"/>
          <w:sz w:val="21"/>
          <w:szCs w:val="21"/>
          <w:shd w:val="clear" w:color="auto" w:fill="F9F2F4"/>
        </w:rPr>
        <w:t>(a,b)</w:t>
      </w:r>
      <w:r w:rsidR="009B01C2" w:rsidRPr="009B01C2">
        <w:rPr>
          <w:rFonts w:ascii="Segoe UI" w:hAnsi="Segoe UI" w:cs="Segoe UI"/>
          <w:sz w:val="21"/>
          <w:szCs w:val="21"/>
        </w:rPr>
        <w:t> is equal to </w:t>
      </w:r>
      <w:r w:rsidR="009B01C2" w:rsidRPr="009B01C2">
        <w:rPr>
          <w:rFonts w:ascii="Consolas" w:hAnsi="Consolas" w:cs="Courier New"/>
          <w:color w:val="C7254E"/>
          <w:sz w:val="21"/>
          <w:szCs w:val="21"/>
          <w:shd w:val="clear" w:color="auto" w:fill="F9F2F4"/>
        </w:rPr>
        <w:t>a + b</w:t>
      </w:r>
      <w:r w:rsidR="009B01C2" w:rsidRPr="009B01C2">
        <w:rPr>
          <w:rFonts w:ascii="Segoe UI" w:hAnsi="Segoe UI" w:cs="Segoe UI"/>
          <w:sz w:val="21"/>
          <w:szCs w:val="21"/>
        </w:rPr>
        <w:t>. The </w:t>
      </w:r>
      <w:r w:rsidR="009B01C2" w:rsidRPr="009B01C2">
        <w:rPr>
          <w:rFonts w:ascii="Segoe UI" w:hAnsi="Segoe UI" w:cs="Segoe UI"/>
          <w:b/>
          <w:bCs/>
          <w:sz w:val="21"/>
          <w:szCs w:val="21"/>
        </w:rPr>
        <w:t>maximum pair sum</w:t>
      </w:r>
      <w:r w:rsidR="009B01C2" w:rsidRPr="009B01C2">
        <w:rPr>
          <w:rFonts w:ascii="Segoe UI" w:hAnsi="Segoe UI" w:cs="Segoe UI"/>
          <w:sz w:val="21"/>
          <w:szCs w:val="21"/>
        </w:rPr>
        <w:t> is the largest </w:t>
      </w:r>
      <w:r w:rsidR="009B01C2" w:rsidRPr="009B01C2">
        <w:rPr>
          <w:rFonts w:ascii="Segoe UI" w:hAnsi="Segoe UI" w:cs="Segoe UI"/>
          <w:b/>
          <w:bCs/>
          <w:sz w:val="21"/>
          <w:szCs w:val="21"/>
        </w:rPr>
        <w:t>pair sum</w:t>
      </w:r>
      <w:r w:rsidR="009B01C2" w:rsidRPr="009B01C2">
        <w:rPr>
          <w:rFonts w:ascii="Segoe UI" w:hAnsi="Segoe UI" w:cs="Segoe UI"/>
          <w:sz w:val="21"/>
          <w:szCs w:val="21"/>
        </w:rPr>
        <w:t> in a list of pairs.</w:t>
      </w:r>
    </w:p>
    <w:p w14:paraId="67F368A6" w14:textId="77777777" w:rsidR="009B01C2" w:rsidRPr="009B01C2" w:rsidRDefault="009B01C2" w:rsidP="00A0090B">
      <w:pPr>
        <w:numPr>
          <w:ilvl w:val="0"/>
          <w:numId w:val="31"/>
        </w:numPr>
        <w:shd w:val="clear" w:color="auto" w:fill="FFFFFF"/>
        <w:spacing w:before="100" w:beforeAutospacing="1" w:after="100" w:afterAutospacing="1" w:line="240" w:lineRule="auto"/>
        <w:rPr>
          <w:rFonts w:ascii="Segoe UI" w:eastAsia="Times New Roman" w:hAnsi="Segoe UI" w:cs="Segoe UI"/>
          <w:sz w:val="21"/>
          <w:szCs w:val="21"/>
        </w:rPr>
      </w:pPr>
      <w:r w:rsidRPr="009B01C2">
        <w:rPr>
          <w:rFonts w:ascii="Segoe UI" w:eastAsia="Times New Roman" w:hAnsi="Segoe UI" w:cs="Segoe UI"/>
          <w:sz w:val="21"/>
          <w:szCs w:val="21"/>
        </w:rPr>
        <w:lastRenderedPageBreak/>
        <w:t>For example, if we have pairs </w:t>
      </w:r>
      <w:r w:rsidRPr="009B01C2">
        <w:rPr>
          <w:rFonts w:ascii="Consolas" w:eastAsia="Times New Roman" w:hAnsi="Consolas" w:cs="Courier New"/>
          <w:color w:val="C7254E"/>
          <w:sz w:val="21"/>
          <w:szCs w:val="21"/>
          <w:shd w:val="clear" w:color="auto" w:fill="F9F2F4"/>
        </w:rPr>
        <w:t>(1,5)</w:t>
      </w:r>
      <w:r w:rsidRPr="009B01C2">
        <w:rPr>
          <w:rFonts w:ascii="Segoe UI" w:eastAsia="Times New Roman" w:hAnsi="Segoe UI" w:cs="Segoe UI"/>
          <w:sz w:val="21"/>
          <w:szCs w:val="21"/>
        </w:rPr>
        <w:t>, </w:t>
      </w:r>
      <w:r w:rsidRPr="009B01C2">
        <w:rPr>
          <w:rFonts w:ascii="Consolas" w:eastAsia="Times New Roman" w:hAnsi="Consolas" w:cs="Courier New"/>
          <w:color w:val="C7254E"/>
          <w:sz w:val="21"/>
          <w:szCs w:val="21"/>
          <w:shd w:val="clear" w:color="auto" w:fill="F9F2F4"/>
        </w:rPr>
        <w:t>(2,3)</w:t>
      </w:r>
      <w:r w:rsidRPr="009B01C2">
        <w:rPr>
          <w:rFonts w:ascii="Segoe UI" w:eastAsia="Times New Roman" w:hAnsi="Segoe UI" w:cs="Segoe UI"/>
          <w:sz w:val="21"/>
          <w:szCs w:val="21"/>
        </w:rPr>
        <w:t>, and </w:t>
      </w:r>
      <w:r w:rsidRPr="009B01C2">
        <w:rPr>
          <w:rFonts w:ascii="Consolas" w:eastAsia="Times New Roman" w:hAnsi="Consolas" w:cs="Courier New"/>
          <w:color w:val="C7254E"/>
          <w:sz w:val="21"/>
          <w:szCs w:val="21"/>
          <w:shd w:val="clear" w:color="auto" w:fill="F9F2F4"/>
        </w:rPr>
        <w:t>(4,4)</w:t>
      </w:r>
      <w:r w:rsidRPr="009B01C2">
        <w:rPr>
          <w:rFonts w:ascii="Segoe UI" w:eastAsia="Times New Roman" w:hAnsi="Segoe UI" w:cs="Segoe UI"/>
          <w:sz w:val="21"/>
          <w:szCs w:val="21"/>
        </w:rPr>
        <w:t>, the </w:t>
      </w:r>
      <w:r w:rsidRPr="009B01C2">
        <w:rPr>
          <w:rFonts w:ascii="Segoe UI" w:eastAsia="Times New Roman" w:hAnsi="Segoe UI" w:cs="Segoe UI"/>
          <w:b/>
          <w:bCs/>
          <w:sz w:val="21"/>
          <w:szCs w:val="21"/>
        </w:rPr>
        <w:t>maximum pair sum</w:t>
      </w:r>
      <w:r w:rsidRPr="009B01C2">
        <w:rPr>
          <w:rFonts w:ascii="Segoe UI" w:eastAsia="Times New Roman" w:hAnsi="Segoe UI" w:cs="Segoe UI"/>
          <w:sz w:val="21"/>
          <w:szCs w:val="21"/>
        </w:rPr>
        <w:t> would be </w:t>
      </w:r>
      <w:r w:rsidRPr="009B01C2">
        <w:rPr>
          <w:rFonts w:ascii="Consolas" w:eastAsia="Times New Roman" w:hAnsi="Consolas" w:cs="Courier New"/>
          <w:color w:val="C7254E"/>
          <w:sz w:val="21"/>
          <w:szCs w:val="21"/>
          <w:shd w:val="clear" w:color="auto" w:fill="F9F2F4"/>
        </w:rPr>
        <w:t>max(1+5, 2+3, 4+4) = max(6, 5, 8) = 8</w:t>
      </w:r>
      <w:r w:rsidRPr="009B01C2">
        <w:rPr>
          <w:rFonts w:ascii="Segoe UI" w:eastAsia="Times New Roman" w:hAnsi="Segoe UI" w:cs="Segoe UI"/>
          <w:sz w:val="21"/>
          <w:szCs w:val="21"/>
        </w:rPr>
        <w:t>.</w:t>
      </w:r>
    </w:p>
    <w:p w14:paraId="000297E1" w14:textId="77777777" w:rsidR="009B01C2" w:rsidRPr="009B01C2" w:rsidRDefault="009B01C2" w:rsidP="009B01C2">
      <w:pPr>
        <w:shd w:val="clear" w:color="auto" w:fill="FFFFFF"/>
        <w:spacing w:after="240" w:line="240" w:lineRule="auto"/>
        <w:rPr>
          <w:rFonts w:ascii="Segoe UI" w:eastAsia="Times New Roman" w:hAnsi="Segoe UI" w:cs="Segoe UI"/>
          <w:sz w:val="21"/>
          <w:szCs w:val="21"/>
        </w:rPr>
      </w:pPr>
      <w:r w:rsidRPr="009B01C2">
        <w:rPr>
          <w:rFonts w:ascii="Segoe UI" w:eastAsia="Times New Roman" w:hAnsi="Segoe UI" w:cs="Segoe UI"/>
          <w:sz w:val="21"/>
          <w:szCs w:val="21"/>
        </w:rPr>
        <w:t>Given an array </w:t>
      </w:r>
      <w:r w:rsidRPr="009B01C2">
        <w:rPr>
          <w:rFonts w:ascii="Consolas" w:eastAsia="Times New Roman" w:hAnsi="Consolas" w:cs="Courier New"/>
          <w:color w:val="C7254E"/>
          <w:sz w:val="21"/>
          <w:szCs w:val="21"/>
          <w:shd w:val="clear" w:color="auto" w:fill="F9F2F4"/>
        </w:rPr>
        <w:t>nums</w:t>
      </w:r>
      <w:r w:rsidRPr="009B01C2">
        <w:rPr>
          <w:rFonts w:ascii="Segoe UI" w:eastAsia="Times New Roman" w:hAnsi="Segoe UI" w:cs="Segoe UI"/>
          <w:sz w:val="21"/>
          <w:szCs w:val="21"/>
        </w:rPr>
        <w:t> of </w:t>
      </w:r>
      <w:r w:rsidRPr="009B01C2">
        <w:rPr>
          <w:rFonts w:ascii="Segoe UI" w:eastAsia="Times New Roman" w:hAnsi="Segoe UI" w:cs="Segoe UI"/>
          <w:b/>
          <w:bCs/>
          <w:sz w:val="21"/>
          <w:szCs w:val="21"/>
        </w:rPr>
        <w:t>even</w:t>
      </w:r>
      <w:r w:rsidRPr="009B01C2">
        <w:rPr>
          <w:rFonts w:ascii="Segoe UI" w:eastAsia="Times New Roman" w:hAnsi="Segoe UI" w:cs="Segoe UI"/>
          <w:sz w:val="21"/>
          <w:szCs w:val="21"/>
        </w:rPr>
        <w:t> length </w:t>
      </w:r>
      <w:r w:rsidRPr="009B01C2">
        <w:rPr>
          <w:rFonts w:ascii="Consolas" w:eastAsia="Times New Roman" w:hAnsi="Consolas" w:cs="Courier New"/>
          <w:color w:val="C7254E"/>
          <w:sz w:val="21"/>
          <w:szCs w:val="21"/>
          <w:shd w:val="clear" w:color="auto" w:fill="F9F2F4"/>
        </w:rPr>
        <w:t>n</w:t>
      </w:r>
      <w:r w:rsidRPr="009B01C2">
        <w:rPr>
          <w:rFonts w:ascii="Segoe UI" w:eastAsia="Times New Roman" w:hAnsi="Segoe UI" w:cs="Segoe UI"/>
          <w:sz w:val="21"/>
          <w:szCs w:val="21"/>
        </w:rPr>
        <w:t>, pair up the elements of </w:t>
      </w:r>
      <w:r w:rsidRPr="009B01C2">
        <w:rPr>
          <w:rFonts w:ascii="Consolas" w:eastAsia="Times New Roman" w:hAnsi="Consolas" w:cs="Courier New"/>
          <w:color w:val="C7254E"/>
          <w:sz w:val="21"/>
          <w:szCs w:val="21"/>
          <w:shd w:val="clear" w:color="auto" w:fill="F9F2F4"/>
        </w:rPr>
        <w:t>nums</w:t>
      </w:r>
      <w:r w:rsidRPr="009B01C2">
        <w:rPr>
          <w:rFonts w:ascii="Segoe UI" w:eastAsia="Times New Roman" w:hAnsi="Segoe UI" w:cs="Segoe UI"/>
          <w:sz w:val="21"/>
          <w:szCs w:val="21"/>
        </w:rPr>
        <w:t> into </w:t>
      </w:r>
      <w:r w:rsidRPr="009B01C2">
        <w:rPr>
          <w:rFonts w:ascii="Consolas" w:eastAsia="Times New Roman" w:hAnsi="Consolas" w:cs="Courier New"/>
          <w:color w:val="C7254E"/>
          <w:sz w:val="21"/>
          <w:szCs w:val="21"/>
          <w:shd w:val="clear" w:color="auto" w:fill="F9F2F4"/>
        </w:rPr>
        <w:t>n / 2</w:t>
      </w:r>
      <w:r w:rsidRPr="009B01C2">
        <w:rPr>
          <w:rFonts w:ascii="Segoe UI" w:eastAsia="Times New Roman" w:hAnsi="Segoe UI" w:cs="Segoe UI"/>
          <w:sz w:val="21"/>
          <w:szCs w:val="21"/>
        </w:rPr>
        <w:t> pairs such that:</w:t>
      </w:r>
    </w:p>
    <w:p w14:paraId="7E89319B" w14:textId="77777777" w:rsidR="009B01C2" w:rsidRPr="009B01C2" w:rsidRDefault="009B01C2" w:rsidP="00A0090B">
      <w:pPr>
        <w:numPr>
          <w:ilvl w:val="0"/>
          <w:numId w:val="32"/>
        </w:numPr>
        <w:shd w:val="clear" w:color="auto" w:fill="FFFFFF"/>
        <w:spacing w:before="100" w:beforeAutospacing="1" w:after="100" w:afterAutospacing="1" w:line="240" w:lineRule="auto"/>
        <w:rPr>
          <w:rFonts w:ascii="Segoe UI" w:eastAsia="Times New Roman" w:hAnsi="Segoe UI" w:cs="Segoe UI"/>
          <w:sz w:val="21"/>
          <w:szCs w:val="21"/>
        </w:rPr>
      </w:pPr>
      <w:r w:rsidRPr="009B01C2">
        <w:rPr>
          <w:rFonts w:ascii="Segoe UI" w:eastAsia="Times New Roman" w:hAnsi="Segoe UI" w:cs="Segoe UI"/>
          <w:sz w:val="21"/>
          <w:szCs w:val="21"/>
        </w:rPr>
        <w:t>Each element of </w:t>
      </w:r>
      <w:r w:rsidRPr="009B01C2">
        <w:rPr>
          <w:rFonts w:ascii="Consolas" w:eastAsia="Times New Roman" w:hAnsi="Consolas" w:cs="Courier New"/>
          <w:color w:val="C7254E"/>
          <w:sz w:val="21"/>
          <w:szCs w:val="21"/>
          <w:shd w:val="clear" w:color="auto" w:fill="F9F2F4"/>
        </w:rPr>
        <w:t>nums</w:t>
      </w:r>
      <w:r w:rsidRPr="009B01C2">
        <w:rPr>
          <w:rFonts w:ascii="Segoe UI" w:eastAsia="Times New Roman" w:hAnsi="Segoe UI" w:cs="Segoe UI"/>
          <w:sz w:val="21"/>
          <w:szCs w:val="21"/>
        </w:rPr>
        <w:t> is in </w:t>
      </w:r>
      <w:r w:rsidRPr="009B01C2">
        <w:rPr>
          <w:rFonts w:ascii="Segoe UI" w:eastAsia="Times New Roman" w:hAnsi="Segoe UI" w:cs="Segoe UI"/>
          <w:b/>
          <w:bCs/>
          <w:sz w:val="21"/>
          <w:szCs w:val="21"/>
        </w:rPr>
        <w:t>exactly one</w:t>
      </w:r>
      <w:r w:rsidRPr="009B01C2">
        <w:rPr>
          <w:rFonts w:ascii="Segoe UI" w:eastAsia="Times New Roman" w:hAnsi="Segoe UI" w:cs="Segoe UI"/>
          <w:sz w:val="21"/>
          <w:szCs w:val="21"/>
        </w:rPr>
        <w:t> pair, and</w:t>
      </w:r>
    </w:p>
    <w:p w14:paraId="70410137" w14:textId="77777777" w:rsidR="009B01C2" w:rsidRPr="009B01C2" w:rsidRDefault="009B01C2" w:rsidP="00A0090B">
      <w:pPr>
        <w:numPr>
          <w:ilvl w:val="0"/>
          <w:numId w:val="32"/>
        </w:numPr>
        <w:shd w:val="clear" w:color="auto" w:fill="FFFFFF"/>
        <w:spacing w:before="100" w:beforeAutospacing="1" w:after="100" w:afterAutospacing="1" w:line="240" w:lineRule="auto"/>
        <w:rPr>
          <w:rFonts w:ascii="Segoe UI" w:eastAsia="Times New Roman" w:hAnsi="Segoe UI" w:cs="Segoe UI"/>
          <w:sz w:val="21"/>
          <w:szCs w:val="21"/>
        </w:rPr>
      </w:pPr>
      <w:r w:rsidRPr="009B01C2">
        <w:rPr>
          <w:rFonts w:ascii="Segoe UI" w:eastAsia="Times New Roman" w:hAnsi="Segoe UI" w:cs="Segoe UI"/>
          <w:sz w:val="21"/>
          <w:szCs w:val="21"/>
        </w:rPr>
        <w:t>The </w:t>
      </w:r>
      <w:r w:rsidRPr="009B01C2">
        <w:rPr>
          <w:rFonts w:ascii="Segoe UI" w:eastAsia="Times New Roman" w:hAnsi="Segoe UI" w:cs="Segoe UI"/>
          <w:b/>
          <w:bCs/>
          <w:sz w:val="21"/>
          <w:szCs w:val="21"/>
        </w:rPr>
        <w:t>maximum pair sum </w:t>
      </w:r>
      <w:r w:rsidRPr="009B01C2">
        <w:rPr>
          <w:rFonts w:ascii="Segoe UI" w:eastAsia="Times New Roman" w:hAnsi="Segoe UI" w:cs="Segoe UI"/>
          <w:sz w:val="21"/>
          <w:szCs w:val="21"/>
        </w:rPr>
        <w:t>is </w:t>
      </w:r>
      <w:r w:rsidRPr="009B01C2">
        <w:rPr>
          <w:rFonts w:ascii="Segoe UI" w:eastAsia="Times New Roman" w:hAnsi="Segoe UI" w:cs="Segoe UI"/>
          <w:b/>
          <w:bCs/>
          <w:sz w:val="21"/>
          <w:szCs w:val="21"/>
        </w:rPr>
        <w:t>minimized</w:t>
      </w:r>
      <w:r w:rsidRPr="009B01C2">
        <w:rPr>
          <w:rFonts w:ascii="Segoe UI" w:eastAsia="Times New Roman" w:hAnsi="Segoe UI" w:cs="Segoe UI"/>
          <w:sz w:val="21"/>
          <w:szCs w:val="21"/>
        </w:rPr>
        <w:t>.</w:t>
      </w:r>
    </w:p>
    <w:p w14:paraId="08D896FE" w14:textId="77777777" w:rsidR="009B01C2" w:rsidRPr="009B01C2" w:rsidRDefault="009B01C2" w:rsidP="009B01C2">
      <w:pPr>
        <w:shd w:val="clear" w:color="auto" w:fill="FFFFFF"/>
        <w:spacing w:after="240" w:line="240" w:lineRule="auto"/>
        <w:rPr>
          <w:rFonts w:ascii="Segoe UI" w:eastAsia="Times New Roman" w:hAnsi="Segoe UI" w:cs="Segoe UI"/>
          <w:sz w:val="21"/>
          <w:szCs w:val="21"/>
        </w:rPr>
      </w:pPr>
      <w:r w:rsidRPr="009B01C2">
        <w:rPr>
          <w:rFonts w:ascii="Segoe UI" w:eastAsia="Times New Roman" w:hAnsi="Segoe UI" w:cs="Segoe UI"/>
          <w:sz w:val="21"/>
          <w:szCs w:val="21"/>
        </w:rPr>
        <w:t>Return </w:t>
      </w:r>
      <w:r w:rsidRPr="009B01C2">
        <w:rPr>
          <w:rFonts w:ascii="Segoe UI" w:eastAsia="Times New Roman" w:hAnsi="Segoe UI" w:cs="Segoe UI"/>
          <w:i/>
          <w:iCs/>
          <w:sz w:val="21"/>
          <w:szCs w:val="21"/>
        </w:rPr>
        <w:t>the minimized </w:t>
      </w:r>
      <w:r w:rsidRPr="009B01C2">
        <w:rPr>
          <w:rFonts w:ascii="Segoe UI" w:eastAsia="Times New Roman" w:hAnsi="Segoe UI" w:cs="Segoe UI"/>
          <w:b/>
          <w:bCs/>
          <w:i/>
          <w:iCs/>
          <w:sz w:val="21"/>
          <w:szCs w:val="21"/>
        </w:rPr>
        <w:t>maximum pair sum</w:t>
      </w:r>
      <w:r w:rsidRPr="009B01C2">
        <w:rPr>
          <w:rFonts w:ascii="Segoe UI" w:eastAsia="Times New Roman" w:hAnsi="Segoe UI" w:cs="Segoe UI"/>
          <w:i/>
          <w:iCs/>
          <w:sz w:val="21"/>
          <w:szCs w:val="21"/>
        </w:rPr>
        <w:t> after optimally pairing up the elements</w:t>
      </w:r>
      <w:r w:rsidRPr="009B01C2">
        <w:rPr>
          <w:rFonts w:ascii="Segoe UI" w:eastAsia="Times New Roman" w:hAnsi="Segoe UI" w:cs="Segoe UI"/>
          <w:sz w:val="21"/>
          <w:szCs w:val="21"/>
        </w:rPr>
        <w:t>.</w:t>
      </w:r>
    </w:p>
    <w:p w14:paraId="7825330F" w14:textId="77777777" w:rsidR="009B01C2" w:rsidRPr="009B01C2" w:rsidRDefault="009B01C2" w:rsidP="009B01C2">
      <w:pPr>
        <w:shd w:val="clear" w:color="auto" w:fill="FFFFFF"/>
        <w:spacing w:after="240" w:line="240" w:lineRule="auto"/>
        <w:rPr>
          <w:rFonts w:ascii="Segoe UI" w:eastAsia="Times New Roman" w:hAnsi="Segoe UI" w:cs="Segoe UI"/>
          <w:sz w:val="21"/>
          <w:szCs w:val="21"/>
        </w:rPr>
      </w:pPr>
      <w:r w:rsidRPr="009B01C2">
        <w:rPr>
          <w:rFonts w:ascii="Segoe UI" w:eastAsia="Times New Roman" w:hAnsi="Segoe UI" w:cs="Segoe UI"/>
          <w:sz w:val="21"/>
          <w:szCs w:val="21"/>
        </w:rPr>
        <w:t> </w:t>
      </w:r>
    </w:p>
    <w:p w14:paraId="4624CDC5" w14:textId="77777777" w:rsidR="009B01C2" w:rsidRPr="009B01C2" w:rsidRDefault="009B01C2" w:rsidP="009B01C2">
      <w:pPr>
        <w:shd w:val="clear" w:color="auto" w:fill="FFFFFF"/>
        <w:spacing w:after="240" w:line="240" w:lineRule="auto"/>
        <w:rPr>
          <w:rFonts w:ascii="Segoe UI" w:eastAsia="Times New Roman" w:hAnsi="Segoe UI" w:cs="Segoe UI"/>
          <w:sz w:val="21"/>
          <w:szCs w:val="21"/>
        </w:rPr>
      </w:pPr>
      <w:r w:rsidRPr="009B01C2">
        <w:rPr>
          <w:rFonts w:ascii="Segoe UI" w:eastAsia="Times New Roman" w:hAnsi="Segoe UI" w:cs="Segoe UI"/>
          <w:b/>
          <w:bCs/>
          <w:sz w:val="21"/>
          <w:szCs w:val="21"/>
        </w:rPr>
        <w:t>Example 1:</w:t>
      </w:r>
    </w:p>
    <w:p w14:paraId="0CF6DA35" w14:textId="77777777" w:rsidR="009B01C2" w:rsidRPr="009B01C2" w:rsidRDefault="009B01C2" w:rsidP="009B01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B01C2">
        <w:rPr>
          <w:rFonts w:ascii="Consolas" w:eastAsia="Times New Roman" w:hAnsi="Consolas" w:cs="Courier New"/>
          <w:b/>
          <w:bCs/>
          <w:color w:val="333333"/>
          <w:sz w:val="21"/>
          <w:szCs w:val="21"/>
        </w:rPr>
        <w:t>Input:</w:t>
      </w:r>
      <w:r w:rsidRPr="009B01C2">
        <w:rPr>
          <w:rFonts w:ascii="Consolas" w:eastAsia="Times New Roman" w:hAnsi="Consolas" w:cs="Courier New"/>
          <w:color w:val="333333"/>
          <w:sz w:val="21"/>
          <w:szCs w:val="21"/>
        </w:rPr>
        <w:t xml:space="preserve"> nums = [3,5,2,3]</w:t>
      </w:r>
    </w:p>
    <w:p w14:paraId="751DDC59" w14:textId="77777777" w:rsidR="009B01C2" w:rsidRPr="009B01C2" w:rsidRDefault="009B01C2" w:rsidP="009B01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B01C2">
        <w:rPr>
          <w:rFonts w:ascii="Consolas" w:eastAsia="Times New Roman" w:hAnsi="Consolas" w:cs="Courier New"/>
          <w:b/>
          <w:bCs/>
          <w:color w:val="333333"/>
          <w:sz w:val="21"/>
          <w:szCs w:val="21"/>
        </w:rPr>
        <w:t>Output:</w:t>
      </w:r>
      <w:r w:rsidRPr="009B01C2">
        <w:rPr>
          <w:rFonts w:ascii="Consolas" w:eastAsia="Times New Roman" w:hAnsi="Consolas" w:cs="Courier New"/>
          <w:color w:val="333333"/>
          <w:sz w:val="21"/>
          <w:szCs w:val="21"/>
        </w:rPr>
        <w:t xml:space="preserve"> 7</w:t>
      </w:r>
    </w:p>
    <w:p w14:paraId="159B2BE9" w14:textId="77777777" w:rsidR="009B01C2" w:rsidRPr="009B01C2" w:rsidRDefault="009B01C2" w:rsidP="009B01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B01C2">
        <w:rPr>
          <w:rFonts w:ascii="Consolas" w:eastAsia="Times New Roman" w:hAnsi="Consolas" w:cs="Courier New"/>
          <w:b/>
          <w:bCs/>
          <w:color w:val="333333"/>
          <w:sz w:val="21"/>
          <w:szCs w:val="21"/>
        </w:rPr>
        <w:t>Explanation:</w:t>
      </w:r>
      <w:r w:rsidRPr="009B01C2">
        <w:rPr>
          <w:rFonts w:ascii="Consolas" w:eastAsia="Times New Roman" w:hAnsi="Consolas" w:cs="Courier New"/>
          <w:color w:val="333333"/>
          <w:sz w:val="21"/>
          <w:szCs w:val="21"/>
        </w:rPr>
        <w:t xml:space="preserve"> The elements can be paired up into pairs (3,3) and (5,2).</w:t>
      </w:r>
    </w:p>
    <w:p w14:paraId="212155EB" w14:textId="1C6F1A70" w:rsidR="00040444" w:rsidRPr="009B01C2" w:rsidRDefault="009B01C2" w:rsidP="009B01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B01C2">
        <w:rPr>
          <w:rFonts w:ascii="Consolas" w:eastAsia="Times New Roman" w:hAnsi="Consolas" w:cs="Courier New"/>
          <w:color w:val="333333"/>
          <w:sz w:val="21"/>
          <w:szCs w:val="21"/>
        </w:rPr>
        <w:t>The maximum pair sum is max(3+3, 5+2) = max(6, 7) = 7.</w:t>
      </w:r>
    </w:p>
    <w:p w14:paraId="1047A170" w14:textId="09203886" w:rsidR="009B01C2" w:rsidRPr="009B01C2" w:rsidRDefault="00040444" w:rsidP="009B01C2">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9B01C2" w:rsidRPr="009B01C2">
        <w:t xml:space="preserve"> </w:t>
      </w:r>
      <w:r w:rsidR="009B01C2" w:rsidRPr="009B01C2">
        <w:rPr>
          <w:rFonts w:ascii="Consolas" w:eastAsia="Times New Roman" w:hAnsi="Consolas" w:cs="Courier New"/>
          <w:b/>
          <w:bCs/>
          <w:color w:val="333333"/>
          <w:sz w:val="21"/>
          <w:szCs w:val="21"/>
        </w:rPr>
        <w:t>int minPairSum(vector&lt;int&gt;&amp; nums) {</w:t>
      </w:r>
    </w:p>
    <w:p w14:paraId="2709041B"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sort(nums.begin(),nums.end());</w:t>
      </w:r>
    </w:p>
    <w:p w14:paraId="1FEF3F0D"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vector&lt;int&gt;v(nums.size()/2);</w:t>
      </w:r>
    </w:p>
    <w:p w14:paraId="385294E3"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int i=0,j=nums.size()-1;</w:t>
      </w:r>
    </w:p>
    <w:p w14:paraId="5326A706"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int ans=0;</w:t>
      </w:r>
    </w:p>
    <w:p w14:paraId="0CE273DD"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int maxi=INT_MIN;</w:t>
      </w:r>
    </w:p>
    <w:p w14:paraId="6683A13A"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while(i&lt;j)</w:t>
      </w:r>
    </w:p>
    <w:p w14:paraId="62CD13E5"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w:t>
      </w:r>
    </w:p>
    <w:p w14:paraId="7081329F"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ans=nums[i]+nums[j];</w:t>
      </w:r>
    </w:p>
    <w:p w14:paraId="277FF653"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maxi=max(maxi,ans);</w:t>
      </w:r>
    </w:p>
    <w:p w14:paraId="73198BAA"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i++;</w:t>
      </w:r>
    </w:p>
    <w:p w14:paraId="360FFDD5"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j--;</w:t>
      </w:r>
    </w:p>
    <w:p w14:paraId="1E899EA3"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w:t>
      </w:r>
    </w:p>
    <w:p w14:paraId="209786EB" w14:textId="77777777" w:rsidR="009B01C2" w:rsidRPr="009B01C2"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t xml:space="preserve">        return maxi;</w:t>
      </w:r>
    </w:p>
    <w:p w14:paraId="22B08578" w14:textId="342515AB" w:rsidR="00040444" w:rsidRDefault="009B01C2" w:rsidP="009B01C2">
      <w:pPr>
        <w:shd w:val="clear" w:color="auto" w:fill="FFFFFF"/>
        <w:spacing w:after="240" w:line="240" w:lineRule="auto"/>
        <w:rPr>
          <w:rFonts w:ascii="Consolas" w:eastAsia="Times New Roman" w:hAnsi="Consolas" w:cs="Courier New"/>
          <w:b/>
          <w:bCs/>
          <w:color w:val="333333"/>
          <w:sz w:val="21"/>
          <w:szCs w:val="21"/>
        </w:rPr>
      </w:pPr>
      <w:r w:rsidRPr="009B01C2">
        <w:rPr>
          <w:rFonts w:ascii="Consolas" w:eastAsia="Times New Roman" w:hAnsi="Consolas" w:cs="Courier New"/>
          <w:b/>
          <w:bCs/>
          <w:color w:val="333333"/>
          <w:sz w:val="21"/>
          <w:szCs w:val="21"/>
        </w:rPr>
        <w:lastRenderedPageBreak/>
        <w:t xml:space="preserve">    }</w:t>
      </w:r>
    </w:p>
    <w:p w14:paraId="0987D7E4" w14:textId="72952738" w:rsidR="00F1687B" w:rsidRPr="00F1687B" w:rsidRDefault="009B01C2" w:rsidP="00F1687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206)</w:t>
      </w:r>
      <w:r w:rsidR="00F1687B" w:rsidRPr="00F1687B">
        <w:rPr>
          <w:rFonts w:ascii="Segoe UI" w:hAnsi="Segoe UI" w:cs="Segoe UI"/>
          <w:color w:val="263238"/>
          <w:sz w:val="21"/>
          <w:szCs w:val="21"/>
        </w:rPr>
        <w:t xml:space="preserve"> Given an integer array </w:t>
      </w:r>
      <w:r w:rsidR="00F1687B" w:rsidRPr="00F1687B">
        <w:rPr>
          <w:rFonts w:ascii="Courier New" w:hAnsi="Courier New" w:cs="Courier New"/>
          <w:color w:val="546E7A"/>
          <w:sz w:val="20"/>
          <w:szCs w:val="20"/>
          <w:shd w:val="clear" w:color="auto" w:fill="F7F9FA"/>
        </w:rPr>
        <w:t>nums</w:t>
      </w:r>
      <w:r w:rsidR="00F1687B" w:rsidRPr="00F1687B">
        <w:rPr>
          <w:rFonts w:ascii="Segoe UI" w:hAnsi="Segoe UI" w:cs="Segoe UI"/>
          <w:color w:val="263238"/>
          <w:sz w:val="21"/>
          <w:szCs w:val="21"/>
        </w:rPr>
        <w:t>, move all </w:t>
      </w:r>
      <w:r w:rsidR="00F1687B" w:rsidRPr="00F1687B">
        <w:rPr>
          <w:rFonts w:ascii="Courier New" w:hAnsi="Courier New" w:cs="Courier New"/>
          <w:color w:val="546E7A"/>
          <w:sz w:val="20"/>
          <w:szCs w:val="20"/>
          <w:shd w:val="clear" w:color="auto" w:fill="F7F9FA"/>
        </w:rPr>
        <w:t>0</w:t>
      </w:r>
      <w:r w:rsidR="00F1687B" w:rsidRPr="00F1687B">
        <w:rPr>
          <w:rFonts w:ascii="Segoe UI" w:hAnsi="Segoe UI" w:cs="Segoe UI"/>
          <w:color w:val="263238"/>
          <w:sz w:val="21"/>
          <w:szCs w:val="21"/>
        </w:rPr>
        <w:t>'s to the end of it while maintaining the relative order of the non-zero elements.</w:t>
      </w:r>
    </w:p>
    <w:p w14:paraId="3B71ECDE" w14:textId="77777777" w:rsidR="00F1687B" w:rsidRPr="00F1687B" w:rsidRDefault="00F1687B" w:rsidP="00F1687B">
      <w:pPr>
        <w:shd w:val="clear" w:color="auto" w:fill="FFFFFF"/>
        <w:spacing w:after="240" w:line="240" w:lineRule="auto"/>
        <w:rPr>
          <w:rFonts w:ascii="Segoe UI" w:eastAsia="Times New Roman" w:hAnsi="Segoe UI" w:cs="Segoe UI"/>
          <w:color w:val="263238"/>
          <w:sz w:val="21"/>
          <w:szCs w:val="21"/>
        </w:rPr>
      </w:pPr>
      <w:r w:rsidRPr="00F1687B">
        <w:rPr>
          <w:rFonts w:ascii="Segoe UI" w:eastAsia="Times New Roman" w:hAnsi="Segoe UI" w:cs="Segoe UI"/>
          <w:b/>
          <w:bCs/>
          <w:color w:val="263238"/>
          <w:sz w:val="21"/>
          <w:szCs w:val="21"/>
        </w:rPr>
        <w:t>Note</w:t>
      </w:r>
      <w:r w:rsidRPr="00F1687B">
        <w:rPr>
          <w:rFonts w:ascii="Segoe UI" w:eastAsia="Times New Roman" w:hAnsi="Segoe UI" w:cs="Segoe UI"/>
          <w:color w:val="263238"/>
          <w:sz w:val="21"/>
          <w:szCs w:val="21"/>
        </w:rPr>
        <w:t> that you must do this in-place without making a copy of the array.</w:t>
      </w:r>
    </w:p>
    <w:p w14:paraId="1C98CC7A" w14:textId="77777777" w:rsidR="00F1687B" w:rsidRPr="00F1687B" w:rsidRDefault="00F1687B" w:rsidP="00F1687B">
      <w:pPr>
        <w:shd w:val="clear" w:color="auto" w:fill="FFFFFF"/>
        <w:spacing w:after="240" w:line="240" w:lineRule="auto"/>
        <w:rPr>
          <w:rFonts w:ascii="Segoe UI" w:eastAsia="Times New Roman" w:hAnsi="Segoe UI" w:cs="Segoe UI"/>
          <w:color w:val="263238"/>
          <w:sz w:val="21"/>
          <w:szCs w:val="21"/>
        </w:rPr>
      </w:pPr>
      <w:r w:rsidRPr="00F1687B">
        <w:rPr>
          <w:rFonts w:ascii="Segoe UI" w:eastAsia="Times New Roman" w:hAnsi="Segoe UI" w:cs="Segoe UI"/>
          <w:color w:val="263238"/>
          <w:sz w:val="21"/>
          <w:szCs w:val="21"/>
        </w:rPr>
        <w:t> </w:t>
      </w:r>
    </w:p>
    <w:p w14:paraId="2CE93744" w14:textId="77777777" w:rsidR="00F1687B" w:rsidRPr="00F1687B" w:rsidRDefault="00F1687B" w:rsidP="00F1687B">
      <w:pPr>
        <w:shd w:val="clear" w:color="auto" w:fill="FFFFFF"/>
        <w:spacing w:after="240" w:line="240" w:lineRule="auto"/>
        <w:rPr>
          <w:rFonts w:ascii="Segoe UI" w:eastAsia="Times New Roman" w:hAnsi="Segoe UI" w:cs="Segoe UI"/>
          <w:color w:val="263238"/>
          <w:sz w:val="21"/>
          <w:szCs w:val="21"/>
        </w:rPr>
      </w:pPr>
      <w:r w:rsidRPr="00F1687B">
        <w:rPr>
          <w:rFonts w:ascii="Segoe UI" w:eastAsia="Times New Roman" w:hAnsi="Segoe UI" w:cs="Segoe UI"/>
          <w:b/>
          <w:bCs/>
          <w:color w:val="263238"/>
          <w:sz w:val="21"/>
          <w:szCs w:val="21"/>
        </w:rPr>
        <w:t>Example 1:</w:t>
      </w:r>
    </w:p>
    <w:p w14:paraId="09FA0878" w14:textId="77777777" w:rsidR="00F1687B" w:rsidRPr="00F1687B" w:rsidRDefault="00F1687B" w:rsidP="00F168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687B">
        <w:rPr>
          <w:rFonts w:ascii="Consolas" w:eastAsia="Times New Roman" w:hAnsi="Consolas" w:cs="Courier New"/>
          <w:b/>
          <w:bCs/>
          <w:color w:val="263238"/>
          <w:sz w:val="20"/>
          <w:szCs w:val="20"/>
        </w:rPr>
        <w:t>Input:</w:t>
      </w:r>
      <w:r w:rsidRPr="00F1687B">
        <w:rPr>
          <w:rFonts w:ascii="Consolas" w:eastAsia="Times New Roman" w:hAnsi="Consolas" w:cs="Courier New"/>
          <w:color w:val="263238"/>
          <w:sz w:val="20"/>
          <w:szCs w:val="20"/>
        </w:rPr>
        <w:t xml:space="preserve"> nums = [0,1,0,3,12]</w:t>
      </w:r>
    </w:p>
    <w:p w14:paraId="0DBD0250" w14:textId="4949453E" w:rsidR="009B01C2" w:rsidRPr="00F1687B" w:rsidRDefault="00F1687B" w:rsidP="00F168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687B">
        <w:rPr>
          <w:rFonts w:ascii="Consolas" w:eastAsia="Times New Roman" w:hAnsi="Consolas" w:cs="Courier New"/>
          <w:b/>
          <w:bCs/>
          <w:color w:val="263238"/>
          <w:sz w:val="20"/>
          <w:szCs w:val="20"/>
        </w:rPr>
        <w:t>Output:</w:t>
      </w:r>
      <w:r w:rsidRPr="00F1687B">
        <w:rPr>
          <w:rFonts w:ascii="Consolas" w:eastAsia="Times New Roman" w:hAnsi="Consolas" w:cs="Courier New"/>
          <w:color w:val="263238"/>
          <w:sz w:val="20"/>
          <w:szCs w:val="20"/>
        </w:rPr>
        <w:t xml:space="preserve"> [1,3,12,0,0]</w:t>
      </w:r>
    </w:p>
    <w:p w14:paraId="7C39B258" w14:textId="77777777" w:rsidR="00F1687B" w:rsidRPr="00F1687B" w:rsidRDefault="009B01C2" w:rsidP="00F1687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F1687B" w:rsidRPr="00F1687B">
        <w:rPr>
          <w:rFonts w:ascii="Consolas" w:eastAsia="Times New Roman" w:hAnsi="Consolas" w:cs="Courier New"/>
          <w:b/>
          <w:bCs/>
          <w:color w:val="333333"/>
          <w:sz w:val="21"/>
          <w:szCs w:val="21"/>
        </w:rPr>
        <w:t xml:space="preserve"> void moveZeroes(vector&lt;int&gt;&amp; nums) {</w:t>
      </w:r>
    </w:p>
    <w:p w14:paraId="4C7BD4DA"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w:t>
      </w:r>
    </w:p>
    <w:p w14:paraId="45A184D7"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for(int last_zero=0,curr=0;curr&lt;nums.size();curr++)</w:t>
      </w:r>
    </w:p>
    <w:p w14:paraId="6071F72F"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w:t>
      </w:r>
    </w:p>
    <w:p w14:paraId="0F24A011"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if(nums[curr]!=0)</w:t>
      </w:r>
    </w:p>
    <w:p w14:paraId="0B1D656D"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swap(nums[last_zero++],nums[curr]);</w:t>
      </w:r>
    </w:p>
    <w:p w14:paraId="01C8B163" w14:textId="77777777" w:rsidR="00F1687B" w:rsidRPr="00F1687B"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w:t>
      </w:r>
    </w:p>
    <w:p w14:paraId="739C0157" w14:textId="2913B17B" w:rsidR="009B01C2" w:rsidRDefault="00F1687B" w:rsidP="00F1687B">
      <w:pPr>
        <w:shd w:val="clear" w:color="auto" w:fill="FFFFFF"/>
        <w:spacing w:after="240" w:line="240" w:lineRule="auto"/>
        <w:rPr>
          <w:rFonts w:ascii="Consolas" w:eastAsia="Times New Roman" w:hAnsi="Consolas" w:cs="Courier New"/>
          <w:b/>
          <w:bCs/>
          <w:color w:val="333333"/>
          <w:sz w:val="21"/>
          <w:szCs w:val="21"/>
        </w:rPr>
      </w:pPr>
      <w:r w:rsidRPr="00F1687B">
        <w:rPr>
          <w:rFonts w:ascii="Consolas" w:eastAsia="Times New Roman" w:hAnsi="Consolas" w:cs="Courier New"/>
          <w:b/>
          <w:bCs/>
          <w:color w:val="333333"/>
          <w:sz w:val="21"/>
          <w:szCs w:val="21"/>
        </w:rPr>
        <w:t xml:space="preserve">    }</w:t>
      </w:r>
    </w:p>
    <w:p w14:paraId="107FEDC8" w14:textId="6DA186B4" w:rsidR="00002124" w:rsidRDefault="00F1687B" w:rsidP="00002124">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207)</w:t>
      </w:r>
      <w:r w:rsidR="00002124" w:rsidRPr="00002124">
        <w:rPr>
          <w:rFonts w:ascii="Segoe UI" w:hAnsi="Segoe UI" w:cs="Segoe UI"/>
          <w:color w:val="263238"/>
          <w:sz w:val="21"/>
          <w:szCs w:val="21"/>
        </w:rPr>
        <w:t xml:space="preserve"> </w:t>
      </w:r>
      <w:r w:rsidR="00002124">
        <w:rPr>
          <w:rFonts w:ascii="Segoe UI" w:hAnsi="Segoe UI" w:cs="Segoe UI"/>
          <w:color w:val="263238"/>
          <w:sz w:val="21"/>
          <w:szCs w:val="21"/>
        </w:rPr>
        <w:t>Given an integer array </w:t>
      </w:r>
      <w:r w:rsidR="00002124">
        <w:rPr>
          <w:rStyle w:val="HTMLCode"/>
          <w:color w:val="546E7A"/>
          <w:shd w:val="clear" w:color="auto" w:fill="F7F9FA"/>
        </w:rPr>
        <w:t>nums</w:t>
      </w:r>
      <w:r w:rsidR="00002124">
        <w:rPr>
          <w:rFonts w:ascii="Segoe UI" w:hAnsi="Segoe UI" w:cs="Segoe UI"/>
          <w:color w:val="263238"/>
          <w:sz w:val="21"/>
          <w:szCs w:val="21"/>
        </w:rPr>
        <w:t> and an integer </w:t>
      </w:r>
      <w:r w:rsidR="00002124">
        <w:rPr>
          <w:rStyle w:val="HTMLCode"/>
          <w:color w:val="546E7A"/>
          <w:shd w:val="clear" w:color="auto" w:fill="F7F9FA"/>
        </w:rPr>
        <w:t>val</w:t>
      </w:r>
      <w:r w:rsidR="00002124">
        <w:rPr>
          <w:rFonts w:ascii="Segoe UI" w:hAnsi="Segoe UI" w:cs="Segoe UI"/>
          <w:color w:val="263238"/>
          <w:sz w:val="21"/>
          <w:szCs w:val="21"/>
        </w:rPr>
        <w:t>, remove all occurrences of </w:t>
      </w:r>
      <w:r w:rsidR="00002124">
        <w:rPr>
          <w:rStyle w:val="HTMLCode"/>
          <w:color w:val="546E7A"/>
          <w:shd w:val="clear" w:color="auto" w:fill="F7F9FA"/>
        </w:rPr>
        <w:t>val</w:t>
      </w:r>
      <w:r w:rsidR="00002124">
        <w:rPr>
          <w:rFonts w:ascii="Segoe UI" w:hAnsi="Segoe UI" w:cs="Segoe UI"/>
          <w:color w:val="263238"/>
          <w:sz w:val="21"/>
          <w:szCs w:val="21"/>
        </w:rPr>
        <w:t> in </w:t>
      </w:r>
      <w:r w:rsidR="00002124">
        <w:rPr>
          <w:rStyle w:val="HTMLCode"/>
          <w:color w:val="546E7A"/>
          <w:shd w:val="clear" w:color="auto" w:fill="F7F9FA"/>
        </w:rPr>
        <w:t>nums</w:t>
      </w:r>
      <w:r w:rsidR="00002124">
        <w:rPr>
          <w:rFonts w:ascii="Segoe UI" w:hAnsi="Segoe UI" w:cs="Segoe UI"/>
          <w:color w:val="263238"/>
          <w:sz w:val="21"/>
          <w:szCs w:val="21"/>
        </w:rPr>
        <w:t> </w:t>
      </w:r>
      <w:hyperlink r:id="rId97" w:tgtFrame="_blank" w:history="1">
        <w:r w:rsidR="00002124">
          <w:rPr>
            <w:rStyle w:val="Strong"/>
            <w:rFonts w:ascii="Segoe UI" w:hAnsi="Segoe UI" w:cs="Segoe UI"/>
            <w:color w:val="607D8B"/>
            <w:sz w:val="21"/>
            <w:szCs w:val="21"/>
          </w:rPr>
          <w:t>in-place</w:t>
        </w:r>
      </w:hyperlink>
      <w:r w:rsidR="00002124">
        <w:rPr>
          <w:rFonts w:ascii="Segoe UI" w:hAnsi="Segoe UI" w:cs="Segoe UI"/>
          <w:color w:val="263238"/>
          <w:sz w:val="21"/>
          <w:szCs w:val="21"/>
        </w:rPr>
        <w:t>. The relative order of the elements may be changed.</w:t>
      </w:r>
    </w:p>
    <w:p w14:paraId="16D1D0AC"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Since it is impossible to change the length of the array in some languages, you must instead have the result be placed in the </w:t>
      </w:r>
      <w:r>
        <w:rPr>
          <w:rStyle w:val="Strong"/>
          <w:rFonts w:ascii="Segoe UI" w:hAnsi="Segoe UI" w:cs="Segoe UI"/>
          <w:color w:val="263238"/>
          <w:sz w:val="21"/>
          <w:szCs w:val="21"/>
        </w:rPr>
        <w:t>first part</w:t>
      </w:r>
      <w:r>
        <w:rPr>
          <w:rFonts w:ascii="Segoe UI" w:hAnsi="Segoe UI" w:cs="Segoe UI"/>
          <w:color w:val="263238"/>
          <w:sz w:val="21"/>
          <w:szCs w:val="21"/>
        </w:rPr>
        <w:t> of the array </w:t>
      </w:r>
      <w:r>
        <w:rPr>
          <w:rStyle w:val="HTMLCode"/>
          <w:color w:val="546E7A"/>
          <w:shd w:val="clear" w:color="auto" w:fill="F7F9FA"/>
        </w:rPr>
        <w:t>nums</w:t>
      </w:r>
      <w:r>
        <w:rPr>
          <w:rFonts w:ascii="Segoe UI" w:hAnsi="Segoe UI" w:cs="Segoe UI"/>
          <w:color w:val="263238"/>
          <w:sz w:val="21"/>
          <w:szCs w:val="21"/>
        </w:rPr>
        <w:t>. More formally, if there are </w:t>
      </w:r>
      <w:r>
        <w:rPr>
          <w:rStyle w:val="HTMLCode"/>
          <w:color w:val="546E7A"/>
          <w:shd w:val="clear" w:color="auto" w:fill="F7F9FA"/>
        </w:rPr>
        <w:t>k</w:t>
      </w:r>
      <w:r>
        <w:rPr>
          <w:rFonts w:ascii="Segoe UI" w:hAnsi="Segoe UI" w:cs="Segoe UI"/>
          <w:color w:val="263238"/>
          <w:sz w:val="21"/>
          <w:szCs w:val="21"/>
        </w:rPr>
        <w:t> elements after removing the duplicates, then the first </w:t>
      </w:r>
      <w:r>
        <w:rPr>
          <w:rStyle w:val="HTMLCode"/>
          <w:color w:val="546E7A"/>
          <w:shd w:val="clear" w:color="auto" w:fill="F7F9FA"/>
        </w:rPr>
        <w:t>k</w:t>
      </w:r>
      <w:r>
        <w:rPr>
          <w:rFonts w:ascii="Segoe UI" w:hAnsi="Segoe UI" w:cs="Segoe UI"/>
          <w:color w:val="263238"/>
          <w:sz w:val="21"/>
          <w:szCs w:val="21"/>
        </w:rPr>
        <w:t> elements of </w:t>
      </w:r>
      <w:r>
        <w:rPr>
          <w:rStyle w:val="HTMLCode"/>
          <w:color w:val="546E7A"/>
          <w:shd w:val="clear" w:color="auto" w:fill="F7F9FA"/>
        </w:rPr>
        <w:t>nums</w:t>
      </w:r>
      <w:r>
        <w:rPr>
          <w:rFonts w:ascii="Segoe UI" w:hAnsi="Segoe UI" w:cs="Segoe UI"/>
          <w:color w:val="263238"/>
          <w:sz w:val="21"/>
          <w:szCs w:val="21"/>
        </w:rPr>
        <w:t> should hold the final result. It does not matter what you leave beyond the first </w:t>
      </w:r>
      <w:r>
        <w:rPr>
          <w:rStyle w:val="HTMLCode"/>
          <w:color w:val="546E7A"/>
          <w:shd w:val="clear" w:color="auto" w:fill="F7F9FA"/>
        </w:rPr>
        <w:t>k</w:t>
      </w:r>
      <w:r>
        <w:rPr>
          <w:rFonts w:ascii="Segoe UI" w:hAnsi="Segoe UI" w:cs="Segoe UI"/>
          <w:color w:val="263238"/>
          <w:sz w:val="21"/>
          <w:szCs w:val="21"/>
        </w:rPr>
        <w:t> elements.</w:t>
      </w:r>
    </w:p>
    <w:p w14:paraId="0A3F271C"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Code"/>
          <w:color w:val="546E7A"/>
          <w:shd w:val="clear" w:color="auto" w:fill="F7F9FA"/>
        </w:rPr>
        <w:t>k</w:t>
      </w:r>
      <w:r>
        <w:rPr>
          <w:rStyle w:val="Emphasis"/>
          <w:rFonts w:ascii="Segoe UI" w:hAnsi="Segoe UI" w:cs="Segoe UI"/>
          <w:color w:val="263238"/>
          <w:sz w:val="21"/>
          <w:szCs w:val="21"/>
        </w:rPr>
        <w:t> after placing the final result in the first </w:t>
      </w:r>
      <w:r>
        <w:rPr>
          <w:rStyle w:val="HTMLCode"/>
          <w:color w:val="546E7A"/>
          <w:shd w:val="clear" w:color="auto" w:fill="F7F9FA"/>
        </w:rPr>
        <w:t>k</w:t>
      </w:r>
      <w:r>
        <w:rPr>
          <w:rStyle w:val="Emphasis"/>
          <w:rFonts w:ascii="Segoe UI" w:hAnsi="Segoe UI" w:cs="Segoe UI"/>
          <w:color w:val="263238"/>
          <w:sz w:val="21"/>
          <w:szCs w:val="21"/>
        </w:rPr>
        <w:t> slots of </w:t>
      </w:r>
      <w:r>
        <w:rPr>
          <w:rStyle w:val="HTMLCode"/>
          <w:color w:val="546E7A"/>
          <w:shd w:val="clear" w:color="auto" w:fill="F7F9FA"/>
        </w:rPr>
        <w:t>nums</w:t>
      </w:r>
      <w:r>
        <w:rPr>
          <w:rFonts w:ascii="Segoe UI" w:hAnsi="Segoe UI" w:cs="Segoe UI"/>
          <w:color w:val="263238"/>
          <w:sz w:val="21"/>
          <w:szCs w:val="21"/>
        </w:rPr>
        <w:t>.</w:t>
      </w:r>
    </w:p>
    <w:p w14:paraId="33CC21BB"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w:t>
      </w:r>
      <w:r>
        <w:rPr>
          <w:rStyle w:val="Strong"/>
          <w:rFonts w:ascii="Segoe UI" w:hAnsi="Segoe UI" w:cs="Segoe UI"/>
          <w:color w:val="263238"/>
          <w:sz w:val="21"/>
          <w:szCs w:val="21"/>
        </w:rPr>
        <w:t>not</w:t>
      </w:r>
      <w:r>
        <w:rPr>
          <w:rFonts w:ascii="Segoe UI" w:hAnsi="Segoe UI" w:cs="Segoe UI"/>
          <w:color w:val="263238"/>
          <w:sz w:val="21"/>
          <w:szCs w:val="21"/>
        </w:rPr>
        <w:t> allocate extra space for another array. You must do this by </w:t>
      </w:r>
      <w:r>
        <w:rPr>
          <w:rStyle w:val="Strong"/>
          <w:rFonts w:ascii="Segoe UI" w:hAnsi="Segoe UI" w:cs="Segoe UI"/>
          <w:color w:val="263238"/>
          <w:sz w:val="21"/>
          <w:szCs w:val="21"/>
        </w:rPr>
        <w:t>modifying the input array </w:t>
      </w:r>
      <w:hyperlink r:id="rId98"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936E47E"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Custom Judge:</w:t>
      </w:r>
    </w:p>
    <w:p w14:paraId="09E87C49"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judge will test your solution with the following code:</w:t>
      </w:r>
    </w:p>
    <w:p w14:paraId="36F4AD13"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int[] nums = [...]; // Input array</w:t>
      </w:r>
    </w:p>
    <w:p w14:paraId="63A0805A"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int val = ...; // Value to remove</w:t>
      </w:r>
    </w:p>
    <w:p w14:paraId="1F68DD5B"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lastRenderedPageBreak/>
        <w:t>int[] expectedNums = [...]; // The expected answer with correct length.</w:t>
      </w:r>
    </w:p>
    <w:p w14:paraId="1500ABAD"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 xml:space="preserve">                            // It is sorted with no values equaling val.</w:t>
      </w:r>
    </w:p>
    <w:p w14:paraId="55C6C77D" w14:textId="77777777" w:rsidR="00002124" w:rsidRDefault="00002124" w:rsidP="00002124">
      <w:pPr>
        <w:pStyle w:val="HTMLPreformatted"/>
        <w:shd w:val="clear" w:color="auto" w:fill="F7F9FA"/>
        <w:spacing w:after="240"/>
        <w:rPr>
          <w:rFonts w:ascii="Consolas" w:hAnsi="Consolas"/>
          <w:color w:val="263238"/>
        </w:rPr>
      </w:pPr>
    </w:p>
    <w:p w14:paraId="45DFF6BA"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int k = removeElement(nums, val); // Calls your implementation</w:t>
      </w:r>
    </w:p>
    <w:p w14:paraId="3C092220" w14:textId="77777777" w:rsidR="00002124" w:rsidRDefault="00002124" w:rsidP="00002124">
      <w:pPr>
        <w:pStyle w:val="HTMLPreformatted"/>
        <w:shd w:val="clear" w:color="auto" w:fill="F7F9FA"/>
        <w:spacing w:after="240"/>
        <w:rPr>
          <w:rFonts w:ascii="Consolas" w:hAnsi="Consolas"/>
          <w:color w:val="263238"/>
        </w:rPr>
      </w:pPr>
    </w:p>
    <w:p w14:paraId="456EF653"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assert k == expectedNums.length;</w:t>
      </w:r>
    </w:p>
    <w:p w14:paraId="4CEC99AE"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sort(nums, 0, k); // Sort the first k elements of nums</w:t>
      </w:r>
    </w:p>
    <w:p w14:paraId="2BD085A6"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for (int i = 0; i &lt; actualLength; i++) {</w:t>
      </w:r>
    </w:p>
    <w:p w14:paraId="79A3F82F"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 xml:space="preserve">    assert nums[i] == expectedNums[i];</w:t>
      </w:r>
    </w:p>
    <w:p w14:paraId="22751CD6" w14:textId="77777777" w:rsid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w:t>
      </w:r>
    </w:p>
    <w:p w14:paraId="01DFF7AA"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all assertions pass, then your solution will be </w:t>
      </w:r>
      <w:r>
        <w:rPr>
          <w:rStyle w:val="Strong"/>
          <w:rFonts w:ascii="Segoe UI" w:hAnsi="Segoe UI" w:cs="Segoe UI"/>
          <w:color w:val="263238"/>
          <w:sz w:val="21"/>
          <w:szCs w:val="21"/>
        </w:rPr>
        <w:t>accepted</w:t>
      </w:r>
      <w:r>
        <w:rPr>
          <w:rFonts w:ascii="Segoe UI" w:hAnsi="Segoe UI" w:cs="Segoe UI"/>
          <w:color w:val="263238"/>
          <w:sz w:val="21"/>
          <w:szCs w:val="21"/>
        </w:rPr>
        <w:t>.</w:t>
      </w:r>
    </w:p>
    <w:p w14:paraId="082CF7E6"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02EDC71" w14:textId="77777777" w:rsidR="00002124" w:rsidRDefault="00002124" w:rsidP="0000212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60CBBA20" w14:textId="77777777" w:rsidR="00002124" w:rsidRDefault="00002124" w:rsidP="0000212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[3,2,2,3], val = 3</w:t>
      </w:r>
    </w:p>
    <w:p w14:paraId="02B03B70" w14:textId="77777777" w:rsidR="00002124" w:rsidRDefault="00002124" w:rsidP="0000212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 nums = [2,2,_,_]</w:t>
      </w:r>
    </w:p>
    <w:p w14:paraId="3DE4FB0C" w14:textId="77777777" w:rsidR="00002124" w:rsidRDefault="00002124" w:rsidP="0000212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Your function should return k = 2, with the first two elements of nums being 2.</w:t>
      </w:r>
    </w:p>
    <w:p w14:paraId="738C7571" w14:textId="07D36C89" w:rsidR="00F1687B" w:rsidRPr="00002124" w:rsidRDefault="00002124" w:rsidP="00002124">
      <w:pPr>
        <w:pStyle w:val="HTMLPreformatted"/>
        <w:shd w:val="clear" w:color="auto" w:fill="F7F9FA"/>
        <w:spacing w:after="240"/>
        <w:rPr>
          <w:rFonts w:ascii="Consolas" w:hAnsi="Consolas"/>
          <w:color w:val="263238"/>
        </w:rPr>
      </w:pPr>
      <w:r>
        <w:rPr>
          <w:rFonts w:ascii="Consolas" w:hAnsi="Consolas"/>
          <w:color w:val="263238"/>
        </w:rPr>
        <w:t>It does not matter what you leave beyond the returned k (hence they are underscores).</w:t>
      </w:r>
    </w:p>
    <w:p w14:paraId="401BDD07" w14:textId="58EFCF33" w:rsidR="00002124" w:rsidRPr="00002124" w:rsidRDefault="00F1687B" w:rsidP="0000212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002124" w:rsidRPr="00002124">
        <w:t xml:space="preserve"> </w:t>
      </w:r>
      <w:r w:rsidR="00002124" w:rsidRPr="00002124">
        <w:rPr>
          <w:rFonts w:ascii="Consolas" w:eastAsia="Times New Roman" w:hAnsi="Consolas" w:cs="Courier New"/>
          <w:b/>
          <w:bCs/>
          <w:color w:val="333333"/>
          <w:sz w:val="21"/>
          <w:szCs w:val="21"/>
        </w:rPr>
        <w:t>int removeElement(vector&lt;int&gt;&amp; nums, int val) {</w:t>
      </w:r>
    </w:p>
    <w:p w14:paraId="07FB3D9F"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int cnt=0;</w:t>
      </w:r>
    </w:p>
    <w:p w14:paraId="4C77BBB3"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for(int i=0;i&lt;nums.size();i++)</w:t>
      </w:r>
    </w:p>
    <w:p w14:paraId="2868B20C"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w:t>
      </w:r>
    </w:p>
    <w:p w14:paraId="53833F0A"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if(nums[i]==val)</w:t>
      </w:r>
    </w:p>
    <w:p w14:paraId="6D1643D0"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cnt++;</w:t>
      </w:r>
    </w:p>
    <w:p w14:paraId="0A3472F5"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else</w:t>
      </w:r>
    </w:p>
    <w:p w14:paraId="192AE62A"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nums[i-cnt]=nums[i];</w:t>
      </w:r>
    </w:p>
    <w:p w14:paraId="1DCCA5D6"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w:t>
      </w:r>
    </w:p>
    <w:p w14:paraId="4F02CEA5" w14:textId="77777777" w:rsidR="00002124" w:rsidRPr="00002124"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lastRenderedPageBreak/>
        <w:t xml:space="preserve">        return nums.size()-cnt;</w:t>
      </w:r>
    </w:p>
    <w:p w14:paraId="44DF03D3" w14:textId="02ECACCD" w:rsidR="00F1687B" w:rsidRDefault="00002124" w:rsidP="00002124">
      <w:pPr>
        <w:shd w:val="clear" w:color="auto" w:fill="FFFFFF"/>
        <w:spacing w:after="240" w:line="240" w:lineRule="auto"/>
        <w:rPr>
          <w:rFonts w:ascii="Consolas" w:eastAsia="Times New Roman" w:hAnsi="Consolas" w:cs="Courier New"/>
          <w:b/>
          <w:bCs/>
          <w:color w:val="333333"/>
          <w:sz w:val="21"/>
          <w:szCs w:val="21"/>
        </w:rPr>
      </w:pPr>
      <w:r w:rsidRPr="00002124">
        <w:rPr>
          <w:rFonts w:ascii="Consolas" w:eastAsia="Times New Roman" w:hAnsi="Consolas" w:cs="Courier New"/>
          <w:b/>
          <w:bCs/>
          <w:color w:val="333333"/>
          <w:sz w:val="21"/>
          <w:szCs w:val="21"/>
        </w:rPr>
        <w:t xml:space="preserve">    }</w:t>
      </w:r>
    </w:p>
    <w:p w14:paraId="66B4BCDA" w14:textId="65DEB58F" w:rsidR="009B5E9B" w:rsidRPr="009B5E9B" w:rsidRDefault="00002124" w:rsidP="009B5E9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208)</w:t>
      </w:r>
      <w:r w:rsidR="009B5E9B" w:rsidRPr="009B5E9B">
        <w:rPr>
          <w:rFonts w:ascii="Segoe UI" w:hAnsi="Segoe UI" w:cs="Segoe UI"/>
          <w:color w:val="263238"/>
          <w:sz w:val="21"/>
          <w:szCs w:val="21"/>
        </w:rPr>
        <w:t xml:space="preserve"> Given the </w:t>
      </w:r>
      <w:r w:rsidR="009B5E9B" w:rsidRPr="009B5E9B">
        <w:rPr>
          <w:rFonts w:ascii="Courier New" w:hAnsi="Courier New" w:cs="Courier New"/>
          <w:color w:val="546E7A"/>
          <w:sz w:val="20"/>
          <w:szCs w:val="20"/>
          <w:shd w:val="clear" w:color="auto" w:fill="F7F9FA"/>
        </w:rPr>
        <w:t>head</w:t>
      </w:r>
      <w:r w:rsidR="009B5E9B" w:rsidRPr="009B5E9B">
        <w:rPr>
          <w:rFonts w:ascii="Segoe UI" w:hAnsi="Segoe UI" w:cs="Segoe UI"/>
          <w:color w:val="263238"/>
          <w:sz w:val="21"/>
          <w:szCs w:val="21"/>
        </w:rPr>
        <w:t> of a linked list and an integer </w:t>
      </w:r>
      <w:r w:rsidR="009B5E9B" w:rsidRPr="009B5E9B">
        <w:rPr>
          <w:rFonts w:ascii="Courier New" w:hAnsi="Courier New" w:cs="Courier New"/>
          <w:color w:val="546E7A"/>
          <w:sz w:val="20"/>
          <w:szCs w:val="20"/>
          <w:shd w:val="clear" w:color="auto" w:fill="F7F9FA"/>
        </w:rPr>
        <w:t>val</w:t>
      </w:r>
      <w:r w:rsidR="009B5E9B" w:rsidRPr="009B5E9B">
        <w:rPr>
          <w:rFonts w:ascii="Segoe UI" w:hAnsi="Segoe UI" w:cs="Segoe UI"/>
          <w:color w:val="263238"/>
          <w:sz w:val="21"/>
          <w:szCs w:val="21"/>
        </w:rPr>
        <w:t>, remove all the nodes of the linked list that has </w:t>
      </w:r>
      <w:r w:rsidR="009B5E9B" w:rsidRPr="009B5E9B">
        <w:rPr>
          <w:rFonts w:ascii="Courier New" w:hAnsi="Courier New" w:cs="Courier New"/>
          <w:color w:val="546E7A"/>
          <w:sz w:val="20"/>
          <w:szCs w:val="20"/>
          <w:shd w:val="clear" w:color="auto" w:fill="F7F9FA"/>
        </w:rPr>
        <w:t>Node.val == val</w:t>
      </w:r>
      <w:r w:rsidR="009B5E9B" w:rsidRPr="009B5E9B">
        <w:rPr>
          <w:rFonts w:ascii="Segoe UI" w:hAnsi="Segoe UI" w:cs="Segoe UI"/>
          <w:color w:val="263238"/>
          <w:sz w:val="21"/>
          <w:szCs w:val="21"/>
        </w:rPr>
        <w:t>, and return </w:t>
      </w:r>
      <w:r w:rsidR="009B5E9B" w:rsidRPr="009B5E9B">
        <w:rPr>
          <w:rFonts w:ascii="Segoe UI" w:hAnsi="Segoe UI" w:cs="Segoe UI"/>
          <w:i/>
          <w:iCs/>
          <w:color w:val="263238"/>
          <w:sz w:val="21"/>
          <w:szCs w:val="21"/>
        </w:rPr>
        <w:t>the new head</w:t>
      </w:r>
      <w:r w:rsidR="009B5E9B" w:rsidRPr="009B5E9B">
        <w:rPr>
          <w:rFonts w:ascii="Segoe UI" w:hAnsi="Segoe UI" w:cs="Segoe UI"/>
          <w:color w:val="263238"/>
          <w:sz w:val="21"/>
          <w:szCs w:val="21"/>
        </w:rPr>
        <w:t>.</w:t>
      </w:r>
    </w:p>
    <w:p w14:paraId="3EBDE9FC" w14:textId="77777777" w:rsidR="009B5E9B" w:rsidRPr="009B5E9B" w:rsidRDefault="009B5E9B" w:rsidP="009B5E9B">
      <w:pPr>
        <w:shd w:val="clear" w:color="auto" w:fill="FFFFFF"/>
        <w:spacing w:after="240" w:line="240" w:lineRule="auto"/>
        <w:rPr>
          <w:rFonts w:ascii="Segoe UI" w:eastAsia="Times New Roman" w:hAnsi="Segoe UI" w:cs="Segoe UI"/>
          <w:color w:val="263238"/>
          <w:sz w:val="21"/>
          <w:szCs w:val="21"/>
        </w:rPr>
      </w:pPr>
      <w:r w:rsidRPr="009B5E9B">
        <w:rPr>
          <w:rFonts w:ascii="Segoe UI" w:eastAsia="Times New Roman" w:hAnsi="Segoe UI" w:cs="Segoe UI"/>
          <w:color w:val="263238"/>
          <w:sz w:val="21"/>
          <w:szCs w:val="21"/>
        </w:rPr>
        <w:t> </w:t>
      </w:r>
    </w:p>
    <w:p w14:paraId="16C64CE1" w14:textId="77777777" w:rsidR="009B5E9B" w:rsidRPr="009B5E9B" w:rsidRDefault="009B5E9B" w:rsidP="009B5E9B">
      <w:pPr>
        <w:shd w:val="clear" w:color="auto" w:fill="FFFFFF"/>
        <w:spacing w:after="240" w:line="240" w:lineRule="auto"/>
        <w:rPr>
          <w:rFonts w:ascii="Segoe UI" w:eastAsia="Times New Roman" w:hAnsi="Segoe UI" w:cs="Segoe UI"/>
          <w:color w:val="263238"/>
          <w:sz w:val="21"/>
          <w:szCs w:val="21"/>
        </w:rPr>
      </w:pPr>
      <w:r w:rsidRPr="009B5E9B">
        <w:rPr>
          <w:rFonts w:ascii="Segoe UI" w:eastAsia="Times New Roman" w:hAnsi="Segoe UI" w:cs="Segoe UI"/>
          <w:b/>
          <w:bCs/>
          <w:color w:val="263238"/>
          <w:sz w:val="21"/>
          <w:szCs w:val="21"/>
        </w:rPr>
        <w:t>Example 1:</w:t>
      </w:r>
    </w:p>
    <w:p w14:paraId="50800F88" w14:textId="04D80B40" w:rsidR="009B5E9B" w:rsidRPr="009B5E9B" w:rsidRDefault="009B5E9B" w:rsidP="009B5E9B">
      <w:pPr>
        <w:spacing w:after="0" w:line="240" w:lineRule="auto"/>
        <w:rPr>
          <w:rFonts w:ascii="Times New Roman" w:eastAsia="Times New Roman" w:hAnsi="Times New Roman" w:cs="Times New Roman"/>
          <w:sz w:val="24"/>
          <w:szCs w:val="24"/>
        </w:rPr>
      </w:pPr>
      <w:r w:rsidRPr="009B5E9B">
        <w:rPr>
          <w:rFonts w:ascii="Times New Roman" w:eastAsia="Times New Roman" w:hAnsi="Times New Roman" w:cs="Times New Roman"/>
          <w:noProof/>
          <w:sz w:val="24"/>
          <w:szCs w:val="24"/>
        </w:rPr>
        <w:drawing>
          <wp:inline distT="0" distB="0" distL="0" distR="0" wp14:anchorId="0BB2D57C" wp14:editId="500C59A6">
            <wp:extent cx="5943600" cy="1689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689100"/>
                    </a:xfrm>
                    <a:prstGeom prst="rect">
                      <a:avLst/>
                    </a:prstGeom>
                    <a:noFill/>
                    <a:ln>
                      <a:noFill/>
                    </a:ln>
                  </pic:spPr>
                </pic:pic>
              </a:graphicData>
            </a:graphic>
          </wp:inline>
        </w:drawing>
      </w:r>
    </w:p>
    <w:p w14:paraId="5BE0AC4C" w14:textId="77777777" w:rsidR="009B5E9B" w:rsidRPr="009B5E9B" w:rsidRDefault="009B5E9B" w:rsidP="009B5E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5E9B">
        <w:rPr>
          <w:rFonts w:ascii="Consolas" w:eastAsia="Times New Roman" w:hAnsi="Consolas" w:cs="Courier New"/>
          <w:b/>
          <w:bCs/>
          <w:color w:val="263238"/>
          <w:sz w:val="20"/>
          <w:szCs w:val="20"/>
        </w:rPr>
        <w:t>Input:</w:t>
      </w:r>
      <w:r w:rsidRPr="009B5E9B">
        <w:rPr>
          <w:rFonts w:ascii="Consolas" w:eastAsia="Times New Roman" w:hAnsi="Consolas" w:cs="Courier New"/>
          <w:color w:val="263238"/>
          <w:sz w:val="20"/>
          <w:szCs w:val="20"/>
        </w:rPr>
        <w:t xml:space="preserve"> head = [1,2,6,3,4,5,6], val = 6</w:t>
      </w:r>
    </w:p>
    <w:p w14:paraId="4CADDCB5" w14:textId="2B1B9B39" w:rsidR="00002124" w:rsidRPr="009B5E9B" w:rsidRDefault="009B5E9B" w:rsidP="009B5E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5E9B">
        <w:rPr>
          <w:rFonts w:ascii="Consolas" w:eastAsia="Times New Roman" w:hAnsi="Consolas" w:cs="Courier New"/>
          <w:b/>
          <w:bCs/>
          <w:color w:val="263238"/>
          <w:sz w:val="20"/>
          <w:szCs w:val="20"/>
        </w:rPr>
        <w:t>Output:</w:t>
      </w:r>
      <w:r w:rsidRPr="009B5E9B">
        <w:rPr>
          <w:rFonts w:ascii="Consolas" w:eastAsia="Times New Roman" w:hAnsi="Consolas" w:cs="Courier New"/>
          <w:color w:val="263238"/>
          <w:sz w:val="20"/>
          <w:szCs w:val="20"/>
        </w:rPr>
        <w:t xml:space="preserve"> [1,2,3,4,5]</w:t>
      </w:r>
    </w:p>
    <w:p w14:paraId="4208A397" w14:textId="77777777" w:rsidR="009B5E9B" w:rsidRPr="009B5E9B" w:rsidRDefault="00002124" w:rsidP="009B5E9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9B5E9B" w:rsidRPr="009B5E9B">
        <w:rPr>
          <w:rFonts w:ascii="Consolas" w:eastAsia="Times New Roman" w:hAnsi="Consolas" w:cs="Courier New"/>
          <w:b/>
          <w:bCs/>
          <w:color w:val="333333"/>
          <w:sz w:val="21"/>
          <w:szCs w:val="21"/>
        </w:rPr>
        <w:t xml:space="preserve"> ListNode* removeElements(ListNode* head, int val) {</w:t>
      </w:r>
    </w:p>
    <w:p w14:paraId="6078C207" w14:textId="77777777" w:rsidR="009B5E9B" w:rsidRPr="009B5E9B" w:rsidRDefault="009B5E9B" w:rsidP="009B5E9B">
      <w:pPr>
        <w:shd w:val="clear" w:color="auto" w:fill="FFFFFF"/>
        <w:spacing w:after="240" w:line="240" w:lineRule="auto"/>
        <w:rPr>
          <w:rFonts w:ascii="Consolas" w:eastAsia="Times New Roman" w:hAnsi="Consolas" w:cs="Courier New"/>
          <w:b/>
          <w:bCs/>
          <w:color w:val="333333"/>
          <w:sz w:val="21"/>
          <w:szCs w:val="21"/>
        </w:rPr>
      </w:pPr>
      <w:r w:rsidRPr="009B5E9B">
        <w:rPr>
          <w:rFonts w:ascii="Consolas" w:eastAsia="Times New Roman" w:hAnsi="Consolas" w:cs="Courier New"/>
          <w:b/>
          <w:bCs/>
          <w:color w:val="333333"/>
          <w:sz w:val="21"/>
          <w:szCs w:val="21"/>
        </w:rPr>
        <w:t xml:space="preserve">      if(head==NULL)</w:t>
      </w:r>
    </w:p>
    <w:p w14:paraId="13B86F25" w14:textId="77777777" w:rsidR="009B5E9B" w:rsidRPr="009B5E9B" w:rsidRDefault="009B5E9B" w:rsidP="009B5E9B">
      <w:pPr>
        <w:shd w:val="clear" w:color="auto" w:fill="FFFFFF"/>
        <w:spacing w:after="240" w:line="240" w:lineRule="auto"/>
        <w:rPr>
          <w:rFonts w:ascii="Consolas" w:eastAsia="Times New Roman" w:hAnsi="Consolas" w:cs="Courier New"/>
          <w:b/>
          <w:bCs/>
          <w:color w:val="333333"/>
          <w:sz w:val="21"/>
          <w:szCs w:val="21"/>
        </w:rPr>
      </w:pPr>
      <w:r w:rsidRPr="009B5E9B">
        <w:rPr>
          <w:rFonts w:ascii="Consolas" w:eastAsia="Times New Roman" w:hAnsi="Consolas" w:cs="Courier New"/>
          <w:b/>
          <w:bCs/>
          <w:color w:val="333333"/>
          <w:sz w:val="21"/>
          <w:szCs w:val="21"/>
        </w:rPr>
        <w:t xml:space="preserve">          return NULL;</w:t>
      </w:r>
    </w:p>
    <w:p w14:paraId="258CA7CC" w14:textId="77777777" w:rsidR="009B5E9B" w:rsidRPr="009B5E9B" w:rsidRDefault="009B5E9B" w:rsidP="009B5E9B">
      <w:pPr>
        <w:shd w:val="clear" w:color="auto" w:fill="FFFFFF"/>
        <w:spacing w:after="240" w:line="240" w:lineRule="auto"/>
        <w:rPr>
          <w:rFonts w:ascii="Consolas" w:eastAsia="Times New Roman" w:hAnsi="Consolas" w:cs="Courier New"/>
          <w:b/>
          <w:bCs/>
          <w:color w:val="333333"/>
          <w:sz w:val="21"/>
          <w:szCs w:val="21"/>
        </w:rPr>
      </w:pPr>
      <w:r w:rsidRPr="009B5E9B">
        <w:rPr>
          <w:rFonts w:ascii="Consolas" w:eastAsia="Times New Roman" w:hAnsi="Consolas" w:cs="Courier New"/>
          <w:b/>
          <w:bCs/>
          <w:color w:val="333333"/>
          <w:sz w:val="21"/>
          <w:szCs w:val="21"/>
        </w:rPr>
        <w:t xml:space="preserve">        head-&gt;next=removeElements(head-&gt;next,val);</w:t>
      </w:r>
    </w:p>
    <w:p w14:paraId="200E1048" w14:textId="77777777" w:rsidR="009B5E9B" w:rsidRPr="009B5E9B" w:rsidRDefault="009B5E9B" w:rsidP="009B5E9B">
      <w:pPr>
        <w:shd w:val="clear" w:color="auto" w:fill="FFFFFF"/>
        <w:spacing w:after="240" w:line="240" w:lineRule="auto"/>
        <w:rPr>
          <w:rFonts w:ascii="Consolas" w:eastAsia="Times New Roman" w:hAnsi="Consolas" w:cs="Courier New"/>
          <w:b/>
          <w:bCs/>
          <w:color w:val="333333"/>
          <w:sz w:val="21"/>
          <w:szCs w:val="21"/>
        </w:rPr>
      </w:pPr>
      <w:r w:rsidRPr="009B5E9B">
        <w:rPr>
          <w:rFonts w:ascii="Consolas" w:eastAsia="Times New Roman" w:hAnsi="Consolas" w:cs="Courier New"/>
          <w:b/>
          <w:bCs/>
          <w:color w:val="333333"/>
          <w:sz w:val="21"/>
          <w:szCs w:val="21"/>
        </w:rPr>
        <w:t xml:space="preserve">        return head-&gt;val==val?head-&gt;next:head;</w:t>
      </w:r>
    </w:p>
    <w:p w14:paraId="6F3CCE16" w14:textId="341A737A" w:rsidR="00002124" w:rsidRDefault="009B5E9B" w:rsidP="009B5E9B">
      <w:pPr>
        <w:shd w:val="clear" w:color="auto" w:fill="FFFFFF"/>
        <w:spacing w:after="240" w:line="240" w:lineRule="auto"/>
        <w:rPr>
          <w:rFonts w:ascii="Consolas" w:eastAsia="Times New Roman" w:hAnsi="Consolas" w:cs="Courier New"/>
          <w:b/>
          <w:bCs/>
          <w:color w:val="333333"/>
          <w:sz w:val="21"/>
          <w:szCs w:val="21"/>
        </w:rPr>
      </w:pPr>
      <w:r w:rsidRPr="009B5E9B">
        <w:rPr>
          <w:rFonts w:ascii="Consolas" w:eastAsia="Times New Roman" w:hAnsi="Consolas" w:cs="Courier New"/>
          <w:b/>
          <w:bCs/>
          <w:color w:val="333333"/>
          <w:sz w:val="21"/>
          <w:szCs w:val="21"/>
        </w:rPr>
        <w:t xml:space="preserve">    }</w:t>
      </w:r>
    </w:p>
    <w:p w14:paraId="75CCD12E" w14:textId="7A8DA4FB" w:rsidR="00E965F7" w:rsidRDefault="00E965F7" w:rsidP="009B5E9B">
      <w:pPr>
        <w:shd w:val="clear" w:color="auto" w:fill="FFFFFF"/>
        <w:spacing w:after="240" w:line="240" w:lineRule="auto"/>
        <w:rPr>
          <w:rFonts w:ascii="Consolas" w:eastAsia="Times New Roman" w:hAnsi="Consolas" w:cs="Courier New"/>
          <w:b/>
          <w:bCs/>
          <w:color w:val="333333"/>
          <w:sz w:val="21"/>
          <w:szCs w:val="21"/>
        </w:rPr>
      </w:pPr>
      <w:r w:rsidRPr="00E965F7">
        <w:rPr>
          <w:rFonts w:ascii="Consolas" w:eastAsia="Times New Roman" w:hAnsi="Consolas" w:cs="Courier New"/>
          <w:b/>
          <w:bCs/>
          <w:color w:val="333333"/>
          <w:sz w:val="21"/>
          <w:szCs w:val="21"/>
          <w:highlight w:val="cyan"/>
        </w:rPr>
        <w:t>GRAPH REMAINING</w:t>
      </w:r>
    </w:p>
    <w:p w14:paraId="26FF2566" w14:textId="0AB9CED9" w:rsidR="00387BA0" w:rsidRPr="00263C01" w:rsidRDefault="00387BA0" w:rsidP="009B5E9B">
      <w:pPr>
        <w:shd w:val="clear" w:color="auto" w:fill="FFFFFF"/>
        <w:spacing w:after="240" w:line="240" w:lineRule="auto"/>
        <w:rPr>
          <w:rFonts w:ascii="Consolas" w:eastAsia="Times New Roman" w:hAnsi="Consolas" w:cs="Courier New"/>
          <w:b/>
          <w:bCs/>
          <w:color w:val="FF0000"/>
          <w:sz w:val="21"/>
          <w:szCs w:val="21"/>
        </w:rPr>
      </w:pPr>
      <w:r w:rsidRPr="00263C01">
        <w:rPr>
          <w:rFonts w:ascii="Consolas" w:eastAsia="Times New Roman" w:hAnsi="Consolas" w:cs="Courier New"/>
          <w:b/>
          <w:bCs/>
          <w:color w:val="FF0000"/>
          <w:sz w:val="21"/>
          <w:szCs w:val="21"/>
        </w:rPr>
        <w:t>BIPARTITE=&gt;TH</w:t>
      </w:r>
      <w:r w:rsidR="00D551E4" w:rsidRPr="00263C01">
        <w:rPr>
          <w:rFonts w:ascii="Consolas" w:eastAsia="Times New Roman" w:hAnsi="Consolas" w:cs="Courier New"/>
          <w:b/>
          <w:bCs/>
          <w:color w:val="FF0000"/>
          <w:sz w:val="21"/>
          <w:szCs w:val="21"/>
        </w:rPr>
        <w:t>A</w:t>
      </w:r>
      <w:r w:rsidRPr="00263C01">
        <w:rPr>
          <w:rFonts w:ascii="Consolas" w:eastAsia="Times New Roman" w:hAnsi="Consolas" w:cs="Courier New"/>
          <w:b/>
          <w:bCs/>
          <w:color w:val="FF0000"/>
          <w:sz w:val="21"/>
          <w:szCs w:val="21"/>
        </w:rPr>
        <w:t xml:space="preserve">T CAN BE COLOURED WITH 2 COLORS HAVING NO ADJACENT NODES </w:t>
      </w:r>
      <w:r w:rsidR="0086000C">
        <w:rPr>
          <w:rFonts w:ascii="Consolas" w:eastAsia="Times New Roman" w:hAnsi="Consolas" w:cs="Courier New"/>
          <w:b/>
          <w:bCs/>
          <w:color w:val="FF0000"/>
          <w:sz w:val="21"/>
          <w:szCs w:val="21"/>
        </w:rPr>
        <w:t>S</w:t>
      </w:r>
      <w:r w:rsidRPr="00263C01">
        <w:rPr>
          <w:rFonts w:ascii="Consolas" w:eastAsia="Times New Roman" w:hAnsi="Consolas" w:cs="Courier New"/>
          <w:b/>
          <w:bCs/>
          <w:color w:val="FF0000"/>
          <w:sz w:val="21"/>
          <w:szCs w:val="21"/>
        </w:rPr>
        <w:t>AME (OF SAME COLOR).</w:t>
      </w:r>
    </w:p>
    <w:p w14:paraId="741BEF8E" w14:textId="1A6D998A" w:rsidR="00C969E5" w:rsidRPr="00C969E5" w:rsidRDefault="009B5E9B" w:rsidP="00C969E5">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209)</w:t>
      </w:r>
      <w:r w:rsidR="00C969E5" w:rsidRPr="00C969E5">
        <w:rPr>
          <w:rFonts w:ascii="Arial" w:hAnsi="Arial" w:cs="Arial"/>
          <w:color w:val="333333"/>
          <w:sz w:val="27"/>
          <w:szCs w:val="27"/>
        </w:rPr>
        <w:t xml:space="preserve"> Given an adjacency list of a graph</w:t>
      </w:r>
      <w:r w:rsidR="00C969E5" w:rsidRPr="00C969E5">
        <w:rPr>
          <w:rFonts w:ascii="Arial" w:hAnsi="Arial" w:cs="Arial"/>
          <w:b/>
          <w:bCs/>
          <w:color w:val="333333"/>
          <w:sz w:val="27"/>
          <w:szCs w:val="27"/>
        </w:rPr>
        <w:t> adj  </w:t>
      </w:r>
      <w:r w:rsidR="00C969E5" w:rsidRPr="00C969E5">
        <w:rPr>
          <w:rFonts w:ascii="Arial" w:hAnsi="Arial" w:cs="Arial"/>
          <w:color w:val="333333"/>
          <w:sz w:val="27"/>
          <w:szCs w:val="27"/>
        </w:rPr>
        <w:t>of V no. of vertices having 0 based index. Check whether the graph is bipartite or not.</w:t>
      </w:r>
      <w:r w:rsidR="00C969E5" w:rsidRPr="00C969E5">
        <w:rPr>
          <w:rFonts w:ascii="Arial" w:hAnsi="Arial" w:cs="Arial"/>
          <w:color w:val="333333"/>
          <w:sz w:val="21"/>
          <w:szCs w:val="21"/>
        </w:rPr>
        <w:t> </w:t>
      </w:r>
    </w:p>
    <w:p w14:paraId="6EC212B2" w14:textId="77777777" w:rsidR="00C969E5" w:rsidRPr="00C969E5" w:rsidRDefault="00C969E5" w:rsidP="00C969E5">
      <w:pPr>
        <w:shd w:val="clear" w:color="auto" w:fill="FFFFFF"/>
        <w:spacing w:after="150" w:line="240" w:lineRule="auto"/>
        <w:rPr>
          <w:rFonts w:ascii="Arial" w:eastAsia="Times New Roman" w:hAnsi="Arial" w:cs="Arial"/>
          <w:color w:val="333333"/>
          <w:sz w:val="21"/>
          <w:szCs w:val="21"/>
        </w:rPr>
      </w:pPr>
      <w:r w:rsidRPr="00C969E5">
        <w:rPr>
          <w:rFonts w:ascii="Arial" w:eastAsia="Times New Roman" w:hAnsi="Arial" w:cs="Arial"/>
          <w:b/>
          <w:bCs/>
          <w:color w:val="333333"/>
          <w:sz w:val="27"/>
          <w:szCs w:val="27"/>
        </w:rPr>
        <w:t>Example 1:</w:t>
      </w:r>
    </w:p>
    <w:p w14:paraId="26541719" w14:textId="77777777" w:rsidR="00C969E5" w:rsidRPr="00C969E5" w:rsidRDefault="00C969E5" w:rsidP="00CC3077">
      <w:pPr>
        <w:pBdr>
          <w:top w:val="single" w:sz="6" w:space="7" w:color="CCCCCC"/>
          <w:left w:val="single" w:sz="6" w:space="7" w:color="CCCCCC"/>
          <w:bottom w:val="single" w:sz="6" w:space="13"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C969E5">
        <w:rPr>
          <w:rFonts w:ascii="Consolas" w:eastAsia="Times New Roman" w:hAnsi="Consolas" w:cs="Courier New"/>
          <w:b/>
          <w:bCs/>
          <w:color w:val="333333"/>
          <w:sz w:val="27"/>
          <w:szCs w:val="27"/>
        </w:rPr>
        <w:t xml:space="preserve">Input: </w:t>
      </w:r>
    </w:p>
    <w:p w14:paraId="0306EB3C" w14:textId="4A168FF2" w:rsidR="00C969E5" w:rsidRPr="00C969E5" w:rsidRDefault="00C969E5" w:rsidP="00CC3077">
      <w:pPr>
        <w:pBdr>
          <w:top w:val="single" w:sz="6" w:space="7" w:color="CCCCCC"/>
          <w:left w:val="single" w:sz="6" w:space="7" w:color="CCCCCC"/>
          <w:bottom w:val="single" w:sz="6" w:space="13"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969E5">
        <w:rPr>
          <w:rFonts w:ascii="Consolas" w:eastAsia="Times New Roman" w:hAnsi="Consolas" w:cs="Courier New"/>
          <w:b/>
          <w:bCs/>
          <w:noProof/>
          <w:color w:val="333333"/>
          <w:sz w:val="21"/>
          <w:szCs w:val="21"/>
        </w:rPr>
        <w:lastRenderedPageBreak/>
        <w:drawing>
          <wp:inline distT="0" distB="0" distL="0" distR="0" wp14:anchorId="23119208" wp14:editId="5C5F2B8C">
            <wp:extent cx="2630805" cy="14757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30805" cy="1475740"/>
                    </a:xfrm>
                    <a:prstGeom prst="rect">
                      <a:avLst/>
                    </a:prstGeom>
                    <a:noFill/>
                    <a:ln>
                      <a:noFill/>
                    </a:ln>
                  </pic:spPr>
                </pic:pic>
              </a:graphicData>
            </a:graphic>
          </wp:inline>
        </w:drawing>
      </w:r>
    </w:p>
    <w:p w14:paraId="3B7B0569" w14:textId="77777777" w:rsidR="00C969E5" w:rsidRPr="00C969E5" w:rsidRDefault="00C969E5" w:rsidP="00CC3077">
      <w:pPr>
        <w:pBdr>
          <w:top w:val="single" w:sz="6" w:space="7" w:color="CCCCCC"/>
          <w:left w:val="single" w:sz="6" w:space="7" w:color="CCCCCC"/>
          <w:bottom w:val="single" w:sz="6" w:space="13"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969E5">
        <w:rPr>
          <w:rFonts w:ascii="Consolas" w:eastAsia="Times New Roman" w:hAnsi="Consolas" w:cs="Courier New"/>
          <w:b/>
          <w:bCs/>
          <w:color w:val="333333"/>
          <w:sz w:val="27"/>
          <w:szCs w:val="27"/>
        </w:rPr>
        <w:t xml:space="preserve">Output: </w:t>
      </w:r>
      <w:r w:rsidRPr="00C969E5">
        <w:rPr>
          <w:rFonts w:ascii="Consolas" w:eastAsia="Times New Roman" w:hAnsi="Consolas" w:cs="Courier New"/>
          <w:color w:val="333333"/>
          <w:sz w:val="27"/>
          <w:szCs w:val="27"/>
        </w:rPr>
        <w:t>1</w:t>
      </w:r>
    </w:p>
    <w:p w14:paraId="798B51DA" w14:textId="77777777" w:rsidR="00C969E5" w:rsidRPr="00C969E5" w:rsidRDefault="00C969E5" w:rsidP="00CC3077">
      <w:pPr>
        <w:pBdr>
          <w:top w:val="single" w:sz="6" w:space="7" w:color="CCCCCC"/>
          <w:left w:val="single" w:sz="6" w:space="7" w:color="CCCCCC"/>
          <w:bottom w:val="single" w:sz="6" w:space="13"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969E5">
        <w:rPr>
          <w:rFonts w:ascii="Consolas" w:eastAsia="Times New Roman" w:hAnsi="Consolas" w:cs="Courier New"/>
          <w:b/>
          <w:bCs/>
          <w:color w:val="333333"/>
          <w:sz w:val="27"/>
          <w:szCs w:val="27"/>
        </w:rPr>
        <w:t xml:space="preserve">Explanation: </w:t>
      </w:r>
      <w:r w:rsidRPr="00C969E5">
        <w:rPr>
          <w:rFonts w:ascii="Consolas" w:eastAsia="Times New Roman" w:hAnsi="Consolas" w:cs="Courier New"/>
          <w:color w:val="333333"/>
          <w:sz w:val="27"/>
          <w:szCs w:val="27"/>
        </w:rPr>
        <w:t xml:space="preserve">The given graph can be colored </w:t>
      </w:r>
    </w:p>
    <w:p w14:paraId="2122A44D" w14:textId="55282719" w:rsidR="009B5E9B" w:rsidRPr="00C969E5" w:rsidRDefault="00C969E5" w:rsidP="00CC3077">
      <w:pPr>
        <w:pBdr>
          <w:top w:val="single" w:sz="6" w:space="7" w:color="CCCCCC"/>
          <w:left w:val="single" w:sz="6" w:space="7" w:color="CCCCCC"/>
          <w:bottom w:val="single" w:sz="6" w:space="13"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969E5">
        <w:rPr>
          <w:rFonts w:ascii="Consolas" w:eastAsia="Times New Roman" w:hAnsi="Consolas" w:cs="Courier New"/>
          <w:color w:val="333333"/>
          <w:sz w:val="27"/>
          <w:szCs w:val="27"/>
        </w:rPr>
        <w:t>in two colors so, it is a bipartite graph.</w:t>
      </w:r>
    </w:p>
    <w:p w14:paraId="3574BC1B" w14:textId="2A5B8A43" w:rsidR="00CC3077" w:rsidRDefault="00CC3077" w:rsidP="00C969E5">
      <w:pPr>
        <w:shd w:val="clear" w:color="auto" w:fill="FFFFFF"/>
        <w:spacing w:after="240" w:line="240" w:lineRule="auto"/>
        <w:rPr>
          <w:rFonts w:ascii="Consolas" w:eastAsia="Times New Roman" w:hAnsi="Consolas" w:cs="Courier New"/>
          <w:b/>
          <w:bCs/>
          <w:color w:val="333333"/>
          <w:sz w:val="21"/>
          <w:szCs w:val="21"/>
        </w:rPr>
      </w:pPr>
      <w:r w:rsidRPr="00CC3077">
        <w:rPr>
          <w:rFonts w:ascii="Consolas" w:eastAsia="Times New Roman" w:hAnsi="Consolas" w:cs="Courier New"/>
          <w:b/>
          <w:bCs/>
          <w:color w:val="333333"/>
          <w:sz w:val="21"/>
          <w:szCs w:val="21"/>
          <w:highlight w:val="cyan"/>
        </w:rPr>
        <w:t>*************DFS IMPLEMENTATION**************</w:t>
      </w:r>
    </w:p>
    <w:p w14:paraId="26674CC4" w14:textId="0C29AA3E" w:rsidR="00C969E5" w:rsidRPr="00C969E5" w:rsidRDefault="009B5E9B" w:rsidP="00C969E5">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C969E5" w:rsidRPr="00C969E5">
        <w:t xml:space="preserve"> </w:t>
      </w:r>
      <w:r w:rsidR="00C969E5" w:rsidRPr="00C969E5">
        <w:rPr>
          <w:rFonts w:ascii="Consolas" w:eastAsia="Times New Roman" w:hAnsi="Consolas" w:cs="Courier New"/>
          <w:b/>
          <w:bCs/>
          <w:color w:val="333333"/>
          <w:sz w:val="21"/>
          <w:szCs w:val="21"/>
        </w:rPr>
        <w:t>bool dfs(int node, vector&lt;int&gt; adj[], int color[]){</w:t>
      </w:r>
    </w:p>
    <w:p w14:paraId="63F8D172"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for(auto it: adj[node]){</w:t>
      </w:r>
    </w:p>
    <w:p w14:paraId="5B87DEE0"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if(color[it]==-1){</w:t>
      </w:r>
    </w:p>
    <w:p w14:paraId="067E16C3" w14:textId="3E34C088"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color[it] </w:t>
      </w:r>
      <w:r w:rsidR="00C279A3">
        <w:rPr>
          <w:rFonts w:ascii="Consolas" w:eastAsia="Times New Roman" w:hAnsi="Consolas" w:cs="Courier New"/>
          <w:b/>
          <w:bCs/>
          <w:color w:val="333333"/>
          <w:sz w:val="21"/>
          <w:szCs w:val="21"/>
        </w:rPr>
        <w:t>=</w:t>
      </w:r>
      <w:r w:rsidR="00DD54E8">
        <w:rPr>
          <w:rFonts w:ascii="Consolas" w:eastAsia="Times New Roman" w:hAnsi="Consolas" w:cs="Courier New"/>
          <w:b/>
          <w:bCs/>
          <w:color w:val="333333"/>
          <w:sz w:val="21"/>
          <w:szCs w:val="21"/>
        </w:rPr>
        <w:t>~</w:t>
      </w:r>
      <w:r w:rsidR="00532389">
        <w:rPr>
          <w:rFonts w:ascii="Consolas" w:eastAsia="Times New Roman" w:hAnsi="Consolas" w:cs="Courier New"/>
          <w:b/>
          <w:bCs/>
          <w:color w:val="333333"/>
          <w:sz w:val="21"/>
          <w:szCs w:val="21"/>
        </w:rPr>
        <w:t>color</w:t>
      </w:r>
      <w:r w:rsidRPr="00C969E5">
        <w:rPr>
          <w:rFonts w:ascii="Consolas" w:eastAsia="Times New Roman" w:hAnsi="Consolas" w:cs="Courier New"/>
          <w:b/>
          <w:bCs/>
          <w:color w:val="333333"/>
          <w:sz w:val="21"/>
          <w:szCs w:val="21"/>
        </w:rPr>
        <w:t>[node];</w:t>
      </w:r>
    </w:p>
    <w:p w14:paraId="2E3BF31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if(!dfs(it, adj, color)){</w:t>
      </w:r>
    </w:p>
    <w:p w14:paraId="4CE947F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false;</w:t>
      </w:r>
    </w:p>
    <w:p w14:paraId="2C7AB8A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7B0BBEE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 else if(color[it]==color[node]){</w:t>
      </w:r>
    </w:p>
    <w:p w14:paraId="0CA7A001"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false;</w:t>
      </w:r>
    </w:p>
    <w:p w14:paraId="15B1F20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69F8C3A"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11D36D0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true;</w:t>
      </w:r>
    </w:p>
    <w:p w14:paraId="770B7FB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0F2F49DA"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bool isBipartite(int V, vector&lt;int&gt;adj[]){</w:t>
      </w:r>
    </w:p>
    <w:p w14:paraId="2430F6DB"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 Code here</w:t>
      </w:r>
    </w:p>
    <w:p w14:paraId="057AEE0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int color[V];</w:t>
      </w:r>
    </w:p>
    <w:p w14:paraId="580B2EE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memset(color, -1, sizeof color);</w:t>
      </w:r>
    </w:p>
    <w:p w14:paraId="401441D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lastRenderedPageBreak/>
        <w:tab/>
        <w:t xml:space="preserve">    for(int i=0; i&lt;V; i++){</w:t>
      </w:r>
    </w:p>
    <w:p w14:paraId="642FC09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if(color[i]==-1){</w:t>
      </w:r>
    </w:p>
    <w:p w14:paraId="16FBF34A"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color[i]=1;</w:t>
      </w:r>
    </w:p>
    <w:p w14:paraId="5AB12B9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if(!dfs(i, adj, color)){</w:t>
      </w:r>
    </w:p>
    <w:p w14:paraId="59E1DAD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return false;</w:t>
      </w:r>
    </w:p>
    <w:p w14:paraId="4894DFD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125C195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7245F1F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0060106F"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return true;</w:t>
      </w:r>
    </w:p>
    <w:p w14:paraId="0063304B" w14:textId="26D5FB2E" w:rsid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w:t>
      </w:r>
    </w:p>
    <w:p w14:paraId="7A11DF76" w14:textId="21C9FCB4" w:rsidR="000F6E9F" w:rsidRPr="00C969E5" w:rsidRDefault="000F6E9F" w:rsidP="00C969E5">
      <w:pPr>
        <w:shd w:val="clear" w:color="auto" w:fill="FFFFFF"/>
        <w:spacing w:after="240" w:line="240" w:lineRule="auto"/>
        <w:rPr>
          <w:rFonts w:ascii="Consolas" w:eastAsia="Times New Roman" w:hAnsi="Consolas" w:cs="Courier New"/>
          <w:b/>
          <w:bCs/>
          <w:color w:val="333333"/>
          <w:sz w:val="21"/>
          <w:szCs w:val="21"/>
        </w:rPr>
      </w:pPr>
      <w:r w:rsidRPr="00077CDF">
        <w:rPr>
          <w:rFonts w:ascii="Consolas" w:eastAsia="Times New Roman" w:hAnsi="Consolas" w:cs="Courier New"/>
          <w:b/>
          <w:bCs/>
          <w:color w:val="333333"/>
          <w:sz w:val="21"/>
          <w:szCs w:val="21"/>
          <w:highlight w:val="cyan"/>
        </w:rPr>
        <w:t>*********************BFS IMPLEMENTATION************</w:t>
      </w:r>
    </w:p>
    <w:p w14:paraId="7840690A"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bool BFS(int node,vector&lt;int&gt;&amp;vis,vector&lt;int&gt;adj[])</w:t>
      </w:r>
    </w:p>
    <w:p w14:paraId="5A0A8AE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17F6B7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queue&lt;int&gt;q;</w:t>
      </w:r>
    </w:p>
    <w:p w14:paraId="704A0912"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q.push(node);</w:t>
      </w:r>
    </w:p>
    <w:p w14:paraId="634ADFC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vis[node]=1;</w:t>
      </w:r>
    </w:p>
    <w:p w14:paraId="4A772F2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while(!q.empty())</w:t>
      </w:r>
    </w:p>
    <w:p w14:paraId="5958D9E9"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0ACAB51"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int temp=q.front();</w:t>
      </w:r>
    </w:p>
    <w:p w14:paraId="3B351CF1"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q.pop();</w:t>
      </w:r>
    </w:p>
    <w:p w14:paraId="7FA40D3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for(auto it:adj[temp])</w:t>
      </w:r>
    </w:p>
    <w:p w14:paraId="539BAB48"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1606BAE8"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if(vis[it]==-1)</w:t>
      </w:r>
    </w:p>
    <w:p w14:paraId="1B3D104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10A63DE6"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vis[it]=~vis[temp];</w:t>
      </w:r>
    </w:p>
    <w:p w14:paraId="54A16CA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q.push(it);</w:t>
      </w:r>
    </w:p>
    <w:p w14:paraId="4FD33E0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75FF852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lastRenderedPageBreak/>
        <w:t xml:space="preserve">                else if(vis[it]==vis[temp])</w:t>
      </w:r>
    </w:p>
    <w:p w14:paraId="66A5327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0;</w:t>
      </w:r>
    </w:p>
    <w:p w14:paraId="6A8DE9B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14B7C80"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27F419B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1;</w:t>
      </w:r>
    </w:p>
    <w:p w14:paraId="5A8C15F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B33884F"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bool isBipartite(int V, vector&lt;int&gt;adj[])</w:t>
      </w:r>
    </w:p>
    <w:p w14:paraId="130127E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w:t>
      </w:r>
    </w:p>
    <w:p w14:paraId="2E647D4B"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vector&lt;int&gt;vis(V,-1);</w:t>
      </w:r>
    </w:p>
    <w:p w14:paraId="60277ECF"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for(int i=0;i&lt;V;i++)</w:t>
      </w:r>
    </w:p>
    <w:p w14:paraId="6638BFD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2A255402"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if(vis[i]==-1)</w:t>
      </w:r>
    </w:p>
    <w:p w14:paraId="7514989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322E6D6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if(!BFS(i,vis,adj))</w:t>
      </w:r>
    </w:p>
    <w:p w14:paraId="3A27401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return 0;</w:t>
      </w:r>
    </w:p>
    <w:p w14:paraId="0ED3678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5F36D14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w:t>
      </w:r>
    </w:p>
    <w:p w14:paraId="5508401A"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 xml:space="preserve">    return 1;</w:t>
      </w:r>
    </w:p>
    <w:p w14:paraId="514CFDEC" w14:textId="7A6F7271" w:rsidR="009B5E9B"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ab/>
        <w:t>}</w:t>
      </w:r>
    </w:p>
    <w:p w14:paraId="50FAD936" w14:textId="725C4800" w:rsidR="00C969E5" w:rsidRPr="00C969E5" w:rsidRDefault="00C969E5" w:rsidP="00C969E5">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210)</w:t>
      </w:r>
      <w:r w:rsidRPr="00C969E5">
        <w:rPr>
          <w:rFonts w:ascii="Segoe UI" w:hAnsi="Segoe UI" w:cs="Segoe UI"/>
          <w:color w:val="263238"/>
          <w:sz w:val="21"/>
          <w:szCs w:val="21"/>
        </w:rPr>
        <w:t xml:space="preserve"> There is an </w:t>
      </w:r>
      <w:r w:rsidRPr="00C969E5">
        <w:rPr>
          <w:rFonts w:ascii="Segoe UI" w:hAnsi="Segoe UI" w:cs="Segoe UI"/>
          <w:b/>
          <w:bCs/>
          <w:color w:val="263238"/>
          <w:sz w:val="21"/>
          <w:szCs w:val="21"/>
        </w:rPr>
        <w:t>undirected</w:t>
      </w:r>
      <w:r w:rsidRPr="00C969E5">
        <w:rPr>
          <w:rFonts w:ascii="Segoe UI" w:hAnsi="Segoe UI" w:cs="Segoe UI"/>
          <w:color w:val="263238"/>
          <w:sz w:val="21"/>
          <w:szCs w:val="21"/>
        </w:rPr>
        <w:t> graph with </w:t>
      </w:r>
      <w:r w:rsidRPr="00C969E5">
        <w:rPr>
          <w:rFonts w:ascii="Courier New" w:hAnsi="Courier New" w:cs="Courier New"/>
          <w:color w:val="546E7A"/>
          <w:sz w:val="20"/>
          <w:szCs w:val="20"/>
          <w:shd w:val="clear" w:color="auto" w:fill="F7F9FA"/>
        </w:rPr>
        <w:t>n</w:t>
      </w:r>
      <w:r w:rsidRPr="00C969E5">
        <w:rPr>
          <w:rFonts w:ascii="Segoe UI" w:hAnsi="Segoe UI" w:cs="Segoe UI"/>
          <w:color w:val="263238"/>
          <w:sz w:val="21"/>
          <w:szCs w:val="21"/>
        </w:rPr>
        <w:t> nodes, where each node is numbered between </w:t>
      </w:r>
      <w:r w:rsidRPr="00C969E5">
        <w:rPr>
          <w:rFonts w:ascii="Courier New" w:hAnsi="Courier New" w:cs="Courier New"/>
          <w:color w:val="546E7A"/>
          <w:sz w:val="20"/>
          <w:szCs w:val="20"/>
          <w:shd w:val="clear" w:color="auto" w:fill="F7F9FA"/>
        </w:rPr>
        <w:t>0</w:t>
      </w:r>
      <w:r w:rsidRPr="00C969E5">
        <w:rPr>
          <w:rFonts w:ascii="Segoe UI" w:hAnsi="Segoe UI" w:cs="Segoe UI"/>
          <w:color w:val="263238"/>
          <w:sz w:val="21"/>
          <w:szCs w:val="21"/>
        </w:rPr>
        <w:t> and </w:t>
      </w:r>
      <w:r w:rsidRPr="00C969E5">
        <w:rPr>
          <w:rFonts w:ascii="Courier New" w:hAnsi="Courier New" w:cs="Courier New"/>
          <w:color w:val="546E7A"/>
          <w:sz w:val="20"/>
          <w:szCs w:val="20"/>
          <w:shd w:val="clear" w:color="auto" w:fill="F7F9FA"/>
        </w:rPr>
        <w:t>n - 1</w:t>
      </w:r>
      <w:r w:rsidRPr="00C969E5">
        <w:rPr>
          <w:rFonts w:ascii="Segoe UI" w:hAnsi="Segoe UI" w:cs="Segoe UI"/>
          <w:color w:val="263238"/>
          <w:sz w:val="21"/>
          <w:szCs w:val="21"/>
        </w:rPr>
        <w:t>. You are given a 2D array </w:t>
      </w:r>
      <w:r w:rsidRPr="00C969E5">
        <w:rPr>
          <w:rFonts w:ascii="Courier New" w:hAnsi="Courier New" w:cs="Courier New"/>
          <w:color w:val="546E7A"/>
          <w:sz w:val="20"/>
          <w:szCs w:val="20"/>
          <w:shd w:val="clear" w:color="auto" w:fill="F7F9FA"/>
        </w:rPr>
        <w:t>graph</w:t>
      </w:r>
      <w:r w:rsidRPr="00C969E5">
        <w:rPr>
          <w:rFonts w:ascii="Segoe UI" w:hAnsi="Segoe UI" w:cs="Segoe UI"/>
          <w:color w:val="263238"/>
          <w:sz w:val="21"/>
          <w:szCs w:val="21"/>
        </w:rPr>
        <w:t>, where </w:t>
      </w:r>
      <w:r w:rsidRPr="00C969E5">
        <w:rPr>
          <w:rFonts w:ascii="Courier New" w:hAnsi="Courier New" w:cs="Courier New"/>
          <w:color w:val="546E7A"/>
          <w:sz w:val="20"/>
          <w:szCs w:val="20"/>
          <w:shd w:val="clear" w:color="auto" w:fill="F7F9FA"/>
        </w:rPr>
        <w:t>graph[u]</w:t>
      </w:r>
      <w:r w:rsidRPr="00C969E5">
        <w:rPr>
          <w:rFonts w:ascii="Segoe UI" w:hAnsi="Segoe UI" w:cs="Segoe UI"/>
          <w:color w:val="263238"/>
          <w:sz w:val="21"/>
          <w:szCs w:val="21"/>
        </w:rPr>
        <w:t> is an array of nodes that node </w:t>
      </w:r>
      <w:r w:rsidRPr="00C969E5">
        <w:rPr>
          <w:rFonts w:ascii="Courier New" w:hAnsi="Courier New" w:cs="Courier New"/>
          <w:color w:val="546E7A"/>
          <w:sz w:val="20"/>
          <w:szCs w:val="20"/>
          <w:shd w:val="clear" w:color="auto" w:fill="F7F9FA"/>
        </w:rPr>
        <w:t>u</w:t>
      </w:r>
      <w:r w:rsidRPr="00C969E5">
        <w:rPr>
          <w:rFonts w:ascii="Segoe UI" w:hAnsi="Segoe UI" w:cs="Segoe UI"/>
          <w:color w:val="263238"/>
          <w:sz w:val="21"/>
          <w:szCs w:val="21"/>
        </w:rPr>
        <w:t> is adjacent to. More formally, for each </w:t>
      </w:r>
      <w:r w:rsidRPr="00C969E5">
        <w:rPr>
          <w:rFonts w:ascii="Courier New" w:hAnsi="Courier New" w:cs="Courier New"/>
          <w:color w:val="546E7A"/>
          <w:sz w:val="20"/>
          <w:szCs w:val="20"/>
          <w:shd w:val="clear" w:color="auto" w:fill="F7F9FA"/>
        </w:rPr>
        <w:t>v</w:t>
      </w:r>
      <w:r w:rsidRPr="00C969E5">
        <w:rPr>
          <w:rFonts w:ascii="Segoe UI" w:hAnsi="Segoe UI" w:cs="Segoe UI"/>
          <w:color w:val="263238"/>
          <w:sz w:val="21"/>
          <w:szCs w:val="21"/>
        </w:rPr>
        <w:t> in </w:t>
      </w:r>
      <w:r w:rsidRPr="00C969E5">
        <w:rPr>
          <w:rFonts w:ascii="Courier New" w:hAnsi="Courier New" w:cs="Courier New"/>
          <w:color w:val="546E7A"/>
          <w:sz w:val="20"/>
          <w:szCs w:val="20"/>
          <w:shd w:val="clear" w:color="auto" w:fill="F7F9FA"/>
        </w:rPr>
        <w:t>graph[u]</w:t>
      </w:r>
      <w:r w:rsidRPr="00C969E5">
        <w:rPr>
          <w:rFonts w:ascii="Segoe UI" w:hAnsi="Segoe UI" w:cs="Segoe UI"/>
          <w:color w:val="263238"/>
          <w:sz w:val="21"/>
          <w:szCs w:val="21"/>
        </w:rPr>
        <w:t>, there is an undirected edge between node </w:t>
      </w:r>
      <w:r w:rsidRPr="00C969E5">
        <w:rPr>
          <w:rFonts w:ascii="Courier New" w:hAnsi="Courier New" w:cs="Courier New"/>
          <w:color w:val="546E7A"/>
          <w:sz w:val="20"/>
          <w:szCs w:val="20"/>
          <w:shd w:val="clear" w:color="auto" w:fill="F7F9FA"/>
        </w:rPr>
        <w:t>u</w:t>
      </w:r>
      <w:r w:rsidRPr="00C969E5">
        <w:rPr>
          <w:rFonts w:ascii="Segoe UI" w:hAnsi="Segoe UI" w:cs="Segoe UI"/>
          <w:color w:val="263238"/>
          <w:sz w:val="21"/>
          <w:szCs w:val="21"/>
        </w:rPr>
        <w:t> and node </w:t>
      </w:r>
      <w:r w:rsidRPr="00C969E5">
        <w:rPr>
          <w:rFonts w:ascii="Courier New" w:hAnsi="Courier New" w:cs="Courier New"/>
          <w:color w:val="546E7A"/>
          <w:sz w:val="20"/>
          <w:szCs w:val="20"/>
          <w:shd w:val="clear" w:color="auto" w:fill="F7F9FA"/>
        </w:rPr>
        <w:t>v</w:t>
      </w:r>
      <w:r w:rsidRPr="00C969E5">
        <w:rPr>
          <w:rFonts w:ascii="Segoe UI" w:hAnsi="Segoe UI" w:cs="Segoe UI"/>
          <w:color w:val="263238"/>
          <w:sz w:val="21"/>
          <w:szCs w:val="21"/>
        </w:rPr>
        <w:t>. The graph has the following properties:</w:t>
      </w:r>
    </w:p>
    <w:p w14:paraId="426BBEF7" w14:textId="77777777" w:rsidR="00C969E5" w:rsidRPr="00C969E5" w:rsidRDefault="00C969E5" w:rsidP="00A0090B">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There are no self-edges (</w:t>
      </w:r>
      <w:r w:rsidRPr="00C969E5">
        <w:rPr>
          <w:rFonts w:ascii="Courier New" w:eastAsia="Times New Roman" w:hAnsi="Courier New" w:cs="Courier New"/>
          <w:color w:val="546E7A"/>
          <w:sz w:val="20"/>
          <w:szCs w:val="20"/>
          <w:shd w:val="clear" w:color="auto" w:fill="F7F9FA"/>
        </w:rPr>
        <w:t>graph[u]</w:t>
      </w:r>
      <w:r w:rsidRPr="00C969E5">
        <w:rPr>
          <w:rFonts w:ascii="Segoe UI" w:eastAsia="Times New Roman" w:hAnsi="Segoe UI" w:cs="Segoe UI"/>
          <w:color w:val="263238"/>
          <w:sz w:val="21"/>
          <w:szCs w:val="21"/>
        </w:rPr>
        <w:t> does not contain </w:t>
      </w:r>
      <w:r w:rsidRPr="00C969E5">
        <w:rPr>
          <w:rFonts w:ascii="Courier New" w:eastAsia="Times New Roman" w:hAnsi="Courier New" w:cs="Courier New"/>
          <w:color w:val="546E7A"/>
          <w:sz w:val="20"/>
          <w:szCs w:val="20"/>
          <w:shd w:val="clear" w:color="auto" w:fill="F7F9FA"/>
        </w:rPr>
        <w:t>u</w:t>
      </w:r>
      <w:r w:rsidRPr="00C969E5">
        <w:rPr>
          <w:rFonts w:ascii="Segoe UI" w:eastAsia="Times New Roman" w:hAnsi="Segoe UI" w:cs="Segoe UI"/>
          <w:color w:val="263238"/>
          <w:sz w:val="21"/>
          <w:szCs w:val="21"/>
        </w:rPr>
        <w:t>).</w:t>
      </w:r>
    </w:p>
    <w:p w14:paraId="3A89D51C" w14:textId="77777777" w:rsidR="00C969E5" w:rsidRPr="00C969E5" w:rsidRDefault="00C969E5" w:rsidP="00A0090B">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There are no parallel edges (</w:t>
      </w:r>
      <w:r w:rsidRPr="00C969E5">
        <w:rPr>
          <w:rFonts w:ascii="Courier New" w:eastAsia="Times New Roman" w:hAnsi="Courier New" w:cs="Courier New"/>
          <w:color w:val="546E7A"/>
          <w:sz w:val="20"/>
          <w:szCs w:val="20"/>
          <w:shd w:val="clear" w:color="auto" w:fill="F7F9FA"/>
        </w:rPr>
        <w:t>graph[u]</w:t>
      </w:r>
      <w:r w:rsidRPr="00C969E5">
        <w:rPr>
          <w:rFonts w:ascii="Segoe UI" w:eastAsia="Times New Roman" w:hAnsi="Segoe UI" w:cs="Segoe UI"/>
          <w:color w:val="263238"/>
          <w:sz w:val="21"/>
          <w:szCs w:val="21"/>
        </w:rPr>
        <w:t> does not contain duplicate values).</w:t>
      </w:r>
    </w:p>
    <w:p w14:paraId="54C162AB" w14:textId="77777777" w:rsidR="00C969E5" w:rsidRPr="00C969E5" w:rsidRDefault="00C969E5" w:rsidP="00A0090B">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If </w:t>
      </w:r>
      <w:r w:rsidRPr="00C969E5">
        <w:rPr>
          <w:rFonts w:ascii="Courier New" w:eastAsia="Times New Roman" w:hAnsi="Courier New" w:cs="Courier New"/>
          <w:color w:val="546E7A"/>
          <w:sz w:val="20"/>
          <w:szCs w:val="20"/>
          <w:shd w:val="clear" w:color="auto" w:fill="F7F9FA"/>
        </w:rPr>
        <w:t>v</w:t>
      </w:r>
      <w:r w:rsidRPr="00C969E5">
        <w:rPr>
          <w:rFonts w:ascii="Segoe UI" w:eastAsia="Times New Roman" w:hAnsi="Segoe UI" w:cs="Segoe UI"/>
          <w:color w:val="263238"/>
          <w:sz w:val="21"/>
          <w:szCs w:val="21"/>
        </w:rPr>
        <w:t> is in </w:t>
      </w:r>
      <w:r w:rsidRPr="00C969E5">
        <w:rPr>
          <w:rFonts w:ascii="Courier New" w:eastAsia="Times New Roman" w:hAnsi="Courier New" w:cs="Courier New"/>
          <w:color w:val="546E7A"/>
          <w:sz w:val="20"/>
          <w:szCs w:val="20"/>
          <w:shd w:val="clear" w:color="auto" w:fill="F7F9FA"/>
        </w:rPr>
        <w:t>graph[u]</w:t>
      </w:r>
      <w:r w:rsidRPr="00C969E5">
        <w:rPr>
          <w:rFonts w:ascii="Segoe UI" w:eastAsia="Times New Roman" w:hAnsi="Segoe UI" w:cs="Segoe UI"/>
          <w:color w:val="263238"/>
          <w:sz w:val="21"/>
          <w:szCs w:val="21"/>
        </w:rPr>
        <w:t>, then </w:t>
      </w:r>
      <w:r w:rsidRPr="00C969E5">
        <w:rPr>
          <w:rFonts w:ascii="Courier New" w:eastAsia="Times New Roman" w:hAnsi="Courier New" w:cs="Courier New"/>
          <w:color w:val="546E7A"/>
          <w:sz w:val="20"/>
          <w:szCs w:val="20"/>
          <w:shd w:val="clear" w:color="auto" w:fill="F7F9FA"/>
        </w:rPr>
        <w:t>u</w:t>
      </w:r>
      <w:r w:rsidRPr="00C969E5">
        <w:rPr>
          <w:rFonts w:ascii="Segoe UI" w:eastAsia="Times New Roman" w:hAnsi="Segoe UI" w:cs="Segoe UI"/>
          <w:color w:val="263238"/>
          <w:sz w:val="21"/>
          <w:szCs w:val="21"/>
        </w:rPr>
        <w:t> is in </w:t>
      </w:r>
      <w:r w:rsidRPr="00C969E5">
        <w:rPr>
          <w:rFonts w:ascii="Courier New" w:eastAsia="Times New Roman" w:hAnsi="Courier New" w:cs="Courier New"/>
          <w:color w:val="546E7A"/>
          <w:sz w:val="20"/>
          <w:szCs w:val="20"/>
          <w:shd w:val="clear" w:color="auto" w:fill="F7F9FA"/>
        </w:rPr>
        <w:t>graph[v]</w:t>
      </w:r>
      <w:r w:rsidRPr="00C969E5">
        <w:rPr>
          <w:rFonts w:ascii="Segoe UI" w:eastAsia="Times New Roman" w:hAnsi="Segoe UI" w:cs="Segoe UI"/>
          <w:color w:val="263238"/>
          <w:sz w:val="21"/>
          <w:szCs w:val="21"/>
        </w:rPr>
        <w:t> (the graph is undirected).</w:t>
      </w:r>
    </w:p>
    <w:p w14:paraId="19F32F9C" w14:textId="77777777" w:rsidR="00C969E5" w:rsidRPr="00C969E5" w:rsidRDefault="00C969E5" w:rsidP="00A0090B">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The graph may not be connected, meaning there may be two nodes </w:t>
      </w:r>
      <w:r w:rsidRPr="00C969E5">
        <w:rPr>
          <w:rFonts w:ascii="Courier New" w:eastAsia="Times New Roman" w:hAnsi="Courier New" w:cs="Courier New"/>
          <w:color w:val="546E7A"/>
          <w:sz w:val="20"/>
          <w:szCs w:val="20"/>
          <w:shd w:val="clear" w:color="auto" w:fill="F7F9FA"/>
        </w:rPr>
        <w:t>u</w:t>
      </w:r>
      <w:r w:rsidRPr="00C969E5">
        <w:rPr>
          <w:rFonts w:ascii="Segoe UI" w:eastAsia="Times New Roman" w:hAnsi="Segoe UI" w:cs="Segoe UI"/>
          <w:color w:val="263238"/>
          <w:sz w:val="21"/>
          <w:szCs w:val="21"/>
        </w:rPr>
        <w:t> and </w:t>
      </w:r>
      <w:r w:rsidRPr="00C969E5">
        <w:rPr>
          <w:rFonts w:ascii="Courier New" w:eastAsia="Times New Roman" w:hAnsi="Courier New" w:cs="Courier New"/>
          <w:color w:val="546E7A"/>
          <w:sz w:val="20"/>
          <w:szCs w:val="20"/>
          <w:shd w:val="clear" w:color="auto" w:fill="F7F9FA"/>
        </w:rPr>
        <w:t>v</w:t>
      </w:r>
      <w:r w:rsidRPr="00C969E5">
        <w:rPr>
          <w:rFonts w:ascii="Segoe UI" w:eastAsia="Times New Roman" w:hAnsi="Segoe UI" w:cs="Segoe UI"/>
          <w:color w:val="263238"/>
          <w:sz w:val="21"/>
          <w:szCs w:val="21"/>
        </w:rPr>
        <w:t> such that there is no path between them.</w:t>
      </w:r>
    </w:p>
    <w:p w14:paraId="21764652" w14:textId="77777777" w:rsidR="00C969E5" w:rsidRPr="00C969E5" w:rsidRDefault="00C969E5" w:rsidP="00C969E5">
      <w:pPr>
        <w:shd w:val="clear" w:color="auto" w:fill="FFFFFF"/>
        <w:spacing w:after="240"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A graph is </w:t>
      </w:r>
      <w:r w:rsidRPr="00C969E5">
        <w:rPr>
          <w:rFonts w:ascii="Segoe UI" w:eastAsia="Times New Roman" w:hAnsi="Segoe UI" w:cs="Segoe UI"/>
          <w:b/>
          <w:bCs/>
          <w:color w:val="263238"/>
          <w:sz w:val="21"/>
          <w:szCs w:val="21"/>
        </w:rPr>
        <w:t>bipartite</w:t>
      </w:r>
      <w:r w:rsidRPr="00C969E5">
        <w:rPr>
          <w:rFonts w:ascii="Segoe UI" w:eastAsia="Times New Roman" w:hAnsi="Segoe UI" w:cs="Segoe UI"/>
          <w:color w:val="263238"/>
          <w:sz w:val="21"/>
          <w:szCs w:val="21"/>
        </w:rPr>
        <w:t> if the nodes can be partitioned into two independent sets </w:t>
      </w:r>
      <w:r w:rsidRPr="00C969E5">
        <w:rPr>
          <w:rFonts w:ascii="Courier New" w:eastAsia="Times New Roman" w:hAnsi="Courier New" w:cs="Courier New"/>
          <w:color w:val="546E7A"/>
          <w:sz w:val="20"/>
          <w:szCs w:val="20"/>
          <w:shd w:val="clear" w:color="auto" w:fill="F7F9FA"/>
        </w:rPr>
        <w:t>A</w:t>
      </w:r>
      <w:r w:rsidRPr="00C969E5">
        <w:rPr>
          <w:rFonts w:ascii="Segoe UI" w:eastAsia="Times New Roman" w:hAnsi="Segoe UI" w:cs="Segoe UI"/>
          <w:color w:val="263238"/>
          <w:sz w:val="21"/>
          <w:szCs w:val="21"/>
        </w:rPr>
        <w:t> and </w:t>
      </w:r>
      <w:r w:rsidRPr="00C969E5">
        <w:rPr>
          <w:rFonts w:ascii="Courier New" w:eastAsia="Times New Roman" w:hAnsi="Courier New" w:cs="Courier New"/>
          <w:color w:val="546E7A"/>
          <w:sz w:val="20"/>
          <w:szCs w:val="20"/>
          <w:shd w:val="clear" w:color="auto" w:fill="F7F9FA"/>
        </w:rPr>
        <w:t>B</w:t>
      </w:r>
      <w:r w:rsidRPr="00C969E5">
        <w:rPr>
          <w:rFonts w:ascii="Segoe UI" w:eastAsia="Times New Roman" w:hAnsi="Segoe UI" w:cs="Segoe UI"/>
          <w:color w:val="263238"/>
          <w:sz w:val="21"/>
          <w:szCs w:val="21"/>
        </w:rPr>
        <w:t> such that </w:t>
      </w:r>
      <w:r w:rsidRPr="00C969E5">
        <w:rPr>
          <w:rFonts w:ascii="Segoe UI" w:eastAsia="Times New Roman" w:hAnsi="Segoe UI" w:cs="Segoe UI"/>
          <w:b/>
          <w:bCs/>
          <w:color w:val="263238"/>
          <w:sz w:val="21"/>
          <w:szCs w:val="21"/>
        </w:rPr>
        <w:t>every</w:t>
      </w:r>
      <w:r w:rsidRPr="00C969E5">
        <w:rPr>
          <w:rFonts w:ascii="Segoe UI" w:eastAsia="Times New Roman" w:hAnsi="Segoe UI" w:cs="Segoe UI"/>
          <w:color w:val="263238"/>
          <w:sz w:val="21"/>
          <w:szCs w:val="21"/>
        </w:rPr>
        <w:t> edge in the graph connects a node in set </w:t>
      </w:r>
      <w:r w:rsidRPr="00C969E5">
        <w:rPr>
          <w:rFonts w:ascii="Courier New" w:eastAsia="Times New Roman" w:hAnsi="Courier New" w:cs="Courier New"/>
          <w:color w:val="546E7A"/>
          <w:sz w:val="20"/>
          <w:szCs w:val="20"/>
          <w:shd w:val="clear" w:color="auto" w:fill="F7F9FA"/>
        </w:rPr>
        <w:t>A</w:t>
      </w:r>
      <w:r w:rsidRPr="00C969E5">
        <w:rPr>
          <w:rFonts w:ascii="Segoe UI" w:eastAsia="Times New Roman" w:hAnsi="Segoe UI" w:cs="Segoe UI"/>
          <w:color w:val="263238"/>
          <w:sz w:val="21"/>
          <w:szCs w:val="21"/>
        </w:rPr>
        <w:t> and a node in set </w:t>
      </w:r>
      <w:r w:rsidRPr="00C969E5">
        <w:rPr>
          <w:rFonts w:ascii="Courier New" w:eastAsia="Times New Roman" w:hAnsi="Courier New" w:cs="Courier New"/>
          <w:color w:val="546E7A"/>
          <w:sz w:val="20"/>
          <w:szCs w:val="20"/>
          <w:shd w:val="clear" w:color="auto" w:fill="F7F9FA"/>
        </w:rPr>
        <w:t>B</w:t>
      </w:r>
      <w:r w:rsidRPr="00C969E5">
        <w:rPr>
          <w:rFonts w:ascii="Segoe UI" w:eastAsia="Times New Roman" w:hAnsi="Segoe UI" w:cs="Segoe UI"/>
          <w:color w:val="263238"/>
          <w:sz w:val="21"/>
          <w:szCs w:val="21"/>
        </w:rPr>
        <w:t>.</w:t>
      </w:r>
    </w:p>
    <w:p w14:paraId="517478AD" w14:textId="77777777" w:rsidR="00C969E5" w:rsidRPr="00C969E5" w:rsidRDefault="00C969E5" w:rsidP="00C969E5">
      <w:pPr>
        <w:shd w:val="clear" w:color="auto" w:fill="FFFFFF"/>
        <w:spacing w:after="240"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lastRenderedPageBreak/>
        <w:t>Return </w:t>
      </w:r>
      <w:r w:rsidRPr="00C969E5">
        <w:rPr>
          <w:rFonts w:ascii="Courier New" w:eastAsia="Times New Roman" w:hAnsi="Courier New" w:cs="Courier New"/>
          <w:color w:val="546E7A"/>
          <w:sz w:val="20"/>
          <w:szCs w:val="20"/>
          <w:shd w:val="clear" w:color="auto" w:fill="F7F9FA"/>
        </w:rPr>
        <w:t>true</w:t>
      </w:r>
      <w:r w:rsidRPr="00C969E5">
        <w:rPr>
          <w:rFonts w:ascii="Segoe UI" w:eastAsia="Times New Roman" w:hAnsi="Segoe UI" w:cs="Segoe UI"/>
          <w:i/>
          <w:iCs/>
          <w:color w:val="263238"/>
          <w:sz w:val="21"/>
          <w:szCs w:val="21"/>
        </w:rPr>
        <w:t> if and only if it is </w:t>
      </w:r>
      <w:r w:rsidRPr="00C969E5">
        <w:rPr>
          <w:rFonts w:ascii="Segoe UI" w:eastAsia="Times New Roman" w:hAnsi="Segoe UI" w:cs="Segoe UI"/>
          <w:b/>
          <w:bCs/>
          <w:i/>
          <w:iCs/>
          <w:color w:val="263238"/>
          <w:sz w:val="21"/>
          <w:szCs w:val="21"/>
        </w:rPr>
        <w:t>bipartite</w:t>
      </w:r>
      <w:r w:rsidRPr="00C969E5">
        <w:rPr>
          <w:rFonts w:ascii="Segoe UI" w:eastAsia="Times New Roman" w:hAnsi="Segoe UI" w:cs="Segoe UI"/>
          <w:color w:val="263238"/>
          <w:sz w:val="21"/>
          <w:szCs w:val="21"/>
        </w:rPr>
        <w:t>.</w:t>
      </w:r>
    </w:p>
    <w:p w14:paraId="7C466A39" w14:textId="77777777" w:rsidR="00C969E5" w:rsidRPr="00C969E5" w:rsidRDefault="00C969E5" w:rsidP="00C969E5">
      <w:pPr>
        <w:shd w:val="clear" w:color="auto" w:fill="FFFFFF"/>
        <w:spacing w:after="240" w:line="240" w:lineRule="auto"/>
        <w:rPr>
          <w:rFonts w:ascii="Segoe UI" w:eastAsia="Times New Roman" w:hAnsi="Segoe UI" w:cs="Segoe UI"/>
          <w:color w:val="263238"/>
          <w:sz w:val="21"/>
          <w:szCs w:val="21"/>
        </w:rPr>
      </w:pPr>
      <w:r w:rsidRPr="00C969E5">
        <w:rPr>
          <w:rFonts w:ascii="Segoe UI" w:eastAsia="Times New Roman" w:hAnsi="Segoe UI" w:cs="Segoe UI"/>
          <w:color w:val="263238"/>
          <w:sz w:val="21"/>
          <w:szCs w:val="21"/>
        </w:rPr>
        <w:t> </w:t>
      </w:r>
    </w:p>
    <w:p w14:paraId="346603B2" w14:textId="77777777" w:rsidR="00C969E5" w:rsidRPr="00C969E5" w:rsidRDefault="00C969E5" w:rsidP="00C969E5">
      <w:pPr>
        <w:shd w:val="clear" w:color="auto" w:fill="FFFFFF"/>
        <w:spacing w:after="240" w:line="240" w:lineRule="auto"/>
        <w:rPr>
          <w:rFonts w:ascii="Segoe UI" w:eastAsia="Times New Roman" w:hAnsi="Segoe UI" w:cs="Segoe UI"/>
          <w:color w:val="263238"/>
          <w:sz w:val="21"/>
          <w:szCs w:val="21"/>
        </w:rPr>
      </w:pPr>
      <w:r w:rsidRPr="00C969E5">
        <w:rPr>
          <w:rFonts w:ascii="Segoe UI" w:eastAsia="Times New Roman" w:hAnsi="Segoe UI" w:cs="Segoe UI"/>
          <w:b/>
          <w:bCs/>
          <w:color w:val="263238"/>
          <w:sz w:val="21"/>
          <w:szCs w:val="21"/>
        </w:rPr>
        <w:t>Example 1:</w:t>
      </w:r>
    </w:p>
    <w:p w14:paraId="48A88839" w14:textId="068258B0" w:rsidR="00C969E5" w:rsidRPr="00C969E5" w:rsidRDefault="00C969E5" w:rsidP="00C969E5">
      <w:pPr>
        <w:spacing w:after="0" w:line="240" w:lineRule="auto"/>
        <w:rPr>
          <w:rFonts w:ascii="Times New Roman" w:eastAsia="Times New Roman" w:hAnsi="Times New Roman" w:cs="Times New Roman"/>
          <w:sz w:val="24"/>
          <w:szCs w:val="24"/>
        </w:rPr>
      </w:pPr>
      <w:r w:rsidRPr="00C969E5">
        <w:rPr>
          <w:rFonts w:ascii="Times New Roman" w:eastAsia="Times New Roman" w:hAnsi="Times New Roman" w:cs="Times New Roman"/>
          <w:noProof/>
          <w:sz w:val="24"/>
          <w:szCs w:val="24"/>
        </w:rPr>
        <w:drawing>
          <wp:inline distT="0" distB="0" distL="0" distR="0" wp14:anchorId="6B08F062" wp14:editId="114B0819">
            <wp:extent cx="2117725" cy="21177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17725" cy="2117725"/>
                    </a:xfrm>
                    <a:prstGeom prst="rect">
                      <a:avLst/>
                    </a:prstGeom>
                    <a:noFill/>
                    <a:ln>
                      <a:noFill/>
                    </a:ln>
                  </pic:spPr>
                </pic:pic>
              </a:graphicData>
            </a:graphic>
          </wp:inline>
        </w:drawing>
      </w:r>
    </w:p>
    <w:p w14:paraId="047ED445" w14:textId="77777777" w:rsidR="00C969E5" w:rsidRPr="00C969E5" w:rsidRDefault="00C969E5" w:rsidP="00C969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9E5">
        <w:rPr>
          <w:rFonts w:ascii="Consolas" w:eastAsia="Times New Roman" w:hAnsi="Consolas" w:cs="Courier New"/>
          <w:b/>
          <w:bCs/>
          <w:color w:val="263238"/>
          <w:sz w:val="20"/>
          <w:szCs w:val="20"/>
        </w:rPr>
        <w:t>Input:</w:t>
      </w:r>
      <w:r w:rsidRPr="00C969E5">
        <w:rPr>
          <w:rFonts w:ascii="Consolas" w:eastAsia="Times New Roman" w:hAnsi="Consolas" w:cs="Courier New"/>
          <w:color w:val="263238"/>
          <w:sz w:val="20"/>
          <w:szCs w:val="20"/>
        </w:rPr>
        <w:t xml:space="preserve"> graph = [[1,2,3],[0,2],[0,1,3],[0,2]]</w:t>
      </w:r>
    </w:p>
    <w:p w14:paraId="10A1FB37" w14:textId="77777777" w:rsidR="00C969E5" w:rsidRPr="00C969E5" w:rsidRDefault="00C969E5" w:rsidP="00C969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9E5">
        <w:rPr>
          <w:rFonts w:ascii="Consolas" w:eastAsia="Times New Roman" w:hAnsi="Consolas" w:cs="Courier New"/>
          <w:b/>
          <w:bCs/>
          <w:color w:val="263238"/>
          <w:sz w:val="20"/>
          <w:szCs w:val="20"/>
        </w:rPr>
        <w:t>Output:</w:t>
      </w:r>
      <w:r w:rsidRPr="00C969E5">
        <w:rPr>
          <w:rFonts w:ascii="Consolas" w:eastAsia="Times New Roman" w:hAnsi="Consolas" w:cs="Courier New"/>
          <w:color w:val="263238"/>
          <w:sz w:val="20"/>
          <w:szCs w:val="20"/>
        </w:rPr>
        <w:t xml:space="preserve"> false</w:t>
      </w:r>
    </w:p>
    <w:p w14:paraId="20865D3A" w14:textId="3BEBE0C1" w:rsidR="00C969E5" w:rsidRPr="00C969E5" w:rsidRDefault="00C969E5" w:rsidP="00C969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9E5">
        <w:rPr>
          <w:rFonts w:ascii="Consolas" w:eastAsia="Times New Roman" w:hAnsi="Consolas" w:cs="Courier New"/>
          <w:b/>
          <w:bCs/>
          <w:color w:val="263238"/>
          <w:sz w:val="20"/>
          <w:szCs w:val="20"/>
        </w:rPr>
        <w:t>Explanation:</w:t>
      </w:r>
      <w:r w:rsidRPr="00C969E5">
        <w:rPr>
          <w:rFonts w:ascii="Consolas" w:eastAsia="Times New Roman" w:hAnsi="Consolas" w:cs="Courier New"/>
          <w:color w:val="263238"/>
          <w:sz w:val="20"/>
          <w:szCs w:val="20"/>
        </w:rPr>
        <w:t xml:space="preserve"> There is no way to partition the nodes into two independent sets such that every edge connects a node in one and a node in the other.</w:t>
      </w:r>
    </w:p>
    <w:p w14:paraId="5432AB97"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C969E5">
        <w:rPr>
          <w:rFonts w:ascii="Consolas" w:eastAsia="Times New Roman" w:hAnsi="Consolas" w:cs="Courier New"/>
          <w:b/>
          <w:bCs/>
          <w:color w:val="333333"/>
          <w:sz w:val="21"/>
          <w:szCs w:val="21"/>
        </w:rPr>
        <w:t xml:space="preserve"> bool bipartite(int node,vector&lt;vector&lt;int&gt;&gt;v,vector&lt;int&gt;&amp;vis)</w:t>
      </w:r>
    </w:p>
    <w:p w14:paraId="36ED9D38"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54B52D42"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queue&lt;int&gt;q;</w:t>
      </w:r>
    </w:p>
    <w:p w14:paraId="4596147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q.push(node);</w:t>
      </w:r>
    </w:p>
    <w:p w14:paraId="299D059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vis[node]=1;</w:t>
      </w:r>
    </w:p>
    <w:p w14:paraId="07ECF15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while(!q.empty())</w:t>
      </w:r>
    </w:p>
    <w:p w14:paraId="27F43F66"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030F1E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int temp=q.front();</w:t>
      </w:r>
    </w:p>
    <w:p w14:paraId="50BC766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q.pop();</w:t>
      </w:r>
    </w:p>
    <w:p w14:paraId="6916CDD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for(auto it:v[temp])</w:t>
      </w:r>
    </w:p>
    <w:p w14:paraId="2AE49AF0"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1F18A22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if(vis[it]==-1)</w:t>
      </w:r>
    </w:p>
    <w:p w14:paraId="0F10CDF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12BB425F"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lastRenderedPageBreak/>
        <w:t xml:space="preserve">                    vis[it]=~vis[temp];</w:t>
      </w:r>
    </w:p>
    <w:p w14:paraId="34EDF9B9"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q.push(it);</w:t>
      </w:r>
    </w:p>
    <w:p w14:paraId="2892056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04E6EA90"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else if(vis[it]==vis[temp])</w:t>
      </w:r>
    </w:p>
    <w:p w14:paraId="29C14020"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0;</w:t>
      </w:r>
    </w:p>
    <w:p w14:paraId="75C5CCB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04C429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8A3126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1;</w:t>
      </w:r>
    </w:p>
    <w:p w14:paraId="33054C03"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D41E614"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bool isBipartite(vector&lt;vector&lt;int&gt;&gt;&amp; graph) {</w:t>
      </w:r>
    </w:p>
    <w:p w14:paraId="1424890D"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vector&lt;int&gt;vis(graph.size(),-1);</w:t>
      </w:r>
    </w:p>
    <w:p w14:paraId="58AA6DE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for(int i=0;i&lt;graph.size();i++)</w:t>
      </w:r>
    </w:p>
    <w:p w14:paraId="1D46D08C"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0BB42FB"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if(vis[i]==-1)</w:t>
      </w:r>
    </w:p>
    <w:p w14:paraId="6B0572E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4B15A19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if(!bipartite(i,graph,vis))</w:t>
      </w:r>
    </w:p>
    <w:p w14:paraId="17E60FEE"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0;</w:t>
      </w:r>
    </w:p>
    <w:p w14:paraId="6FFDD5A8"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77FA70B5" w14:textId="77777777" w:rsidR="00C969E5" w:rsidRPr="00C969E5" w:rsidRDefault="00C969E5" w:rsidP="00C969E5">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w:t>
      </w:r>
    </w:p>
    <w:p w14:paraId="6E9AC80C" w14:textId="77777777" w:rsidR="00D7797B" w:rsidRDefault="00C969E5" w:rsidP="00973EA7">
      <w:pPr>
        <w:shd w:val="clear" w:color="auto" w:fill="FFFFFF"/>
        <w:spacing w:after="240" w:line="240" w:lineRule="auto"/>
        <w:rPr>
          <w:rFonts w:ascii="Consolas" w:eastAsia="Times New Roman" w:hAnsi="Consolas" w:cs="Courier New"/>
          <w:b/>
          <w:bCs/>
          <w:color w:val="333333"/>
          <w:sz w:val="21"/>
          <w:szCs w:val="21"/>
        </w:rPr>
      </w:pPr>
      <w:r w:rsidRPr="00C969E5">
        <w:rPr>
          <w:rFonts w:ascii="Consolas" w:eastAsia="Times New Roman" w:hAnsi="Consolas" w:cs="Courier New"/>
          <w:b/>
          <w:bCs/>
          <w:color w:val="333333"/>
          <w:sz w:val="21"/>
          <w:szCs w:val="21"/>
        </w:rPr>
        <w:t xml:space="preserve">        return 1;</w:t>
      </w:r>
    </w:p>
    <w:p w14:paraId="34EE2C29" w14:textId="77777777" w:rsidR="00D7797B" w:rsidRDefault="00D7797B" w:rsidP="00973EA7">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p>
    <w:p w14:paraId="6FB00B6A" w14:textId="0AB13E8D" w:rsidR="00D7797B" w:rsidRPr="00D7797B" w:rsidRDefault="00D7797B" w:rsidP="00431CA8">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211)</w:t>
      </w:r>
      <w:r w:rsidRPr="00D7797B">
        <w:rPr>
          <w:rFonts w:ascii="Arial" w:hAnsi="Arial" w:cs="Arial"/>
          <w:color w:val="333333"/>
          <w:sz w:val="27"/>
          <w:szCs w:val="27"/>
        </w:rPr>
        <w:t xml:space="preserve"> Given a Directed Graph with </w:t>
      </w:r>
      <w:r w:rsidRPr="00D7797B">
        <w:rPr>
          <w:rFonts w:ascii="Arial" w:hAnsi="Arial" w:cs="Arial"/>
          <w:b/>
          <w:bCs/>
          <w:color w:val="333333"/>
          <w:sz w:val="27"/>
          <w:szCs w:val="27"/>
        </w:rPr>
        <w:t>V</w:t>
      </w:r>
      <w:r w:rsidRPr="00D7797B">
        <w:rPr>
          <w:rFonts w:ascii="Arial" w:hAnsi="Arial" w:cs="Arial"/>
          <w:color w:val="333333"/>
          <w:sz w:val="27"/>
          <w:szCs w:val="27"/>
        </w:rPr>
        <w:t> vertices (Numbered from </w:t>
      </w:r>
      <w:r w:rsidRPr="00D7797B">
        <w:rPr>
          <w:rFonts w:ascii="Arial" w:hAnsi="Arial" w:cs="Arial"/>
          <w:b/>
          <w:bCs/>
          <w:color w:val="333333"/>
          <w:sz w:val="27"/>
          <w:szCs w:val="27"/>
        </w:rPr>
        <w:t>0</w:t>
      </w:r>
      <w:r w:rsidRPr="00D7797B">
        <w:rPr>
          <w:rFonts w:ascii="Arial" w:hAnsi="Arial" w:cs="Arial"/>
          <w:color w:val="333333"/>
          <w:sz w:val="27"/>
          <w:szCs w:val="27"/>
        </w:rPr>
        <w:t> to </w:t>
      </w:r>
      <w:r w:rsidRPr="00D7797B">
        <w:rPr>
          <w:rFonts w:ascii="Arial" w:hAnsi="Arial" w:cs="Arial"/>
          <w:b/>
          <w:bCs/>
          <w:color w:val="333333"/>
          <w:sz w:val="27"/>
          <w:szCs w:val="27"/>
        </w:rPr>
        <w:t>V-1</w:t>
      </w:r>
      <w:r w:rsidRPr="00D7797B">
        <w:rPr>
          <w:rFonts w:ascii="Arial" w:hAnsi="Arial" w:cs="Arial"/>
          <w:color w:val="333333"/>
          <w:sz w:val="27"/>
          <w:szCs w:val="27"/>
        </w:rPr>
        <w:t>) and </w:t>
      </w:r>
      <w:r w:rsidRPr="00D7797B">
        <w:rPr>
          <w:rFonts w:ascii="Arial" w:hAnsi="Arial" w:cs="Arial"/>
          <w:b/>
          <w:bCs/>
          <w:color w:val="333333"/>
          <w:sz w:val="27"/>
          <w:szCs w:val="27"/>
        </w:rPr>
        <w:t>E</w:t>
      </w:r>
      <w:r w:rsidRPr="00D7797B">
        <w:rPr>
          <w:rFonts w:ascii="Arial" w:hAnsi="Arial" w:cs="Arial"/>
          <w:color w:val="333333"/>
          <w:sz w:val="27"/>
          <w:szCs w:val="27"/>
        </w:rPr>
        <w:t> edges, check whether it contains any cycle or not.</w:t>
      </w:r>
      <w:r w:rsidRPr="00D7797B">
        <w:rPr>
          <w:rFonts w:ascii="Arial" w:hAnsi="Arial" w:cs="Arial"/>
          <w:color w:val="333333"/>
          <w:sz w:val="21"/>
          <w:szCs w:val="21"/>
        </w:rPr>
        <w:br/>
      </w:r>
      <w:r w:rsidRPr="00D7797B">
        <w:rPr>
          <w:rFonts w:ascii="Arial" w:hAnsi="Arial" w:cs="Arial"/>
          <w:b/>
          <w:bCs/>
          <w:color w:val="333333"/>
          <w:sz w:val="27"/>
          <w:szCs w:val="27"/>
        </w:rPr>
        <w:t>Example 1:</w:t>
      </w:r>
    </w:p>
    <w:p w14:paraId="4FB2C383" w14:textId="77777777" w:rsidR="00D7797B"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7797B">
        <w:rPr>
          <w:rFonts w:ascii="Consolas" w:eastAsia="Times New Roman" w:hAnsi="Consolas" w:cs="Courier New"/>
          <w:b/>
          <w:bCs/>
          <w:color w:val="333333"/>
          <w:sz w:val="27"/>
          <w:szCs w:val="27"/>
        </w:rPr>
        <w:t>Input:</w:t>
      </w:r>
    </w:p>
    <w:p w14:paraId="180368E9" w14:textId="77777777" w:rsidR="00D7797B"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55DC70D6" w14:textId="7A0F526D" w:rsidR="00D7797B"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7797B">
        <w:rPr>
          <w:rFonts w:ascii="Consolas" w:eastAsia="Times New Roman" w:hAnsi="Consolas" w:cs="Courier New"/>
          <w:b/>
          <w:bCs/>
          <w:noProof/>
          <w:color w:val="333333"/>
          <w:sz w:val="21"/>
          <w:szCs w:val="21"/>
        </w:rPr>
        <w:lastRenderedPageBreak/>
        <w:drawing>
          <wp:inline distT="0" distB="0" distL="0" distR="0" wp14:anchorId="5813E928" wp14:editId="60BAD1CB">
            <wp:extent cx="2687320" cy="20935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7320" cy="2093595"/>
                    </a:xfrm>
                    <a:prstGeom prst="rect">
                      <a:avLst/>
                    </a:prstGeom>
                    <a:noFill/>
                    <a:ln>
                      <a:noFill/>
                    </a:ln>
                  </pic:spPr>
                </pic:pic>
              </a:graphicData>
            </a:graphic>
          </wp:inline>
        </w:drawing>
      </w:r>
    </w:p>
    <w:p w14:paraId="04E19272" w14:textId="77777777" w:rsidR="00D7797B"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5CBBC494" w14:textId="77777777" w:rsidR="00D7797B"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7797B">
        <w:rPr>
          <w:rFonts w:ascii="Consolas" w:eastAsia="Times New Roman" w:hAnsi="Consolas" w:cs="Courier New"/>
          <w:b/>
          <w:bCs/>
          <w:color w:val="333333"/>
          <w:sz w:val="27"/>
          <w:szCs w:val="27"/>
        </w:rPr>
        <w:t>Output:</w:t>
      </w:r>
      <w:r w:rsidRPr="00D7797B">
        <w:rPr>
          <w:rFonts w:ascii="Consolas" w:eastAsia="Times New Roman" w:hAnsi="Consolas" w:cs="Courier New"/>
          <w:color w:val="333333"/>
          <w:sz w:val="27"/>
          <w:szCs w:val="27"/>
        </w:rPr>
        <w:t xml:space="preserve"> 1</w:t>
      </w:r>
    </w:p>
    <w:p w14:paraId="29889B81" w14:textId="09B3D62E" w:rsidR="00C969E5" w:rsidRPr="00D7797B" w:rsidRDefault="00D7797B" w:rsidP="00D779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7797B">
        <w:rPr>
          <w:rFonts w:ascii="Consolas" w:eastAsia="Times New Roman" w:hAnsi="Consolas" w:cs="Courier New"/>
          <w:b/>
          <w:bCs/>
          <w:color w:val="333333"/>
          <w:sz w:val="27"/>
          <w:szCs w:val="27"/>
        </w:rPr>
        <w:t>Explanation</w:t>
      </w:r>
      <w:r w:rsidRPr="00D7797B">
        <w:rPr>
          <w:rFonts w:ascii="Consolas" w:eastAsia="Times New Roman" w:hAnsi="Consolas" w:cs="Courier New"/>
          <w:color w:val="333333"/>
          <w:sz w:val="27"/>
          <w:szCs w:val="27"/>
        </w:rPr>
        <w:t>: 3 -&gt; 3 is a cycle</w:t>
      </w:r>
    </w:p>
    <w:p w14:paraId="5F034D6C" w14:textId="7CBE74F2"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D7797B">
        <w:t xml:space="preserve"> </w:t>
      </w:r>
      <w:r w:rsidRPr="00D7797B">
        <w:rPr>
          <w:rFonts w:ascii="Consolas" w:eastAsia="Times New Roman" w:hAnsi="Consolas" w:cs="Courier New"/>
          <w:b/>
          <w:bCs/>
          <w:color w:val="333333"/>
          <w:sz w:val="21"/>
          <w:szCs w:val="21"/>
        </w:rPr>
        <w:t>bool cycle(int node,vector&lt;int&gt;&amp;vis,vector&lt;int&gt;&amp;dfsvis,vector&lt;int&gt;adj[])</w:t>
      </w:r>
    </w:p>
    <w:p w14:paraId="1CBE05BF"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40EF3E3D"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vis[node]=1;</w:t>
      </w:r>
    </w:p>
    <w:p w14:paraId="3533796F"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dfsvis[node]=1;</w:t>
      </w:r>
    </w:p>
    <w:p w14:paraId="12C677E9"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for(auto it:adj[node])</w:t>
      </w:r>
    </w:p>
    <w:p w14:paraId="62F2DE4A"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1A46A303"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if(!vis[it])</w:t>
      </w:r>
    </w:p>
    <w:p w14:paraId="22E873AC"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4AAA4F32"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if(cycle(it,vis,dfsvis,adj))</w:t>
      </w:r>
    </w:p>
    <w:p w14:paraId="02AD1679"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return 1;</w:t>
      </w:r>
    </w:p>
    <w:p w14:paraId="4543C340"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53A636EF"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else if(dfsvis[it])</w:t>
      </w:r>
    </w:p>
    <w:p w14:paraId="2A9640A6"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return 1;</w:t>
      </w:r>
    </w:p>
    <w:p w14:paraId="613AE144"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2AE0DA0D"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dfsvis[node]=0;</w:t>
      </w:r>
    </w:p>
    <w:p w14:paraId="0F19F13A"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return 0;</w:t>
      </w:r>
    </w:p>
    <w:p w14:paraId="71480300"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72A81B65"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lastRenderedPageBreak/>
        <w:t xml:space="preserve">    bool isCyclic(int V, vector&lt;int&gt; adj[]) {</w:t>
      </w:r>
    </w:p>
    <w:p w14:paraId="362FF065"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 code here</w:t>
      </w:r>
    </w:p>
    <w:p w14:paraId="68263286"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vector&lt;int&gt;vis(V,0);</w:t>
      </w:r>
    </w:p>
    <w:p w14:paraId="1C6D24BC"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vector&lt;int&gt;dfsvis(V,0);</w:t>
      </w:r>
    </w:p>
    <w:p w14:paraId="222702E9"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for(int i=0;i&lt;V;i++)</w:t>
      </w:r>
    </w:p>
    <w:p w14:paraId="4DA76A7A"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2AACAF40"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if(!vis[i])</w:t>
      </w:r>
    </w:p>
    <w:p w14:paraId="3DCBF76D"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54DFEDE2"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if(cycle(i,vis,dfsvis,adj))</w:t>
      </w:r>
    </w:p>
    <w:p w14:paraId="2DB5D669"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return 1;</w:t>
      </w:r>
    </w:p>
    <w:p w14:paraId="33EF55C8"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7FBAB91D"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395C771C"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2B524477" w14:textId="77777777" w:rsidR="00D7797B" w:rsidRP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return 0;</w:t>
      </w:r>
    </w:p>
    <w:p w14:paraId="3102EDEF" w14:textId="66177B40" w:rsidR="00D7797B" w:rsidRDefault="00D7797B" w:rsidP="00D7797B">
      <w:pPr>
        <w:shd w:val="clear" w:color="auto" w:fill="FFFFFF"/>
        <w:spacing w:after="240" w:line="240" w:lineRule="auto"/>
        <w:rPr>
          <w:rFonts w:ascii="Consolas" w:eastAsia="Times New Roman" w:hAnsi="Consolas" w:cs="Courier New"/>
          <w:b/>
          <w:bCs/>
          <w:color w:val="333333"/>
          <w:sz w:val="21"/>
          <w:szCs w:val="21"/>
        </w:rPr>
      </w:pPr>
      <w:r w:rsidRPr="00D7797B">
        <w:rPr>
          <w:rFonts w:ascii="Consolas" w:eastAsia="Times New Roman" w:hAnsi="Consolas" w:cs="Courier New"/>
          <w:b/>
          <w:bCs/>
          <w:color w:val="333333"/>
          <w:sz w:val="21"/>
          <w:szCs w:val="21"/>
        </w:rPr>
        <w:t xml:space="preserve">    }</w:t>
      </w:r>
    </w:p>
    <w:p w14:paraId="2DE0428F" w14:textId="16726436" w:rsidR="00E86BDA" w:rsidRDefault="00E86BDA" w:rsidP="00D7797B">
      <w:pPr>
        <w:shd w:val="clear" w:color="auto" w:fill="FFFFFF"/>
        <w:spacing w:after="240" w:line="240" w:lineRule="auto"/>
        <w:rPr>
          <w:rFonts w:ascii="Consolas" w:eastAsia="Times New Roman" w:hAnsi="Consolas" w:cs="Courier New"/>
          <w:b/>
          <w:bCs/>
          <w:color w:val="333333"/>
          <w:sz w:val="21"/>
          <w:szCs w:val="21"/>
        </w:rPr>
      </w:pPr>
      <w:r w:rsidRPr="00E86BDA">
        <w:rPr>
          <w:rFonts w:ascii="Consolas" w:eastAsia="Times New Roman" w:hAnsi="Consolas" w:cs="Courier New"/>
          <w:b/>
          <w:bCs/>
          <w:color w:val="333333"/>
          <w:sz w:val="21"/>
          <w:szCs w:val="21"/>
          <w:highlight w:val="cyan"/>
        </w:rPr>
        <w:t>***********ASKED IN CAMPUS RECRUITMENT*******************</w:t>
      </w:r>
    </w:p>
    <w:p w14:paraId="2B42F532" w14:textId="6AB86A73" w:rsidR="003D0E2C" w:rsidRPr="003D0E2C" w:rsidRDefault="00D7797B" w:rsidP="003D0E2C">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212)</w:t>
      </w:r>
      <w:r w:rsidR="003D0E2C" w:rsidRPr="003D0E2C">
        <w:rPr>
          <w:rFonts w:ascii="Segoe UI" w:hAnsi="Segoe UI" w:cs="Segoe UI"/>
          <w:color w:val="263238"/>
          <w:sz w:val="21"/>
          <w:szCs w:val="21"/>
        </w:rPr>
        <w:t xml:space="preserve"> Given a string </w:t>
      </w:r>
      <w:r w:rsidR="003D0E2C" w:rsidRPr="003D0E2C">
        <w:rPr>
          <w:rFonts w:ascii="Courier New" w:hAnsi="Courier New" w:cs="Courier New"/>
          <w:color w:val="546E7A"/>
          <w:sz w:val="20"/>
          <w:szCs w:val="20"/>
          <w:shd w:val="clear" w:color="auto" w:fill="F7F9FA"/>
        </w:rPr>
        <w:t>s</w:t>
      </w:r>
      <w:r w:rsidR="003D0E2C" w:rsidRPr="003D0E2C">
        <w:rPr>
          <w:rFonts w:ascii="Segoe UI" w:hAnsi="Segoe UI" w:cs="Segoe UI"/>
          <w:color w:val="263238"/>
          <w:sz w:val="21"/>
          <w:szCs w:val="21"/>
        </w:rPr>
        <w:t>, return </w:t>
      </w:r>
      <w:r w:rsidR="003D0E2C" w:rsidRPr="003D0E2C">
        <w:rPr>
          <w:rFonts w:ascii="Segoe UI" w:hAnsi="Segoe UI" w:cs="Segoe UI"/>
          <w:i/>
          <w:iCs/>
          <w:color w:val="263238"/>
          <w:sz w:val="21"/>
          <w:szCs w:val="21"/>
        </w:rPr>
        <w:t>the longest palindromic substring</w:t>
      </w:r>
      <w:r w:rsidR="003D0E2C" w:rsidRPr="003D0E2C">
        <w:rPr>
          <w:rFonts w:ascii="Segoe UI" w:hAnsi="Segoe UI" w:cs="Segoe UI"/>
          <w:color w:val="263238"/>
          <w:sz w:val="21"/>
          <w:szCs w:val="21"/>
        </w:rPr>
        <w:t> in </w:t>
      </w:r>
      <w:r w:rsidR="003D0E2C" w:rsidRPr="003D0E2C">
        <w:rPr>
          <w:rFonts w:ascii="Courier New" w:hAnsi="Courier New" w:cs="Courier New"/>
          <w:color w:val="546E7A"/>
          <w:sz w:val="20"/>
          <w:szCs w:val="20"/>
          <w:shd w:val="clear" w:color="auto" w:fill="F7F9FA"/>
        </w:rPr>
        <w:t>s</w:t>
      </w:r>
      <w:r w:rsidR="003D0E2C" w:rsidRPr="003D0E2C">
        <w:rPr>
          <w:rFonts w:ascii="Segoe UI" w:hAnsi="Segoe UI" w:cs="Segoe UI"/>
          <w:color w:val="263238"/>
          <w:sz w:val="21"/>
          <w:szCs w:val="21"/>
        </w:rPr>
        <w:t>.</w:t>
      </w:r>
    </w:p>
    <w:p w14:paraId="42C54A05" w14:textId="77777777" w:rsidR="003D0E2C" w:rsidRPr="003D0E2C" w:rsidRDefault="003D0E2C" w:rsidP="003D0E2C">
      <w:pPr>
        <w:shd w:val="clear" w:color="auto" w:fill="FFFFFF"/>
        <w:spacing w:after="240" w:line="240" w:lineRule="auto"/>
        <w:rPr>
          <w:rFonts w:ascii="Segoe UI" w:eastAsia="Times New Roman" w:hAnsi="Segoe UI" w:cs="Segoe UI"/>
          <w:color w:val="263238"/>
          <w:sz w:val="21"/>
          <w:szCs w:val="21"/>
        </w:rPr>
      </w:pPr>
      <w:r w:rsidRPr="003D0E2C">
        <w:rPr>
          <w:rFonts w:ascii="Segoe UI" w:eastAsia="Times New Roman" w:hAnsi="Segoe UI" w:cs="Segoe UI"/>
          <w:color w:val="263238"/>
          <w:sz w:val="21"/>
          <w:szCs w:val="21"/>
        </w:rPr>
        <w:t> </w:t>
      </w:r>
    </w:p>
    <w:p w14:paraId="25B566E7" w14:textId="77777777" w:rsidR="003D0E2C" w:rsidRPr="003D0E2C" w:rsidRDefault="003D0E2C" w:rsidP="003D0E2C">
      <w:pPr>
        <w:shd w:val="clear" w:color="auto" w:fill="FFFFFF"/>
        <w:spacing w:after="240" w:line="240" w:lineRule="auto"/>
        <w:rPr>
          <w:rFonts w:ascii="Segoe UI" w:eastAsia="Times New Roman" w:hAnsi="Segoe UI" w:cs="Segoe UI"/>
          <w:color w:val="263238"/>
          <w:sz w:val="21"/>
          <w:szCs w:val="21"/>
        </w:rPr>
      </w:pPr>
      <w:r w:rsidRPr="003D0E2C">
        <w:rPr>
          <w:rFonts w:ascii="Segoe UI" w:eastAsia="Times New Roman" w:hAnsi="Segoe UI" w:cs="Segoe UI"/>
          <w:b/>
          <w:bCs/>
          <w:color w:val="263238"/>
          <w:sz w:val="21"/>
          <w:szCs w:val="21"/>
        </w:rPr>
        <w:t>Example 1:</w:t>
      </w:r>
    </w:p>
    <w:p w14:paraId="3B397187" w14:textId="77777777" w:rsidR="003D0E2C" w:rsidRPr="003D0E2C" w:rsidRDefault="003D0E2C" w:rsidP="003D0E2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0E2C">
        <w:rPr>
          <w:rFonts w:ascii="Consolas" w:eastAsia="Times New Roman" w:hAnsi="Consolas" w:cs="Courier New"/>
          <w:b/>
          <w:bCs/>
          <w:color w:val="263238"/>
          <w:sz w:val="20"/>
          <w:szCs w:val="20"/>
        </w:rPr>
        <w:t>Input:</w:t>
      </w:r>
      <w:r w:rsidRPr="003D0E2C">
        <w:rPr>
          <w:rFonts w:ascii="Consolas" w:eastAsia="Times New Roman" w:hAnsi="Consolas" w:cs="Courier New"/>
          <w:color w:val="263238"/>
          <w:sz w:val="20"/>
          <w:szCs w:val="20"/>
        </w:rPr>
        <w:t xml:space="preserve"> s = "babad"</w:t>
      </w:r>
    </w:p>
    <w:p w14:paraId="25C51811" w14:textId="77777777" w:rsidR="003D0E2C" w:rsidRPr="003D0E2C" w:rsidRDefault="003D0E2C" w:rsidP="003D0E2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0E2C">
        <w:rPr>
          <w:rFonts w:ascii="Consolas" w:eastAsia="Times New Roman" w:hAnsi="Consolas" w:cs="Courier New"/>
          <w:b/>
          <w:bCs/>
          <w:color w:val="263238"/>
          <w:sz w:val="20"/>
          <w:szCs w:val="20"/>
        </w:rPr>
        <w:t>Output:</w:t>
      </w:r>
      <w:r w:rsidRPr="003D0E2C">
        <w:rPr>
          <w:rFonts w:ascii="Consolas" w:eastAsia="Times New Roman" w:hAnsi="Consolas" w:cs="Courier New"/>
          <w:color w:val="263238"/>
          <w:sz w:val="20"/>
          <w:szCs w:val="20"/>
        </w:rPr>
        <w:t xml:space="preserve"> "bab"</w:t>
      </w:r>
    </w:p>
    <w:p w14:paraId="6577D22E" w14:textId="19505CCC" w:rsidR="00D7797B" w:rsidRPr="003D0E2C" w:rsidRDefault="003D0E2C" w:rsidP="003D0E2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0E2C">
        <w:rPr>
          <w:rFonts w:ascii="Consolas" w:eastAsia="Times New Roman" w:hAnsi="Consolas" w:cs="Courier New"/>
          <w:b/>
          <w:bCs/>
          <w:color w:val="263238"/>
          <w:sz w:val="20"/>
          <w:szCs w:val="20"/>
        </w:rPr>
        <w:t>Note:</w:t>
      </w:r>
      <w:r w:rsidRPr="003D0E2C">
        <w:rPr>
          <w:rFonts w:ascii="Consolas" w:eastAsia="Times New Roman" w:hAnsi="Consolas" w:cs="Courier New"/>
          <w:color w:val="263238"/>
          <w:sz w:val="20"/>
          <w:szCs w:val="20"/>
        </w:rPr>
        <w:t xml:space="preserve"> "aba" is also a valid answer.</w:t>
      </w:r>
    </w:p>
    <w:p w14:paraId="06126FE8" w14:textId="77777777" w:rsidR="003D0E2C" w:rsidRPr="003D0E2C" w:rsidRDefault="00D7797B" w:rsidP="003D0E2C">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3D0E2C" w:rsidRPr="003D0E2C">
        <w:rPr>
          <w:rFonts w:ascii="Consolas" w:eastAsia="Times New Roman" w:hAnsi="Consolas" w:cs="Courier New"/>
          <w:b/>
          <w:bCs/>
          <w:color w:val="333333"/>
          <w:sz w:val="21"/>
          <w:szCs w:val="21"/>
        </w:rPr>
        <w:t xml:space="preserve"> int expandfromcentre(string&amp;s,int l,int r)</w:t>
      </w:r>
    </w:p>
    <w:p w14:paraId="0C5BBC99"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365EFE98"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if(s.size()&lt;1||left&gt;right)</w:t>
      </w:r>
    </w:p>
    <w:p w14:paraId="7559CBDB"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0;</w:t>
      </w:r>
    </w:p>
    <w:p w14:paraId="10EE8B12"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while(l&gt;=0&amp;&amp;r&lt;s.size()&amp;&amp;s[l]==s[r])</w:t>
      </w:r>
    </w:p>
    <w:p w14:paraId="2A59E46B"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lastRenderedPageBreak/>
        <w:t xml:space="preserve">        {</w:t>
      </w:r>
    </w:p>
    <w:p w14:paraId="559C9D29"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w:t>
      </w:r>
    </w:p>
    <w:p w14:paraId="744601E3"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l--;</w:t>
      </w:r>
    </w:p>
    <w:p w14:paraId="3CC3530F"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2C562803"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r-l-1; </w:t>
      </w:r>
    </w:p>
    <w:p w14:paraId="0049D276"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2B1BA467"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string longestPalindrome(string s) {</w:t>
      </w:r>
    </w:p>
    <w:p w14:paraId="5E7ECB59"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string ans;</w:t>
      </w:r>
    </w:p>
    <w:p w14:paraId="414C0BF2"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len=0;</w:t>
      </w:r>
    </w:p>
    <w:p w14:paraId="1D730AFF"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start=0,end=0;</w:t>
      </w:r>
    </w:p>
    <w:p w14:paraId="6179A86F"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for(int i=0;i&lt;s.size();i++)</w:t>
      </w:r>
    </w:p>
    <w:p w14:paraId="133F9553"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09505351"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len1=expandfromcentre(s,i,i);</w:t>
      </w:r>
    </w:p>
    <w:p w14:paraId="69990CCF"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int len2=expandfromcentre(s,i,i+1);</w:t>
      </w:r>
    </w:p>
    <w:p w14:paraId="2F8D5EDB"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if(len&lt;max(len1,len2))</w:t>
      </w:r>
    </w:p>
    <w:p w14:paraId="5D7CC27C"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163E0177"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len=max(len1,len2);</w:t>
      </w:r>
    </w:p>
    <w:p w14:paraId="63CAF3B7"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start=i-(len-1)/2;</w:t>
      </w:r>
    </w:p>
    <w:p w14:paraId="7BF4AA3D"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7433E28A"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0586B60E" w14:textId="77777777" w:rsidR="003D0E2C" w:rsidRPr="003D0E2C"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return s.substr(start,len);</w:t>
      </w:r>
    </w:p>
    <w:p w14:paraId="6F16E57E" w14:textId="0B0EC16B" w:rsidR="00D7797B" w:rsidRDefault="003D0E2C" w:rsidP="003D0E2C">
      <w:pPr>
        <w:shd w:val="clear" w:color="auto" w:fill="FFFFFF"/>
        <w:spacing w:after="240" w:line="240" w:lineRule="auto"/>
        <w:rPr>
          <w:rFonts w:ascii="Consolas" w:eastAsia="Times New Roman" w:hAnsi="Consolas" w:cs="Courier New"/>
          <w:b/>
          <w:bCs/>
          <w:color w:val="333333"/>
          <w:sz w:val="21"/>
          <w:szCs w:val="21"/>
        </w:rPr>
      </w:pPr>
      <w:r w:rsidRPr="003D0E2C">
        <w:rPr>
          <w:rFonts w:ascii="Consolas" w:eastAsia="Times New Roman" w:hAnsi="Consolas" w:cs="Courier New"/>
          <w:b/>
          <w:bCs/>
          <w:color w:val="333333"/>
          <w:sz w:val="21"/>
          <w:szCs w:val="21"/>
        </w:rPr>
        <w:t xml:space="preserve">    }</w:t>
      </w:r>
    </w:p>
    <w:p w14:paraId="4DAC33CC" w14:textId="68E54CB3" w:rsidR="002D1B75" w:rsidRPr="002D1B75" w:rsidRDefault="002D1B75" w:rsidP="003D0E2C">
      <w:pPr>
        <w:shd w:val="clear" w:color="auto" w:fill="FFFFFF"/>
        <w:spacing w:after="240" w:line="240" w:lineRule="auto"/>
        <w:rPr>
          <w:b/>
          <w:bCs/>
          <w:sz w:val="36"/>
          <w:szCs w:val="36"/>
        </w:rPr>
      </w:pPr>
      <w:r w:rsidRPr="002D1B75">
        <w:rPr>
          <w:b/>
          <w:bCs/>
          <w:sz w:val="36"/>
          <w:szCs w:val="36"/>
          <w:highlight w:val="cyan"/>
        </w:rPr>
        <w:t>Topological Sort</w:t>
      </w:r>
      <w:r w:rsidR="00BC730B">
        <w:rPr>
          <w:b/>
          <w:bCs/>
          <w:sz w:val="36"/>
          <w:szCs w:val="36"/>
        </w:rPr>
        <w:t>(</w:t>
      </w:r>
      <w:r w:rsidR="00BC730B" w:rsidRPr="00BC730B">
        <w:rPr>
          <w:b/>
          <w:bCs/>
          <w:sz w:val="36"/>
          <w:szCs w:val="36"/>
          <w:highlight w:val="red"/>
        </w:rPr>
        <w:t>only for directed acyclic graph[</w:t>
      </w:r>
      <w:r w:rsidR="00AA2C30" w:rsidRPr="00AA2C30">
        <w:rPr>
          <w:b/>
          <w:bCs/>
          <w:color w:val="00B050"/>
          <w:sz w:val="36"/>
          <w:szCs w:val="36"/>
          <w:highlight w:val="yellow"/>
        </w:rPr>
        <w:t>DAG</w:t>
      </w:r>
      <w:r w:rsidR="00BC730B" w:rsidRPr="00BC730B">
        <w:rPr>
          <w:b/>
          <w:bCs/>
          <w:sz w:val="36"/>
          <w:szCs w:val="36"/>
          <w:highlight w:val="red"/>
        </w:rPr>
        <w:t>]</w:t>
      </w:r>
      <w:r w:rsidR="00BC730B">
        <w:rPr>
          <w:b/>
          <w:bCs/>
          <w:sz w:val="36"/>
          <w:szCs w:val="36"/>
        </w:rPr>
        <w:t>)</w:t>
      </w:r>
    </w:p>
    <w:p w14:paraId="501EDDC4" w14:textId="430C28BB" w:rsidR="002D1B75" w:rsidRDefault="002D1B75" w:rsidP="003D0E2C">
      <w:pPr>
        <w:shd w:val="clear" w:color="auto" w:fill="FFFFFF"/>
        <w:spacing w:after="240" w:line="240" w:lineRule="auto"/>
      </w:pPr>
      <w:r>
        <w:t xml:space="preserve"> Topological sort is an ordering of vertices in a directed acyclic graph [DAG] in which each node comes before all nodes to which it has outgoing edges. As an example, consider the course prerequisite structure at universities. A directed edge (v</w:t>
      </w:r>
      <w:r w:rsidR="001271B4">
        <w:t xml:space="preserve"> ,</w:t>
      </w:r>
      <w:r>
        <w:t xml:space="preserve">w) indicates that course v must be completed before course w. Topological ordering for this example is the sequence which does not violate the prerequisite requirement. Every DAG may have one or more topological orderings. Topological sort is not possible if </w:t>
      </w:r>
      <w:r>
        <w:lastRenderedPageBreak/>
        <w:t>the graph has a cycle, since for two vertices v and w on the cycle, v precedes w and w precedes v. Topological sort has an interesting property. All pairs of consecutive vertices in the sorted order are connected by edges; then these edges form a directed Hamiltonian path [refer to Problems Section] in the DAG. If a Hamiltonian path exists, the topological sort order is unique. If a topological sort does not form a Hamiltonian path, DAG can have two or more topological orderings.</w:t>
      </w:r>
    </w:p>
    <w:p w14:paraId="214AB217" w14:textId="31A0EFE7" w:rsidR="00AA1AE7" w:rsidRPr="00AA1AE7" w:rsidRDefault="00AA1AE7" w:rsidP="003D0E2C">
      <w:pPr>
        <w:shd w:val="clear" w:color="auto" w:fill="FFFFFF"/>
        <w:spacing w:after="240" w:line="240" w:lineRule="auto"/>
        <w:rPr>
          <w:color w:val="FF0000"/>
          <w:highlight w:val="cyan"/>
        </w:rPr>
      </w:pPr>
      <w:r w:rsidRPr="00AA1AE7">
        <w:rPr>
          <w:color w:val="FF0000"/>
          <w:highlight w:val="cyan"/>
        </w:rPr>
        <w:t>SIMPLY TOPO SORT MEANS LINEAR ORDERING OF VERTICES SUCH THAT IF THERE IS AN EDGE FROM U TO V</w:t>
      </w:r>
    </w:p>
    <w:p w14:paraId="0620455E" w14:textId="036CBD49" w:rsidR="00AA1AE7" w:rsidRPr="00AA1AE7" w:rsidRDefault="00AA1AE7" w:rsidP="003D0E2C">
      <w:pPr>
        <w:shd w:val="clear" w:color="auto" w:fill="FFFFFF"/>
        <w:spacing w:after="240" w:line="240" w:lineRule="auto"/>
        <w:rPr>
          <w:rFonts w:ascii="Consolas" w:eastAsia="Times New Roman" w:hAnsi="Consolas" w:cs="Courier New"/>
          <w:b/>
          <w:bCs/>
          <w:color w:val="FF0000"/>
          <w:sz w:val="21"/>
          <w:szCs w:val="21"/>
        </w:rPr>
      </w:pPr>
      <w:r w:rsidRPr="00AA1AE7">
        <w:rPr>
          <w:color w:val="FF0000"/>
          <w:highlight w:val="cyan"/>
        </w:rPr>
        <w:t>THEN U HAS TO APPEAR BEFORE V</w:t>
      </w:r>
    </w:p>
    <w:p w14:paraId="43600646" w14:textId="3ECF9F37" w:rsidR="00592691" w:rsidRPr="00592691" w:rsidRDefault="003D0E2C" w:rsidP="00592691">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213)</w:t>
      </w:r>
      <w:r w:rsidR="00592691" w:rsidRPr="00592691">
        <w:rPr>
          <w:rFonts w:ascii="Arial" w:hAnsi="Arial" w:cs="Arial"/>
          <w:color w:val="333333"/>
          <w:sz w:val="27"/>
          <w:szCs w:val="27"/>
        </w:rPr>
        <w:t xml:space="preserve"> Given a Directed Acyclic Graph (DAG) with V vertices and E edges, Find any Topological Sorting of that Graph.</w:t>
      </w:r>
    </w:p>
    <w:p w14:paraId="55DD85A4" w14:textId="77777777" w:rsidR="00592691" w:rsidRPr="00592691" w:rsidRDefault="00592691" w:rsidP="00592691">
      <w:pPr>
        <w:shd w:val="clear" w:color="auto" w:fill="FFFFFF"/>
        <w:spacing w:after="150" w:line="240" w:lineRule="auto"/>
        <w:rPr>
          <w:rFonts w:ascii="Arial" w:eastAsia="Times New Roman" w:hAnsi="Arial" w:cs="Arial"/>
          <w:color w:val="333333"/>
          <w:sz w:val="21"/>
          <w:szCs w:val="21"/>
        </w:rPr>
      </w:pPr>
      <w:r w:rsidRPr="00592691">
        <w:rPr>
          <w:rFonts w:ascii="Arial" w:eastAsia="Times New Roman" w:hAnsi="Arial" w:cs="Arial"/>
          <w:color w:val="333333"/>
          <w:sz w:val="21"/>
          <w:szCs w:val="21"/>
        </w:rPr>
        <w:br/>
      </w:r>
      <w:r w:rsidRPr="00592691">
        <w:rPr>
          <w:rFonts w:ascii="Arial" w:eastAsia="Times New Roman" w:hAnsi="Arial" w:cs="Arial"/>
          <w:b/>
          <w:bCs/>
          <w:color w:val="333333"/>
          <w:sz w:val="27"/>
          <w:szCs w:val="27"/>
        </w:rPr>
        <w:t>Example 1:</w:t>
      </w:r>
    </w:p>
    <w:p w14:paraId="2E5CD918" w14:textId="5A99DD66"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92691">
        <w:rPr>
          <w:rFonts w:ascii="Consolas" w:eastAsia="Times New Roman" w:hAnsi="Consolas" w:cs="Courier New"/>
          <w:b/>
          <w:bCs/>
          <w:color w:val="333333"/>
          <w:sz w:val="27"/>
          <w:szCs w:val="27"/>
        </w:rPr>
        <w:t>Input:</w:t>
      </w:r>
      <w:r w:rsidR="00A306A3" w:rsidRPr="00A306A3">
        <w:rPr>
          <w:rFonts w:ascii="Consolas" w:eastAsia="Times New Roman" w:hAnsi="Consolas" w:cs="Courier New"/>
          <w:b/>
          <w:bCs/>
          <w:noProof/>
          <w:color w:val="333333"/>
          <w:sz w:val="21"/>
          <w:szCs w:val="21"/>
        </w:rPr>
        <w:t xml:space="preserve"> </w:t>
      </w:r>
      <w:r w:rsidR="00A306A3" w:rsidRPr="00592691">
        <w:rPr>
          <w:rFonts w:ascii="Consolas" w:eastAsia="Times New Roman" w:hAnsi="Consolas" w:cs="Courier New"/>
          <w:b/>
          <w:bCs/>
          <w:noProof/>
          <w:color w:val="333333"/>
          <w:sz w:val="21"/>
          <w:szCs w:val="21"/>
        </w:rPr>
        <w:drawing>
          <wp:inline distT="0" distB="0" distL="0" distR="0" wp14:anchorId="75A7C923" wp14:editId="40DC32E9">
            <wp:extent cx="3481070" cy="272732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81070" cy="2727325"/>
                    </a:xfrm>
                    <a:prstGeom prst="rect">
                      <a:avLst/>
                    </a:prstGeom>
                    <a:noFill/>
                    <a:ln>
                      <a:noFill/>
                    </a:ln>
                  </pic:spPr>
                </pic:pic>
              </a:graphicData>
            </a:graphic>
          </wp:inline>
        </w:drawing>
      </w:r>
    </w:p>
    <w:p w14:paraId="3B013281" w14:textId="22347840"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37FB4EF6"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b/>
          <w:bCs/>
          <w:color w:val="333333"/>
          <w:sz w:val="27"/>
          <w:szCs w:val="27"/>
        </w:rPr>
        <w:t>Output:</w:t>
      </w:r>
    </w:p>
    <w:p w14:paraId="3F1113E0"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color w:val="333333"/>
          <w:sz w:val="27"/>
          <w:szCs w:val="27"/>
        </w:rPr>
        <w:t>1</w:t>
      </w:r>
    </w:p>
    <w:p w14:paraId="0D34506B"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b/>
          <w:bCs/>
          <w:color w:val="333333"/>
          <w:sz w:val="27"/>
          <w:szCs w:val="27"/>
        </w:rPr>
        <w:t>Explanation</w:t>
      </w:r>
      <w:r w:rsidRPr="00592691">
        <w:rPr>
          <w:rFonts w:ascii="Consolas" w:eastAsia="Times New Roman" w:hAnsi="Consolas" w:cs="Courier New"/>
          <w:color w:val="333333"/>
          <w:sz w:val="27"/>
          <w:szCs w:val="27"/>
        </w:rPr>
        <w:t>:</w:t>
      </w:r>
    </w:p>
    <w:p w14:paraId="2AFDDCC2"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color w:val="333333"/>
          <w:sz w:val="27"/>
          <w:szCs w:val="27"/>
        </w:rPr>
        <w:t>The output 1 denotes that the order is</w:t>
      </w:r>
    </w:p>
    <w:p w14:paraId="680AC7AE"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color w:val="333333"/>
          <w:sz w:val="27"/>
          <w:szCs w:val="27"/>
        </w:rPr>
        <w:t>valid. So, if you have, implemented</w:t>
      </w:r>
    </w:p>
    <w:p w14:paraId="009B49D0"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color w:val="333333"/>
          <w:sz w:val="27"/>
          <w:szCs w:val="27"/>
        </w:rPr>
        <w:t>your function correctly, then output</w:t>
      </w:r>
    </w:p>
    <w:p w14:paraId="606B5DBE"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92691">
        <w:rPr>
          <w:rFonts w:ascii="Consolas" w:eastAsia="Times New Roman" w:hAnsi="Consolas" w:cs="Courier New"/>
          <w:color w:val="333333"/>
          <w:sz w:val="27"/>
          <w:szCs w:val="27"/>
        </w:rPr>
        <w:t>would be 1 for all test cases.</w:t>
      </w:r>
    </w:p>
    <w:p w14:paraId="11F8302C" w14:textId="77777777" w:rsidR="00592691"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92691">
        <w:rPr>
          <w:rFonts w:ascii="Consolas" w:eastAsia="Times New Roman" w:hAnsi="Consolas" w:cs="Courier New"/>
          <w:color w:val="333333"/>
          <w:sz w:val="27"/>
          <w:szCs w:val="27"/>
        </w:rPr>
        <w:lastRenderedPageBreak/>
        <w:t>One possible Topological order for the</w:t>
      </w:r>
    </w:p>
    <w:p w14:paraId="2EBE4DB2" w14:textId="3F82EDCE" w:rsidR="003D0E2C" w:rsidRPr="00592691" w:rsidRDefault="00592691" w:rsidP="00592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92691">
        <w:rPr>
          <w:rFonts w:ascii="Consolas" w:eastAsia="Times New Roman" w:hAnsi="Consolas" w:cs="Courier New"/>
          <w:color w:val="333333"/>
          <w:sz w:val="27"/>
          <w:szCs w:val="27"/>
        </w:rPr>
        <w:t>graph is 3, 2, 1, 0.</w:t>
      </w:r>
    </w:p>
    <w:p w14:paraId="7212122F" w14:textId="52918302" w:rsidR="00D370C5" w:rsidRDefault="00D370C5" w:rsidP="00592691">
      <w:pPr>
        <w:shd w:val="clear" w:color="auto" w:fill="FFFFFF"/>
        <w:spacing w:after="240" w:line="240" w:lineRule="auto"/>
        <w:rPr>
          <w:rFonts w:ascii="Consolas" w:eastAsia="Times New Roman" w:hAnsi="Consolas" w:cs="Courier New"/>
          <w:b/>
          <w:bCs/>
          <w:color w:val="333333"/>
          <w:sz w:val="21"/>
          <w:szCs w:val="21"/>
        </w:rPr>
      </w:pPr>
      <w:r w:rsidRPr="00D370C5">
        <w:rPr>
          <w:rFonts w:ascii="Consolas" w:eastAsia="Times New Roman" w:hAnsi="Consolas" w:cs="Courier New"/>
          <w:b/>
          <w:bCs/>
          <w:color w:val="333333"/>
          <w:sz w:val="21"/>
          <w:szCs w:val="21"/>
          <w:highlight w:val="cyan"/>
        </w:rPr>
        <w:t>*******USING DFS***********</w:t>
      </w:r>
    </w:p>
    <w:p w14:paraId="4AEC9B5C" w14:textId="7C94C337" w:rsidR="00592691" w:rsidRPr="00592691" w:rsidRDefault="003D0E2C" w:rsidP="00592691">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592691" w:rsidRPr="00592691">
        <w:t xml:space="preserve"> </w:t>
      </w:r>
      <w:r w:rsidR="00592691" w:rsidRPr="00592691">
        <w:rPr>
          <w:rFonts w:ascii="Consolas" w:eastAsia="Times New Roman" w:hAnsi="Consolas" w:cs="Courier New"/>
          <w:b/>
          <w:bCs/>
          <w:color w:val="333333"/>
          <w:sz w:val="21"/>
          <w:szCs w:val="21"/>
        </w:rPr>
        <w:t>void DFS(int node,vector&lt;int&gt;&amp;vis,stack&lt;int&gt;&amp;st,vector&lt;int&gt;adj[])</w:t>
      </w:r>
    </w:p>
    <w:p w14:paraId="7210F555"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w:t>
      </w:r>
    </w:p>
    <w:p w14:paraId="0FA0A0B6"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vis[node]=1;</w:t>
      </w:r>
    </w:p>
    <w:p w14:paraId="20423013"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for(auto it:adj[node])</w:t>
      </w:r>
    </w:p>
    <w:p w14:paraId="263B0718"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418BF46B"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if(!vis[it])</w:t>
      </w:r>
    </w:p>
    <w:p w14:paraId="312C7866"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1213BE7E"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DFS(it,vis,st,adj);</w:t>
      </w:r>
    </w:p>
    <w:p w14:paraId="1A7FAEA9"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vis[it]=1;</w:t>
      </w:r>
    </w:p>
    <w:p w14:paraId="2F5C366E"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7FA0D3CD"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57EA685E"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56B2B297"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st.push(node);</w:t>
      </w:r>
    </w:p>
    <w:p w14:paraId="207A3FE5"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w:t>
      </w:r>
    </w:p>
    <w:p w14:paraId="0CF20365"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vector&lt;int&gt; topoSort(int V, vector&lt;int&gt; adj[]) </w:t>
      </w:r>
    </w:p>
    <w:p w14:paraId="3B78ECF1"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w:t>
      </w:r>
    </w:p>
    <w:p w14:paraId="2926BCAF"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 code here</w:t>
      </w:r>
    </w:p>
    <w:p w14:paraId="4E2144F7"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vector&lt;int&gt;vis(V,0);</w:t>
      </w:r>
    </w:p>
    <w:p w14:paraId="6D5F84D4"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stack&lt;int&gt;st;</w:t>
      </w:r>
    </w:p>
    <w:p w14:paraId="0477B5B3"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for(int i=0;i&lt;V;i++)</w:t>
      </w:r>
    </w:p>
    <w:p w14:paraId="7F825117"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456DE0FB"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if(!vis[i])</w:t>
      </w:r>
    </w:p>
    <w:p w14:paraId="235CE051"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DFS(i,vis,st,adj);</w:t>
      </w:r>
    </w:p>
    <w:p w14:paraId="3D1642D1"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lastRenderedPageBreak/>
        <w:tab/>
        <w:t xml:space="preserve">    }</w:t>
      </w:r>
    </w:p>
    <w:p w14:paraId="1A0E1908"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vector&lt;int&gt;topo;</w:t>
      </w:r>
    </w:p>
    <w:p w14:paraId="29E2F7DD"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while(!st.empty())</w:t>
      </w:r>
    </w:p>
    <w:p w14:paraId="034B965B"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05D3D5F6"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int k=st.top();</w:t>
      </w:r>
    </w:p>
    <w:p w14:paraId="2AC3FAFD"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st.pop();</w:t>
      </w:r>
    </w:p>
    <w:p w14:paraId="3B80845B"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topo.push_back(k);</w:t>
      </w:r>
    </w:p>
    <w:p w14:paraId="4C627A73"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w:t>
      </w:r>
    </w:p>
    <w:p w14:paraId="790078C6" w14:textId="77777777" w:rsidR="00592691" w:rsidRPr="00592691"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 xml:space="preserve">    return topo;</w:t>
      </w:r>
    </w:p>
    <w:p w14:paraId="317E0C40" w14:textId="335BCD87" w:rsidR="003D0E2C" w:rsidRDefault="00592691" w:rsidP="00592691">
      <w:pPr>
        <w:shd w:val="clear" w:color="auto" w:fill="FFFFFF"/>
        <w:spacing w:after="240" w:line="240" w:lineRule="auto"/>
        <w:rPr>
          <w:rFonts w:ascii="Consolas" w:eastAsia="Times New Roman" w:hAnsi="Consolas" w:cs="Courier New"/>
          <w:b/>
          <w:bCs/>
          <w:color w:val="333333"/>
          <w:sz w:val="21"/>
          <w:szCs w:val="21"/>
        </w:rPr>
      </w:pPr>
      <w:r w:rsidRPr="00592691">
        <w:rPr>
          <w:rFonts w:ascii="Consolas" w:eastAsia="Times New Roman" w:hAnsi="Consolas" w:cs="Courier New"/>
          <w:b/>
          <w:bCs/>
          <w:color w:val="333333"/>
          <w:sz w:val="21"/>
          <w:szCs w:val="21"/>
        </w:rPr>
        <w:tab/>
        <w:t>}</w:t>
      </w:r>
    </w:p>
    <w:p w14:paraId="63E890CD" w14:textId="32A8B50D" w:rsidR="00D370C5" w:rsidRDefault="00D370C5" w:rsidP="00592691">
      <w:pPr>
        <w:shd w:val="clear" w:color="auto" w:fill="FFFFFF"/>
        <w:spacing w:after="240" w:line="240" w:lineRule="auto"/>
        <w:rPr>
          <w:rFonts w:ascii="Consolas" w:eastAsia="Times New Roman" w:hAnsi="Consolas" w:cs="Courier New"/>
          <w:b/>
          <w:bCs/>
          <w:color w:val="333333"/>
          <w:sz w:val="21"/>
          <w:szCs w:val="21"/>
        </w:rPr>
      </w:pPr>
      <w:r w:rsidRPr="00D370C5">
        <w:rPr>
          <w:rFonts w:ascii="Consolas" w:eastAsia="Times New Roman" w:hAnsi="Consolas" w:cs="Courier New"/>
          <w:b/>
          <w:bCs/>
          <w:color w:val="333333"/>
          <w:sz w:val="21"/>
          <w:szCs w:val="21"/>
          <w:highlight w:val="cyan"/>
        </w:rPr>
        <w:t>*******************USING BFS(</w:t>
      </w:r>
      <w:r w:rsidRPr="007E1491">
        <w:rPr>
          <w:rFonts w:ascii="Consolas" w:eastAsia="Times New Roman" w:hAnsi="Consolas" w:cs="Courier New"/>
          <w:b/>
          <w:bCs/>
          <w:color w:val="FF0000"/>
          <w:sz w:val="21"/>
          <w:szCs w:val="21"/>
          <w:highlight w:val="cyan"/>
        </w:rPr>
        <w:t>KAHN’S ALGO</w:t>
      </w:r>
      <w:r w:rsidRPr="00D370C5">
        <w:rPr>
          <w:rFonts w:ascii="Consolas" w:eastAsia="Times New Roman" w:hAnsi="Consolas" w:cs="Courier New"/>
          <w:b/>
          <w:bCs/>
          <w:color w:val="333333"/>
          <w:sz w:val="21"/>
          <w:szCs w:val="21"/>
          <w:highlight w:val="cyan"/>
        </w:rPr>
        <w:t>)********</w:t>
      </w:r>
    </w:p>
    <w:p w14:paraId="6F072190" w14:textId="65A2C60B"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7E1491">
        <w:t xml:space="preserve"> </w:t>
      </w:r>
      <w:r w:rsidRPr="007E1491">
        <w:rPr>
          <w:rFonts w:ascii="Consolas" w:eastAsia="Times New Roman" w:hAnsi="Consolas" w:cs="Courier New"/>
          <w:b/>
          <w:bCs/>
          <w:color w:val="333333"/>
          <w:sz w:val="21"/>
          <w:szCs w:val="21"/>
        </w:rPr>
        <w:t xml:space="preserve">vector&lt;int&gt; topoSort(int V, vector&lt;int&gt; adj[]) </w:t>
      </w:r>
    </w:p>
    <w:p w14:paraId="7F9F7FAE"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w:t>
      </w:r>
    </w:p>
    <w:p w14:paraId="24F2257B"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 code here</w:t>
      </w:r>
    </w:p>
    <w:p w14:paraId="7894AF7B"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queue&lt;int&gt;q;</w:t>
      </w:r>
    </w:p>
    <w:p w14:paraId="7B1CECAE"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vector&lt;int&gt;indegree(V,0);</w:t>
      </w:r>
    </w:p>
    <w:p w14:paraId="1FB0B7BD"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for(int i=0;i&lt;V;i++)</w:t>
      </w:r>
    </w:p>
    <w:p w14:paraId="5985901F"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73F6D385"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for(auto it:adj[i])</w:t>
      </w:r>
    </w:p>
    <w:p w14:paraId="5F1D827C"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0A23C1EA"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indegree[it]++;</w:t>
      </w:r>
    </w:p>
    <w:p w14:paraId="18D2F2F2"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6FBEE595"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097A83C3"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for(int i=0;i&lt;V;i++)</w:t>
      </w:r>
    </w:p>
    <w:p w14:paraId="3C1D826B"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53210DA6"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if(indegree[i]==0)</w:t>
      </w:r>
    </w:p>
    <w:p w14:paraId="36157DC9"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q.push(i);</w:t>
      </w:r>
    </w:p>
    <w:p w14:paraId="718751BF"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lastRenderedPageBreak/>
        <w:tab/>
        <w:t xml:space="preserve">    }</w:t>
      </w:r>
    </w:p>
    <w:p w14:paraId="6F580265"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vector&lt;int&gt;topo;</w:t>
      </w:r>
    </w:p>
    <w:p w14:paraId="1E60E031"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while(!q.empty())</w:t>
      </w:r>
    </w:p>
    <w:p w14:paraId="05858940"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6EEF20BB"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int node=q.front();</w:t>
      </w:r>
    </w:p>
    <w:p w14:paraId="66C7A6E2"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q.pop();</w:t>
      </w:r>
    </w:p>
    <w:p w14:paraId="145A1D2C"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topo.push_back(node);</w:t>
      </w:r>
    </w:p>
    <w:p w14:paraId="601DD821"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for(auto it:adj[node])</w:t>
      </w:r>
    </w:p>
    <w:p w14:paraId="73F95E33"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409FC02A"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indegree[it]--;</w:t>
      </w:r>
    </w:p>
    <w:p w14:paraId="4B9BEBFD"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if(indegree[it]==0)</w:t>
      </w:r>
    </w:p>
    <w:p w14:paraId="37B935DB"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q.push(it);</w:t>
      </w:r>
    </w:p>
    <w:p w14:paraId="5753F071"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4A3C0FBE"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w:t>
      </w:r>
    </w:p>
    <w:p w14:paraId="7D34CD0D" w14:textId="77777777" w:rsidR="007E1491" w:rsidRP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 xml:space="preserve">    return topo;</w:t>
      </w:r>
    </w:p>
    <w:p w14:paraId="0D367716" w14:textId="6DAB748A" w:rsidR="007E1491" w:rsidRDefault="007E1491" w:rsidP="007E1491">
      <w:pPr>
        <w:shd w:val="clear" w:color="auto" w:fill="FFFFFF"/>
        <w:spacing w:after="240" w:line="240" w:lineRule="auto"/>
        <w:rPr>
          <w:rFonts w:ascii="Consolas" w:eastAsia="Times New Roman" w:hAnsi="Consolas" w:cs="Courier New"/>
          <w:b/>
          <w:bCs/>
          <w:color w:val="333333"/>
          <w:sz w:val="21"/>
          <w:szCs w:val="21"/>
        </w:rPr>
      </w:pPr>
      <w:r w:rsidRPr="007E1491">
        <w:rPr>
          <w:rFonts w:ascii="Consolas" w:eastAsia="Times New Roman" w:hAnsi="Consolas" w:cs="Courier New"/>
          <w:b/>
          <w:bCs/>
          <w:color w:val="333333"/>
          <w:sz w:val="21"/>
          <w:szCs w:val="21"/>
        </w:rPr>
        <w:tab/>
        <w:t>}</w:t>
      </w:r>
    </w:p>
    <w:p w14:paraId="6C7A9448" w14:textId="59CFBF34" w:rsidR="00F366E4" w:rsidRPr="00F366E4" w:rsidRDefault="00592691" w:rsidP="00F366E4">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214)</w:t>
      </w:r>
      <w:r w:rsidR="00F366E4" w:rsidRPr="00F366E4">
        <w:rPr>
          <w:rFonts w:ascii="Arial" w:hAnsi="Arial" w:cs="Arial"/>
          <w:color w:val="333333"/>
          <w:sz w:val="27"/>
          <w:szCs w:val="27"/>
        </w:rPr>
        <w:t xml:space="preserve"> Given a Directed Graph with </w:t>
      </w:r>
      <w:r w:rsidR="00F366E4" w:rsidRPr="00F366E4">
        <w:rPr>
          <w:rFonts w:ascii="Arial" w:hAnsi="Arial" w:cs="Arial"/>
          <w:b/>
          <w:bCs/>
          <w:color w:val="333333"/>
          <w:sz w:val="27"/>
          <w:szCs w:val="27"/>
        </w:rPr>
        <w:t>V</w:t>
      </w:r>
      <w:r w:rsidR="00F366E4" w:rsidRPr="00F366E4">
        <w:rPr>
          <w:rFonts w:ascii="Arial" w:hAnsi="Arial" w:cs="Arial"/>
          <w:color w:val="333333"/>
          <w:sz w:val="27"/>
          <w:szCs w:val="27"/>
        </w:rPr>
        <w:t> vertices (Numbered from </w:t>
      </w:r>
      <w:r w:rsidR="00F366E4" w:rsidRPr="00F366E4">
        <w:rPr>
          <w:rFonts w:ascii="Arial" w:hAnsi="Arial" w:cs="Arial"/>
          <w:b/>
          <w:bCs/>
          <w:color w:val="333333"/>
          <w:sz w:val="27"/>
          <w:szCs w:val="27"/>
        </w:rPr>
        <w:t>0</w:t>
      </w:r>
      <w:r w:rsidR="00F366E4" w:rsidRPr="00F366E4">
        <w:rPr>
          <w:rFonts w:ascii="Arial" w:hAnsi="Arial" w:cs="Arial"/>
          <w:color w:val="333333"/>
          <w:sz w:val="27"/>
          <w:szCs w:val="27"/>
        </w:rPr>
        <w:t> to </w:t>
      </w:r>
      <w:r w:rsidR="00F366E4" w:rsidRPr="00F366E4">
        <w:rPr>
          <w:rFonts w:ascii="Arial" w:hAnsi="Arial" w:cs="Arial"/>
          <w:b/>
          <w:bCs/>
          <w:color w:val="333333"/>
          <w:sz w:val="27"/>
          <w:szCs w:val="27"/>
        </w:rPr>
        <w:t>V-1</w:t>
      </w:r>
      <w:r w:rsidR="00F366E4" w:rsidRPr="00F366E4">
        <w:rPr>
          <w:rFonts w:ascii="Arial" w:hAnsi="Arial" w:cs="Arial"/>
          <w:color w:val="333333"/>
          <w:sz w:val="27"/>
          <w:szCs w:val="27"/>
        </w:rPr>
        <w:t>) and </w:t>
      </w:r>
      <w:r w:rsidR="00F366E4" w:rsidRPr="00F366E4">
        <w:rPr>
          <w:rFonts w:ascii="Arial" w:hAnsi="Arial" w:cs="Arial"/>
          <w:b/>
          <w:bCs/>
          <w:color w:val="333333"/>
          <w:sz w:val="27"/>
          <w:szCs w:val="27"/>
        </w:rPr>
        <w:t>E</w:t>
      </w:r>
      <w:r w:rsidR="00F366E4" w:rsidRPr="00F366E4">
        <w:rPr>
          <w:rFonts w:ascii="Arial" w:hAnsi="Arial" w:cs="Arial"/>
          <w:color w:val="333333"/>
          <w:sz w:val="27"/>
          <w:szCs w:val="27"/>
        </w:rPr>
        <w:t> edges, check whether it contains any cycle or not.</w:t>
      </w:r>
    </w:p>
    <w:p w14:paraId="35978345" w14:textId="77777777" w:rsidR="00F366E4" w:rsidRPr="00F366E4" w:rsidRDefault="00F366E4" w:rsidP="00F366E4">
      <w:pPr>
        <w:shd w:val="clear" w:color="auto" w:fill="FFFFFF"/>
        <w:spacing w:after="150" w:line="240" w:lineRule="auto"/>
        <w:rPr>
          <w:rFonts w:ascii="Arial" w:eastAsia="Times New Roman" w:hAnsi="Arial" w:cs="Arial"/>
          <w:color w:val="333333"/>
          <w:sz w:val="21"/>
          <w:szCs w:val="21"/>
        </w:rPr>
      </w:pPr>
      <w:r w:rsidRPr="00F366E4">
        <w:rPr>
          <w:rFonts w:ascii="Arial" w:eastAsia="Times New Roman" w:hAnsi="Arial" w:cs="Arial"/>
          <w:color w:val="333333"/>
          <w:sz w:val="21"/>
          <w:szCs w:val="21"/>
        </w:rPr>
        <w:br/>
      </w:r>
      <w:r w:rsidRPr="00F366E4">
        <w:rPr>
          <w:rFonts w:ascii="Arial" w:eastAsia="Times New Roman" w:hAnsi="Arial" w:cs="Arial"/>
          <w:b/>
          <w:bCs/>
          <w:color w:val="333333"/>
          <w:sz w:val="27"/>
          <w:szCs w:val="27"/>
        </w:rPr>
        <w:t>Example 1:</w:t>
      </w:r>
    </w:p>
    <w:p w14:paraId="1093C450" w14:textId="77777777" w:rsidR="00F366E4"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366E4">
        <w:rPr>
          <w:rFonts w:ascii="Consolas" w:eastAsia="Times New Roman" w:hAnsi="Consolas" w:cs="Courier New"/>
          <w:b/>
          <w:bCs/>
          <w:color w:val="333333"/>
          <w:sz w:val="27"/>
          <w:szCs w:val="27"/>
        </w:rPr>
        <w:t>Input:</w:t>
      </w:r>
    </w:p>
    <w:p w14:paraId="0FDEE72A" w14:textId="77777777" w:rsidR="00F366E4"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7556EF46" w14:textId="46049A4F" w:rsidR="00F366E4"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366E4">
        <w:rPr>
          <w:rFonts w:ascii="Consolas" w:eastAsia="Times New Roman" w:hAnsi="Consolas" w:cs="Courier New"/>
          <w:b/>
          <w:bCs/>
          <w:noProof/>
          <w:color w:val="333333"/>
          <w:sz w:val="21"/>
          <w:szCs w:val="21"/>
        </w:rPr>
        <w:lastRenderedPageBreak/>
        <w:drawing>
          <wp:inline distT="0" distB="0" distL="0" distR="0" wp14:anchorId="7D9C33C2" wp14:editId="2C940806">
            <wp:extent cx="2687320" cy="20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7320" cy="2093595"/>
                    </a:xfrm>
                    <a:prstGeom prst="rect">
                      <a:avLst/>
                    </a:prstGeom>
                    <a:noFill/>
                    <a:ln>
                      <a:noFill/>
                    </a:ln>
                  </pic:spPr>
                </pic:pic>
              </a:graphicData>
            </a:graphic>
          </wp:inline>
        </w:drawing>
      </w:r>
    </w:p>
    <w:p w14:paraId="23265967" w14:textId="77777777" w:rsidR="00F366E4"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11407965" w14:textId="77777777" w:rsidR="00F366E4"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F366E4">
        <w:rPr>
          <w:rFonts w:ascii="Consolas" w:eastAsia="Times New Roman" w:hAnsi="Consolas" w:cs="Courier New"/>
          <w:b/>
          <w:bCs/>
          <w:color w:val="333333"/>
          <w:sz w:val="27"/>
          <w:szCs w:val="27"/>
        </w:rPr>
        <w:t>Output:</w:t>
      </w:r>
      <w:r w:rsidRPr="00F366E4">
        <w:rPr>
          <w:rFonts w:ascii="Consolas" w:eastAsia="Times New Roman" w:hAnsi="Consolas" w:cs="Courier New"/>
          <w:color w:val="333333"/>
          <w:sz w:val="27"/>
          <w:szCs w:val="27"/>
        </w:rPr>
        <w:t xml:space="preserve"> 1</w:t>
      </w:r>
    </w:p>
    <w:p w14:paraId="02408A16" w14:textId="43536F92" w:rsidR="00592691" w:rsidRPr="00F366E4" w:rsidRDefault="00F366E4" w:rsidP="00F366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366E4">
        <w:rPr>
          <w:rFonts w:ascii="Consolas" w:eastAsia="Times New Roman" w:hAnsi="Consolas" w:cs="Courier New"/>
          <w:b/>
          <w:bCs/>
          <w:color w:val="333333"/>
          <w:sz w:val="27"/>
          <w:szCs w:val="27"/>
        </w:rPr>
        <w:t>Explanation</w:t>
      </w:r>
      <w:r w:rsidRPr="00F366E4">
        <w:rPr>
          <w:rFonts w:ascii="Consolas" w:eastAsia="Times New Roman" w:hAnsi="Consolas" w:cs="Courier New"/>
          <w:color w:val="333333"/>
          <w:sz w:val="27"/>
          <w:szCs w:val="27"/>
        </w:rPr>
        <w:t>: 3 -&gt; 3 is a cycle</w:t>
      </w:r>
    </w:p>
    <w:p w14:paraId="60FB5100" w14:textId="7A7FAEBA" w:rsidR="008B68C1" w:rsidRDefault="008B68C1" w:rsidP="00F366E4">
      <w:pPr>
        <w:shd w:val="clear" w:color="auto" w:fill="FFFFFF"/>
        <w:spacing w:after="240" w:line="240" w:lineRule="auto"/>
        <w:rPr>
          <w:rFonts w:ascii="Consolas" w:eastAsia="Times New Roman" w:hAnsi="Consolas" w:cs="Courier New"/>
          <w:b/>
          <w:bCs/>
          <w:color w:val="333333"/>
          <w:sz w:val="21"/>
          <w:szCs w:val="21"/>
        </w:rPr>
      </w:pPr>
      <w:r w:rsidRPr="008B68C1">
        <w:rPr>
          <w:rFonts w:ascii="Consolas" w:eastAsia="Times New Roman" w:hAnsi="Consolas" w:cs="Courier New"/>
          <w:b/>
          <w:bCs/>
          <w:color w:val="333333"/>
          <w:sz w:val="21"/>
          <w:szCs w:val="21"/>
          <w:highlight w:val="cyan"/>
        </w:rPr>
        <w:t>***********USING BFS(</w:t>
      </w:r>
      <w:r w:rsidRPr="008B68C1">
        <w:rPr>
          <w:rFonts w:ascii="Consolas" w:eastAsia="Times New Roman" w:hAnsi="Consolas" w:cs="Courier New"/>
          <w:b/>
          <w:bCs/>
          <w:color w:val="FF0000"/>
          <w:sz w:val="21"/>
          <w:szCs w:val="21"/>
          <w:highlight w:val="cyan"/>
        </w:rPr>
        <w:t>KAHN’S ALGO</w:t>
      </w:r>
      <w:r w:rsidRPr="008B68C1">
        <w:rPr>
          <w:rFonts w:ascii="Consolas" w:eastAsia="Times New Roman" w:hAnsi="Consolas" w:cs="Courier New"/>
          <w:b/>
          <w:bCs/>
          <w:color w:val="333333"/>
          <w:sz w:val="21"/>
          <w:szCs w:val="21"/>
          <w:highlight w:val="cyan"/>
        </w:rPr>
        <w:t>)***************</w:t>
      </w:r>
    </w:p>
    <w:p w14:paraId="60E7DBF4" w14:textId="0DADD61A" w:rsidR="00F366E4" w:rsidRPr="00F366E4" w:rsidRDefault="00592691" w:rsidP="00F366E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F366E4" w:rsidRPr="00F366E4">
        <w:t xml:space="preserve"> </w:t>
      </w:r>
      <w:r w:rsidR="00F366E4" w:rsidRPr="00F366E4">
        <w:rPr>
          <w:rFonts w:ascii="Consolas" w:eastAsia="Times New Roman" w:hAnsi="Consolas" w:cs="Courier New"/>
          <w:b/>
          <w:bCs/>
          <w:color w:val="333333"/>
          <w:sz w:val="21"/>
          <w:szCs w:val="21"/>
        </w:rPr>
        <w:t>bool isCyclic(int V, vector&lt;int&gt; adj[]) {</w:t>
      </w:r>
    </w:p>
    <w:p w14:paraId="39EE1B59"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 code here</w:t>
      </w:r>
    </w:p>
    <w:p w14:paraId="7E9BFAE6"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queue&lt;int&gt;q;</w:t>
      </w:r>
    </w:p>
    <w:p w14:paraId="40F53407"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vector&lt;int&gt;indegree(V,0);</w:t>
      </w:r>
    </w:p>
    <w:p w14:paraId="19D9CEBB"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for(int i=0;i&lt;V;i++)</w:t>
      </w:r>
    </w:p>
    <w:p w14:paraId="53DC9BC6"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5150CB7A"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for(auto it:adj[i])</w:t>
      </w:r>
    </w:p>
    <w:p w14:paraId="239AEB47"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0940C21C"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indegree[it]++;</w:t>
      </w:r>
    </w:p>
    <w:p w14:paraId="1463724F"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4624F4C6"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12CF32FD"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for(int i=0;i&lt;V;i++)</w:t>
      </w:r>
    </w:p>
    <w:p w14:paraId="31E3CC55"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0B22AA1B"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if(indegree[i]==0)</w:t>
      </w:r>
    </w:p>
    <w:p w14:paraId="4BE47D63"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q.push(i);</w:t>
      </w:r>
    </w:p>
    <w:p w14:paraId="17AB25EB"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1BDA71E1"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lastRenderedPageBreak/>
        <w:t xml:space="preserve">        int cnt=0;</w:t>
      </w:r>
    </w:p>
    <w:p w14:paraId="264F7F7C"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while(!q.empty())</w:t>
      </w:r>
    </w:p>
    <w:p w14:paraId="52DA7B1B"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22B1AA74"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int node=q.front();</w:t>
      </w:r>
    </w:p>
    <w:p w14:paraId="14E4F058"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q.pop();</w:t>
      </w:r>
    </w:p>
    <w:p w14:paraId="2DE52F65"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cnt++;</w:t>
      </w:r>
    </w:p>
    <w:p w14:paraId="4C57FDD9"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for(auto it:adj[node])</w:t>
      </w:r>
    </w:p>
    <w:p w14:paraId="66B24499"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5FFE8875"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indegree[it]--;</w:t>
      </w:r>
    </w:p>
    <w:p w14:paraId="42C5D967"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if(indegree[it]==0)</w:t>
      </w:r>
    </w:p>
    <w:p w14:paraId="3B3229A6"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q.push(it);</w:t>
      </w:r>
    </w:p>
    <w:p w14:paraId="0E7487FF"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2791E814"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238101B6"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if(cnt==V)</w:t>
      </w:r>
    </w:p>
    <w:p w14:paraId="272B70AB"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return 0;</w:t>
      </w:r>
    </w:p>
    <w:p w14:paraId="488E29E3" w14:textId="77777777" w:rsidR="00F366E4" w:rsidRP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return 1;</w:t>
      </w:r>
    </w:p>
    <w:p w14:paraId="59B24FD1" w14:textId="6C31ED33" w:rsidR="00592691" w:rsidRDefault="00F366E4" w:rsidP="00F366E4">
      <w:pPr>
        <w:shd w:val="clear" w:color="auto" w:fill="FFFFFF"/>
        <w:spacing w:after="240" w:line="240" w:lineRule="auto"/>
        <w:rPr>
          <w:rFonts w:ascii="Consolas" w:eastAsia="Times New Roman" w:hAnsi="Consolas" w:cs="Courier New"/>
          <w:b/>
          <w:bCs/>
          <w:color w:val="333333"/>
          <w:sz w:val="21"/>
          <w:szCs w:val="21"/>
        </w:rPr>
      </w:pPr>
      <w:r w:rsidRPr="00F366E4">
        <w:rPr>
          <w:rFonts w:ascii="Consolas" w:eastAsia="Times New Roman" w:hAnsi="Consolas" w:cs="Courier New"/>
          <w:b/>
          <w:bCs/>
          <w:color w:val="333333"/>
          <w:sz w:val="21"/>
          <w:szCs w:val="21"/>
        </w:rPr>
        <w:t xml:space="preserve">    }</w:t>
      </w:r>
    </w:p>
    <w:p w14:paraId="5265B33D" w14:textId="1A6F61CA" w:rsidR="00F366E4" w:rsidRDefault="00F366E4" w:rsidP="00F366E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215)</w:t>
      </w:r>
      <w:r w:rsidR="00833323">
        <w:rPr>
          <w:rFonts w:ascii="Consolas" w:eastAsia="Times New Roman" w:hAnsi="Consolas" w:cs="Courier New"/>
          <w:b/>
          <w:bCs/>
          <w:color w:val="333333"/>
          <w:sz w:val="21"/>
          <w:szCs w:val="21"/>
        </w:rPr>
        <w:t>shortest distance from given source to any of the other node</w:t>
      </w:r>
      <w:r w:rsidR="0085175A">
        <w:rPr>
          <w:rFonts w:ascii="Consolas" w:eastAsia="Times New Roman" w:hAnsi="Consolas" w:cs="Courier New"/>
          <w:b/>
          <w:bCs/>
          <w:color w:val="333333"/>
          <w:sz w:val="21"/>
          <w:szCs w:val="21"/>
        </w:rPr>
        <w:t xml:space="preserve"> having no weigths on edges(so assume it as unit weight[1])</w:t>
      </w:r>
      <w:r w:rsidR="00833323">
        <w:rPr>
          <w:rFonts w:ascii="Consolas" w:eastAsia="Times New Roman" w:hAnsi="Consolas" w:cs="Courier New"/>
          <w:b/>
          <w:bCs/>
          <w:color w:val="333333"/>
          <w:sz w:val="21"/>
          <w:szCs w:val="21"/>
        </w:rPr>
        <w:t>.</w:t>
      </w:r>
    </w:p>
    <w:p w14:paraId="3E073363" w14:textId="50708DDD" w:rsidR="00905ACC" w:rsidRPr="00905ACC" w:rsidRDefault="00905ACC" w:rsidP="00F366E4">
      <w:pPr>
        <w:shd w:val="clear" w:color="auto" w:fill="FFFFFF"/>
        <w:spacing w:after="240" w:line="240" w:lineRule="auto"/>
        <w:rPr>
          <w:rFonts w:ascii="Consolas" w:eastAsia="Times New Roman" w:hAnsi="Consolas" w:cs="Courier New"/>
          <w:b/>
          <w:bCs/>
          <w:color w:val="FF0000"/>
          <w:sz w:val="21"/>
          <w:szCs w:val="21"/>
        </w:rPr>
      </w:pPr>
      <w:r w:rsidRPr="00503E8E">
        <w:rPr>
          <w:rFonts w:ascii="Consolas" w:eastAsia="Times New Roman" w:hAnsi="Consolas" w:cs="Courier New"/>
          <w:b/>
          <w:bCs/>
          <w:color w:val="FF0000"/>
          <w:sz w:val="21"/>
          <w:szCs w:val="21"/>
          <w:highlight w:val="cyan"/>
        </w:rPr>
        <w:t>Shortest path in unweighted graph(Acyclic)</w:t>
      </w:r>
      <w:r w:rsidRPr="00905ACC">
        <w:rPr>
          <w:rFonts w:ascii="Consolas" w:eastAsia="Times New Roman" w:hAnsi="Consolas" w:cs="Courier New"/>
          <w:b/>
          <w:bCs/>
          <w:color w:val="FF0000"/>
          <w:sz w:val="21"/>
          <w:szCs w:val="21"/>
        </w:rPr>
        <w:t xml:space="preserve"> </w:t>
      </w:r>
    </w:p>
    <w:p w14:paraId="087F84D1" w14:textId="63FF960F"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833323">
        <w:t xml:space="preserve"> </w:t>
      </w:r>
      <w:r w:rsidRPr="00833323">
        <w:rPr>
          <w:rFonts w:ascii="Consolas" w:eastAsia="Times New Roman" w:hAnsi="Consolas" w:cs="Courier New"/>
          <w:b/>
          <w:bCs/>
          <w:color w:val="333333"/>
          <w:sz w:val="21"/>
          <w:szCs w:val="21"/>
        </w:rPr>
        <w:t>void bfs(vector&lt;int&gt;adj[],int V,int src)</w:t>
      </w:r>
    </w:p>
    <w:p w14:paraId="1F170BB0"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w:t>
      </w:r>
    </w:p>
    <w:p w14:paraId="52281689"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vector&lt;int&gt;dis(V,INT_MAX);</w:t>
      </w:r>
    </w:p>
    <w:p w14:paraId="66F55711"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queue&lt;int&gt;q;</w:t>
      </w:r>
    </w:p>
    <w:p w14:paraId="6D1A0416"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dis[src]=0;</w:t>
      </w:r>
    </w:p>
    <w:p w14:paraId="1A1BA2D3"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q.push(src);</w:t>
      </w:r>
    </w:p>
    <w:p w14:paraId="3142429C"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while(!q.empty())</w:t>
      </w:r>
    </w:p>
    <w:p w14:paraId="560218DD"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lastRenderedPageBreak/>
        <w:t xml:space="preserve">    {</w:t>
      </w:r>
    </w:p>
    <w:p w14:paraId="2980A6FC"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int node=q.front();</w:t>
      </w:r>
    </w:p>
    <w:p w14:paraId="4792DD13"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q.pop();</w:t>
      </w:r>
    </w:p>
    <w:p w14:paraId="6837FF56"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for(auto it:adj[node])</w:t>
      </w:r>
    </w:p>
    <w:p w14:paraId="474B737D"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w:t>
      </w:r>
    </w:p>
    <w:p w14:paraId="1FDAA00C" w14:textId="40D056E8" w:rsidR="00833323" w:rsidRDefault="00833323" w:rsidP="00BB4D3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w:t>
      </w:r>
      <w:r w:rsidR="008A0F3F">
        <w:rPr>
          <w:rFonts w:ascii="Consolas" w:eastAsia="Times New Roman" w:hAnsi="Consolas" w:cs="Courier New"/>
          <w:b/>
          <w:bCs/>
          <w:color w:val="333333"/>
          <w:sz w:val="21"/>
          <w:szCs w:val="21"/>
        </w:rPr>
        <w:t>If(dis[it]&lt;dis[node]+1;</w:t>
      </w:r>
    </w:p>
    <w:p w14:paraId="13A2E9E9" w14:textId="2264BF5B" w:rsidR="008A0F3F" w:rsidRDefault="008A0F3F" w:rsidP="00BB4D33">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 xml:space="preserve">            {</w:t>
      </w:r>
    </w:p>
    <w:p w14:paraId="0E0DBF4F" w14:textId="76132C16" w:rsidR="008A0F3F" w:rsidRPr="00833323" w:rsidRDefault="008A0F3F" w:rsidP="00BB4D33">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 xml:space="preserve">            dis[it]=dis[node]+1;</w:t>
      </w:r>
    </w:p>
    <w:p w14:paraId="213AA887" w14:textId="456606D3" w:rsid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q.push(it);</w:t>
      </w:r>
    </w:p>
    <w:p w14:paraId="7620B087" w14:textId="25DCCB01" w:rsidR="008A0F3F" w:rsidRPr="00833323" w:rsidRDefault="008A0F3F" w:rsidP="00833323">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 xml:space="preserve">            }</w:t>
      </w:r>
    </w:p>
    <w:p w14:paraId="62601769"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w:t>
      </w:r>
    </w:p>
    <w:p w14:paraId="1B6F0537"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w:t>
      </w:r>
    </w:p>
    <w:p w14:paraId="0D27E24E"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for(int i=0;i&lt;V;i++)</w:t>
      </w:r>
    </w:p>
    <w:p w14:paraId="4E217D36" w14:textId="77777777" w:rsidR="00833323" w:rsidRP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 xml:space="preserve">    cout&lt;&lt;dis[i]&lt;&lt;" ";</w:t>
      </w:r>
    </w:p>
    <w:p w14:paraId="40B2123A" w14:textId="5F2CAF1D" w:rsidR="00833323" w:rsidRDefault="00833323" w:rsidP="00833323">
      <w:pPr>
        <w:shd w:val="clear" w:color="auto" w:fill="FFFFFF"/>
        <w:spacing w:after="240" w:line="240" w:lineRule="auto"/>
        <w:rPr>
          <w:rFonts w:ascii="Consolas" w:eastAsia="Times New Roman" w:hAnsi="Consolas" w:cs="Courier New"/>
          <w:b/>
          <w:bCs/>
          <w:color w:val="333333"/>
          <w:sz w:val="21"/>
          <w:szCs w:val="21"/>
        </w:rPr>
      </w:pPr>
      <w:r w:rsidRPr="00833323">
        <w:rPr>
          <w:rFonts w:ascii="Consolas" w:eastAsia="Times New Roman" w:hAnsi="Consolas" w:cs="Courier New"/>
          <w:b/>
          <w:bCs/>
          <w:color w:val="333333"/>
          <w:sz w:val="21"/>
          <w:szCs w:val="21"/>
        </w:rPr>
        <w:t>}</w:t>
      </w:r>
    </w:p>
    <w:p w14:paraId="0A32DA41" w14:textId="601ABD4A" w:rsidR="00440662" w:rsidRPr="00440662" w:rsidRDefault="00833323" w:rsidP="00440662">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216)</w:t>
      </w:r>
      <w:r w:rsidR="00440662" w:rsidRPr="00440662">
        <w:rPr>
          <w:rFonts w:ascii="Arial" w:hAnsi="Arial" w:cs="Arial"/>
          <w:color w:val="333333"/>
          <w:sz w:val="27"/>
          <w:szCs w:val="27"/>
        </w:rPr>
        <w:t xml:space="preserve"> Consider a directed graph whose vertices are numbered from 1 to n. There is an edge from a vertex i to a vertex j iff either j = i + 1 or j = 3 * i. The task is to find the minimum number of edges in a path in G from vertex 1 to vertex n.</w:t>
      </w:r>
    </w:p>
    <w:p w14:paraId="5BEBB632" w14:textId="77777777" w:rsidR="00440662" w:rsidRPr="00440662" w:rsidRDefault="00440662" w:rsidP="00440662">
      <w:pPr>
        <w:shd w:val="clear" w:color="auto" w:fill="FFFFFF"/>
        <w:spacing w:after="150" w:line="240" w:lineRule="auto"/>
        <w:rPr>
          <w:rFonts w:ascii="Arial" w:eastAsia="Times New Roman" w:hAnsi="Arial" w:cs="Arial"/>
          <w:color w:val="333333"/>
          <w:sz w:val="21"/>
          <w:szCs w:val="21"/>
        </w:rPr>
      </w:pPr>
      <w:r w:rsidRPr="00440662">
        <w:rPr>
          <w:rFonts w:ascii="Arial" w:eastAsia="Times New Roman" w:hAnsi="Arial" w:cs="Arial"/>
          <w:color w:val="333333"/>
          <w:sz w:val="21"/>
          <w:szCs w:val="21"/>
        </w:rPr>
        <w:br/>
      </w:r>
      <w:r w:rsidRPr="00440662">
        <w:rPr>
          <w:rFonts w:ascii="Arial" w:eastAsia="Times New Roman" w:hAnsi="Arial" w:cs="Arial"/>
          <w:b/>
          <w:bCs/>
          <w:color w:val="333333"/>
          <w:sz w:val="27"/>
          <w:szCs w:val="27"/>
        </w:rPr>
        <w:t>Example 1:</w:t>
      </w:r>
    </w:p>
    <w:p w14:paraId="7CB97A0C"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440662">
        <w:rPr>
          <w:rFonts w:ascii="Consolas" w:eastAsia="Times New Roman" w:hAnsi="Consolas" w:cs="Courier New"/>
          <w:b/>
          <w:bCs/>
          <w:color w:val="333333"/>
          <w:sz w:val="27"/>
          <w:szCs w:val="27"/>
        </w:rPr>
        <w:t>Input:</w:t>
      </w:r>
    </w:p>
    <w:p w14:paraId="728C0F0C"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40662">
        <w:rPr>
          <w:rFonts w:ascii="Consolas" w:eastAsia="Times New Roman" w:hAnsi="Consolas" w:cs="Courier New"/>
          <w:color w:val="333333"/>
          <w:sz w:val="27"/>
          <w:szCs w:val="27"/>
        </w:rPr>
        <w:t>N = 9</w:t>
      </w:r>
    </w:p>
    <w:p w14:paraId="022A46C2"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40662">
        <w:rPr>
          <w:rFonts w:ascii="Consolas" w:eastAsia="Times New Roman" w:hAnsi="Consolas" w:cs="Courier New"/>
          <w:b/>
          <w:bCs/>
          <w:color w:val="333333"/>
          <w:sz w:val="27"/>
          <w:szCs w:val="27"/>
        </w:rPr>
        <w:t>Output:</w:t>
      </w:r>
    </w:p>
    <w:p w14:paraId="2AE93CA5"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40662">
        <w:rPr>
          <w:rFonts w:ascii="Consolas" w:eastAsia="Times New Roman" w:hAnsi="Consolas" w:cs="Courier New"/>
          <w:color w:val="333333"/>
          <w:sz w:val="27"/>
          <w:szCs w:val="27"/>
        </w:rPr>
        <w:t>2</w:t>
      </w:r>
    </w:p>
    <w:p w14:paraId="50C85A50"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40662">
        <w:rPr>
          <w:rFonts w:ascii="Consolas" w:eastAsia="Times New Roman" w:hAnsi="Consolas" w:cs="Courier New"/>
          <w:b/>
          <w:bCs/>
          <w:color w:val="333333"/>
          <w:sz w:val="27"/>
          <w:szCs w:val="27"/>
        </w:rPr>
        <w:t>Explanation</w:t>
      </w:r>
      <w:r w:rsidRPr="00440662">
        <w:rPr>
          <w:rFonts w:ascii="Consolas" w:eastAsia="Times New Roman" w:hAnsi="Consolas" w:cs="Courier New"/>
          <w:color w:val="333333"/>
          <w:sz w:val="27"/>
          <w:szCs w:val="27"/>
        </w:rPr>
        <w:t>:</w:t>
      </w:r>
    </w:p>
    <w:p w14:paraId="313D8DC6" w14:textId="77777777" w:rsidR="00440662"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440662">
        <w:rPr>
          <w:rFonts w:ascii="Consolas" w:eastAsia="Times New Roman" w:hAnsi="Consolas" w:cs="Courier New"/>
          <w:color w:val="333333"/>
          <w:sz w:val="27"/>
          <w:szCs w:val="27"/>
        </w:rPr>
        <w:t>9 -&gt; 3 -&gt; 1, so</w:t>
      </w:r>
    </w:p>
    <w:p w14:paraId="5046DA6E" w14:textId="3671044A" w:rsidR="00833323" w:rsidRPr="00440662" w:rsidRDefault="00440662" w:rsidP="004406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440662">
        <w:rPr>
          <w:rFonts w:ascii="Consolas" w:eastAsia="Times New Roman" w:hAnsi="Consolas" w:cs="Courier New"/>
          <w:color w:val="333333"/>
          <w:sz w:val="27"/>
          <w:szCs w:val="27"/>
        </w:rPr>
        <w:t xml:space="preserve">number of steps are 2. </w:t>
      </w:r>
    </w:p>
    <w:p w14:paraId="31D10056" w14:textId="670182E8" w:rsidR="00440662" w:rsidRPr="00440662" w:rsidRDefault="00F366E4" w:rsidP="00440662">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lastRenderedPageBreak/>
        <w:t>:</w:t>
      </w:r>
      <w:r w:rsidR="00440662" w:rsidRPr="00440662">
        <w:t xml:space="preserve"> </w:t>
      </w:r>
      <w:r w:rsidR="00440662" w:rsidRPr="00440662">
        <w:rPr>
          <w:rFonts w:ascii="Consolas" w:eastAsia="Times New Roman" w:hAnsi="Consolas" w:cs="Courier New"/>
          <w:b/>
          <w:bCs/>
          <w:color w:val="333333"/>
          <w:sz w:val="21"/>
          <w:szCs w:val="21"/>
        </w:rPr>
        <w:t>int minimumStep(int n){</w:t>
      </w:r>
    </w:p>
    <w:p w14:paraId="3A06AA46"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//complete the function here</w:t>
      </w:r>
    </w:p>
    <w:p w14:paraId="2CBF20C3"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int count = 0;</w:t>
      </w:r>
    </w:p>
    <w:p w14:paraId="3B58B0CE"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while(n&gt;1){</w:t>
      </w:r>
    </w:p>
    <w:p w14:paraId="5483B21D"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if(n%3==0){</w:t>
      </w:r>
    </w:p>
    <w:p w14:paraId="5B54F639"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n/=3;</w:t>
      </w:r>
    </w:p>
    <w:p w14:paraId="6576D3ED"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}else{</w:t>
      </w:r>
    </w:p>
    <w:p w14:paraId="1AAD2888"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n--;</w:t>
      </w:r>
    </w:p>
    <w:p w14:paraId="7FF89F6D"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}count++;</w:t>
      </w:r>
    </w:p>
    <w:p w14:paraId="00091761" w14:textId="77777777" w:rsidR="00440662" w:rsidRP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}return count;</w:t>
      </w:r>
    </w:p>
    <w:p w14:paraId="711EACC9" w14:textId="4007F98A" w:rsidR="00F366E4" w:rsidRDefault="00440662" w:rsidP="00440662">
      <w:pPr>
        <w:shd w:val="clear" w:color="auto" w:fill="FFFFFF"/>
        <w:spacing w:after="240" w:line="240" w:lineRule="auto"/>
        <w:rPr>
          <w:rFonts w:ascii="Consolas" w:eastAsia="Times New Roman" w:hAnsi="Consolas" w:cs="Courier New"/>
          <w:b/>
          <w:bCs/>
          <w:color w:val="333333"/>
          <w:sz w:val="21"/>
          <w:szCs w:val="21"/>
        </w:rPr>
      </w:pPr>
      <w:r w:rsidRPr="00440662">
        <w:rPr>
          <w:rFonts w:ascii="Consolas" w:eastAsia="Times New Roman" w:hAnsi="Consolas" w:cs="Courier New"/>
          <w:b/>
          <w:bCs/>
          <w:color w:val="333333"/>
          <w:sz w:val="21"/>
          <w:szCs w:val="21"/>
        </w:rPr>
        <w:t xml:space="preserve">    }</w:t>
      </w:r>
    </w:p>
    <w:p w14:paraId="0CFCF542" w14:textId="34041E6B" w:rsidR="00440662" w:rsidRDefault="00440662" w:rsidP="00440662">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217)</w:t>
      </w:r>
      <w:r w:rsidR="00EB409C">
        <w:rPr>
          <w:rFonts w:ascii="Consolas" w:eastAsia="Times New Roman" w:hAnsi="Consolas" w:cs="Courier New"/>
          <w:b/>
          <w:bCs/>
          <w:color w:val="333333"/>
          <w:sz w:val="21"/>
          <w:szCs w:val="21"/>
        </w:rPr>
        <w:t>Cycle in DAG(</w:t>
      </w:r>
      <w:r w:rsidR="00EB409C" w:rsidRPr="0086629B">
        <w:rPr>
          <w:rFonts w:ascii="Consolas" w:eastAsia="Times New Roman" w:hAnsi="Consolas" w:cs="Courier New"/>
          <w:b/>
          <w:bCs/>
          <w:color w:val="FF0000"/>
          <w:sz w:val="21"/>
          <w:szCs w:val="21"/>
          <w:highlight w:val="cyan"/>
        </w:rPr>
        <w:t>USING TOPO SORT</w:t>
      </w:r>
      <w:r w:rsidR="00EB409C">
        <w:rPr>
          <w:rFonts w:ascii="Consolas" w:eastAsia="Times New Roman" w:hAnsi="Consolas" w:cs="Courier New"/>
          <w:b/>
          <w:bCs/>
          <w:color w:val="333333"/>
          <w:sz w:val="21"/>
          <w:szCs w:val="21"/>
        </w:rPr>
        <w:t>)</w:t>
      </w:r>
    </w:p>
    <w:p w14:paraId="19C15124"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#include&lt;bits/stdc++.h&gt;</w:t>
      </w:r>
    </w:p>
    <w:p w14:paraId="28528CAC"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using namespace std;</w:t>
      </w:r>
    </w:p>
    <w:p w14:paraId="01EB7DFA"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void toposort(int node,stack&lt;int&gt;&amp;st,vector&lt;pair&lt;int,int&gt;&gt;adj[],vector&lt;int&gt;&amp;vis)</w:t>
      </w:r>
    </w:p>
    <w:p w14:paraId="424C8AFB"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0D7C8AA4"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vis[node]=1;</w:t>
      </w:r>
    </w:p>
    <w:p w14:paraId="7DDF7CAE"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for(auto it:adj[node])</w:t>
      </w:r>
    </w:p>
    <w:p w14:paraId="01BF2DE1"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1E4FBE39"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if(!vis[it.first])</w:t>
      </w:r>
    </w:p>
    <w:p w14:paraId="74414DFF"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085A36D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toposort(it.first,st,adj,vis);</w:t>
      </w:r>
    </w:p>
    <w:p w14:paraId="07F570C1"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vis[it.first]=1;</w:t>
      </w:r>
    </w:p>
    <w:p w14:paraId="6DF34F83"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2A3E45A9"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32031B9E"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st.push(node);</w:t>
      </w:r>
    </w:p>
    <w:p w14:paraId="3C475138"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17039C8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lastRenderedPageBreak/>
        <w:t>void shortestpath(int src,int n,vector&lt;pair&lt;int,int&gt;&gt;adj[])</w:t>
      </w:r>
    </w:p>
    <w:p w14:paraId="00979519"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523F9535"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vector&lt;int&gt;vis(n,0);</w:t>
      </w:r>
    </w:p>
    <w:p w14:paraId="6C4BE3C6"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stack&lt;int&gt;st;</w:t>
      </w:r>
    </w:p>
    <w:p w14:paraId="366E2036"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for(int i=0;i&lt;n;i++)</w:t>
      </w:r>
    </w:p>
    <w:p w14:paraId="39D68611"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75E21AD5"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if(!vis[i])</w:t>
      </w:r>
    </w:p>
    <w:p w14:paraId="7E2C435A"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0320DC25"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toposort(i,st,adj,vis);</w:t>
      </w:r>
    </w:p>
    <w:p w14:paraId="1EAA2214"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7FEA1A4D"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5300064A"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vector&lt;int&gt;dis(n,INT_MAX);</w:t>
      </w:r>
    </w:p>
    <w:p w14:paraId="42FE2AB6"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dis[src]=0;</w:t>
      </w:r>
    </w:p>
    <w:p w14:paraId="2BB95C3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while(!st.empty())</w:t>
      </w:r>
    </w:p>
    <w:p w14:paraId="01126FA3"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3B517DA8"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int node=st.top();</w:t>
      </w:r>
    </w:p>
    <w:p w14:paraId="404E6DC6"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st.pop();</w:t>
      </w:r>
    </w:p>
    <w:p w14:paraId="1BD61EC5"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if(dis[node]!=INT_MAX)</w:t>
      </w:r>
    </w:p>
    <w:p w14:paraId="00673D3E"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13A5268D"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for(auto it:adj[node])</w:t>
      </w:r>
    </w:p>
    <w:p w14:paraId="41C4BD73"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33A4BEE6"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dis[it.first]=min(it.first,dis[node]+it.second);</w:t>
      </w:r>
    </w:p>
    <w:p w14:paraId="523C4C9A"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6E53A1FC"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197A2BEC"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7EF3BB72"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for(int i=0;i&lt;n;i++)</w:t>
      </w:r>
    </w:p>
    <w:p w14:paraId="676B05E3"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0FCDD0E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lastRenderedPageBreak/>
        <w:t xml:space="preserve">        dis[i]==INT_MAX?cout&lt;&lt;"inf"&lt;&lt;" ":cout&lt;&lt;dis[i]&lt;&lt;" ";</w:t>
      </w:r>
    </w:p>
    <w:p w14:paraId="65D2DB11"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652B1622"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40FCF2F7"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int main()</w:t>
      </w:r>
    </w:p>
    <w:p w14:paraId="4301B4B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337D9E4D"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int n,m;</w:t>
      </w:r>
    </w:p>
    <w:p w14:paraId="752ECC0E"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cin&gt;&gt;n&gt;&gt;m;</w:t>
      </w:r>
    </w:p>
    <w:p w14:paraId="1F573E5B"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vector&lt;pair&lt;int,int&gt;&gt;adj[n];</w:t>
      </w:r>
    </w:p>
    <w:p w14:paraId="70FFF9E7"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for(int i=0;i&lt;n;i++)</w:t>
      </w:r>
    </w:p>
    <w:p w14:paraId="272312BF"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0792FEBC"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int u,v,wt;</w:t>
      </w:r>
    </w:p>
    <w:p w14:paraId="2D432181"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cin&gt;&gt;u&gt;&gt;v&gt;&gt;wt;</w:t>
      </w:r>
    </w:p>
    <w:p w14:paraId="036915FA"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adj[u].push_back({v,wt});</w:t>
      </w:r>
    </w:p>
    <w:p w14:paraId="717CCF90"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w:t>
      </w:r>
    </w:p>
    <w:p w14:paraId="5C33CCE9"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shortestpath(0,n,adj);</w:t>
      </w:r>
    </w:p>
    <w:p w14:paraId="4A48DB63" w14:textId="77777777" w:rsidR="00BD75D4" w:rsidRP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 xml:space="preserve">    return 0;</w:t>
      </w:r>
    </w:p>
    <w:p w14:paraId="2EE9303C" w14:textId="77777777" w:rsidR="00BD75D4" w:rsidRDefault="00BD75D4" w:rsidP="00BD75D4">
      <w:pPr>
        <w:shd w:val="clear" w:color="auto" w:fill="FFFFFF"/>
        <w:spacing w:after="240" w:line="240" w:lineRule="auto"/>
        <w:rPr>
          <w:rFonts w:ascii="Consolas" w:eastAsia="Times New Roman" w:hAnsi="Consolas" w:cs="Courier New"/>
          <w:b/>
          <w:bCs/>
          <w:color w:val="333333"/>
          <w:sz w:val="21"/>
          <w:szCs w:val="21"/>
        </w:rPr>
      </w:pPr>
      <w:r w:rsidRPr="00BD75D4">
        <w:rPr>
          <w:rFonts w:ascii="Consolas" w:eastAsia="Times New Roman" w:hAnsi="Consolas" w:cs="Courier New"/>
          <w:b/>
          <w:bCs/>
          <w:color w:val="333333"/>
          <w:sz w:val="21"/>
          <w:szCs w:val="21"/>
        </w:rPr>
        <w:t>}</w:t>
      </w:r>
    </w:p>
    <w:p w14:paraId="03A176F2" w14:textId="5A95B1AE" w:rsidR="00502F4E" w:rsidRPr="00502F4E" w:rsidRDefault="00B614FE" w:rsidP="00502F4E">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218)</w:t>
      </w:r>
      <w:r w:rsidR="00502F4E" w:rsidRPr="00502F4E">
        <w:rPr>
          <w:rFonts w:ascii="Arial" w:hAnsi="Arial" w:cs="Arial"/>
          <w:color w:val="333333"/>
          <w:sz w:val="27"/>
          <w:szCs w:val="27"/>
        </w:rPr>
        <w:t xml:space="preserve"> Given a weighted, undirected and connected graph of V vertices and E edges, Find the shortest distance of all the vertex's from the source vertex S.</w:t>
      </w:r>
      <w:r w:rsidR="00502F4E" w:rsidRPr="00502F4E">
        <w:rPr>
          <w:rFonts w:ascii="Arial" w:hAnsi="Arial" w:cs="Arial"/>
          <w:color w:val="333333"/>
          <w:sz w:val="21"/>
          <w:szCs w:val="21"/>
        </w:rPr>
        <w:br/>
      </w:r>
      <w:r w:rsidR="00502F4E" w:rsidRPr="00502F4E">
        <w:rPr>
          <w:rFonts w:ascii="Arial" w:hAnsi="Arial" w:cs="Arial"/>
          <w:b/>
          <w:bCs/>
          <w:color w:val="333333"/>
          <w:sz w:val="27"/>
          <w:szCs w:val="27"/>
        </w:rPr>
        <w:t>Note: </w:t>
      </w:r>
      <w:r w:rsidR="00502F4E" w:rsidRPr="00502F4E">
        <w:rPr>
          <w:rFonts w:ascii="Arial" w:hAnsi="Arial" w:cs="Arial"/>
          <w:color w:val="333333"/>
          <w:sz w:val="27"/>
          <w:szCs w:val="27"/>
        </w:rPr>
        <w:t>The Graph doesn't contain any negative weight cycle.</w:t>
      </w:r>
    </w:p>
    <w:p w14:paraId="645CDD7B" w14:textId="77777777" w:rsidR="00502F4E" w:rsidRPr="00502F4E" w:rsidRDefault="00502F4E" w:rsidP="00502F4E">
      <w:pPr>
        <w:shd w:val="clear" w:color="auto" w:fill="FFFFFF"/>
        <w:spacing w:after="150" w:line="240" w:lineRule="auto"/>
        <w:rPr>
          <w:rFonts w:ascii="Arial" w:eastAsia="Times New Roman" w:hAnsi="Arial" w:cs="Arial"/>
          <w:color w:val="333333"/>
          <w:sz w:val="21"/>
          <w:szCs w:val="21"/>
        </w:rPr>
      </w:pPr>
      <w:r w:rsidRPr="00502F4E">
        <w:rPr>
          <w:rFonts w:ascii="Arial" w:eastAsia="Times New Roman" w:hAnsi="Arial" w:cs="Arial"/>
          <w:color w:val="333333"/>
          <w:sz w:val="21"/>
          <w:szCs w:val="21"/>
        </w:rPr>
        <w:t> </w:t>
      </w:r>
    </w:p>
    <w:p w14:paraId="59A9A108" w14:textId="77777777" w:rsidR="00502F4E" w:rsidRPr="00502F4E" w:rsidRDefault="00502F4E" w:rsidP="00502F4E">
      <w:pPr>
        <w:shd w:val="clear" w:color="auto" w:fill="FFFFFF"/>
        <w:spacing w:after="150" w:line="240" w:lineRule="auto"/>
        <w:rPr>
          <w:rFonts w:ascii="Arial" w:eastAsia="Times New Roman" w:hAnsi="Arial" w:cs="Arial"/>
          <w:color w:val="333333"/>
          <w:sz w:val="21"/>
          <w:szCs w:val="21"/>
        </w:rPr>
      </w:pPr>
      <w:r w:rsidRPr="00502F4E">
        <w:rPr>
          <w:rFonts w:ascii="Arial" w:eastAsia="Times New Roman" w:hAnsi="Arial" w:cs="Arial"/>
          <w:b/>
          <w:bCs/>
          <w:color w:val="333333"/>
          <w:sz w:val="27"/>
          <w:szCs w:val="27"/>
        </w:rPr>
        <w:t>Example 1:</w:t>
      </w:r>
    </w:p>
    <w:p w14:paraId="48515C74" w14:textId="4394790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02F4E">
        <w:rPr>
          <w:rFonts w:ascii="Consolas" w:eastAsia="Times New Roman" w:hAnsi="Consolas" w:cs="Courier New"/>
          <w:b/>
          <w:bCs/>
          <w:color w:val="333333"/>
          <w:sz w:val="27"/>
          <w:szCs w:val="27"/>
        </w:rPr>
        <w:t>Input:</w:t>
      </w:r>
    </w:p>
    <w:p w14:paraId="74549D30"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02F4E">
        <w:rPr>
          <w:rFonts w:ascii="Consolas" w:eastAsia="Times New Roman" w:hAnsi="Consolas" w:cs="Courier New"/>
          <w:b/>
          <w:bCs/>
          <w:color w:val="333333"/>
          <w:sz w:val="27"/>
          <w:szCs w:val="27"/>
        </w:rPr>
        <w:t xml:space="preserve">S </w:t>
      </w:r>
      <w:r w:rsidRPr="00502F4E">
        <w:rPr>
          <w:rFonts w:ascii="Consolas" w:eastAsia="Times New Roman" w:hAnsi="Consolas" w:cs="Courier New"/>
          <w:color w:val="333333"/>
          <w:sz w:val="27"/>
          <w:szCs w:val="27"/>
        </w:rPr>
        <w:t>= 0</w:t>
      </w:r>
    </w:p>
    <w:p w14:paraId="6D1F2C7A"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02F4E">
        <w:rPr>
          <w:rFonts w:ascii="Consolas" w:eastAsia="Times New Roman" w:hAnsi="Consolas" w:cs="Courier New"/>
          <w:b/>
          <w:bCs/>
          <w:color w:val="333333"/>
          <w:sz w:val="27"/>
          <w:szCs w:val="27"/>
        </w:rPr>
        <w:t>Output:</w:t>
      </w:r>
    </w:p>
    <w:p w14:paraId="5FFA2FD7"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02F4E">
        <w:rPr>
          <w:rFonts w:ascii="Consolas" w:eastAsia="Times New Roman" w:hAnsi="Consolas" w:cs="Courier New"/>
          <w:color w:val="333333"/>
          <w:sz w:val="27"/>
          <w:szCs w:val="27"/>
        </w:rPr>
        <w:t>0 9</w:t>
      </w:r>
    </w:p>
    <w:p w14:paraId="1C0A3E1F"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02F4E">
        <w:rPr>
          <w:rFonts w:ascii="Consolas" w:eastAsia="Times New Roman" w:hAnsi="Consolas" w:cs="Courier New"/>
          <w:b/>
          <w:bCs/>
          <w:color w:val="333333"/>
          <w:sz w:val="27"/>
          <w:szCs w:val="27"/>
        </w:rPr>
        <w:t>Explanation</w:t>
      </w:r>
      <w:r w:rsidRPr="00502F4E">
        <w:rPr>
          <w:rFonts w:ascii="Consolas" w:eastAsia="Times New Roman" w:hAnsi="Consolas" w:cs="Courier New"/>
          <w:color w:val="333333"/>
          <w:sz w:val="27"/>
          <w:szCs w:val="27"/>
        </w:rPr>
        <w:t>:</w:t>
      </w:r>
    </w:p>
    <w:p w14:paraId="4FFDFE22"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02F4E">
        <w:rPr>
          <w:rFonts w:ascii="Consolas" w:eastAsia="Times New Roman" w:hAnsi="Consolas" w:cs="Courier New"/>
          <w:color w:val="333333"/>
          <w:sz w:val="27"/>
          <w:szCs w:val="27"/>
        </w:rPr>
        <w:lastRenderedPageBreak/>
        <w:t xml:space="preserve">The source vertex is 0. Hence, the shortest </w:t>
      </w:r>
    </w:p>
    <w:p w14:paraId="5E0B3425" w14:textId="77777777" w:rsidR="00502F4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02F4E">
        <w:rPr>
          <w:rFonts w:ascii="Consolas" w:eastAsia="Times New Roman" w:hAnsi="Consolas" w:cs="Courier New"/>
          <w:color w:val="333333"/>
          <w:sz w:val="27"/>
          <w:szCs w:val="27"/>
        </w:rPr>
        <w:t xml:space="preserve">distance of node 0 is 0 and the shortest </w:t>
      </w:r>
    </w:p>
    <w:p w14:paraId="1B941C36" w14:textId="444FD02C" w:rsidR="00B614FE" w:rsidRPr="00502F4E" w:rsidRDefault="00502F4E" w:rsidP="00502F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02F4E">
        <w:rPr>
          <w:rFonts w:ascii="Consolas" w:eastAsia="Times New Roman" w:hAnsi="Consolas" w:cs="Courier New"/>
          <w:color w:val="333333"/>
          <w:sz w:val="27"/>
          <w:szCs w:val="27"/>
        </w:rPr>
        <w:t>distance from node 9 is 9 - 0 = 9.</w:t>
      </w:r>
    </w:p>
    <w:p w14:paraId="097407FA" w14:textId="77777777" w:rsidR="00502F4E" w:rsidRPr="00502F4E" w:rsidRDefault="00B614FE" w:rsidP="00502F4E">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502F4E" w:rsidRPr="00502F4E">
        <w:rPr>
          <w:rFonts w:ascii="Consolas" w:eastAsia="Times New Roman" w:hAnsi="Consolas" w:cs="Courier New"/>
          <w:b/>
          <w:bCs/>
          <w:color w:val="333333"/>
          <w:sz w:val="21"/>
          <w:szCs w:val="21"/>
        </w:rPr>
        <w:t xml:space="preserve"> vector &lt;int&gt; dijkstra(int V, vector&lt;vector&lt;int&gt;&gt; adj[], int S)</w:t>
      </w:r>
    </w:p>
    <w:p w14:paraId="4362B54C"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3CD1F648"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priority_queue&lt;pair&lt;int,int&gt;,vector&lt;pair&lt;int,int&gt;&gt;,greater&lt;pair&lt;int,int&gt;&gt;&gt; pq;</w:t>
      </w:r>
    </w:p>
    <w:p w14:paraId="5DE2018B"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vector&lt;int&gt;distTo(V,INT_MAX);</w:t>
      </w:r>
    </w:p>
    <w:p w14:paraId="42622616"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4A5BE5BF"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distTo[S]=0;</w:t>
      </w:r>
    </w:p>
    <w:p w14:paraId="42899C5D"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pq.push(make_pair(0,S));</w:t>
      </w:r>
    </w:p>
    <w:p w14:paraId="34407CAB"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28FB80A4"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while(!pq.empty())</w:t>
      </w:r>
    </w:p>
    <w:p w14:paraId="5382E938"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6039FAC9"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int dist=pq.top().first;</w:t>
      </w:r>
    </w:p>
    <w:p w14:paraId="2B56CB03"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int prev=pq.top().second;</w:t>
      </w:r>
    </w:p>
    <w:p w14:paraId="64901F31" w14:textId="72678E3B"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pq.pop();            </w:t>
      </w:r>
    </w:p>
    <w:p w14:paraId="0809983C"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for(auto ele:adj[prev])</w:t>
      </w:r>
    </w:p>
    <w:p w14:paraId="7321EBD1"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7760AFB4"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int next=ele[0];</w:t>
      </w:r>
    </w:p>
    <w:p w14:paraId="5341731E"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int nextDist=ele[1];</w:t>
      </w:r>
    </w:p>
    <w:p w14:paraId="10EA20F1"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00FE6544"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if(distTo[next]&gt;distTo[prev]+nextDist)</w:t>
      </w:r>
    </w:p>
    <w:p w14:paraId="3A7F9F85"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4D178589"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distTo[next]=distTo[prev]+nextDist;</w:t>
      </w:r>
    </w:p>
    <w:p w14:paraId="1A6AC45F"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pq.push(make_pair(distTo[next],next));</w:t>
      </w:r>
    </w:p>
    <w:p w14:paraId="0CFC1DB2"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3F0BFD72"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lastRenderedPageBreak/>
        <w:t xml:space="preserve">            }</w:t>
      </w:r>
    </w:p>
    <w:p w14:paraId="4A06D8B4"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03B44683" w14:textId="77777777" w:rsidR="00502F4E" w:rsidRPr="00502F4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return distTo;</w:t>
      </w:r>
    </w:p>
    <w:p w14:paraId="18BCAE90" w14:textId="7E9F1E15" w:rsidR="00B614FE" w:rsidRDefault="00502F4E" w:rsidP="00502F4E">
      <w:pPr>
        <w:shd w:val="clear" w:color="auto" w:fill="FFFFFF"/>
        <w:spacing w:after="240" w:line="240" w:lineRule="auto"/>
        <w:rPr>
          <w:rFonts w:ascii="Consolas" w:eastAsia="Times New Roman" w:hAnsi="Consolas" w:cs="Courier New"/>
          <w:b/>
          <w:bCs/>
          <w:color w:val="333333"/>
          <w:sz w:val="21"/>
          <w:szCs w:val="21"/>
        </w:rPr>
      </w:pPr>
      <w:r w:rsidRPr="00502F4E">
        <w:rPr>
          <w:rFonts w:ascii="Consolas" w:eastAsia="Times New Roman" w:hAnsi="Consolas" w:cs="Courier New"/>
          <w:b/>
          <w:bCs/>
          <w:color w:val="333333"/>
          <w:sz w:val="21"/>
          <w:szCs w:val="21"/>
        </w:rPr>
        <w:t xml:space="preserve">    }</w:t>
      </w:r>
    </w:p>
    <w:p w14:paraId="28DA3C12" w14:textId="5DA2D0F5" w:rsidR="007C5FCC" w:rsidRPr="007C5FCC" w:rsidRDefault="00502F4E" w:rsidP="007C5FCC">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219)</w:t>
      </w:r>
      <w:r w:rsidR="007C5FCC" w:rsidRPr="007C5FCC">
        <w:rPr>
          <w:rFonts w:ascii="Arial" w:hAnsi="Arial" w:cs="Arial"/>
          <w:color w:val="333333"/>
          <w:sz w:val="27"/>
          <w:szCs w:val="27"/>
        </w:rPr>
        <w:t xml:space="preserve"> Given a value N, find the number of ways to make change for N cents, if we have infinite supply of each of S = { S</w:t>
      </w:r>
      <w:r w:rsidR="007C5FCC" w:rsidRPr="007C5FCC">
        <w:rPr>
          <w:rFonts w:ascii="Arial" w:hAnsi="Arial" w:cs="Arial"/>
          <w:color w:val="333333"/>
          <w:sz w:val="20"/>
          <w:szCs w:val="20"/>
          <w:vertAlign w:val="subscript"/>
        </w:rPr>
        <w:t>1</w:t>
      </w:r>
      <w:r w:rsidR="007C5FCC" w:rsidRPr="007C5FCC">
        <w:rPr>
          <w:rFonts w:ascii="Arial" w:hAnsi="Arial" w:cs="Arial"/>
          <w:color w:val="333333"/>
          <w:sz w:val="27"/>
          <w:szCs w:val="27"/>
        </w:rPr>
        <w:t>, S</w:t>
      </w:r>
      <w:r w:rsidR="007C5FCC" w:rsidRPr="007C5FCC">
        <w:rPr>
          <w:rFonts w:ascii="Arial" w:hAnsi="Arial" w:cs="Arial"/>
          <w:color w:val="333333"/>
          <w:sz w:val="20"/>
          <w:szCs w:val="20"/>
          <w:vertAlign w:val="subscript"/>
        </w:rPr>
        <w:t>2</w:t>
      </w:r>
      <w:r w:rsidR="007C5FCC" w:rsidRPr="007C5FCC">
        <w:rPr>
          <w:rFonts w:ascii="Arial" w:hAnsi="Arial" w:cs="Arial"/>
          <w:color w:val="333333"/>
          <w:sz w:val="27"/>
          <w:szCs w:val="27"/>
        </w:rPr>
        <w:t>, .. , S</w:t>
      </w:r>
      <w:r w:rsidR="007C5FCC" w:rsidRPr="007C5FCC">
        <w:rPr>
          <w:rFonts w:ascii="Arial" w:hAnsi="Arial" w:cs="Arial"/>
          <w:color w:val="333333"/>
          <w:sz w:val="20"/>
          <w:szCs w:val="20"/>
          <w:vertAlign w:val="subscript"/>
        </w:rPr>
        <w:t>M </w:t>
      </w:r>
      <w:r w:rsidR="007C5FCC" w:rsidRPr="007C5FCC">
        <w:rPr>
          <w:rFonts w:ascii="Arial" w:hAnsi="Arial" w:cs="Arial"/>
          <w:color w:val="333333"/>
          <w:sz w:val="27"/>
          <w:szCs w:val="27"/>
        </w:rPr>
        <w:t>} valued coins.</w:t>
      </w:r>
    </w:p>
    <w:p w14:paraId="573F3DC7" w14:textId="37D5F8AF" w:rsidR="007C5FCC" w:rsidRPr="007C5FCC" w:rsidRDefault="006057D3" w:rsidP="007C5FCC">
      <w:pPr>
        <w:shd w:val="clear" w:color="auto" w:fill="FFFFFF"/>
        <w:spacing w:after="150" w:line="240" w:lineRule="auto"/>
        <w:rPr>
          <w:rFonts w:ascii="Arial" w:eastAsia="Times New Roman" w:hAnsi="Arial" w:cs="Arial"/>
          <w:color w:val="333333"/>
          <w:sz w:val="21"/>
          <w:szCs w:val="21"/>
        </w:rPr>
      </w:pPr>
      <w:r w:rsidRPr="006057D3">
        <w:rPr>
          <w:rFonts w:ascii="Arial" w:eastAsia="Times New Roman" w:hAnsi="Arial" w:cs="Arial"/>
          <w:color w:val="FF0000"/>
          <w:sz w:val="21"/>
          <w:szCs w:val="21"/>
          <w:highlight w:val="cyan"/>
        </w:rPr>
        <w:t>********************FLIPCART SDE INTERVIEW EXPERIENCE**************</w:t>
      </w:r>
      <w:r w:rsidR="007C5FCC" w:rsidRPr="007C5FCC">
        <w:rPr>
          <w:rFonts w:ascii="Arial" w:eastAsia="Times New Roman" w:hAnsi="Arial" w:cs="Arial"/>
          <w:color w:val="FF0000"/>
          <w:sz w:val="21"/>
          <w:szCs w:val="21"/>
        </w:rPr>
        <w:br/>
      </w:r>
      <w:r w:rsidR="007C5FCC" w:rsidRPr="007C5FCC">
        <w:rPr>
          <w:rFonts w:ascii="Arial" w:eastAsia="Times New Roman" w:hAnsi="Arial" w:cs="Arial"/>
          <w:b/>
          <w:bCs/>
          <w:color w:val="333333"/>
          <w:sz w:val="27"/>
          <w:szCs w:val="27"/>
        </w:rPr>
        <w:t>Example 1:</w:t>
      </w:r>
    </w:p>
    <w:p w14:paraId="3031E0D2" w14:textId="77777777" w:rsidR="007C5FCC"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C5FCC">
        <w:rPr>
          <w:rFonts w:ascii="Consolas" w:eastAsia="Times New Roman" w:hAnsi="Consolas" w:cs="Courier New"/>
          <w:b/>
          <w:bCs/>
          <w:color w:val="333333"/>
          <w:sz w:val="27"/>
          <w:szCs w:val="27"/>
        </w:rPr>
        <w:t>Input:</w:t>
      </w:r>
    </w:p>
    <w:p w14:paraId="048AB6DA" w14:textId="77777777" w:rsidR="007C5FCC"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C5FCC">
        <w:rPr>
          <w:rFonts w:ascii="Consolas" w:eastAsia="Times New Roman" w:hAnsi="Consolas" w:cs="Courier New"/>
          <w:color w:val="333333"/>
          <w:sz w:val="27"/>
          <w:szCs w:val="27"/>
        </w:rPr>
        <w:t>n = 4 , m = 3</w:t>
      </w:r>
    </w:p>
    <w:p w14:paraId="58958583" w14:textId="77777777" w:rsidR="007C5FCC"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C5FCC">
        <w:rPr>
          <w:rFonts w:ascii="Consolas" w:eastAsia="Times New Roman" w:hAnsi="Consolas" w:cs="Courier New"/>
          <w:color w:val="333333"/>
          <w:sz w:val="27"/>
          <w:szCs w:val="27"/>
        </w:rPr>
        <w:t>S[] = {1,2,3}</w:t>
      </w:r>
    </w:p>
    <w:p w14:paraId="7B2FD4E4" w14:textId="77777777" w:rsidR="007C5FCC"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C5FCC">
        <w:rPr>
          <w:rFonts w:ascii="Consolas" w:eastAsia="Times New Roman" w:hAnsi="Consolas" w:cs="Courier New"/>
          <w:b/>
          <w:bCs/>
          <w:color w:val="333333"/>
          <w:sz w:val="27"/>
          <w:szCs w:val="27"/>
        </w:rPr>
        <w:t>Output:</w:t>
      </w:r>
      <w:r w:rsidRPr="007C5FCC">
        <w:rPr>
          <w:rFonts w:ascii="Consolas" w:eastAsia="Times New Roman" w:hAnsi="Consolas" w:cs="Courier New"/>
          <w:color w:val="333333"/>
          <w:sz w:val="27"/>
          <w:szCs w:val="27"/>
        </w:rPr>
        <w:t xml:space="preserve"> 4</w:t>
      </w:r>
    </w:p>
    <w:p w14:paraId="75073B04" w14:textId="77777777" w:rsidR="007C5FCC"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7C5FCC">
        <w:rPr>
          <w:rFonts w:ascii="Consolas" w:eastAsia="Times New Roman" w:hAnsi="Consolas" w:cs="Courier New"/>
          <w:b/>
          <w:bCs/>
          <w:color w:val="333333"/>
          <w:sz w:val="27"/>
          <w:szCs w:val="27"/>
        </w:rPr>
        <w:t>Explanation</w:t>
      </w:r>
      <w:r w:rsidRPr="007C5FCC">
        <w:rPr>
          <w:rFonts w:ascii="Consolas" w:eastAsia="Times New Roman" w:hAnsi="Consolas" w:cs="Courier New"/>
          <w:color w:val="333333"/>
          <w:sz w:val="27"/>
          <w:szCs w:val="27"/>
        </w:rPr>
        <w:t>: Four Possible ways are:</w:t>
      </w:r>
    </w:p>
    <w:p w14:paraId="39520EFB" w14:textId="7AE45303" w:rsidR="00502F4E" w:rsidRPr="007C5FCC" w:rsidRDefault="007C5FCC" w:rsidP="007C5F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7C5FCC">
        <w:rPr>
          <w:rFonts w:ascii="Consolas" w:eastAsia="Times New Roman" w:hAnsi="Consolas" w:cs="Courier New"/>
          <w:color w:val="333333"/>
          <w:sz w:val="27"/>
          <w:szCs w:val="27"/>
        </w:rPr>
        <w:t>{1,1,1,1},{1,1,2},{2,2},{1,3}.</w:t>
      </w:r>
    </w:p>
    <w:p w14:paraId="37FBB6C1" w14:textId="0C56B876" w:rsidR="007C5FCC" w:rsidRPr="007C5FCC" w:rsidRDefault="00502F4E" w:rsidP="007C5FCC">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7C5FCC" w:rsidRPr="007C5FCC">
        <w:t xml:space="preserve"> </w:t>
      </w:r>
      <w:r w:rsidR="007C5FCC" w:rsidRPr="007C5FCC">
        <w:rPr>
          <w:rFonts w:ascii="Consolas" w:eastAsia="Times New Roman" w:hAnsi="Consolas" w:cs="Courier New"/>
          <w:b/>
          <w:bCs/>
          <w:color w:val="333333"/>
          <w:sz w:val="21"/>
          <w:szCs w:val="21"/>
        </w:rPr>
        <w:t>long long int count(int S[], int m, int n){</w:t>
      </w:r>
    </w:p>
    <w:p w14:paraId="4E9EE287"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long long int dp[m+1][n+1];</w:t>
      </w:r>
    </w:p>
    <w:p w14:paraId="40653BC5"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for(int i=0; i&lt;m+1; i++){</w:t>
      </w:r>
    </w:p>
    <w:p w14:paraId="06B2CF88"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for(int j=0; j&lt;n+1; j++){</w:t>
      </w:r>
    </w:p>
    <w:p w14:paraId="14D05B84"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if(j==0) dp[i][j]=1;</w:t>
      </w:r>
    </w:p>
    <w:p w14:paraId="185398E5"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else if(i==0) dp[i][j]=0;</w:t>
      </w:r>
    </w:p>
    <w:p w14:paraId="5A1D36AC"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else if(S[i-1]&lt;=j) dp[i][j]=dp[i-1][j]+dp[i][j-S[i-1]];</w:t>
      </w:r>
    </w:p>
    <w:p w14:paraId="2DC74824"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else dp[i][j]=dp[i-1][j];</w:t>
      </w:r>
    </w:p>
    <w:p w14:paraId="512756E2"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w:t>
      </w:r>
    </w:p>
    <w:p w14:paraId="6D3CF2B7"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w:t>
      </w:r>
    </w:p>
    <w:p w14:paraId="563855C8" w14:textId="77777777" w:rsidR="007C5FCC" w:rsidRPr="007C5FCC"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return dp[m][n];</w:t>
      </w:r>
    </w:p>
    <w:p w14:paraId="38307355" w14:textId="75EF4C79" w:rsidR="00502F4E" w:rsidRDefault="007C5FCC" w:rsidP="007C5FCC">
      <w:pPr>
        <w:shd w:val="clear" w:color="auto" w:fill="FFFFFF"/>
        <w:spacing w:after="240" w:line="240" w:lineRule="auto"/>
        <w:rPr>
          <w:rFonts w:ascii="Consolas" w:eastAsia="Times New Roman" w:hAnsi="Consolas" w:cs="Courier New"/>
          <w:b/>
          <w:bCs/>
          <w:color w:val="333333"/>
          <w:sz w:val="21"/>
          <w:szCs w:val="21"/>
        </w:rPr>
      </w:pPr>
      <w:r w:rsidRPr="007C5FCC">
        <w:rPr>
          <w:rFonts w:ascii="Consolas" w:eastAsia="Times New Roman" w:hAnsi="Consolas" w:cs="Courier New"/>
          <w:b/>
          <w:bCs/>
          <w:color w:val="333333"/>
          <w:sz w:val="21"/>
          <w:szCs w:val="21"/>
        </w:rPr>
        <w:t xml:space="preserve">   }</w:t>
      </w:r>
    </w:p>
    <w:p w14:paraId="274AA47C" w14:textId="65EA69BD" w:rsidR="00A4283D" w:rsidRPr="00A4283D" w:rsidRDefault="007C5FCC" w:rsidP="00A4283D">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lastRenderedPageBreak/>
        <w:t>220)</w:t>
      </w:r>
      <w:r w:rsidR="00A4283D" w:rsidRPr="00A4283D">
        <w:rPr>
          <w:rFonts w:ascii="Arial" w:hAnsi="Arial" w:cs="Arial"/>
          <w:color w:val="333333"/>
          <w:sz w:val="27"/>
          <w:szCs w:val="27"/>
        </w:rPr>
        <w:t xml:space="preserve"> Given a number n, find the value of below expression:</w:t>
      </w:r>
      <w:r w:rsidR="00A4283D" w:rsidRPr="00A4283D">
        <w:rPr>
          <w:rFonts w:ascii="Arial" w:hAnsi="Arial" w:cs="Arial"/>
          <w:color w:val="333333"/>
          <w:sz w:val="27"/>
          <w:szCs w:val="27"/>
        </w:rPr>
        <w:br/>
        <w:t>            f(n-1)*f(n+1) - f(n)*f(n)    where f(n) is n</w:t>
      </w:r>
      <w:r w:rsidR="00A4283D" w:rsidRPr="00A4283D">
        <w:rPr>
          <w:rFonts w:ascii="Arial" w:hAnsi="Arial" w:cs="Arial"/>
          <w:color w:val="333333"/>
          <w:sz w:val="20"/>
          <w:szCs w:val="20"/>
          <w:vertAlign w:val="superscript"/>
        </w:rPr>
        <w:t>th</w:t>
      </w:r>
      <w:r w:rsidR="00A4283D" w:rsidRPr="00A4283D">
        <w:rPr>
          <w:rFonts w:ascii="Arial" w:hAnsi="Arial" w:cs="Arial"/>
          <w:color w:val="333333"/>
          <w:sz w:val="27"/>
          <w:szCs w:val="27"/>
        </w:rPr>
        <w:t> Fibonacci. </w:t>
      </w:r>
      <w:r w:rsidR="00A4283D" w:rsidRPr="00A4283D">
        <w:rPr>
          <w:rFonts w:ascii="Arial" w:hAnsi="Arial" w:cs="Arial"/>
          <w:color w:val="333333"/>
          <w:sz w:val="21"/>
          <w:szCs w:val="21"/>
        </w:rPr>
        <w:br/>
        <w:t> </w:t>
      </w:r>
    </w:p>
    <w:p w14:paraId="7594E4B0" w14:textId="77777777" w:rsidR="00A4283D" w:rsidRPr="00A4283D" w:rsidRDefault="00A4283D" w:rsidP="00A4283D">
      <w:pPr>
        <w:shd w:val="clear" w:color="auto" w:fill="FFFFFF"/>
        <w:spacing w:after="150" w:line="240" w:lineRule="auto"/>
        <w:rPr>
          <w:rFonts w:ascii="Arial" w:eastAsia="Times New Roman" w:hAnsi="Arial" w:cs="Arial"/>
          <w:color w:val="333333"/>
          <w:sz w:val="21"/>
          <w:szCs w:val="21"/>
        </w:rPr>
      </w:pPr>
      <w:r w:rsidRPr="00A4283D">
        <w:rPr>
          <w:rFonts w:ascii="Arial" w:eastAsia="Times New Roman" w:hAnsi="Arial" w:cs="Arial"/>
          <w:b/>
          <w:bCs/>
          <w:color w:val="333333"/>
          <w:sz w:val="27"/>
          <w:szCs w:val="27"/>
        </w:rPr>
        <w:t>Example 1:</w:t>
      </w:r>
    </w:p>
    <w:p w14:paraId="6C162441" w14:textId="77777777" w:rsidR="00A4283D" w:rsidRPr="00A4283D" w:rsidRDefault="00A4283D" w:rsidP="00A42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4283D">
        <w:rPr>
          <w:rFonts w:ascii="Consolas" w:eastAsia="Times New Roman" w:hAnsi="Consolas" w:cs="Courier New"/>
          <w:b/>
          <w:bCs/>
          <w:color w:val="333333"/>
          <w:sz w:val="27"/>
          <w:szCs w:val="27"/>
        </w:rPr>
        <w:t xml:space="preserve">Input : </w:t>
      </w:r>
      <w:r w:rsidRPr="00A4283D">
        <w:rPr>
          <w:rFonts w:ascii="Consolas" w:eastAsia="Times New Roman" w:hAnsi="Consolas" w:cs="Courier New"/>
          <w:color w:val="333333"/>
          <w:sz w:val="27"/>
          <w:szCs w:val="27"/>
        </w:rPr>
        <w:t>n = 5</w:t>
      </w:r>
    </w:p>
    <w:p w14:paraId="2879B63E" w14:textId="77777777" w:rsidR="00A4283D" w:rsidRPr="00A4283D" w:rsidRDefault="00A4283D" w:rsidP="00A42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4283D">
        <w:rPr>
          <w:rFonts w:ascii="Consolas" w:eastAsia="Times New Roman" w:hAnsi="Consolas" w:cs="Courier New"/>
          <w:b/>
          <w:bCs/>
          <w:color w:val="333333"/>
          <w:sz w:val="27"/>
          <w:szCs w:val="27"/>
        </w:rPr>
        <w:t xml:space="preserve">Output: </w:t>
      </w:r>
      <w:r w:rsidRPr="00A4283D">
        <w:rPr>
          <w:rFonts w:ascii="Consolas" w:eastAsia="Times New Roman" w:hAnsi="Consolas" w:cs="Courier New"/>
          <w:color w:val="333333"/>
          <w:sz w:val="27"/>
          <w:szCs w:val="27"/>
        </w:rPr>
        <w:t>-1</w:t>
      </w:r>
    </w:p>
    <w:p w14:paraId="60514043" w14:textId="77777777" w:rsidR="00A4283D" w:rsidRPr="00A4283D" w:rsidRDefault="00A4283D" w:rsidP="00A42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A4283D">
        <w:rPr>
          <w:rFonts w:ascii="Consolas" w:eastAsia="Times New Roman" w:hAnsi="Consolas" w:cs="Courier New"/>
          <w:b/>
          <w:bCs/>
          <w:color w:val="333333"/>
          <w:sz w:val="27"/>
          <w:szCs w:val="27"/>
        </w:rPr>
        <w:t xml:space="preserve">Explanation: </w:t>
      </w:r>
      <w:r w:rsidRPr="00A4283D">
        <w:rPr>
          <w:rFonts w:ascii="Consolas" w:eastAsia="Times New Roman" w:hAnsi="Consolas" w:cs="Courier New"/>
          <w:color w:val="333333"/>
          <w:sz w:val="27"/>
          <w:szCs w:val="27"/>
        </w:rPr>
        <w:t>f(4) = 3, f(5) = 5</w:t>
      </w:r>
    </w:p>
    <w:p w14:paraId="7855B457" w14:textId="42F023D9" w:rsidR="007C5FCC" w:rsidRPr="00A4283D" w:rsidRDefault="00A4283D" w:rsidP="00A42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A4283D">
        <w:rPr>
          <w:rFonts w:ascii="Consolas" w:eastAsia="Times New Roman" w:hAnsi="Consolas" w:cs="Courier New"/>
          <w:color w:val="333333"/>
          <w:sz w:val="27"/>
          <w:szCs w:val="27"/>
        </w:rPr>
        <w:t>f(6) = 8. 3 * 8 - 5 * 5 = -1</w:t>
      </w:r>
    </w:p>
    <w:p w14:paraId="4B92EA98" w14:textId="641797F3" w:rsidR="00A4283D" w:rsidRDefault="007C5FCC" w:rsidP="00A428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Consolas" w:hAnsi="Consolas" w:cs="Courier New"/>
          <w:b/>
          <w:bCs/>
          <w:color w:val="333333"/>
          <w:sz w:val="21"/>
          <w:szCs w:val="21"/>
        </w:rPr>
        <w:t>:</w:t>
      </w:r>
      <w:r w:rsidR="00A4283D" w:rsidRPr="00A4283D">
        <w:rPr>
          <w:rFonts w:ascii="Arial" w:hAnsi="Arial" w:cs="Arial"/>
          <w:color w:val="273239"/>
          <w:spacing w:val="2"/>
          <w:sz w:val="26"/>
          <w:szCs w:val="26"/>
        </w:rPr>
        <w:t xml:space="preserve"> </w:t>
      </w:r>
      <w:r w:rsidR="00A4283D">
        <w:rPr>
          <w:rFonts w:ascii="Arial" w:hAnsi="Arial" w:cs="Arial"/>
          <w:color w:val="273239"/>
          <w:spacing w:val="2"/>
          <w:sz w:val="26"/>
          <w:szCs w:val="26"/>
        </w:rPr>
        <w:t>Although the task is simple i.e. find n-1th, nth and (n+1)-th Fibonacci numbers. Evaluate the expression and display the result. But this can be done in O(1) time using </w:t>
      </w:r>
      <w:hyperlink r:id="rId102" w:history="1">
        <w:r w:rsidR="00A4283D">
          <w:rPr>
            <w:rStyle w:val="Hyperlink"/>
            <w:rFonts w:ascii="Arial" w:hAnsi="Arial" w:cs="Arial"/>
            <w:spacing w:val="2"/>
            <w:sz w:val="26"/>
            <w:szCs w:val="26"/>
            <w:bdr w:val="none" w:sz="0" w:space="0" w:color="auto" w:frame="1"/>
          </w:rPr>
          <w:t>Cassini’s Identity</w:t>
        </w:r>
      </w:hyperlink>
      <w:r w:rsidR="00A4283D">
        <w:rPr>
          <w:rFonts w:ascii="Arial" w:hAnsi="Arial" w:cs="Arial"/>
          <w:color w:val="273239"/>
          <w:spacing w:val="2"/>
          <w:sz w:val="26"/>
          <w:szCs w:val="26"/>
        </w:rPr>
        <w:t> which states that:</w:t>
      </w:r>
    </w:p>
    <w:p w14:paraId="782D3930" w14:textId="77777777" w:rsidR="006D1DE0" w:rsidRDefault="006D1DE0" w:rsidP="00A4283D">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E3EB809" w14:textId="79F7E690" w:rsidR="00A4283D" w:rsidRDefault="00A4283D" w:rsidP="00A4283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r w:rsidRPr="006D1DE0">
        <w:rPr>
          <w:rFonts w:ascii="Consolas" w:hAnsi="Consolas"/>
          <w:color w:val="273239"/>
          <w:spacing w:val="2"/>
          <w:sz w:val="24"/>
          <w:szCs w:val="24"/>
          <w:highlight w:val="cyan"/>
        </w:rPr>
        <w:t>f(n-1)*f(n+1) - f(n*n) = (-1)^n</w:t>
      </w:r>
      <w:r>
        <w:rPr>
          <w:rFonts w:ascii="Consolas" w:hAnsi="Consolas"/>
          <w:color w:val="273239"/>
          <w:spacing w:val="2"/>
          <w:sz w:val="24"/>
          <w:szCs w:val="24"/>
        </w:rPr>
        <w:t xml:space="preserve"> </w:t>
      </w:r>
    </w:p>
    <w:p w14:paraId="36551388" w14:textId="77777777" w:rsidR="006D1DE0" w:rsidRDefault="006D1DE0" w:rsidP="00A4283D">
      <w:pPr>
        <w:pStyle w:val="HTMLPreformatted"/>
        <w:spacing w:after="150"/>
        <w:textAlignment w:val="baseline"/>
        <w:rPr>
          <w:rFonts w:ascii="Consolas" w:hAnsi="Consolas"/>
          <w:color w:val="273239"/>
          <w:spacing w:val="2"/>
          <w:sz w:val="24"/>
          <w:szCs w:val="24"/>
        </w:rPr>
      </w:pPr>
    </w:p>
    <w:p w14:paraId="272723E9" w14:textId="77777777" w:rsidR="00A4283D" w:rsidRDefault="00A4283D" w:rsidP="00A4283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So, we don’t need to calculate any Fibonacci term,the only thing is to check whether n is even or odd.</w:t>
      </w:r>
    </w:p>
    <w:p w14:paraId="2399780A" w14:textId="2E17EA02" w:rsidR="00A4283D" w:rsidRDefault="00A4283D" w:rsidP="00A4283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does above formula work?</w:t>
      </w:r>
      <w:r>
        <w:rPr>
          <w:rFonts w:ascii="Arial" w:hAnsi="Arial" w:cs="Arial"/>
          <w:color w:val="273239"/>
          <w:spacing w:val="2"/>
          <w:sz w:val="26"/>
          <w:szCs w:val="26"/>
        </w:rPr>
        <w:br/>
        <w:t>The formula is based on matrix</w:t>
      </w:r>
      <w:r w:rsidRPr="006D1DE0">
        <w:rPr>
          <w:rFonts w:ascii="Arial" w:hAnsi="Arial" w:cs="Arial"/>
          <w:color w:val="FF0000"/>
          <w:spacing w:val="2"/>
          <w:sz w:val="26"/>
          <w:szCs w:val="26"/>
        </w:rPr>
        <w:t xml:space="preserve"> representation of Fibonacci numbers.</w:t>
      </w:r>
      <w:r w:rsidRPr="006D1DE0">
        <w:rPr>
          <w:rFonts w:ascii="Arial" w:hAnsi="Arial" w:cs="Arial"/>
          <w:color w:val="FF0000"/>
          <w:spacing w:val="2"/>
          <w:sz w:val="26"/>
          <w:szCs w:val="26"/>
        </w:rPr>
        <w:br/>
      </w:r>
      <w:r w:rsidRPr="006D1DE0">
        <w:rPr>
          <w:rFonts w:ascii="Arial" w:hAnsi="Arial" w:cs="Arial"/>
          <w:noProof/>
          <w:color w:val="FF0000"/>
          <w:spacing w:val="2"/>
          <w:sz w:val="26"/>
          <w:szCs w:val="26"/>
          <w:bdr w:val="none" w:sz="0" w:space="0" w:color="auto" w:frame="1"/>
        </w:rPr>
        <w:drawing>
          <wp:inline distT="0" distB="0" distL="0" distR="0" wp14:anchorId="6820C0D7" wp14:editId="33D9301F">
            <wp:extent cx="5711190" cy="625475"/>
            <wp:effectExtent l="0" t="0" r="3810" b="3175"/>
            <wp:docPr id="71" name="Picture 71" descr="fib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bo">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1190" cy="625475"/>
                    </a:xfrm>
                    <a:prstGeom prst="rect">
                      <a:avLst/>
                    </a:prstGeom>
                    <a:noFill/>
                    <a:ln>
                      <a:noFill/>
                    </a:ln>
                  </pic:spPr>
                </pic:pic>
              </a:graphicData>
            </a:graphic>
          </wp:inline>
        </w:drawing>
      </w:r>
    </w:p>
    <w:p w14:paraId="3DE184AF" w14:textId="21D34836" w:rsidR="006D1DE0" w:rsidRPr="006D1DE0" w:rsidRDefault="006D1DE0" w:rsidP="006D1DE0">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Pr="006D1DE0">
        <w:t xml:space="preserve"> </w:t>
      </w:r>
      <w:r w:rsidRPr="006D1DE0">
        <w:rPr>
          <w:rFonts w:ascii="Consolas" w:eastAsia="Times New Roman" w:hAnsi="Consolas" w:cs="Courier New"/>
          <w:b/>
          <w:bCs/>
          <w:color w:val="333333"/>
          <w:sz w:val="21"/>
          <w:szCs w:val="21"/>
        </w:rPr>
        <w:t>int evaluate_exp(int n){</w:t>
      </w:r>
    </w:p>
    <w:p w14:paraId="0FAC1607" w14:textId="77777777" w:rsidR="006D1DE0" w:rsidRPr="006D1DE0" w:rsidRDefault="006D1DE0" w:rsidP="006D1DE0">
      <w:pPr>
        <w:shd w:val="clear" w:color="auto" w:fill="FFFFFF"/>
        <w:spacing w:after="240" w:line="240" w:lineRule="auto"/>
        <w:rPr>
          <w:rFonts w:ascii="Consolas" w:eastAsia="Times New Roman" w:hAnsi="Consolas" w:cs="Courier New"/>
          <w:b/>
          <w:bCs/>
          <w:color w:val="333333"/>
          <w:sz w:val="21"/>
          <w:szCs w:val="21"/>
        </w:rPr>
      </w:pPr>
      <w:r w:rsidRPr="006D1DE0">
        <w:rPr>
          <w:rFonts w:ascii="Consolas" w:eastAsia="Times New Roman" w:hAnsi="Consolas" w:cs="Courier New"/>
          <w:b/>
          <w:bCs/>
          <w:color w:val="333333"/>
          <w:sz w:val="21"/>
          <w:szCs w:val="21"/>
        </w:rPr>
        <w:t xml:space="preserve">   </w:t>
      </w:r>
      <w:r w:rsidRPr="006D1DE0">
        <w:rPr>
          <w:rFonts w:ascii="Consolas" w:eastAsia="Times New Roman" w:hAnsi="Consolas" w:cs="Courier New"/>
          <w:b/>
          <w:bCs/>
          <w:color w:val="333333"/>
          <w:sz w:val="21"/>
          <w:szCs w:val="21"/>
        </w:rPr>
        <w:tab/>
        <w:t xml:space="preserve">    // Code here</w:t>
      </w:r>
    </w:p>
    <w:p w14:paraId="57D5C5F6" w14:textId="2FCE2590" w:rsidR="006D1DE0" w:rsidRPr="006D1DE0" w:rsidRDefault="006D1DE0" w:rsidP="006D1DE0">
      <w:pPr>
        <w:shd w:val="clear" w:color="auto" w:fill="FFFFFF"/>
        <w:spacing w:after="240" w:line="240" w:lineRule="auto"/>
        <w:rPr>
          <w:rFonts w:ascii="Consolas" w:eastAsia="Times New Roman" w:hAnsi="Consolas" w:cs="Courier New"/>
          <w:b/>
          <w:bCs/>
          <w:color w:val="333333"/>
          <w:sz w:val="21"/>
          <w:szCs w:val="21"/>
        </w:rPr>
      </w:pPr>
      <w:r w:rsidRPr="006D1DE0">
        <w:rPr>
          <w:rFonts w:ascii="Consolas" w:eastAsia="Times New Roman" w:hAnsi="Consolas" w:cs="Courier New"/>
          <w:b/>
          <w:bCs/>
          <w:color w:val="333333"/>
          <w:sz w:val="21"/>
          <w:szCs w:val="21"/>
        </w:rPr>
        <w:t xml:space="preserve">   </w:t>
      </w:r>
      <w:r w:rsidRPr="006D1DE0">
        <w:rPr>
          <w:rFonts w:ascii="Consolas" w:eastAsia="Times New Roman" w:hAnsi="Consolas" w:cs="Courier New"/>
          <w:b/>
          <w:bCs/>
          <w:color w:val="333333"/>
          <w:sz w:val="21"/>
          <w:szCs w:val="21"/>
        </w:rPr>
        <w:tab/>
        <w:t xml:space="preserve">    return (n&amp;1)?-1:1</w:t>
      </w:r>
      <w:r w:rsidR="00EB4487">
        <w:rPr>
          <w:rFonts w:ascii="Consolas" w:eastAsia="Times New Roman" w:hAnsi="Consolas" w:cs="Courier New"/>
          <w:b/>
          <w:bCs/>
          <w:color w:val="333333"/>
          <w:sz w:val="21"/>
          <w:szCs w:val="21"/>
        </w:rPr>
        <w:t>;</w:t>
      </w:r>
    </w:p>
    <w:p w14:paraId="06A44042" w14:textId="3F1849C8" w:rsidR="006D1DE0" w:rsidRDefault="006D1DE0" w:rsidP="006D1DE0">
      <w:pPr>
        <w:shd w:val="clear" w:color="auto" w:fill="FFFFFF"/>
        <w:spacing w:after="240" w:line="240" w:lineRule="auto"/>
        <w:rPr>
          <w:rFonts w:ascii="Consolas" w:eastAsia="Times New Roman" w:hAnsi="Consolas" w:cs="Courier New"/>
          <w:b/>
          <w:bCs/>
          <w:color w:val="333333"/>
          <w:sz w:val="21"/>
          <w:szCs w:val="21"/>
        </w:rPr>
      </w:pPr>
      <w:r w:rsidRPr="006D1DE0">
        <w:rPr>
          <w:rFonts w:ascii="Consolas" w:eastAsia="Times New Roman" w:hAnsi="Consolas" w:cs="Courier New"/>
          <w:b/>
          <w:bCs/>
          <w:color w:val="333333"/>
          <w:sz w:val="21"/>
          <w:szCs w:val="21"/>
        </w:rPr>
        <w:t xml:space="preserve">   </w:t>
      </w:r>
      <w:r w:rsidRPr="006D1DE0">
        <w:rPr>
          <w:rFonts w:ascii="Consolas" w:eastAsia="Times New Roman" w:hAnsi="Consolas" w:cs="Courier New"/>
          <w:b/>
          <w:bCs/>
          <w:color w:val="333333"/>
          <w:sz w:val="21"/>
          <w:szCs w:val="21"/>
        </w:rPr>
        <w:tab/>
        <w:t xml:space="preserve">}  </w:t>
      </w:r>
    </w:p>
    <w:p w14:paraId="634D976C" w14:textId="42AEF942" w:rsidR="00366387" w:rsidRPr="00366387" w:rsidRDefault="00A4283D" w:rsidP="00366387">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221)</w:t>
      </w:r>
      <w:r w:rsidR="00366387" w:rsidRPr="00366387">
        <w:rPr>
          <w:rFonts w:ascii="Arial" w:hAnsi="Arial" w:cs="Arial"/>
          <w:color w:val="333333"/>
          <w:sz w:val="27"/>
          <w:szCs w:val="27"/>
        </w:rPr>
        <w:t xml:space="preserve"> You are given a string s. You need to reverse the string.</w:t>
      </w:r>
    </w:p>
    <w:p w14:paraId="32B6FF93" w14:textId="77777777" w:rsidR="00366387" w:rsidRPr="00366387" w:rsidRDefault="00366387" w:rsidP="00366387">
      <w:pPr>
        <w:shd w:val="clear" w:color="auto" w:fill="FFFFFF"/>
        <w:spacing w:after="150" w:line="240" w:lineRule="auto"/>
        <w:rPr>
          <w:rFonts w:ascii="Arial" w:eastAsia="Times New Roman" w:hAnsi="Arial" w:cs="Arial"/>
          <w:color w:val="333333"/>
          <w:sz w:val="21"/>
          <w:szCs w:val="21"/>
        </w:rPr>
      </w:pPr>
      <w:r w:rsidRPr="00366387">
        <w:rPr>
          <w:rFonts w:ascii="Arial" w:eastAsia="Times New Roman" w:hAnsi="Arial" w:cs="Arial"/>
          <w:b/>
          <w:bCs/>
          <w:color w:val="333333"/>
          <w:sz w:val="27"/>
          <w:szCs w:val="27"/>
        </w:rPr>
        <w:t>Example 1:</w:t>
      </w:r>
    </w:p>
    <w:p w14:paraId="31776F1D" w14:textId="77777777" w:rsidR="00366387" w:rsidRPr="00366387" w:rsidRDefault="00366387" w:rsidP="003663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366387">
        <w:rPr>
          <w:rFonts w:ascii="Consolas" w:eastAsia="Times New Roman" w:hAnsi="Consolas" w:cs="Courier New"/>
          <w:b/>
          <w:bCs/>
          <w:color w:val="333333"/>
          <w:sz w:val="27"/>
          <w:szCs w:val="27"/>
        </w:rPr>
        <w:t>Input:</w:t>
      </w:r>
    </w:p>
    <w:p w14:paraId="4DEE74AA" w14:textId="77777777" w:rsidR="00366387" w:rsidRPr="00366387" w:rsidRDefault="00366387" w:rsidP="003663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66387">
        <w:rPr>
          <w:rFonts w:ascii="Consolas" w:eastAsia="Times New Roman" w:hAnsi="Consolas" w:cs="Courier New"/>
          <w:color w:val="333333"/>
          <w:sz w:val="27"/>
          <w:szCs w:val="27"/>
        </w:rPr>
        <w:t>s = Geeks</w:t>
      </w:r>
    </w:p>
    <w:p w14:paraId="4FFE8263" w14:textId="77777777" w:rsidR="00366387" w:rsidRPr="00366387" w:rsidRDefault="00366387" w:rsidP="003663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66387">
        <w:rPr>
          <w:rFonts w:ascii="Consolas" w:eastAsia="Times New Roman" w:hAnsi="Consolas" w:cs="Courier New"/>
          <w:b/>
          <w:bCs/>
          <w:color w:val="333333"/>
          <w:sz w:val="27"/>
          <w:szCs w:val="27"/>
        </w:rPr>
        <w:t xml:space="preserve">Output: </w:t>
      </w:r>
      <w:r w:rsidRPr="00366387">
        <w:rPr>
          <w:rFonts w:ascii="Consolas" w:eastAsia="Times New Roman" w:hAnsi="Consolas" w:cs="Courier New"/>
          <w:color w:val="333333"/>
          <w:sz w:val="27"/>
          <w:szCs w:val="27"/>
        </w:rPr>
        <w:t>skeeG</w:t>
      </w:r>
    </w:p>
    <w:p w14:paraId="5BBD8EA5" w14:textId="4D9D36DC" w:rsidR="007C5FCC" w:rsidRDefault="007C5FCC" w:rsidP="007C5FCC">
      <w:pPr>
        <w:shd w:val="clear" w:color="auto" w:fill="FFFFFF"/>
        <w:spacing w:after="240" w:line="240" w:lineRule="auto"/>
        <w:rPr>
          <w:rFonts w:ascii="Consolas" w:eastAsia="Times New Roman" w:hAnsi="Consolas" w:cs="Courier New"/>
          <w:b/>
          <w:bCs/>
          <w:color w:val="333333"/>
          <w:sz w:val="21"/>
          <w:szCs w:val="21"/>
        </w:rPr>
      </w:pPr>
    </w:p>
    <w:p w14:paraId="234E869E" w14:textId="5130BB96" w:rsidR="00366387" w:rsidRPr="006901F8" w:rsidRDefault="00366387" w:rsidP="007C5FCC">
      <w:pPr>
        <w:shd w:val="clear" w:color="auto" w:fill="FFFFFF"/>
        <w:spacing w:after="240" w:line="240" w:lineRule="auto"/>
        <w:rPr>
          <w:rFonts w:ascii="Consolas" w:eastAsia="Times New Roman" w:hAnsi="Consolas" w:cs="Courier New"/>
          <w:b/>
          <w:bCs/>
          <w:color w:val="FF0000"/>
        </w:rPr>
      </w:pPr>
      <w:r w:rsidRPr="00D35B38">
        <w:rPr>
          <w:rFonts w:ascii="Consolas" w:eastAsia="Times New Roman" w:hAnsi="Consolas" w:cs="Courier New"/>
          <w:b/>
          <w:bCs/>
          <w:color w:val="FF0000"/>
        </w:rPr>
        <w:lastRenderedPageBreak/>
        <w:t>****************USING RECURSION***************</w:t>
      </w:r>
    </w:p>
    <w:p w14:paraId="24839A2E" w14:textId="7E555148" w:rsidR="00366387" w:rsidRPr="00D35B38" w:rsidRDefault="00A4283D"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w:t>
      </w:r>
      <w:r w:rsidR="00366387" w:rsidRPr="00D35B38">
        <w:rPr>
          <w:color w:val="000000" w:themeColor="text1"/>
        </w:rPr>
        <w:t xml:space="preserve"> </w:t>
      </w:r>
      <w:r w:rsidR="00366387" w:rsidRPr="00D35B38">
        <w:rPr>
          <w:rFonts w:ascii="Consolas" w:eastAsia="Times New Roman" w:hAnsi="Consolas" w:cs="Courier New"/>
          <w:b/>
          <w:bCs/>
          <w:color w:val="000000" w:themeColor="text1"/>
          <w:sz w:val="21"/>
          <w:szCs w:val="21"/>
        </w:rPr>
        <w:t>void func(string &amp;s,int i)</w:t>
      </w:r>
    </w:p>
    <w:p w14:paraId="67BE9CC4"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w:t>
      </w:r>
    </w:p>
    <w:p w14:paraId="1691050A"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if(i&gt;=s.size()/2)</w:t>
      </w:r>
    </w:p>
    <w:p w14:paraId="547B1172"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return ;</w:t>
      </w:r>
    </w:p>
    <w:p w14:paraId="105920D4"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swap(s[i],s[s.size()-i-1]);</w:t>
      </w:r>
    </w:p>
    <w:p w14:paraId="464D1365"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func(s,i+1);</w:t>
      </w:r>
    </w:p>
    <w:p w14:paraId="15EDF43E"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w:t>
      </w:r>
    </w:p>
    <w:p w14:paraId="2BB07F15" w14:textId="77777777" w:rsidR="00E53BD9"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string reverseWord(string str)</w:t>
      </w:r>
    </w:p>
    <w:p w14:paraId="64BFAD3D" w14:textId="284CF71B"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w:t>
      </w:r>
    </w:p>
    <w:p w14:paraId="6626CA79" w14:textId="10BAC821"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//Your code her</w:t>
      </w:r>
      <w:r w:rsidR="00E53BD9">
        <w:rPr>
          <w:rFonts w:ascii="Consolas" w:eastAsia="Times New Roman" w:hAnsi="Consolas" w:cs="Courier New"/>
          <w:b/>
          <w:bCs/>
          <w:color w:val="000000" w:themeColor="text1"/>
          <w:sz w:val="21"/>
          <w:szCs w:val="21"/>
        </w:rPr>
        <w:t>e</w:t>
      </w:r>
    </w:p>
    <w:p w14:paraId="79326403"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func(str,0);</w:t>
      </w:r>
    </w:p>
    <w:p w14:paraId="1D33C20D" w14:textId="77777777" w:rsidR="00366387"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 xml:space="preserve">  return str;</w:t>
      </w:r>
    </w:p>
    <w:p w14:paraId="4B323C87" w14:textId="2A1C33C3" w:rsidR="00A4283D" w:rsidRPr="00D35B38" w:rsidRDefault="00366387" w:rsidP="00366387">
      <w:pPr>
        <w:shd w:val="clear" w:color="auto" w:fill="FFFFFF"/>
        <w:spacing w:after="240" w:line="240" w:lineRule="auto"/>
        <w:rPr>
          <w:rFonts w:ascii="Consolas" w:eastAsia="Times New Roman" w:hAnsi="Consolas" w:cs="Courier New"/>
          <w:b/>
          <w:bCs/>
          <w:color w:val="000000" w:themeColor="text1"/>
          <w:sz w:val="21"/>
          <w:szCs w:val="21"/>
        </w:rPr>
      </w:pPr>
      <w:r w:rsidRPr="00D35B38">
        <w:rPr>
          <w:rFonts w:ascii="Consolas" w:eastAsia="Times New Roman" w:hAnsi="Consolas" w:cs="Courier New"/>
          <w:b/>
          <w:bCs/>
          <w:color w:val="000000" w:themeColor="text1"/>
          <w:sz w:val="21"/>
          <w:szCs w:val="21"/>
        </w:rPr>
        <w:t>}</w:t>
      </w:r>
    </w:p>
    <w:p w14:paraId="0DD8DA31" w14:textId="7F5743C1" w:rsidR="00E20804" w:rsidRPr="00E20804" w:rsidRDefault="00366387" w:rsidP="00E20804">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222</w:t>
      </w:r>
      <w:r w:rsidR="00491BA8">
        <w:rPr>
          <w:rFonts w:ascii="Consolas" w:hAnsi="Consolas" w:cs="Courier New"/>
          <w:b/>
          <w:bCs/>
          <w:color w:val="333333"/>
          <w:sz w:val="21"/>
          <w:szCs w:val="21"/>
        </w:rPr>
        <w:t>)</w:t>
      </w:r>
      <w:r w:rsidR="00E20804" w:rsidRPr="00E20804">
        <w:rPr>
          <w:rFonts w:ascii="Arial" w:hAnsi="Arial" w:cs="Arial"/>
          <w:color w:val="333333"/>
          <w:sz w:val="27"/>
          <w:szCs w:val="27"/>
        </w:rPr>
        <w:t xml:space="preserve"> Consider a rat placed at </w:t>
      </w:r>
      <w:r w:rsidR="00E20804" w:rsidRPr="00E20804">
        <w:rPr>
          <w:rFonts w:ascii="Arial" w:hAnsi="Arial" w:cs="Arial"/>
          <w:b/>
          <w:bCs/>
          <w:color w:val="333333"/>
          <w:sz w:val="27"/>
          <w:szCs w:val="27"/>
        </w:rPr>
        <w:t>(0, 0)</w:t>
      </w:r>
      <w:r w:rsidR="00E20804" w:rsidRPr="00E20804">
        <w:rPr>
          <w:rFonts w:ascii="Arial" w:hAnsi="Arial" w:cs="Arial"/>
          <w:color w:val="333333"/>
          <w:sz w:val="27"/>
          <w:szCs w:val="27"/>
        </w:rPr>
        <w:t> in a square matrix</w:t>
      </w:r>
      <w:r w:rsidR="00E20804" w:rsidRPr="00E20804">
        <w:rPr>
          <w:rFonts w:ascii="Arial" w:hAnsi="Arial" w:cs="Arial"/>
          <w:b/>
          <w:bCs/>
          <w:color w:val="333333"/>
          <w:sz w:val="27"/>
          <w:szCs w:val="27"/>
        </w:rPr>
        <w:t> </w:t>
      </w:r>
      <w:r w:rsidR="00E20804" w:rsidRPr="00E20804">
        <w:rPr>
          <w:rFonts w:ascii="Arial" w:hAnsi="Arial" w:cs="Arial"/>
          <w:color w:val="333333"/>
          <w:sz w:val="27"/>
          <w:szCs w:val="27"/>
        </w:rPr>
        <w:t>of order </w:t>
      </w:r>
      <w:r w:rsidR="00E20804" w:rsidRPr="00E20804">
        <w:rPr>
          <w:rFonts w:ascii="Arial" w:hAnsi="Arial" w:cs="Arial"/>
          <w:b/>
          <w:bCs/>
          <w:color w:val="333333"/>
          <w:sz w:val="27"/>
          <w:szCs w:val="27"/>
        </w:rPr>
        <w:t>N * N</w:t>
      </w:r>
      <w:r w:rsidR="00E20804" w:rsidRPr="00E20804">
        <w:rPr>
          <w:rFonts w:ascii="Arial" w:hAnsi="Arial" w:cs="Arial"/>
          <w:color w:val="333333"/>
          <w:sz w:val="27"/>
          <w:szCs w:val="27"/>
        </w:rPr>
        <w:t>. It has to reach the destination at </w:t>
      </w:r>
      <w:r w:rsidR="00E20804" w:rsidRPr="00E20804">
        <w:rPr>
          <w:rFonts w:ascii="Arial" w:hAnsi="Arial" w:cs="Arial"/>
          <w:b/>
          <w:bCs/>
          <w:color w:val="333333"/>
          <w:sz w:val="27"/>
          <w:szCs w:val="27"/>
        </w:rPr>
        <w:t>(N - 1, N - 1)</w:t>
      </w:r>
      <w:r w:rsidR="00E20804" w:rsidRPr="00E20804">
        <w:rPr>
          <w:rFonts w:ascii="Arial" w:hAnsi="Arial" w:cs="Arial"/>
          <w:color w:val="333333"/>
          <w:sz w:val="27"/>
          <w:szCs w:val="27"/>
        </w:rPr>
        <w:t>. Find all possible paths that the rat can take to reach from source to destination. The directions in which the rat can move are </w:t>
      </w:r>
      <w:r w:rsidR="00E20804" w:rsidRPr="00E20804">
        <w:rPr>
          <w:rFonts w:ascii="Arial" w:hAnsi="Arial" w:cs="Arial"/>
          <w:b/>
          <w:bCs/>
          <w:color w:val="333333"/>
          <w:sz w:val="27"/>
          <w:szCs w:val="27"/>
        </w:rPr>
        <w:t>'U'(up)</w:t>
      </w:r>
      <w:r w:rsidR="00E20804" w:rsidRPr="00E20804">
        <w:rPr>
          <w:rFonts w:ascii="Arial" w:hAnsi="Arial" w:cs="Arial"/>
          <w:color w:val="333333"/>
          <w:sz w:val="27"/>
          <w:szCs w:val="27"/>
        </w:rPr>
        <w:t>, </w:t>
      </w:r>
      <w:r w:rsidR="00E20804" w:rsidRPr="00E20804">
        <w:rPr>
          <w:rFonts w:ascii="Arial" w:hAnsi="Arial" w:cs="Arial"/>
          <w:b/>
          <w:bCs/>
          <w:color w:val="333333"/>
          <w:sz w:val="27"/>
          <w:szCs w:val="27"/>
        </w:rPr>
        <w:t>'D'(down)</w:t>
      </w:r>
      <w:r w:rsidR="00E20804" w:rsidRPr="00E20804">
        <w:rPr>
          <w:rFonts w:ascii="Arial" w:hAnsi="Arial" w:cs="Arial"/>
          <w:color w:val="333333"/>
          <w:sz w:val="27"/>
          <w:szCs w:val="27"/>
        </w:rPr>
        <w:t>, </w:t>
      </w:r>
      <w:r w:rsidR="00E20804" w:rsidRPr="00E20804">
        <w:rPr>
          <w:rFonts w:ascii="Arial" w:hAnsi="Arial" w:cs="Arial"/>
          <w:b/>
          <w:bCs/>
          <w:color w:val="333333"/>
          <w:sz w:val="27"/>
          <w:szCs w:val="27"/>
        </w:rPr>
        <w:t>'L' (left)</w:t>
      </w:r>
      <w:r w:rsidR="00E20804" w:rsidRPr="00E20804">
        <w:rPr>
          <w:rFonts w:ascii="Arial" w:hAnsi="Arial" w:cs="Arial"/>
          <w:color w:val="333333"/>
          <w:sz w:val="27"/>
          <w:szCs w:val="27"/>
        </w:rPr>
        <w:t>, </w:t>
      </w:r>
      <w:r w:rsidR="00E20804" w:rsidRPr="00E20804">
        <w:rPr>
          <w:rFonts w:ascii="Arial" w:hAnsi="Arial" w:cs="Arial"/>
          <w:b/>
          <w:bCs/>
          <w:color w:val="333333"/>
          <w:sz w:val="27"/>
          <w:szCs w:val="27"/>
        </w:rPr>
        <w:t>'R' (right)</w:t>
      </w:r>
      <w:r w:rsidR="00E20804" w:rsidRPr="00E20804">
        <w:rPr>
          <w:rFonts w:ascii="Arial" w:hAnsi="Arial" w:cs="Arial"/>
          <w:color w:val="333333"/>
          <w:sz w:val="27"/>
          <w:szCs w:val="27"/>
        </w:rPr>
        <w:t>. Value 0 at a cell in the matrix represents that it is blocked and rat cannot move to it while value 1 at a cell in the matrix represents that rat can be travel through it.</w:t>
      </w:r>
      <w:r w:rsidR="00E20804" w:rsidRPr="00E20804">
        <w:rPr>
          <w:rFonts w:ascii="Arial" w:hAnsi="Arial" w:cs="Arial"/>
          <w:color w:val="333333"/>
          <w:sz w:val="27"/>
          <w:szCs w:val="27"/>
        </w:rPr>
        <w:br/>
      </w:r>
      <w:r w:rsidR="00E20804" w:rsidRPr="00E20804">
        <w:rPr>
          <w:rFonts w:ascii="Arial" w:hAnsi="Arial" w:cs="Arial"/>
          <w:b/>
          <w:bCs/>
          <w:color w:val="333333"/>
          <w:sz w:val="27"/>
          <w:szCs w:val="27"/>
        </w:rPr>
        <w:t>Note</w:t>
      </w:r>
      <w:r w:rsidR="00E20804" w:rsidRPr="00E20804">
        <w:rPr>
          <w:rFonts w:ascii="Arial" w:hAnsi="Arial" w:cs="Arial"/>
          <w:color w:val="333333"/>
          <w:sz w:val="27"/>
          <w:szCs w:val="27"/>
        </w:rPr>
        <w:t>: In a path, no cell can be visited more than one time.</w:t>
      </w:r>
    </w:p>
    <w:p w14:paraId="533733C3" w14:textId="77777777" w:rsidR="00E20804" w:rsidRPr="00E20804" w:rsidRDefault="00E20804" w:rsidP="00E20804">
      <w:pPr>
        <w:shd w:val="clear" w:color="auto" w:fill="FFFFFF"/>
        <w:spacing w:after="150" w:line="240" w:lineRule="auto"/>
        <w:rPr>
          <w:rFonts w:ascii="Arial" w:eastAsia="Times New Roman" w:hAnsi="Arial" w:cs="Arial"/>
          <w:color w:val="333333"/>
          <w:sz w:val="21"/>
          <w:szCs w:val="21"/>
        </w:rPr>
      </w:pPr>
      <w:r w:rsidRPr="00E20804">
        <w:rPr>
          <w:rFonts w:ascii="Arial" w:eastAsia="Times New Roman" w:hAnsi="Arial" w:cs="Arial"/>
          <w:b/>
          <w:bCs/>
          <w:color w:val="333333"/>
          <w:sz w:val="27"/>
          <w:szCs w:val="27"/>
        </w:rPr>
        <w:t>Example 1:</w:t>
      </w:r>
    </w:p>
    <w:p w14:paraId="07C98EE5"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b/>
          <w:bCs/>
          <w:color w:val="333333"/>
          <w:sz w:val="27"/>
          <w:szCs w:val="27"/>
        </w:rPr>
        <w:t>Input</w:t>
      </w:r>
      <w:r w:rsidRPr="00E20804">
        <w:rPr>
          <w:rFonts w:ascii="Consolas" w:eastAsia="Times New Roman" w:hAnsi="Consolas" w:cs="Courier New"/>
          <w:color w:val="333333"/>
          <w:sz w:val="27"/>
          <w:szCs w:val="27"/>
        </w:rPr>
        <w:t>:</w:t>
      </w:r>
    </w:p>
    <w:p w14:paraId="5A7B8C81"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N = 4</w:t>
      </w:r>
    </w:p>
    <w:p w14:paraId="50CA1C3C"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m[][] = {{1, 0, 0, 0},</w:t>
      </w:r>
    </w:p>
    <w:p w14:paraId="74AA0ECC"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         {1, 1, 0, 1}, </w:t>
      </w:r>
    </w:p>
    <w:p w14:paraId="3B06A29E"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         {1, 1, 0, 0},</w:t>
      </w:r>
    </w:p>
    <w:p w14:paraId="089960A4"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         {0, 1, 1, 1}}</w:t>
      </w:r>
    </w:p>
    <w:p w14:paraId="7F1D33DD"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b/>
          <w:bCs/>
          <w:color w:val="333333"/>
          <w:sz w:val="27"/>
          <w:szCs w:val="27"/>
        </w:rPr>
        <w:t>Output:</w:t>
      </w:r>
    </w:p>
    <w:p w14:paraId="1E5B9FA5"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20804">
        <w:rPr>
          <w:rFonts w:ascii="Consolas" w:eastAsia="Times New Roman" w:hAnsi="Consolas" w:cs="Courier New"/>
          <w:color w:val="333333"/>
          <w:sz w:val="27"/>
          <w:szCs w:val="27"/>
        </w:rPr>
        <w:lastRenderedPageBreak/>
        <w:t>DDRDRR DRDDRR</w:t>
      </w:r>
    </w:p>
    <w:p w14:paraId="3C08483F"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b/>
          <w:bCs/>
          <w:color w:val="333333"/>
          <w:sz w:val="27"/>
          <w:szCs w:val="27"/>
        </w:rPr>
        <w:t>Explanation</w:t>
      </w:r>
      <w:r w:rsidRPr="00E20804">
        <w:rPr>
          <w:rFonts w:ascii="Consolas" w:eastAsia="Times New Roman" w:hAnsi="Consolas" w:cs="Courier New"/>
          <w:color w:val="333333"/>
          <w:sz w:val="27"/>
          <w:szCs w:val="27"/>
        </w:rPr>
        <w:t>:</w:t>
      </w:r>
    </w:p>
    <w:p w14:paraId="24C8616B"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The rat can reach the destination at </w:t>
      </w:r>
    </w:p>
    <w:p w14:paraId="364E191E"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(3, 3) from (0, 0) by two paths - DRDDRR </w:t>
      </w:r>
    </w:p>
    <w:p w14:paraId="6D26662B" w14:textId="77777777" w:rsidR="00E20804"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E20804">
        <w:rPr>
          <w:rFonts w:ascii="Consolas" w:eastAsia="Times New Roman" w:hAnsi="Consolas" w:cs="Courier New"/>
          <w:color w:val="333333"/>
          <w:sz w:val="27"/>
          <w:szCs w:val="27"/>
        </w:rPr>
        <w:t xml:space="preserve">and DDRDRR, when printed in sorted order </w:t>
      </w:r>
    </w:p>
    <w:p w14:paraId="16FA9C61" w14:textId="48AD6753" w:rsidR="00366387" w:rsidRPr="00E20804" w:rsidRDefault="00E20804" w:rsidP="00E20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20804">
        <w:rPr>
          <w:rFonts w:ascii="Consolas" w:eastAsia="Times New Roman" w:hAnsi="Consolas" w:cs="Courier New"/>
          <w:color w:val="333333"/>
          <w:sz w:val="27"/>
          <w:szCs w:val="27"/>
        </w:rPr>
        <w:t>we get DDRDRR DRDDRR.</w:t>
      </w:r>
    </w:p>
    <w:p w14:paraId="20D03E9B" w14:textId="028018EF" w:rsidR="00E20804" w:rsidRPr="00E20804" w:rsidRDefault="00366387" w:rsidP="00E20804">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E20804" w:rsidRPr="00E20804">
        <w:t xml:space="preserve"> </w:t>
      </w:r>
      <w:r w:rsidR="00E20804" w:rsidRPr="00E20804">
        <w:rPr>
          <w:rFonts w:ascii="Consolas" w:eastAsia="Times New Roman" w:hAnsi="Consolas" w:cs="Courier New"/>
          <w:b/>
          <w:bCs/>
          <w:color w:val="333333"/>
          <w:sz w:val="21"/>
          <w:szCs w:val="21"/>
        </w:rPr>
        <w:t>void solve(vector&lt;vector&lt;int&gt;&gt; &amp;m,vector&lt;string&gt; &amp;ans,int i,int j,int n,string &amp;str) {</w:t>
      </w:r>
    </w:p>
    <w:p w14:paraId="6FFE725C"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if(i==n-1 &amp;&amp; j==n-1) {</w:t>
      </w:r>
    </w:p>
    <w:p w14:paraId="0F761A27"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ans.push_back(str);</w:t>
      </w:r>
    </w:p>
    <w:p w14:paraId="40D5FED8"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return;</w:t>
      </w:r>
    </w:p>
    <w:p w14:paraId="6C9E728B"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159D22AE"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m[i][j] = 0;</w:t>
      </w:r>
    </w:p>
    <w:p w14:paraId="48481B2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if(i+1&lt;n &amp;&amp; m[i+1][j]==1) {</w:t>
      </w:r>
    </w:p>
    <w:p w14:paraId="11461B2F"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str.push_back('D');</w:t>
      </w:r>
    </w:p>
    <w:p w14:paraId="498D8B27"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solve(m,ans,i+1,j,n,str);</w:t>
      </w:r>
    </w:p>
    <w:p w14:paraId="56203008"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str.pop_back();</w:t>
      </w:r>
    </w:p>
    <w:p w14:paraId="2BDF8D15"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3A3420DE"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if(i-1&gt;=0 &amp;&amp; m[i-1][j]==1) {</w:t>
      </w:r>
    </w:p>
    <w:p w14:paraId="7CDDAE00"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str.push_back('U');</w:t>
      </w:r>
    </w:p>
    <w:p w14:paraId="5F692F88"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solve(m,ans,i-1,j,n,str);</w:t>
      </w:r>
    </w:p>
    <w:p w14:paraId="61516638"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str.pop_back();</w:t>
      </w:r>
    </w:p>
    <w:p w14:paraId="0ACB6F2E"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3974DC5A"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if(j+1&lt;n &amp;&amp; m[i][j+1]==1) {</w:t>
      </w:r>
    </w:p>
    <w:p w14:paraId="53363BB7"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str.push_back('R');</w:t>
      </w:r>
    </w:p>
    <w:p w14:paraId="629DBF35"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solve(m,ans,i,j+1,n,str);</w:t>
      </w:r>
    </w:p>
    <w:p w14:paraId="58BD4B6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str.pop_back();</w:t>
      </w:r>
    </w:p>
    <w:p w14:paraId="71020DD2"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lastRenderedPageBreak/>
        <w:t xml:space="preserve">        }</w:t>
      </w:r>
    </w:p>
    <w:p w14:paraId="76D930F7"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if(j-1&gt;=0 &amp;&amp; m[i][j-1]==1) {</w:t>
      </w:r>
    </w:p>
    <w:p w14:paraId="0538615B"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str.push_back('L');</w:t>
      </w:r>
    </w:p>
    <w:p w14:paraId="5EFB89A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solve(m,ans,i,j-1,n,str);</w:t>
      </w:r>
    </w:p>
    <w:p w14:paraId="72DC5182"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str.pop_back();</w:t>
      </w:r>
    </w:p>
    <w:p w14:paraId="092FEEE0"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0EEBCA97"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m[i][j] = 1;</w:t>
      </w:r>
    </w:p>
    <w:p w14:paraId="06C7B3B6"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3646111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vector&lt;string&gt; findPath(vector&lt;vector&lt;int&gt;&gt; &amp;m, int n) {</w:t>
      </w:r>
    </w:p>
    <w:p w14:paraId="3909FC71"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 Your code goes here</w:t>
      </w:r>
    </w:p>
    <w:p w14:paraId="4F263C2A"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vector&lt;string&gt; ans;</w:t>
      </w:r>
    </w:p>
    <w:p w14:paraId="08DEEB2E"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if(m[0][0]==0) {</w:t>
      </w:r>
    </w:p>
    <w:p w14:paraId="6AF107F8"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return ans;</w:t>
      </w:r>
    </w:p>
    <w:p w14:paraId="3BCBA12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0DF1B939"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string str;</w:t>
      </w:r>
    </w:p>
    <w:p w14:paraId="0D5B7CB4"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solve(m,ans,0,0,n,str);</w:t>
      </w:r>
    </w:p>
    <w:p w14:paraId="09CBB353"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sort(ans.begin(),ans.end());</w:t>
      </w:r>
    </w:p>
    <w:p w14:paraId="66AB37E3" w14:textId="77777777" w:rsidR="00E20804" w:rsidRPr="00E20804"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return ans;</w:t>
      </w:r>
    </w:p>
    <w:p w14:paraId="7CDD6BB8" w14:textId="07494CA3" w:rsidR="00366387" w:rsidRDefault="00E20804" w:rsidP="00E20804">
      <w:pPr>
        <w:shd w:val="clear" w:color="auto" w:fill="FFFFFF"/>
        <w:spacing w:after="240" w:line="240" w:lineRule="auto"/>
        <w:rPr>
          <w:rFonts w:ascii="Consolas" w:eastAsia="Times New Roman" w:hAnsi="Consolas" w:cs="Courier New"/>
          <w:b/>
          <w:bCs/>
          <w:color w:val="333333"/>
          <w:sz w:val="21"/>
          <w:szCs w:val="21"/>
        </w:rPr>
      </w:pPr>
      <w:r w:rsidRPr="00E20804">
        <w:rPr>
          <w:rFonts w:ascii="Consolas" w:eastAsia="Times New Roman" w:hAnsi="Consolas" w:cs="Courier New"/>
          <w:b/>
          <w:bCs/>
          <w:color w:val="333333"/>
          <w:sz w:val="21"/>
          <w:szCs w:val="21"/>
        </w:rPr>
        <w:t xml:space="preserve">    }</w:t>
      </w:r>
    </w:p>
    <w:p w14:paraId="5FE8C390" w14:textId="6619F59A" w:rsidR="00B24CBA" w:rsidRDefault="00E20804" w:rsidP="00B24CBA">
      <w:pPr>
        <w:pStyle w:val="Heading3"/>
        <w:shd w:val="clear" w:color="auto" w:fill="FFFFFF"/>
        <w:spacing w:before="0" w:after="120"/>
        <w:ind w:right="120"/>
        <w:rPr>
          <w:rFonts w:ascii="inherit" w:hAnsi="inherit" w:cs="Segoe UI"/>
          <w:sz w:val="36"/>
          <w:szCs w:val="36"/>
        </w:rPr>
      </w:pPr>
      <w:r>
        <w:rPr>
          <w:rFonts w:ascii="Consolas" w:eastAsia="Times New Roman" w:hAnsi="Consolas" w:cs="Courier New"/>
          <w:b/>
          <w:bCs/>
          <w:color w:val="333333"/>
          <w:sz w:val="21"/>
          <w:szCs w:val="21"/>
        </w:rPr>
        <w:t>223)</w:t>
      </w:r>
      <w:r w:rsidR="00B24CBA" w:rsidRPr="00B24CBA">
        <w:rPr>
          <w:rFonts w:ascii="inherit" w:hAnsi="inherit" w:cs="Segoe UI"/>
          <w:b/>
          <w:bCs/>
          <w:sz w:val="36"/>
          <w:szCs w:val="36"/>
        </w:rPr>
        <w:t xml:space="preserve"> </w:t>
      </w:r>
      <w:r w:rsidR="00B24CBA">
        <w:rPr>
          <w:rFonts w:ascii="inherit" w:hAnsi="inherit" w:cs="Segoe UI"/>
          <w:b/>
          <w:bCs/>
          <w:sz w:val="36"/>
          <w:szCs w:val="36"/>
        </w:rPr>
        <w:t>2078. Two Furthest Houses With Different Colors</w:t>
      </w:r>
    </w:p>
    <w:p w14:paraId="76913F88" w14:textId="77777777" w:rsidR="00B24CBA" w:rsidRDefault="00B24CBA" w:rsidP="00B24CB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w:t>
      </w:r>
      <w:r>
        <w:rPr>
          <w:rStyle w:val="HTMLCode"/>
          <w:rFonts w:ascii="Consolas" w:hAnsi="Consolas"/>
          <w:color w:val="C7254E"/>
          <w:sz w:val="21"/>
          <w:szCs w:val="21"/>
          <w:shd w:val="clear" w:color="auto" w:fill="F9F2F4"/>
        </w:rPr>
        <w:t>n</w:t>
      </w:r>
      <w:r>
        <w:rPr>
          <w:rFonts w:ascii="Segoe UI" w:hAnsi="Segoe UI" w:cs="Segoe UI"/>
          <w:sz w:val="21"/>
          <w:szCs w:val="21"/>
        </w:rPr>
        <w:t> houses evenly lined up on the street, and each house is beautifully painted. You are given a </w:t>
      </w:r>
      <w:r>
        <w:rPr>
          <w:rStyle w:val="Strong"/>
          <w:rFonts w:ascii="Segoe UI" w:hAnsi="Segoe UI" w:cs="Segoe UI"/>
          <w:sz w:val="21"/>
          <w:szCs w:val="21"/>
        </w:rPr>
        <w:t>0-indexed</w:t>
      </w:r>
      <w:r>
        <w:rPr>
          <w:rFonts w:ascii="Segoe UI" w:hAnsi="Segoe UI" w:cs="Segoe UI"/>
          <w:sz w:val="21"/>
          <w:szCs w:val="21"/>
        </w:rPr>
        <w:t> integer array </w:t>
      </w:r>
      <w:r>
        <w:rPr>
          <w:rStyle w:val="HTMLCode"/>
          <w:rFonts w:ascii="Consolas" w:hAnsi="Consolas"/>
          <w:color w:val="C7254E"/>
          <w:sz w:val="21"/>
          <w:szCs w:val="21"/>
          <w:shd w:val="clear" w:color="auto" w:fill="F9F2F4"/>
        </w:rPr>
        <w:t>colors</w:t>
      </w:r>
      <w:r>
        <w:rPr>
          <w:rFonts w:ascii="Segoe UI" w:hAnsi="Segoe UI" w:cs="Segoe UI"/>
          <w:sz w:val="21"/>
          <w:szCs w:val="21"/>
        </w:rPr>
        <w:t> of length </w:t>
      </w:r>
      <w:r>
        <w:rPr>
          <w:rStyle w:val="HTMLCode"/>
          <w:rFonts w:ascii="Consolas" w:hAnsi="Consolas"/>
          <w:color w:val="C7254E"/>
          <w:sz w:val="21"/>
          <w:szCs w:val="21"/>
          <w:shd w:val="clear" w:color="auto" w:fill="F9F2F4"/>
        </w:rPr>
        <w:t>n</w:t>
      </w:r>
      <w:r>
        <w:rPr>
          <w:rFonts w:ascii="Segoe UI" w:hAnsi="Segoe UI" w:cs="Segoe UI"/>
          <w:sz w:val="21"/>
          <w:szCs w:val="21"/>
        </w:rPr>
        <w:t>, where </w:t>
      </w:r>
      <w:r>
        <w:rPr>
          <w:rStyle w:val="HTMLCode"/>
          <w:rFonts w:ascii="Consolas" w:hAnsi="Consolas"/>
          <w:color w:val="C7254E"/>
          <w:sz w:val="21"/>
          <w:szCs w:val="21"/>
          <w:shd w:val="clear" w:color="auto" w:fill="F9F2F4"/>
        </w:rPr>
        <w:t>colors[i]</w:t>
      </w:r>
      <w:r>
        <w:rPr>
          <w:rFonts w:ascii="Segoe UI" w:hAnsi="Segoe UI" w:cs="Segoe UI"/>
          <w:sz w:val="21"/>
          <w:szCs w:val="21"/>
        </w:rPr>
        <w:t> represents the color of the </w:t>
      </w:r>
      <w:r>
        <w:rPr>
          <w:rStyle w:val="HTMLCode"/>
          <w:rFonts w:ascii="Consolas" w:hAnsi="Consolas"/>
          <w:color w:val="C7254E"/>
          <w:sz w:val="21"/>
          <w:szCs w:val="21"/>
          <w:shd w:val="clear" w:color="auto" w:fill="F9F2F4"/>
        </w:rPr>
        <w:t>i</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house.</w:t>
      </w:r>
    </w:p>
    <w:p w14:paraId="3D3F2B0F" w14:textId="77777777" w:rsidR="00B24CBA" w:rsidRDefault="00B24CBA" w:rsidP="00B24CB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w:t>
      </w:r>
      <w:r>
        <w:rPr>
          <w:rStyle w:val="Emphasis"/>
          <w:rFonts w:ascii="Segoe UI" w:hAnsi="Segoe UI" w:cs="Segoe UI"/>
          <w:sz w:val="21"/>
          <w:szCs w:val="21"/>
        </w:rPr>
        <w:t>the </w:t>
      </w:r>
      <w:r>
        <w:rPr>
          <w:rStyle w:val="Strong"/>
          <w:rFonts w:ascii="Segoe UI" w:hAnsi="Segoe UI" w:cs="Segoe UI"/>
          <w:i/>
          <w:iCs/>
          <w:sz w:val="21"/>
          <w:szCs w:val="21"/>
        </w:rPr>
        <w:t>maximum</w:t>
      </w:r>
      <w:r>
        <w:rPr>
          <w:rStyle w:val="Emphasis"/>
          <w:rFonts w:ascii="Segoe UI" w:hAnsi="Segoe UI" w:cs="Segoe UI"/>
          <w:sz w:val="21"/>
          <w:szCs w:val="21"/>
        </w:rPr>
        <w:t> distance between </w:t>
      </w:r>
      <w:r>
        <w:rPr>
          <w:rStyle w:val="Strong"/>
          <w:rFonts w:ascii="Segoe UI" w:hAnsi="Segoe UI" w:cs="Segoe UI"/>
          <w:i/>
          <w:iCs/>
          <w:sz w:val="21"/>
          <w:szCs w:val="21"/>
        </w:rPr>
        <w:t>two</w:t>
      </w:r>
      <w:r>
        <w:rPr>
          <w:rStyle w:val="Emphasis"/>
          <w:rFonts w:ascii="Segoe UI" w:hAnsi="Segoe UI" w:cs="Segoe UI"/>
          <w:sz w:val="21"/>
          <w:szCs w:val="21"/>
        </w:rPr>
        <w:t> houses with </w:t>
      </w:r>
      <w:r>
        <w:rPr>
          <w:rStyle w:val="Strong"/>
          <w:rFonts w:ascii="Segoe UI" w:hAnsi="Segoe UI" w:cs="Segoe UI"/>
          <w:i/>
          <w:iCs/>
          <w:sz w:val="21"/>
          <w:szCs w:val="21"/>
        </w:rPr>
        <w:t>different</w:t>
      </w:r>
      <w:r>
        <w:rPr>
          <w:rStyle w:val="Emphasis"/>
          <w:rFonts w:ascii="Segoe UI" w:hAnsi="Segoe UI" w:cs="Segoe UI"/>
          <w:sz w:val="21"/>
          <w:szCs w:val="21"/>
        </w:rPr>
        <w:t> colors</w:t>
      </w:r>
      <w:r>
        <w:rPr>
          <w:rFonts w:ascii="Segoe UI" w:hAnsi="Segoe UI" w:cs="Segoe UI"/>
          <w:sz w:val="21"/>
          <w:szCs w:val="21"/>
        </w:rPr>
        <w:t>.</w:t>
      </w:r>
    </w:p>
    <w:p w14:paraId="7AC74A61" w14:textId="2F950ED7" w:rsidR="00B24CBA" w:rsidRDefault="00B24CBA" w:rsidP="00B24CB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distance between the </w:t>
      </w:r>
      <w:r>
        <w:rPr>
          <w:rStyle w:val="HTMLCode"/>
          <w:rFonts w:ascii="Consolas" w:hAnsi="Consolas"/>
          <w:color w:val="C7254E"/>
          <w:sz w:val="21"/>
          <w:szCs w:val="21"/>
          <w:shd w:val="clear" w:color="auto" w:fill="F9F2F4"/>
        </w:rPr>
        <w:t>i</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and </w:t>
      </w:r>
      <w:r>
        <w:rPr>
          <w:rStyle w:val="HTMLCode"/>
          <w:rFonts w:ascii="Consolas" w:hAnsi="Consolas"/>
          <w:color w:val="C7254E"/>
          <w:sz w:val="21"/>
          <w:szCs w:val="21"/>
          <w:shd w:val="clear" w:color="auto" w:fill="F9F2F4"/>
        </w:rPr>
        <w:t>j</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houses is </w:t>
      </w:r>
      <w:r>
        <w:rPr>
          <w:rStyle w:val="HTMLCode"/>
          <w:rFonts w:ascii="Consolas" w:hAnsi="Consolas"/>
          <w:color w:val="C7254E"/>
          <w:sz w:val="21"/>
          <w:szCs w:val="21"/>
          <w:shd w:val="clear" w:color="auto" w:fill="F9F2F4"/>
        </w:rPr>
        <w:t>abs(i - j)</w:t>
      </w:r>
      <w:r>
        <w:rPr>
          <w:rFonts w:ascii="Segoe UI" w:hAnsi="Segoe UI" w:cs="Segoe UI"/>
          <w:sz w:val="21"/>
          <w:szCs w:val="21"/>
        </w:rPr>
        <w:t>, where </w:t>
      </w:r>
      <w:r>
        <w:rPr>
          <w:rStyle w:val="HTMLCode"/>
          <w:rFonts w:ascii="Consolas" w:hAnsi="Consolas"/>
          <w:color w:val="C7254E"/>
          <w:sz w:val="21"/>
          <w:szCs w:val="21"/>
          <w:shd w:val="clear" w:color="auto" w:fill="F9F2F4"/>
        </w:rPr>
        <w:t>abs(x)</w:t>
      </w:r>
      <w:r>
        <w:rPr>
          <w:rFonts w:ascii="Segoe UI" w:hAnsi="Segoe UI" w:cs="Segoe UI"/>
          <w:sz w:val="21"/>
          <w:szCs w:val="21"/>
        </w:rPr>
        <w:t> is the </w:t>
      </w:r>
      <w:r>
        <w:rPr>
          <w:rStyle w:val="Strong"/>
          <w:rFonts w:ascii="Segoe UI" w:hAnsi="Segoe UI" w:cs="Segoe UI"/>
          <w:sz w:val="21"/>
          <w:szCs w:val="21"/>
        </w:rPr>
        <w:t>absolute value</w:t>
      </w:r>
      <w:r>
        <w:rPr>
          <w:rFonts w:ascii="Segoe UI" w:hAnsi="Segoe UI" w:cs="Segoe UI"/>
          <w:sz w:val="21"/>
          <w:szCs w:val="21"/>
        </w:rPr>
        <w:t> of </w:t>
      </w:r>
      <w:r>
        <w:rPr>
          <w:rStyle w:val="HTMLCode"/>
          <w:rFonts w:ascii="Consolas" w:hAnsi="Consolas"/>
          <w:color w:val="C7254E"/>
          <w:sz w:val="21"/>
          <w:szCs w:val="21"/>
          <w:shd w:val="clear" w:color="auto" w:fill="F9F2F4"/>
        </w:rPr>
        <w:t>x</w:t>
      </w:r>
      <w:r>
        <w:rPr>
          <w:rFonts w:ascii="Segoe UI" w:hAnsi="Segoe UI" w:cs="Segoe UI"/>
          <w:sz w:val="21"/>
          <w:szCs w:val="21"/>
        </w:rPr>
        <w:t>.</w:t>
      </w:r>
    </w:p>
    <w:p w14:paraId="496FD5B6" w14:textId="13EF1748" w:rsidR="00B24CBA" w:rsidRDefault="00B24CBA" w:rsidP="00B24CB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Example 1:</w:t>
      </w:r>
      <w:r>
        <w:rPr>
          <w:rFonts w:ascii="Segoe UI" w:hAnsi="Segoe UI" w:cs="Segoe UI"/>
          <w:noProof/>
          <w:sz w:val="21"/>
          <w:szCs w:val="21"/>
        </w:rPr>
        <w:drawing>
          <wp:inline distT="0" distB="0" distL="0" distR="0" wp14:anchorId="03A80587" wp14:editId="2BF2DBCC">
            <wp:extent cx="5812155" cy="803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12155" cy="803275"/>
                    </a:xfrm>
                    <a:prstGeom prst="rect">
                      <a:avLst/>
                    </a:prstGeom>
                    <a:noFill/>
                    <a:ln>
                      <a:noFill/>
                    </a:ln>
                  </pic:spPr>
                </pic:pic>
              </a:graphicData>
            </a:graphic>
          </wp:inline>
        </w:drawing>
      </w:r>
    </w:p>
    <w:p w14:paraId="626678F0" w14:textId="77777777" w:rsid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colors = [</w:t>
      </w:r>
      <w:r>
        <w:rPr>
          <w:rStyle w:val="Strong"/>
          <w:rFonts w:ascii="Consolas" w:hAnsi="Consolas"/>
          <w:color w:val="333333"/>
          <w:sz w:val="21"/>
          <w:szCs w:val="21"/>
          <w:u w:val="single"/>
        </w:rPr>
        <w:t>1</w:t>
      </w:r>
      <w:r>
        <w:rPr>
          <w:rFonts w:ascii="Consolas" w:hAnsi="Consolas"/>
          <w:color w:val="333333"/>
          <w:sz w:val="21"/>
          <w:szCs w:val="21"/>
        </w:rPr>
        <w:t>,1,1,</w:t>
      </w:r>
      <w:r>
        <w:rPr>
          <w:rStyle w:val="Strong"/>
          <w:rFonts w:ascii="Consolas" w:hAnsi="Consolas"/>
          <w:color w:val="333333"/>
          <w:sz w:val="21"/>
          <w:szCs w:val="21"/>
          <w:u w:val="single"/>
        </w:rPr>
        <w:t>6</w:t>
      </w:r>
      <w:r>
        <w:rPr>
          <w:rFonts w:ascii="Consolas" w:hAnsi="Consolas"/>
          <w:color w:val="333333"/>
          <w:sz w:val="21"/>
          <w:szCs w:val="21"/>
        </w:rPr>
        <w:t>,1,1,1]</w:t>
      </w:r>
    </w:p>
    <w:p w14:paraId="103A7684" w14:textId="77777777" w:rsid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3</w:t>
      </w:r>
    </w:p>
    <w:p w14:paraId="2DE16BF0" w14:textId="77777777" w:rsid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Explanation:</w:t>
      </w:r>
      <w:r>
        <w:rPr>
          <w:rFonts w:ascii="Consolas" w:hAnsi="Consolas"/>
          <w:color w:val="333333"/>
          <w:sz w:val="21"/>
          <w:szCs w:val="21"/>
        </w:rPr>
        <w:t xml:space="preserve"> In the above image, color 1 is blue, and color 6 is red.</w:t>
      </w:r>
    </w:p>
    <w:p w14:paraId="3BF6A2B1" w14:textId="77777777" w:rsid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The furthest two houses with different colors are house 0 and house 3.</w:t>
      </w:r>
    </w:p>
    <w:p w14:paraId="7FCC253B" w14:textId="77777777" w:rsid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House 0 has color 1, and house 3 has color 6. The distance between them is abs(0 - 3) = 3.</w:t>
      </w:r>
    </w:p>
    <w:p w14:paraId="220DCB75" w14:textId="73813DD6" w:rsidR="00E20804" w:rsidRPr="00B24CBA" w:rsidRDefault="00B24CBA" w:rsidP="00B24C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houses 3 and 6 can also produce the optimal answer.</w:t>
      </w:r>
    </w:p>
    <w:p w14:paraId="2AEB36BC" w14:textId="6DC4C1D5" w:rsidR="00B24CBA" w:rsidRPr="00B24CBA" w:rsidRDefault="00E20804" w:rsidP="00B24CBA">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B24CBA" w:rsidRPr="00B24CBA">
        <w:t xml:space="preserve"> </w:t>
      </w:r>
      <w:r w:rsidR="00B24CBA" w:rsidRPr="00B24CBA">
        <w:rPr>
          <w:rFonts w:ascii="Consolas" w:eastAsia="Times New Roman" w:hAnsi="Consolas" w:cs="Courier New"/>
          <w:b/>
          <w:bCs/>
          <w:color w:val="333333"/>
          <w:sz w:val="21"/>
          <w:szCs w:val="21"/>
        </w:rPr>
        <w:t>int maxDistance(vector&lt;int&gt;&amp; colors) {</w:t>
      </w:r>
    </w:p>
    <w:p w14:paraId="1C9F9993"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int i=0;</w:t>
      </w:r>
    </w:p>
    <w:p w14:paraId="31D3569F"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int j=colors.size()-1;</w:t>
      </w:r>
    </w:p>
    <w:p w14:paraId="13AEF0C6"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int maxi1=0;</w:t>
      </w:r>
    </w:p>
    <w:p w14:paraId="39579BB2"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int maxi2=0;</w:t>
      </w:r>
    </w:p>
    <w:p w14:paraId="70FCC53E"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while(j&gt;=0)</w:t>
      </w:r>
    </w:p>
    <w:p w14:paraId="2C27C39A"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0C87A9F7"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if(colors[i]!=colors[j])</w:t>
      </w:r>
    </w:p>
    <w:p w14:paraId="4B9012FD"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71355ED5"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maxi1=abs(i-j);</w:t>
      </w:r>
    </w:p>
    <w:p w14:paraId="2783F2F0"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break;</w:t>
      </w:r>
    </w:p>
    <w:p w14:paraId="0C0BA7D9"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3632EE53"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j--;</w:t>
      </w:r>
    </w:p>
    <w:p w14:paraId="5AEDAC5C"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6AFA26D4"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i=0;</w:t>
      </w:r>
    </w:p>
    <w:p w14:paraId="19B071F4"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j=colors.size()-1;</w:t>
      </w:r>
    </w:p>
    <w:p w14:paraId="21105683"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lastRenderedPageBreak/>
        <w:t xml:space="preserve">        while(i&lt;colors.size())</w:t>
      </w:r>
    </w:p>
    <w:p w14:paraId="0AD3B443"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76B72B8E"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if(colors[i]!=colors[j])</w:t>
      </w:r>
    </w:p>
    <w:p w14:paraId="6C0ECFC8"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0F462CC3"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maxi2=abs(i-j);</w:t>
      </w:r>
    </w:p>
    <w:p w14:paraId="122FE71F"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break;</w:t>
      </w:r>
    </w:p>
    <w:p w14:paraId="52C23F2A"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00FE233A"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i++;</w:t>
      </w:r>
    </w:p>
    <w:p w14:paraId="309A09F0"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207C19ED" w14:textId="77777777" w:rsidR="00B24CBA" w:rsidRPr="00B24CBA"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return max(maxi1,maxi2);</w:t>
      </w:r>
    </w:p>
    <w:p w14:paraId="34F3E7BD" w14:textId="304CEA89" w:rsidR="00E20804" w:rsidRDefault="00B24CBA" w:rsidP="00B24CBA">
      <w:pPr>
        <w:shd w:val="clear" w:color="auto" w:fill="FFFFFF"/>
        <w:spacing w:after="240" w:line="240" w:lineRule="auto"/>
        <w:rPr>
          <w:rFonts w:ascii="Consolas" w:eastAsia="Times New Roman" w:hAnsi="Consolas" w:cs="Courier New"/>
          <w:b/>
          <w:bCs/>
          <w:color w:val="333333"/>
          <w:sz w:val="21"/>
          <w:szCs w:val="21"/>
        </w:rPr>
      </w:pPr>
      <w:r w:rsidRPr="00B24CBA">
        <w:rPr>
          <w:rFonts w:ascii="Consolas" w:eastAsia="Times New Roman" w:hAnsi="Consolas" w:cs="Courier New"/>
          <w:b/>
          <w:bCs/>
          <w:color w:val="333333"/>
          <w:sz w:val="21"/>
          <w:szCs w:val="21"/>
        </w:rPr>
        <w:t xml:space="preserve">    }</w:t>
      </w:r>
    </w:p>
    <w:p w14:paraId="3FE520E0" w14:textId="3CB89302" w:rsidR="00344A99" w:rsidRDefault="00B24CBA" w:rsidP="00344A99">
      <w:pPr>
        <w:shd w:val="clear" w:color="auto" w:fill="FFFFFF"/>
        <w:rPr>
          <w:rFonts w:ascii="Segoe UI" w:hAnsi="Segoe UI" w:cs="Segoe UI"/>
          <w:sz w:val="20"/>
          <w:szCs w:val="20"/>
        </w:rPr>
      </w:pPr>
      <w:r>
        <w:rPr>
          <w:rFonts w:ascii="Consolas" w:eastAsia="Times New Roman" w:hAnsi="Consolas" w:cs="Courier New"/>
          <w:b/>
          <w:bCs/>
          <w:color w:val="333333"/>
          <w:sz w:val="21"/>
          <w:szCs w:val="21"/>
        </w:rPr>
        <w:t>224</w:t>
      </w:r>
      <w:r w:rsidR="00344A99">
        <w:rPr>
          <w:rFonts w:ascii="Segoe UI" w:hAnsi="Segoe UI" w:cs="Segoe UI"/>
          <w:sz w:val="20"/>
          <w:szCs w:val="20"/>
        </w:rPr>
        <w:t xml:space="preserve"> )</w:t>
      </w:r>
    </w:p>
    <w:p w14:paraId="6999A8C2" w14:textId="5AB72A78" w:rsidR="00344A99" w:rsidRPr="00344A99" w:rsidRDefault="00344A99" w:rsidP="00344A99">
      <w:pPr>
        <w:shd w:val="clear" w:color="auto" w:fill="FFFFFF"/>
        <w:rPr>
          <w:rFonts w:ascii="Segoe UI" w:hAnsi="Segoe UI" w:cs="Segoe UI"/>
          <w:sz w:val="20"/>
          <w:szCs w:val="20"/>
        </w:rPr>
      </w:pPr>
      <w:r>
        <w:rPr>
          <w:rFonts w:ascii="inherit" w:hAnsi="inherit" w:cs="Segoe UI"/>
          <w:b/>
          <w:bCs/>
          <w:sz w:val="36"/>
          <w:szCs w:val="36"/>
        </w:rPr>
        <w:t>2073. Time Needed to Buy Tickets</w:t>
      </w:r>
    </w:p>
    <w:p w14:paraId="3ED83B66" w14:textId="77777777" w:rsidR="00344A99" w:rsidRDefault="00344A99" w:rsidP="00344A99">
      <w:pPr>
        <w:pStyle w:val="NormalWeb"/>
        <w:spacing w:before="0" w:beforeAutospacing="0" w:after="240" w:afterAutospacing="0"/>
        <w:rPr>
          <w:rFonts w:ascii="Segoe UI" w:hAnsi="Segoe UI" w:cs="Segoe UI"/>
          <w:sz w:val="21"/>
          <w:szCs w:val="21"/>
        </w:rPr>
      </w:pPr>
      <w:r>
        <w:rPr>
          <w:rFonts w:ascii="Segoe UI" w:hAnsi="Segoe UI" w:cs="Segoe UI"/>
          <w:sz w:val="21"/>
          <w:szCs w:val="21"/>
        </w:rPr>
        <w:t>There are </w:t>
      </w:r>
      <w:r>
        <w:rPr>
          <w:rStyle w:val="HTMLCode"/>
          <w:rFonts w:ascii="Consolas" w:hAnsi="Consolas"/>
          <w:color w:val="C7254E"/>
          <w:sz w:val="21"/>
          <w:szCs w:val="21"/>
          <w:shd w:val="clear" w:color="auto" w:fill="F9F2F4"/>
        </w:rPr>
        <w:t>n</w:t>
      </w:r>
      <w:r>
        <w:rPr>
          <w:rFonts w:ascii="Segoe UI" w:hAnsi="Segoe UI" w:cs="Segoe UI"/>
          <w:sz w:val="21"/>
          <w:szCs w:val="21"/>
        </w:rPr>
        <w:t> people in a line queuing to buy tickets, where the </w:t>
      </w:r>
      <w:r>
        <w:rPr>
          <w:rStyle w:val="HTMLCode"/>
          <w:rFonts w:ascii="Consolas" w:hAnsi="Consolas"/>
          <w:color w:val="C7254E"/>
          <w:sz w:val="21"/>
          <w:szCs w:val="21"/>
          <w:shd w:val="clear" w:color="auto" w:fill="F9F2F4"/>
        </w:rPr>
        <w:t>0</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person is at the </w:t>
      </w:r>
      <w:r>
        <w:rPr>
          <w:rStyle w:val="Strong"/>
          <w:rFonts w:ascii="Segoe UI" w:hAnsi="Segoe UI" w:cs="Segoe UI"/>
          <w:sz w:val="21"/>
          <w:szCs w:val="21"/>
        </w:rPr>
        <w:t>front</w:t>
      </w:r>
      <w:r>
        <w:rPr>
          <w:rFonts w:ascii="Segoe UI" w:hAnsi="Segoe UI" w:cs="Segoe UI"/>
          <w:sz w:val="21"/>
          <w:szCs w:val="21"/>
        </w:rPr>
        <w:t> of the line and the </w:t>
      </w:r>
      <w:r>
        <w:rPr>
          <w:rStyle w:val="HTMLCode"/>
          <w:rFonts w:ascii="Consolas" w:hAnsi="Consolas"/>
          <w:color w:val="C7254E"/>
          <w:sz w:val="21"/>
          <w:szCs w:val="21"/>
          <w:shd w:val="clear" w:color="auto" w:fill="F9F2F4"/>
        </w:rPr>
        <w:t>(n - 1)</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person is at the </w:t>
      </w:r>
      <w:r>
        <w:rPr>
          <w:rStyle w:val="Strong"/>
          <w:rFonts w:ascii="Segoe UI" w:hAnsi="Segoe UI" w:cs="Segoe UI"/>
          <w:sz w:val="21"/>
          <w:szCs w:val="21"/>
        </w:rPr>
        <w:t>back</w:t>
      </w:r>
      <w:r>
        <w:rPr>
          <w:rFonts w:ascii="Segoe UI" w:hAnsi="Segoe UI" w:cs="Segoe UI"/>
          <w:sz w:val="21"/>
          <w:szCs w:val="21"/>
        </w:rPr>
        <w:t> of the line.</w:t>
      </w:r>
    </w:p>
    <w:p w14:paraId="086B9C16" w14:textId="77777777" w:rsidR="00344A99" w:rsidRDefault="00344A99" w:rsidP="00344A99">
      <w:pPr>
        <w:pStyle w:val="NormalWeb"/>
        <w:spacing w:before="0" w:beforeAutospacing="0" w:after="240" w:afterAutospacing="0"/>
        <w:rPr>
          <w:rFonts w:ascii="Segoe UI" w:hAnsi="Segoe UI" w:cs="Segoe UI"/>
          <w:sz w:val="21"/>
          <w:szCs w:val="21"/>
        </w:rPr>
      </w:pPr>
      <w:r>
        <w:rPr>
          <w:rFonts w:ascii="Segoe UI" w:hAnsi="Segoe UI" w:cs="Segoe UI"/>
          <w:sz w:val="21"/>
          <w:szCs w:val="21"/>
        </w:rPr>
        <w:t>You are given a </w:t>
      </w:r>
      <w:r>
        <w:rPr>
          <w:rStyle w:val="Strong"/>
          <w:rFonts w:ascii="Segoe UI" w:hAnsi="Segoe UI" w:cs="Segoe UI"/>
          <w:sz w:val="21"/>
          <w:szCs w:val="21"/>
        </w:rPr>
        <w:t>0-indexed</w:t>
      </w:r>
      <w:r>
        <w:rPr>
          <w:rFonts w:ascii="Segoe UI" w:hAnsi="Segoe UI" w:cs="Segoe UI"/>
          <w:sz w:val="21"/>
          <w:szCs w:val="21"/>
        </w:rPr>
        <w:t> integer array </w:t>
      </w:r>
      <w:r>
        <w:rPr>
          <w:rStyle w:val="HTMLCode"/>
          <w:rFonts w:ascii="Consolas" w:hAnsi="Consolas"/>
          <w:color w:val="C7254E"/>
          <w:sz w:val="21"/>
          <w:szCs w:val="21"/>
          <w:shd w:val="clear" w:color="auto" w:fill="F9F2F4"/>
        </w:rPr>
        <w:t>tickets</w:t>
      </w:r>
      <w:r>
        <w:rPr>
          <w:rFonts w:ascii="Segoe UI" w:hAnsi="Segoe UI" w:cs="Segoe UI"/>
          <w:sz w:val="21"/>
          <w:szCs w:val="21"/>
        </w:rPr>
        <w:t> of length </w:t>
      </w:r>
      <w:r>
        <w:rPr>
          <w:rStyle w:val="HTMLCode"/>
          <w:rFonts w:ascii="Consolas" w:hAnsi="Consolas"/>
          <w:color w:val="C7254E"/>
          <w:sz w:val="21"/>
          <w:szCs w:val="21"/>
          <w:shd w:val="clear" w:color="auto" w:fill="F9F2F4"/>
        </w:rPr>
        <w:t>n</w:t>
      </w:r>
      <w:r>
        <w:rPr>
          <w:rFonts w:ascii="Segoe UI" w:hAnsi="Segoe UI" w:cs="Segoe UI"/>
          <w:sz w:val="21"/>
          <w:szCs w:val="21"/>
        </w:rPr>
        <w:t> where the number of tickets that the </w:t>
      </w:r>
      <w:r>
        <w:rPr>
          <w:rStyle w:val="HTMLCode"/>
          <w:rFonts w:ascii="Consolas" w:hAnsi="Consolas"/>
          <w:color w:val="C7254E"/>
          <w:sz w:val="21"/>
          <w:szCs w:val="21"/>
          <w:shd w:val="clear" w:color="auto" w:fill="F9F2F4"/>
        </w:rPr>
        <w:t>i</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person would like to buy is </w:t>
      </w:r>
      <w:r>
        <w:rPr>
          <w:rStyle w:val="HTMLCode"/>
          <w:rFonts w:ascii="Consolas" w:hAnsi="Consolas"/>
          <w:color w:val="C7254E"/>
          <w:sz w:val="21"/>
          <w:szCs w:val="21"/>
          <w:shd w:val="clear" w:color="auto" w:fill="F9F2F4"/>
        </w:rPr>
        <w:t>tickets[i]</w:t>
      </w:r>
      <w:r>
        <w:rPr>
          <w:rFonts w:ascii="Segoe UI" w:hAnsi="Segoe UI" w:cs="Segoe UI"/>
          <w:sz w:val="21"/>
          <w:szCs w:val="21"/>
        </w:rPr>
        <w:t>.</w:t>
      </w:r>
    </w:p>
    <w:p w14:paraId="234FBE47" w14:textId="77777777" w:rsidR="00344A99" w:rsidRDefault="00344A99" w:rsidP="00344A99">
      <w:pPr>
        <w:pStyle w:val="NormalWeb"/>
        <w:spacing w:before="0" w:beforeAutospacing="0" w:after="240" w:afterAutospacing="0"/>
        <w:rPr>
          <w:rFonts w:ascii="Segoe UI" w:hAnsi="Segoe UI" w:cs="Segoe UI"/>
          <w:sz w:val="21"/>
          <w:szCs w:val="21"/>
        </w:rPr>
      </w:pPr>
      <w:r>
        <w:rPr>
          <w:rFonts w:ascii="Segoe UI" w:hAnsi="Segoe UI" w:cs="Segoe UI"/>
          <w:sz w:val="21"/>
          <w:szCs w:val="21"/>
        </w:rPr>
        <w:t>Each person takes </w:t>
      </w:r>
      <w:r>
        <w:rPr>
          <w:rStyle w:val="Strong"/>
          <w:rFonts w:ascii="Segoe UI" w:hAnsi="Segoe UI" w:cs="Segoe UI"/>
          <w:sz w:val="21"/>
          <w:szCs w:val="21"/>
        </w:rPr>
        <w:t>exactly 1 second</w:t>
      </w:r>
      <w:r>
        <w:rPr>
          <w:rFonts w:ascii="Segoe UI" w:hAnsi="Segoe UI" w:cs="Segoe UI"/>
          <w:sz w:val="21"/>
          <w:szCs w:val="21"/>
        </w:rPr>
        <w:t> to buy a ticket. A person can only buy </w:t>
      </w:r>
      <w:r>
        <w:rPr>
          <w:rStyle w:val="Strong"/>
          <w:rFonts w:ascii="Segoe UI" w:hAnsi="Segoe UI" w:cs="Segoe UI"/>
          <w:sz w:val="21"/>
          <w:szCs w:val="21"/>
        </w:rPr>
        <w:t>1 ticket at a time</w:t>
      </w:r>
      <w:r>
        <w:rPr>
          <w:rFonts w:ascii="Segoe UI" w:hAnsi="Segoe UI" w:cs="Segoe UI"/>
          <w:sz w:val="21"/>
          <w:szCs w:val="21"/>
        </w:rPr>
        <w:t> and has to go back to </w:t>
      </w:r>
      <w:r>
        <w:rPr>
          <w:rStyle w:val="Strong"/>
          <w:rFonts w:ascii="Segoe UI" w:hAnsi="Segoe UI" w:cs="Segoe UI"/>
          <w:sz w:val="21"/>
          <w:szCs w:val="21"/>
        </w:rPr>
        <w:t>the end</w:t>
      </w:r>
      <w:r>
        <w:rPr>
          <w:rFonts w:ascii="Segoe UI" w:hAnsi="Segoe UI" w:cs="Segoe UI"/>
          <w:sz w:val="21"/>
          <w:szCs w:val="21"/>
        </w:rPr>
        <w:t> of the line (which happens </w:t>
      </w:r>
      <w:r>
        <w:rPr>
          <w:rStyle w:val="Strong"/>
          <w:rFonts w:ascii="Segoe UI" w:hAnsi="Segoe UI" w:cs="Segoe UI"/>
          <w:sz w:val="21"/>
          <w:szCs w:val="21"/>
        </w:rPr>
        <w:t>instantaneously</w:t>
      </w:r>
      <w:r>
        <w:rPr>
          <w:rFonts w:ascii="Segoe UI" w:hAnsi="Segoe UI" w:cs="Segoe UI"/>
          <w:sz w:val="21"/>
          <w:szCs w:val="21"/>
        </w:rPr>
        <w:t>) in order to buy more tickets. If a person does not have any tickets left to buy, the person will </w:t>
      </w:r>
      <w:r>
        <w:rPr>
          <w:rStyle w:val="Strong"/>
          <w:rFonts w:ascii="Segoe UI" w:hAnsi="Segoe UI" w:cs="Segoe UI"/>
          <w:sz w:val="21"/>
          <w:szCs w:val="21"/>
        </w:rPr>
        <w:t>leave </w:t>
      </w:r>
      <w:r>
        <w:rPr>
          <w:rFonts w:ascii="Segoe UI" w:hAnsi="Segoe UI" w:cs="Segoe UI"/>
          <w:sz w:val="21"/>
          <w:szCs w:val="21"/>
        </w:rPr>
        <w:t>the line.</w:t>
      </w:r>
    </w:p>
    <w:p w14:paraId="468B98A6" w14:textId="689F276E" w:rsidR="00344A99" w:rsidRDefault="00344A99" w:rsidP="00344A99">
      <w:pPr>
        <w:pStyle w:val="NormalWeb"/>
        <w:spacing w:before="0" w:beforeAutospacing="0" w:after="240" w:afterAutospacing="0"/>
        <w:rPr>
          <w:rFonts w:ascii="Segoe UI" w:hAnsi="Segoe UI" w:cs="Segoe UI"/>
          <w:sz w:val="21"/>
          <w:szCs w:val="21"/>
        </w:rPr>
      </w:pPr>
      <w:r>
        <w:rPr>
          <w:rFonts w:ascii="Segoe UI" w:hAnsi="Segoe UI" w:cs="Segoe UI"/>
          <w:sz w:val="21"/>
          <w:szCs w:val="21"/>
        </w:rPr>
        <w:t>Return </w:t>
      </w:r>
      <w:r>
        <w:rPr>
          <w:rStyle w:val="Emphasis"/>
          <w:rFonts w:ascii="Segoe UI" w:hAnsi="Segoe UI" w:cs="Segoe UI"/>
          <w:sz w:val="21"/>
          <w:szCs w:val="21"/>
        </w:rPr>
        <w:t>the </w:t>
      </w:r>
      <w:r>
        <w:rPr>
          <w:rStyle w:val="Strong"/>
          <w:rFonts w:ascii="Segoe UI" w:hAnsi="Segoe UI" w:cs="Segoe UI"/>
          <w:i/>
          <w:iCs/>
          <w:sz w:val="21"/>
          <w:szCs w:val="21"/>
        </w:rPr>
        <w:t>time taken</w:t>
      </w:r>
      <w:r>
        <w:rPr>
          <w:rStyle w:val="Emphasis"/>
          <w:rFonts w:ascii="Segoe UI" w:hAnsi="Segoe UI" w:cs="Segoe UI"/>
          <w:sz w:val="21"/>
          <w:szCs w:val="21"/>
        </w:rPr>
        <w:t> for the person at position </w:t>
      </w:r>
      <w:r>
        <w:rPr>
          <w:rStyle w:val="HTMLCode"/>
          <w:rFonts w:ascii="Consolas" w:hAnsi="Consolas"/>
          <w:color w:val="C7254E"/>
          <w:sz w:val="21"/>
          <w:szCs w:val="21"/>
          <w:shd w:val="clear" w:color="auto" w:fill="F9F2F4"/>
        </w:rPr>
        <w:t>k</w:t>
      </w:r>
      <w:r>
        <w:rPr>
          <w:rStyle w:val="Emphasis"/>
          <w:rFonts w:ascii="Segoe UI" w:hAnsi="Segoe UI" w:cs="Segoe UI"/>
          <w:sz w:val="21"/>
          <w:szCs w:val="21"/>
        </w:rPr>
        <w:t> </w:t>
      </w:r>
      <w:r>
        <w:rPr>
          <w:rStyle w:val="Emphasis"/>
          <w:rFonts w:ascii="Segoe UI" w:hAnsi="Segoe UI" w:cs="Segoe UI"/>
          <w:b/>
          <w:bCs/>
          <w:sz w:val="21"/>
          <w:szCs w:val="21"/>
        </w:rPr>
        <w:t>(0-indexed)</w:t>
      </w:r>
      <w:r>
        <w:rPr>
          <w:rStyle w:val="Strong"/>
          <w:rFonts w:ascii="Segoe UI" w:hAnsi="Segoe UI" w:cs="Segoe UI"/>
          <w:sz w:val="21"/>
          <w:szCs w:val="21"/>
        </w:rPr>
        <w:t> </w:t>
      </w:r>
      <w:r>
        <w:rPr>
          <w:rStyle w:val="Emphasis"/>
          <w:rFonts w:ascii="Segoe UI" w:hAnsi="Segoe UI" w:cs="Segoe UI"/>
          <w:sz w:val="21"/>
          <w:szCs w:val="21"/>
        </w:rPr>
        <w:t>to finish buying tickets</w:t>
      </w:r>
      <w:r>
        <w:rPr>
          <w:rFonts w:ascii="Segoe UI" w:hAnsi="Segoe UI" w:cs="Segoe UI"/>
          <w:sz w:val="21"/>
          <w:szCs w:val="21"/>
        </w:rPr>
        <w:t>.</w:t>
      </w:r>
    </w:p>
    <w:p w14:paraId="746BF7D6" w14:textId="77777777" w:rsidR="00344A99" w:rsidRDefault="00344A99" w:rsidP="00344A99">
      <w:pPr>
        <w:pStyle w:val="NormalWeb"/>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6D0FBD48" w14:textId="77777777" w:rsid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tickets = [2,3,2], k = 2</w:t>
      </w:r>
    </w:p>
    <w:p w14:paraId="0FDD6CC5" w14:textId="77777777" w:rsid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6</w:t>
      </w:r>
    </w:p>
    <w:p w14:paraId="3CA26D8D" w14:textId="77777777" w:rsid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Explanation:</w:t>
      </w:r>
      <w:r>
        <w:rPr>
          <w:rFonts w:ascii="Consolas" w:hAnsi="Consolas"/>
          <w:color w:val="333333"/>
          <w:sz w:val="21"/>
          <w:szCs w:val="21"/>
        </w:rPr>
        <w:t xml:space="preserve"> </w:t>
      </w:r>
    </w:p>
    <w:p w14:paraId="3E51859A" w14:textId="77777777" w:rsid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In the first pass, everyone in the line buys a ticket and the line becomes [1, 2, 1].</w:t>
      </w:r>
    </w:p>
    <w:p w14:paraId="587F3471" w14:textId="77777777" w:rsid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In the second pass, everyone in the line buys a ticket and the line becomes [0, 1, 0].</w:t>
      </w:r>
    </w:p>
    <w:p w14:paraId="11CE61D0" w14:textId="2480E490" w:rsidR="00B24CBA" w:rsidRPr="00344A99" w:rsidRDefault="00344A99" w:rsidP="00344A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lastRenderedPageBreak/>
        <w:t>The person at position 2 has successfully bought 2 tickets and it took 3 + 3 = 6 seconds.</w:t>
      </w:r>
    </w:p>
    <w:p w14:paraId="537FDA13" w14:textId="2EFBD3CC" w:rsidR="00344A99" w:rsidRPr="00344A99" w:rsidRDefault="00B24CBA" w:rsidP="00344A99">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344A99" w:rsidRPr="00344A99">
        <w:t xml:space="preserve"> </w:t>
      </w:r>
      <w:r w:rsidR="00344A99" w:rsidRPr="00344A99">
        <w:rPr>
          <w:rFonts w:ascii="Consolas" w:eastAsia="Times New Roman" w:hAnsi="Consolas" w:cs="Courier New"/>
          <w:b/>
          <w:bCs/>
          <w:color w:val="333333"/>
          <w:sz w:val="21"/>
          <w:szCs w:val="21"/>
        </w:rPr>
        <w:t>int timeRequiredToBuy(vector&lt;int&gt;&amp; tickets, int k) {</w:t>
      </w:r>
    </w:p>
    <w:p w14:paraId="6ADDE68A"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int cnt=0;</w:t>
      </w:r>
    </w:p>
    <w:p w14:paraId="5DE21B97"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while(tickets[k]!=0)</w:t>
      </w:r>
    </w:p>
    <w:p w14:paraId="46495994"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t>
      </w:r>
    </w:p>
    <w:p w14:paraId="06FE67EC"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for(int i=0;i&lt;tickets.size();i++)</w:t>
      </w:r>
    </w:p>
    <w:p w14:paraId="68E58473"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t>
      </w:r>
    </w:p>
    <w:p w14:paraId="48172710"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if(tickets[i]==0)</w:t>
      </w:r>
    </w:p>
    <w:p w14:paraId="3B42713F"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continue;</w:t>
      </w:r>
    </w:p>
    <w:p w14:paraId="7EFF4EF5"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tickets[i]--;</w:t>
      </w:r>
    </w:p>
    <w:p w14:paraId="2384FB60"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cnt++;</w:t>
      </w:r>
    </w:p>
    <w:p w14:paraId="3FAC5AC8"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if(tickets[k]==0)</w:t>
      </w:r>
    </w:p>
    <w:p w14:paraId="52237A61"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return cnt;</w:t>
      </w:r>
    </w:p>
    <w:p w14:paraId="361ABF45"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t>
      </w:r>
    </w:p>
    <w:p w14:paraId="3B28805A"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t>
      </w:r>
    </w:p>
    <w:p w14:paraId="1BD0BEB6"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w:t>
      </w:r>
    </w:p>
    <w:p w14:paraId="32310091" w14:textId="77777777" w:rsidR="00344A99" w:rsidRPr="00344A99"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 xml:space="preserve">        return cnt;</w:t>
      </w:r>
    </w:p>
    <w:p w14:paraId="20037EED" w14:textId="0DF90C35" w:rsidR="00B24CBA" w:rsidRDefault="00344A99" w:rsidP="00344A99">
      <w:pPr>
        <w:shd w:val="clear" w:color="auto" w:fill="FFFFFF"/>
        <w:spacing w:after="240" w:line="240" w:lineRule="auto"/>
        <w:rPr>
          <w:rFonts w:ascii="Consolas" w:eastAsia="Times New Roman" w:hAnsi="Consolas" w:cs="Courier New"/>
          <w:b/>
          <w:bCs/>
          <w:color w:val="333333"/>
          <w:sz w:val="21"/>
          <w:szCs w:val="21"/>
        </w:rPr>
      </w:pPr>
      <w:r w:rsidRPr="00344A99">
        <w:rPr>
          <w:rFonts w:ascii="Consolas" w:eastAsia="Times New Roman" w:hAnsi="Consolas" w:cs="Courier New"/>
          <w:b/>
          <w:bCs/>
          <w:color w:val="333333"/>
          <w:sz w:val="21"/>
          <w:szCs w:val="21"/>
        </w:rPr>
        <w:t>}</w:t>
      </w:r>
    </w:p>
    <w:p w14:paraId="12C8E745" w14:textId="71E571DC" w:rsidR="00C32EAD" w:rsidRPr="00C32EAD" w:rsidRDefault="00344A99" w:rsidP="00C32EAD">
      <w:pPr>
        <w:pStyle w:val="NormalWeb"/>
        <w:shd w:val="clear" w:color="auto" w:fill="FFFFFF"/>
        <w:spacing w:before="0" w:beforeAutospacing="0" w:after="240" w:afterAutospacing="0"/>
        <w:rPr>
          <w:rFonts w:ascii="Segoe UI" w:hAnsi="Segoe UI" w:cs="Segoe UI"/>
          <w:sz w:val="21"/>
          <w:szCs w:val="21"/>
        </w:rPr>
      </w:pPr>
      <w:r>
        <w:rPr>
          <w:rFonts w:ascii="Consolas" w:hAnsi="Consolas" w:cs="Courier New"/>
          <w:b/>
          <w:bCs/>
          <w:color w:val="333333"/>
          <w:sz w:val="21"/>
          <w:szCs w:val="21"/>
        </w:rPr>
        <w:t>225)</w:t>
      </w:r>
      <w:r w:rsidR="00C32EAD" w:rsidRPr="00C32EAD">
        <w:rPr>
          <w:rFonts w:ascii="Segoe UI" w:hAnsi="Segoe UI" w:cs="Segoe UI"/>
          <w:sz w:val="21"/>
          <w:szCs w:val="21"/>
        </w:rPr>
        <w:t xml:space="preserve"> Given a </w:t>
      </w:r>
      <w:r w:rsidR="00C32EAD" w:rsidRPr="00C32EAD">
        <w:rPr>
          <w:rFonts w:ascii="Segoe UI" w:hAnsi="Segoe UI" w:cs="Segoe UI"/>
          <w:b/>
          <w:bCs/>
          <w:sz w:val="21"/>
          <w:szCs w:val="21"/>
        </w:rPr>
        <w:t>0-indexed</w:t>
      </w:r>
      <w:r w:rsidR="00C32EAD" w:rsidRPr="00C32EAD">
        <w:rPr>
          <w:rFonts w:ascii="Segoe UI" w:hAnsi="Segoe UI" w:cs="Segoe UI"/>
          <w:sz w:val="21"/>
          <w:szCs w:val="21"/>
        </w:rPr>
        <w:t> integer array </w:t>
      </w:r>
      <w:r w:rsidR="00C32EAD" w:rsidRPr="00C32EAD">
        <w:rPr>
          <w:rFonts w:ascii="Consolas" w:hAnsi="Consolas" w:cs="Courier New"/>
          <w:color w:val="C7254E"/>
          <w:sz w:val="21"/>
          <w:szCs w:val="21"/>
          <w:shd w:val="clear" w:color="auto" w:fill="F9F2F4"/>
        </w:rPr>
        <w:t>nums</w:t>
      </w:r>
      <w:r w:rsidR="00C32EAD" w:rsidRPr="00C32EAD">
        <w:rPr>
          <w:rFonts w:ascii="Segoe UI" w:hAnsi="Segoe UI" w:cs="Segoe UI"/>
          <w:sz w:val="21"/>
          <w:szCs w:val="21"/>
        </w:rPr>
        <w:t>, find the </w:t>
      </w:r>
      <w:r w:rsidR="00C32EAD" w:rsidRPr="00C32EAD">
        <w:rPr>
          <w:rFonts w:ascii="Segoe UI" w:hAnsi="Segoe UI" w:cs="Segoe UI"/>
          <w:b/>
          <w:bCs/>
          <w:sz w:val="21"/>
          <w:szCs w:val="21"/>
        </w:rPr>
        <w:t>leftmost</w:t>
      </w:r>
      <w:r w:rsidR="00C32EAD" w:rsidRPr="00C32EAD">
        <w:rPr>
          <w:rFonts w:ascii="Segoe UI" w:hAnsi="Segoe UI" w:cs="Segoe UI"/>
          <w:sz w:val="21"/>
          <w:szCs w:val="21"/>
        </w:rPr>
        <w:t> </w:t>
      </w:r>
      <w:r w:rsidR="00C32EAD" w:rsidRPr="00C32EAD">
        <w:rPr>
          <w:rFonts w:ascii="Consolas" w:hAnsi="Consolas" w:cs="Courier New"/>
          <w:color w:val="C7254E"/>
          <w:sz w:val="21"/>
          <w:szCs w:val="21"/>
          <w:shd w:val="clear" w:color="auto" w:fill="F9F2F4"/>
        </w:rPr>
        <w:t>middleIndex</w:t>
      </w:r>
      <w:r w:rsidR="00C32EAD" w:rsidRPr="00C32EAD">
        <w:rPr>
          <w:rFonts w:ascii="Segoe UI" w:hAnsi="Segoe UI" w:cs="Segoe UI"/>
          <w:sz w:val="21"/>
          <w:szCs w:val="21"/>
        </w:rPr>
        <w:t> (i.e., the smallest amongst all the possible ones).</w:t>
      </w:r>
    </w:p>
    <w:p w14:paraId="405D007B" w14:textId="77777777" w:rsidR="00C32EAD" w:rsidRPr="00C32EAD" w:rsidRDefault="00C32EAD" w:rsidP="00C32EAD">
      <w:pPr>
        <w:shd w:val="clear" w:color="auto" w:fill="FFFFFF"/>
        <w:spacing w:after="240" w:line="240" w:lineRule="auto"/>
        <w:rPr>
          <w:rFonts w:ascii="Segoe UI" w:eastAsia="Times New Roman" w:hAnsi="Segoe UI" w:cs="Segoe UI"/>
          <w:sz w:val="21"/>
          <w:szCs w:val="21"/>
        </w:rPr>
      </w:pPr>
      <w:r w:rsidRPr="00C32EAD">
        <w:rPr>
          <w:rFonts w:ascii="Segoe UI" w:eastAsia="Times New Roman" w:hAnsi="Segoe UI" w:cs="Segoe UI"/>
          <w:sz w:val="21"/>
          <w:szCs w:val="21"/>
        </w:rPr>
        <w:t>A </w:t>
      </w:r>
      <w:r w:rsidRPr="00C32EAD">
        <w:rPr>
          <w:rFonts w:ascii="Consolas" w:eastAsia="Times New Roman" w:hAnsi="Consolas" w:cs="Courier New"/>
          <w:color w:val="C7254E"/>
          <w:sz w:val="21"/>
          <w:szCs w:val="21"/>
          <w:shd w:val="clear" w:color="auto" w:fill="F9F2F4"/>
        </w:rPr>
        <w:t>middleIndex</w:t>
      </w:r>
      <w:r w:rsidRPr="00C32EAD">
        <w:rPr>
          <w:rFonts w:ascii="Segoe UI" w:eastAsia="Times New Roman" w:hAnsi="Segoe UI" w:cs="Segoe UI"/>
          <w:sz w:val="21"/>
          <w:szCs w:val="21"/>
        </w:rPr>
        <w:t> is an index where </w:t>
      </w:r>
      <w:r w:rsidRPr="00C32EAD">
        <w:rPr>
          <w:rFonts w:ascii="Consolas" w:eastAsia="Times New Roman" w:hAnsi="Consolas" w:cs="Courier New"/>
          <w:color w:val="C7254E"/>
          <w:sz w:val="21"/>
          <w:szCs w:val="21"/>
          <w:shd w:val="clear" w:color="auto" w:fill="F9F2F4"/>
        </w:rPr>
        <w:t>nums[0] + nums[1] + ... + nums[middleIndex-1] == nums[middleIndex+1] + nums[middleIndex+2] + ... + nums[nums.length-1]</w:t>
      </w:r>
      <w:r w:rsidRPr="00C32EAD">
        <w:rPr>
          <w:rFonts w:ascii="Segoe UI" w:eastAsia="Times New Roman" w:hAnsi="Segoe UI" w:cs="Segoe UI"/>
          <w:sz w:val="21"/>
          <w:szCs w:val="21"/>
        </w:rPr>
        <w:t>.</w:t>
      </w:r>
    </w:p>
    <w:p w14:paraId="4AE85449" w14:textId="77777777" w:rsidR="00C32EAD" w:rsidRPr="00C32EAD" w:rsidRDefault="00C32EAD" w:rsidP="00C32EAD">
      <w:pPr>
        <w:shd w:val="clear" w:color="auto" w:fill="FFFFFF"/>
        <w:spacing w:after="240" w:line="240" w:lineRule="auto"/>
        <w:rPr>
          <w:rFonts w:ascii="Segoe UI" w:eastAsia="Times New Roman" w:hAnsi="Segoe UI" w:cs="Segoe UI"/>
          <w:sz w:val="21"/>
          <w:szCs w:val="21"/>
        </w:rPr>
      </w:pPr>
      <w:r w:rsidRPr="00C32EAD">
        <w:rPr>
          <w:rFonts w:ascii="Segoe UI" w:eastAsia="Times New Roman" w:hAnsi="Segoe UI" w:cs="Segoe UI"/>
          <w:sz w:val="21"/>
          <w:szCs w:val="21"/>
        </w:rPr>
        <w:t>If </w:t>
      </w:r>
      <w:r w:rsidRPr="00C32EAD">
        <w:rPr>
          <w:rFonts w:ascii="Consolas" w:eastAsia="Times New Roman" w:hAnsi="Consolas" w:cs="Courier New"/>
          <w:color w:val="C7254E"/>
          <w:sz w:val="21"/>
          <w:szCs w:val="21"/>
          <w:shd w:val="clear" w:color="auto" w:fill="F9F2F4"/>
        </w:rPr>
        <w:t>middleIndex == 0</w:t>
      </w:r>
      <w:r w:rsidRPr="00C32EAD">
        <w:rPr>
          <w:rFonts w:ascii="Segoe UI" w:eastAsia="Times New Roman" w:hAnsi="Segoe UI" w:cs="Segoe UI"/>
          <w:sz w:val="21"/>
          <w:szCs w:val="21"/>
        </w:rPr>
        <w:t>, the left side sum is considered to be </w:t>
      </w:r>
      <w:r w:rsidRPr="00C32EAD">
        <w:rPr>
          <w:rFonts w:ascii="Consolas" w:eastAsia="Times New Roman" w:hAnsi="Consolas" w:cs="Courier New"/>
          <w:color w:val="C7254E"/>
          <w:sz w:val="21"/>
          <w:szCs w:val="21"/>
          <w:shd w:val="clear" w:color="auto" w:fill="F9F2F4"/>
        </w:rPr>
        <w:t>0</w:t>
      </w:r>
      <w:r w:rsidRPr="00C32EAD">
        <w:rPr>
          <w:rFonts w:ascii="Segoe UI" w:eastAsia="Times New Roman" w:hAnsi="Segoe UI" w:cs="Segoe UI"/>
          <w:sz w:val="21"/>
          <w:szCs w:val="21"/>
        </w:rPr>
        <w:t>. Similarly, if </w:t>
      </w:r>
      <w:r w:rsidRPr="00C32EAD">
        <w:rPr>
          <w:rFonts w:ascii="Consolas" w:eastAsia="Times New Roman" w:hAnsi="Consolas" w:cs="Courier New"/>
          <w:color w:val="C7254E"/>
          <w:sz w:val="21"/>
          <w:szCs w:val="21"/>
          <w:shd w:val="clear" w:color="auto" w:fill="F9F2F4"/>
        </w:rPr>
        <w:t>middleIndex == nums.length - 1</w:t>
      </w:r>
      <w:r w:rsidRPr="00C32EAD">
        <w:rPr>
          <w:rFonts w:ascii="Segoe UI" w:eastAsia="Times New Roman" w:hAnsi="Segoe UI" w:cs="Segoe UI"/>
          <w:sz w:val="21"/>
          <w:szCs w:val="21"/>
        </w:rPr>
        <w:t>, the right side sum is considered to be </w:t>
      </w:r>
      <w:r w:rsidRPr="00C32EAD">
        <w:rPr>
          <w:rFonts w:ascii="Consolas" w:eastAsia="Times New Roman" w:hAnsi="Consolas" w:cs="Courier New"/>
          <w:color w:val="C7254E"/>
          <w:sz w:val="21"/>
          <w:szCs w:val="21"/>
          <w:shd w:val="clear" w:color="auto" w:fill="F9F2F4"/>
        </w:rPr>
        <w:t>0</w:t>
      </w:r>
      <w:r w:rsidRPr="00C32EAD">
        <w:rPr>
          <w:rFonts w:ascii="Segoe UI" w:eastAsia="Times New Roman" w:hAnsi="Segoe UI" w:cs="Segoe UI"/>
          <w:sz w:val="21"/>
          <w:szCs w:val="21"/>
        </w:rPr>
        <w:t>.</w:t>
      </w:r>
    </w:p>
    <w:p w14:paraId="4DF65A0C" w14:textId="77777777" w:rsidR="00C32EAD" w:rsidRPr="00C32EAD" w:rsidRDefault="00C32EAD" w:rsidP="00C32EAD">
      <w:pPr>
        <w:shd w:val="clear" w:color="auto" w:fill="FFFFFF"/>
        <w:spacing w:after="240" w:line="240" w:lineRule="auto"/>
        <w:rPr>
          <w:rFonts w:ascii="Segoe UI" w:eastAsia="Times New Roman" w:hAnsi="Segoe UI" w:cs="Segoe UI"/>
          <w:sz w:val="21"/>
          <w:szCs w:val="21"/>
        </w:rPr>
      </w:pPr>
      <w:r w:rsidRPr="00C32EAD">
        <w:rPr>
          <w:rFonts w:ascii="Segoe UI" w:eastAsia="Times New Roman" w:hAnsi="Segoe UI" w:cs="Segoe UI"/>
          <w:sz w:val="21"/>
          <w:szCs w:val="21"/>
        </w:rPr>
        <w:t>Return </w:t>
      </w:r>
      <w:r w:rsidRPr="00C32EAD">
        <w:rPr>
          <w:rFonts w:ascii="Segoe UI" w:eastAsia="Times New Roman" w:hAnsi="Segoe UI" w:cs="Segoe UI"/>
          <w:i/>
          <w:iCs/>
          <w:sz w:val="21"/>
          <w:szCs w:val="21"/>
        </w:rPr>
        <w:t>the </w:t>
      </w:r>
      <w:r w:rsidRPr="00C32EAD">
        <w:rPr>
          <w:rFonts w:ascii="Segoe UI" w:eastAsia="Times New Roman" w:hAnsi="Segoe UI" w:cs="Segoe UI"/>
          <w:b/>
          <w:bCs/>
          <w:i/>
          <w:iCs/>
          <w:sz w:val="21"/>
          <w:szCs w:val="21"/>
        </w:rPr>
        <w:t>leftmost</w:t>
      </w:r>
      <w:r w:rsidRPr="00C32EAD">
        <w:rPr>
          <w:rFonts w:ascii="Segoe UI" w:eastAsia="Times New Roman" w:hAnsi="Segoe UI" w:cs="Segoe UI"/>
          <w:i/>
          <w:iCs/>
          <w:sz w:val="21"/>
          <w:szCs w:val="21"/>
        </w:rPr>
        <w:t> </w:t>
      </w:r>
      <w:r w:rsidRPr="00C32EAD">
        <w:rPr>
          <w:rFonts w:ascii="Consolas" w:eastAsia="Times New Roman" w:hAnsi="Consolas" w:cs="Courier New"/>
          <w:color w:val="C7254E"/>
          <w:sz w:val="21"/>
          <w:szCs w:val="21"/>
          <w:shd w:val="clear" w:color="auto" w:fill="F9F2F4"/>
        </w:rPr>
        <w:t>middleIndex</w:t>
      </w:r>
      <w:r w:rsidRPr="00C32EAD">
        <w:rPr>
          <w:rFonts w:ascii="Segoe UI" w:eastAsia="Times New Roman" w:hAnsi="Segoe UI" w:cs="Segoe UI"/>
          <w:i/>
          <w:iCs/>
          <w:sz w:val="21"/>
          <w:szCs w:val="21"/>
        </w:rPr>
        <w:t> that satisfies the condition, or </w:t>
      </w:r>
      <w:r w:rsidRPr="00C32EAD">
        <w:rPr>
          <w:rFonts w:ascii="Consolas" w:eastAsia="Times New Roman" w:hAnsi="Consolas" w:cs="Courier New"/>
          <w:color w:val="C7254E"/>
          <w:sz w:val="21"/>
          <w:szCs w:val="21"/>
          <w:shd w:val="clear" w:color="auto" w:fill="F9F2F4"/>
        </w:rPr>
        <w:t>-1</w:t>
      </w:r>
      <w:r w:rsidRPr="00C32EAD">
        <w:rPr>
          <w:rFonts w:ascii="Segoe UI" w:eastAsia="Times New Roman" w:hAnsi="Segoe UI" w:cs="Segoe UI"/>
          <w:i/>
          <w:iCs/>
          <w:sz w:val="21"/>
          <w:szCs w:val="21"/>
        </w:rPr>
        <w:t> if there is no such index</w:t>
      </w:r>
      <w:r w:rsidRPr="00C32EAD">
        <w:rPr>
          <w:rFonts w:ascii="Segoe UI" w:eastAsia="Times New Roman" w:hAnsi="Segoe UI" w:cs="Segoe UI"/>
          <w:sz w:val="21"/>
          <w:szCs w:val="21"/>
        </w:rPr>
        <w:t>.</w:t>
      </w:r>
    </w:p>
    <w:p w14:paraId="7EE95CEA" w14:textId="77777777" w:rsidR="00C32EAD" w:rsidRPr="00C32EAD" w:rsidRDefault="00C32EAD" w:rsidP="00C32EAD">
      <w:pPr>
        <w:shd w:val="clear" w:color="auto" w:fill="FFFFFF"/>
        <w:spacing w:after="240" w:line="240" w:lineRule="auto"/>
        <w:rPr>
          <w:rFonts w:ascii="Segoe UI" w:eastAsia="Times New Roman" w:hAnsi="Segoe UI" w:cs="Segoe UI"/>
          <w:sz w:val="21"/>
          <w:szCs w:val="21"/>
        </w:rPr>
      </w:pPr>
      <w:r w:rsidRPr="00C32EAD">
        <w:rPr>
          <w:rFonts w:ascii="Segoe UI" w:eastAsia="Times New Roman" w:hAnsi="Segoe UI" w:cs="Segoe UI"/>
          <w:sz w:val="21"/>
          <w:szCs w:val="21"/>
        </w:rPr>
        <w:t> </w:t>
      </w:r>
    </w:p>
    <w:p w14:paraId="599E860D" w14:textId="77777777" w:rsidR="00C32EAD" w:rsidRPr="00C32EAD" w:rsidRDefault="00C32EAD" w:rsidP="00C32EAD">
      <w:pPr>
        <w:shd w:val="clear" w:color="auto" w:fill="FFFFFF"/>
        <w:spacing w:after="240" w:line="240" w:lineRule="auto"/>
        <w:rPr>
          <w:rFonts w:ascii="Segoe UI" w:eastAsia="Times New Roman" w:hAnsi="Segoe UI" w:cs="Segoe UI"/>
          <w:sz w:val="21"/>
          <w:szCs w:val="21"/>
        </w:rPr>
      </w:pPr>
      <w:r w:rsidRPr="00C32EAD">
        <w:rPr>
          <w:rFonts w:ascii="Segoe UI" w:eastAsia="Times New Roman" w:hAnsi="Segoe UI" w:cs="Segoe UI"/>
          <w:b/>
          <w:bCs/>
          <w:sz w:val="21"/>
          <w:szCs w:val="21"/>
        </w:rPr>
        <w:t>Example 1:</w:t>
      </w:r>
    </w:p>
    <w:p w14:paraId="3189831B" w14:textId="77777777" w:rsidR="00C32EAD" w:rsidRPr="00C32EAD" w:rsidRDefault="00C32EAD" w:rsidP="00C32E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C32EAD">
        <w:rPr>
          <w:rFonts w:ascii="Consolas" w:eastAsia="Times New Roman" w:hAnsi="Consolas" w:cs="Courier New"/>
          <w:b/>
          <w:bCs/>
          <w:color w:val="333333"/>
          <w:sz w:val="21"/>
          <w:szCs w:val="21"/>
        </w:rPr>
        <w:lastRenderedPageBreak/>
        <w:t>Input:</w:t>
      </w:r>
      <w:r w:rsidRPr="00C32EAD">
        <w:rPr>
          <w:rFonts w:ascii="Consolas" w:eastAsia="Times New Roman" w:hAnsi="Consolas" w:cs="Courier New"/>
          <w:color w:val="333333"/>
          <w:sz w:val="21"/>
          <w:szCs w:val="21"/>
        </w:rPr>
        <w:t xml:space="preserve"> nums = [2,3,-1,</w:t>
      </w:r>
      <w:r w:rsidRPr="00C32EAD">
        <w:rPr>
          <w:rFonts w:ascii="Consolas" w:eastAsia="Times New Roman" w:hAnsi="Consolas" w:cs="Courier New"/>
          <w:color w:val="333333"/>
          <w:sz w:val="21"/>
          <w:szCs w:val="21"/>
          <w:u w:val="single"/>
        </w:rPr>
        <w:t>8</w:t>
      </w:r>
      <w:r w:rsidRPr="00C32EAD">
        <w:rPr>
          <w:rFonts w:ascii="Consolas" w:eastAsia="Times New Roman" w:hAnsi="Consolas" w:cs="Courier New"/>
          <w:color w:val="333333"/>
          <w:sz w:val="21"/>
          <w:szCs w:val="21"/>
        </w:rPr>
        <w:t>,4]</w:t>
      </w:r>
    </w:p>
    <w:p w14:paraId="0377693F" w14:textId="77777777" w:rsidR="00C32EAD" w:rsidRPr="00C32EAD" w:rsidRDefault="00C32EAD" w:rsidP="00C32E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C32EAD">
        <w:rPr>
          <w:rFonts w:ascii="Consolas" w:eastAsia="Times New Roman" w:hAnsi="Consolas" w:cs="Courier New"/>
          <w:b/>
          <w:bCs/>
          <w:color w:val="333333"/>
          <w:sz w:val="21"/>
          <w:szCs w:val="21"/>
        </w:rPr>
        <w:t>Output:</w:t>
      </w:r>
      <w:r w:rsidRPr="00C32EAD">
        <w:rPr>
          <w:rFonts w:ascii="Consolas" w:eastAsia="Times New Roman" w:hAnsi="Consolas" w:cs="Courier New"/>
          <w:color w:val="333333"/>
          <w:sz w:val="21"/>
          <w:szCs w:val="21"/>
        </w:rPr>
        <w:t xml:space="preserve"> 3</w:t>
      </w:r>
    </w:p>
    <w:p w14:paraId="170D3F7A" w14:textId="77777777" w:rsidR="00C32EAD" w:rsidRPr="00C32EAD" w:rsidRDefault="00C32EAD" w:rsidP="00C32E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C32EAD">
        <w:rPr>
          <w:rFonts w:ascii="Consolas" w:eastAsia="Times New Roman" w:hAnsi="Consolas" w:cs="Courier New"/>
          <w:b/>
          <w:bCs/>
          <w:color w:val="333333"/>
          <w:sz w:val="21"/>
          <w:szCs w:val="21"/>
        </w:rPr>
        <w:t>Explanation:</w:t>
      </w:r>
    </w:p>
    <w:p w14:paraId="7248D786" w14:textId="77777777" w:rsidR="00C32EAD" w:rsidRPr="00C32EAD" w:rsidRDefault="00C32EAD" w:rsidP="00C32E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C32EAD">
        <w:rPr>
          <w:rFonts w:ascii="Consolas" w:eastAsia="Times New Roman" w:hAnsi="Consolas" w:cs="Courier New"/>
          <w:color w:val="333333"/>
          <w:sz w:val="21"/>
          <w:szCs w:val="21"/>
        </w:rPr>
        <w:t>The sum of the numbers before index 3 is: 2 + 3 + -1 = 4</w:t>
      </w:r>
    </w:p>
    <w:p w14:paraId="7B14B321" w14:textId="2A009BF2" w:rsidR="00C32EAD" w:rsidRPr="00C32EAD" w:rsidRDefault="00C32EAD" w:rsidP="00C32E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C32EAD">
        <w:rPr>
          <w:rFonts w:ascii="Consolas" w:eastAsia="Times New Roman" w:hAnsi="Consolas" w:cs="Courier New"/>
          <w:color w:val="333333"/>
          <w:sz w:val="21"/>
          <w:szCs w:val="21"/>
        </w:rPr>
        <w:t>The sum of the numbers after index 3 is: 4 = 4</w:t>
      </w:r>
    </w:p>
    <w:p w14:paraId="4EF1C12D" w14:textId="1B8D6A00" w:rsidR="00C32EAD" w:rsidRPr="00C32EAD" w:rsidRDefault="00344A99" w:rsidP="00C32EAD">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C32EAD" w:rsidRPr="00C32EAD">
        <w:t xml:space="preserve"> </w:t>
      </w:r>
      <w:r w:rsidR="00C32EAD" w:rsidRPr="00C32EAD">
        <w:rPr>
          <w:rFonts w:ascii="Consolas" w:eastAsia="Times New Roman" w:hAnsi="Consolas" w:cs="Courier New"/>
          <w:b/>
          <w:bCs/>
          <w:color w:val="333333"/>
          <w:sz w:val="21"/>
          <w:szCs w:val="21"/>
        </w:rPr>
        <w:t>int findMiddleIndex(vector&lt;int&gt;&amp; nums) {</w:t>
      </w:r>
    </w:p>
    <w:p w14:paraId="2B8CC4A0"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int n=nums.size();</w:t>
      </w:r>
    </w:p>
    <w:p w14:paraId="525FE978"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vector&lt;int&gt;left(n);</w:t>
      </w:r>
    </w:p>
    <w:p w14:paraId="448C750A"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vector&lt;int&gt;right(n);</w:t>
      </w:r>
    </w:p>
    <w:p w14:paraId="5B72CF4E"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left[0]=nums[0];</w:t>
      </w:r>
    </w:p>
    <w:p w14:paraId="5E87D8E6"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for(int i=1;i&lt;n;i++)</w:t>
      </w:r>
    </w:p>
    <w:p w14:paraId="1C98C92C"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left[i]=nums[i]+left[i-1];</w:t>
      </w:r>
    </w:p>
    <w:p w14:paraId="2C6A59C1"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right[n-1]=nums[n-1];</w:t>
      </w:r>
    </w:p>
    <w:p w14:paraId="07020082"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for(int i=n-2;i&gt;=0;i--)</w:t>
      </w:r>
    </w:p>
    <w:p w14:paraId="72DA21F6"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right[i]=nums[i]+right[i+1];</w:t>
      </w:r>
    </w:p>
    <w:p w14:paraId="3555D70D"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for(int i=0;i&lt;n;i++)</w:t>
      </w:r>
    </w:p>
    <w:p w14:paraId="3927CACA"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w:t>
      </w:r>
    </w:p>
    <w:p w14:paraId="469B82A5"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if(left[i]==right[i])</w:t>
      </w:r>
    </w:p>
    <w:p w14:paraId="56EFD6EC"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return i;</w:t>
      </w:r>
    </w:p>
    <w:p w14:paraId="4A14F38D"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w:t>
      </w:r>
    </w:p>
    <w:p w14:paraId="20D03D91" w14:textId="77777777" w:rsidR="00C32EAD" w:rsidRPr="00C32EAD"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return -1;</w:t>
      </w:r>
    </w:p>
    <w:p w14:paraId="5D34ED42" w14:textId="1B2839D3" w:rsidR="00344A99" w:rsidRDefault="00C32EAD" w:rsidP="00C32EAD">
      <w:pPr>
        <w:shd w:val="clear" w:color="auto" w:fill="FFFFFF"/>
        <w:spacing w:after="240" w:line="240" w:lineRule="auto"/>
        <w:rPr>
          <w:rFonts w:ascii="Consolas" w:eastAsia="Times New Roman" w:hAnsi="Consolas" w:cs="Courier New"/>
          <w:b/>
          <w:bCs/>
          <w:color w:val="333333"/>
          <w:sz w:val="21"/>
          <w:szCs w:val="21"/>
        </w:rPr>
      </w:pPr>
      <w:r w:rsidRPr="00C32EAD">
        <w:rPr>
          <w:rFonts w:ascii="Consolas" w:eastAsia="Times New Roman" w:hAnsi="Consolas" w:cs="Courier New"/>
          <w:b/>
          <w:bCs/>
          <w:color w:val="333333"/>
          <w:sz w:val="21"/>
          <w:szCs w:val="21"/>
        </w:rPr>
        <w:t xml:space="preserve">    }</w:t>
      </w:r>
    </w:p>
    <w:p w14:paraId="0BCEC1F5" w14:textId="50913E05" w:rsidR="005D2560" w:rsidRPr="005D2560" w:rsidRDefault="00C32EAD" w:rsidP="005D256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226</w:t>
      </w:r>
      <w:r w:rsidR="005A0A50">
        <w:rPr>
          <w:rFonts w:ascii="Consolas" w:hAnsi="Consolas" w:cs="Courier New"/>
          <w:b/>
          <w:bCs/>
          <w:color w:val="333333"/>
          <w:sz w:val="21"/>
          <w:szCs w:val="21"/>
        </w:rPr>
        <w:t>)</w:t>
      </w:r>
      <w:r w:rsidR="005D2560" w:rsidRPr="005D2560">
        <w:rPr>
          <w:rFonts w:ascii="Segoe UI" w:hAnsi="Segoe UI" w:cs="Segoe UI"/>
          <w:color w:val="263238"/>
          <w:sz w:val="21"/>
          <w:szCs w:val="21"/>
        </w:rPr>
        <w:t xml:space="preserve"> You are given a rectangular cake of size </w:t>
      </w:r>
      <w:r w:rsidR="005D2560" w:rsidRPr="005D2560">
        <w:rPr>
          <w:rFonts w:ascii="Courier New" w:hAnsi="Courier New" w:cs="Courier New"/>
          <w:color w:val="546E7A"/>
          <w:sz w:val="20"/>
          <w:szCs w:val="20"/>
          <w:shd w:val="clear" w:color="auto" w:fill="F7F9FA"/>
        </w:rPr>
        <w:t>h x w</w:t>
      </w:r>
      <w:r w:rsidR="005D2560" w:rsidRPr="005D2560">
        <w:rPr>
          <w:rFonts w:ascii="Segoe UI" w:hAnsi="Segoe UI" w:cs="Segoe UI"/>
          <w:color w:val="263238"/>
          <w:sz w:val="21"/>
          <w:szCs w:val="21"/>
        </w:rPr>
        <w:t> and two arrays of integers </w:t>
      </w:r>
      <w:r w:rsidR="005D2560" w:rsidRPr="005D2560">
        <w:rPr>
          <w:rFonts w:ascii="Courier New" w:hAnsi="Courier New" w:cs="Courier New"/>
          <w:color w:val="546E7A"/>
          <w:sz w:val="20"/>
          <w:szCs w:val="20"/>
          <w:shd w:val="clear" w:color="auto" w:fill="F7F9FA"/>
        </w:rPr>
        <w:t>horizontalCuts</w:t>
      </w:r>
      <w:r w:rsidR="005D2560" w:rsidRPr="005D2560">
        <w:rPr>
          <w:rFonts w:ascii="Segoe UI" w:hAnsi="Segoe UI" w:cs="Segoe UI"/>
          <w:color w:val="263238"/>
          <w:sz w:val="21"/>
          <w:szCs w:val="21"/>
        </w:rPr>
        <w:t> and </w:t>
      </w:r>
      <w:r w:rsidR="005D2560" w:rsidRPr="005D2560">
        <w:rPr>
          <w:rFonts w:ascii="Courier New" w:hAnsi="Courier New" w:cs="Courier New"/>
          <w:color w:val="546E7A"/>
          <w:sz w:val="20"/>
          <w:szCs w:val="20"/>
          <w:shd w:val="clear" w:color="auto" w:fill="F7F9FA"/>
        </w:rPr>
        <w:t>verticalCuts</w:t>
      </w:r>
      <w:r w:rsidR="005D2560" w:rsidRPr="005D2560">
        <w:rPr>
          <w:rFonts w:ascii="Segoe UI" w:hAnsi="Segoe UI" w:cs="Segoe UI"/>
          <w:color w:val="263238"/>
          <w:sz w:val="21"/>
          <w:szCs w:val="21"/>
        </w:rPr>
        <w:t> where:</w:t>
      </w:r>
    </w:p>
    <w:p w14:paraId="15F3853C" w14:textId="77777777" w:rsidR="005D2560" w:rsidRPr="005D2560" w:rsidRDefault="005D2560" w:rsidP="00A0090B">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D2560">
        <w:rPr>
          <w:rFonts w:ascii="Courier New" w:eastAsia="Times New Roman" w:hAnsi="Courier New" w:cs="Courier New"/>
          <w:color w:val="546E7A"/>
          <w:sz w:val="20"/>
          <w:szCs w:val="20"/>
          <w:shd w:val="clear" w:color="auto" w:fill="F7F9FA"/>
        </w:rPr>
        <w:t>horizontalCuts[i]</w:t>
      </w:r>
      <w:r w:rsidRPr="005D2560">
        <w:rPr>
          <w:rFonts w:ascii="Segoe UI" w:eastAsia="Times New Roman" w:hAnsi="Segoe UI" w:cs="Segoe UI"/>
          <w:color w:val="263238"/>
          <w:sz w:val="21"/>
          <w:szCs w:val="21"/>
        </w:rPr>
        <w:t> is the distance from the top of the rectangular cake to the </w:t>
      </w:r>
      <w:r w:rsidRPr="005D2560">
        <w:rPr>
          <w:rFonts w:ascii="Courier New" w:eastAsia="Times New Roman" w:hAnsi="Courier New" w:cs="Courier New"/>
          <w:color w:val="546E7A"/>
          <w:sz w:val="20"/>
          <w:szCs w:val="20"/>
          <w:shd w:val="clear" w:color="auto" w:fill="F7F9FA"/>
        </w:rPr>
        <w:t>i</w:t>
      </w:r>
      <w:r w:rsidRPr="005D2560">
        <w:rPr>
          <w:rFonts w:ascii="Courier New" w:eastAsia="Times New Roman" w:hAnsi="Courier New" w:cs="Courier New"/>
          <w:color w:val="546E7A"/>
          <w:sz w:val="15"/>
          <w:szCs w:val="15"/>
          <w:shd w:val="clear" w:color="auto" w:fill="F7F9FA"/>
          <w:vertAlign w:val="superscript"/>
        </w:rPr>
        <w:t>th</w:t>
      </w:r>
      <w:r w:rsidRPr="005D2560">
        <w:rPr>
          <w:rFonts w:ascii="Segoe UI" w:eastAsia="Times New Roman" w:hAnsi="Segoe UI" w:cs="Segoe UI"/>
          <w:color w:val="263238"/>
          <w:sz w:val="21"/>
          <w:szCs w:val="21"/>
        </w:rPr>
        <w:t> horizontal cut and similarly, and</w:t>
      </w:r>
    </w:p>
    <w:p w14:paraId="3A4B0F3C" w14:textId="77777777" w:rsidR="005D2560" w:rsidRPr="005D2560" w:rsidRDefault="005D2560" w:rsidP="00A0090B">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D2560">
        <w:rPr>
          <w:rFonts w:ascii="Courier New" w:eastAsia="Times New Roman" w:hAnsi="Courier New" w:cs="Courier New"/>
          <w:color w:val="546E7A"/>
          <w:sz w:val="20"/>
          <w:szCs w:val="20"/>
          <w:shd w:val="clear" w:color="auto" w:fill="F7F9FA"/>
        </w:rPr>
        <w:t>verticalCuts[j]</w:t>
      </w:r>
      <w:r w:rsidRPr="005D2560">
        <w:rPr>
          <w:rFonts w:ascii="Segoe UI" w:eastAsia="Times New Roman" w:hAnsi="Segoe UI" w:cs="Segoe UI"/>
          <w:color w:val="263238"/>
          <w:sz w:val="21"/>
          <w:szCs w:val="21"/>
        </w:rPr>
        <w:t> is the distance from the left of the rectangular cake to the </w:t>
      </w:r>
      <w:r w:rsidRPr="005D2560">
        <w:rPr>
          <w:rFonts w:ascii="Courier New" w:eastAsia="Times New Roman" w:hAnsi="Courier New" w:cs="Courier New"/>
          <w:color w:val="546E7A"/>
          <w:sz w:val="20"/>
          <w:szCs w:val="20"/>
          <w:shd w:val="clear" w:color="auto" w:fill="F7F9FA"/>
        </w:rPr>
        <w:t>j</w:t>
      </w:r>
      <w:r w:rsidRPr="005D2560">
        <w:rPr>
          <w:rFonts w:ascii="Courier New" w:eastAsia="Times New Roman" w:hAnsi="Courier New" w:cs="Courier New"/>
          <w:color w:val="546E7A"/>
          <w:sz w:val="15"/>
          <w:szCs w:val="15"/>
          <w:shd w:val="clear" w:color="auto" w:fill="F7F9FA"/>
          <w:vertAlign w:val="superscript"/>
        </w:rPr>
        <w:t>th</w:t>
      </w:r>
      <w:r w:rsidRPr="005D2560">
        <w:rPr>
          <w:rFonts w:ascii="Segoe UI" w:eastAsia="Times New Roman" w:hAnsi="Segoe UI" w:cs="Segoe UI"/>
          <w:color w:val="263238"/>
          <w:sz w:val="21"/>
          <w:szCs w:val="21"/>
        </w:rPr>
        <w:t> vertical cut.</w:t>
      </w:r>
    </w:p>
    <w:p w14:paraId="6C9452BA" w14:textId="77777777" w:rsidR="005D2560" w:rsidRPr="005D2560" w:rsidRDefault="005D2560" w:rsidP="005D2560">
      <w:pPr>
        <w:shd w:val="clear" w:color="auto" w:fill="FFFFFF"/>
        <w:spacing w:after="240" w:line="240" w:lineRule="auto"/>
        <w:rPr>
          <w:rFonts w:ascii="Segoe UI" w:eastAsia="Times New Roman" w:hAnsi="Segoe UI" w:cs="Segoe UI"/>
          <w:color w:val="263238"/>
          <w:sz w:val="21"/>
          <w:szCs w:val="21"/>
        </w:rPr>
      </w:pPr>
      <w:r w:rsidRPr="005D2560">
        <w:rPr>
          <w:rFonts w:ascii="Segoe UI" w:eastAsia="Times New Roman" w:hAnsi="Segoe UI" w:cs="Segoe UI"/>
          <w:color w:val="263238"/>
          <w:sz w:val="21"/>
          <w:szCs w:val="21"/>
        </w:rPr>
        <w:lastRenderedPageBreak/>
        <w:t>Return </w:t>
      </w:r>
      <w:r w:rsidRPr="005D2560">
        <w:rPr>
          <w:rFonts w:ascii="Segoe UI" w:eastAsia="Times New Roman" w:hAnsi="Segoe UI" w:cs="Segoe UI"/>
          <w:i/>
          <w:iCs/>
          <w:color w:val="263238"/>
          <w:sz w:val="21"/>
          <w:szCs w:val="21"/>
        </w:rPr>
        <w:t>the maximum area of a piece of cake after you cut at each horizontal and vertical position provided in the arrays</w:t>
      </w:r>
      <w:r w:rsidRPr="005D2560">
        <w:rPr>
          <w:rFonts w:ascii="Segoe UI" w:eastAsia="Times New Roman" w:hAnsi="Segoe UI" w:cs="Segoe UI"/>
          <w:color w:val="263238"/>
          <w:sz w:val="21"/>
          <w:szCs w:val="21"/>
        </w:rPr>
        <w:t> </w:t>
      </w:r>
      <w:r w:rsidRPr="005D2560">
        <w:rPr>
          <w:rFonts w:ascii="Courier New" w:eastAsia="Times New Roman" w:hAnsi="Courier New" w:cs="Courier New"/>
          <w:color w:val="546E7A"/>
          <w:sz w:val="20"/>
          <w:szCs w:val="20"/>
          <w:shd w:val="clear" w:color="auto" w:fill="F7F9FA"/>
        </w:rPr>
        <w:t>horizontalCuts</w:t>
      </w:r>
      <w:r w:rsidRPr="005D2560">
        <w:rPr>
          <w:rFonts w:ascii="Segoe UI" w:eastAsia="Times New Roman" w:hAnsi="Segoe UI" w:cs="Segoe UI"/>
          <w:color w:val="263238"/>
          <w:sz w:val="21"/>
          <w:szCs w:val="21"/>
        </w:rPr>
        <w:t> </w:t>
      </w:r>
      <w:r w:rsidRPr="005D2560">
        <w:rPr>
          <w:rFonts w:ascii="Segoe UI" w:eastAsia="Times New Roman" w:hAnsi="Segoe UI" w:cs="Segoe UI"/>
          <w:i/>
          <w:iCs/>
          <w:color w:val="263238"/>
          <w:sz w:val="21"/>
          <w:szCs w:val="21"/>
        </w:rPr>
        <w:t>and</w:t>
      </w:r>
      <w:r w:rsidRPr="005D2560">
        <w:rPr>
          <w:rFonts w:ascii="Segoe UI" w:eastAsia="Times New Roman" w:hAnsi="Segoe UI" w:cs="Segoe UI"/>
          <w:color w:val="263238"/>
          <w:sz w:val="21"/>
          <w:szCs w:val="21"/>
        </w:rPr>
        <w:t> </w:t>
      </w:r>
      <w:r w:rsidRPr="005D2560">
        <w:rPr>
          <w:rFonts w:ascii="Courier New" w:eastAsia="Times New Roman" w:hAnsi="Courier New" w:cs="Courier New"/>
          <w:color w:val="546E7A"/>
          <w:sz w:val="20"/>
          <w:szCs w:val="20"/>
          <w:shd w:val="clear" w:color="auto" w:fill="F7F9FA"/>
        </w:rPr>
        <w:t>verticalCuts</w:t>
      </w:r>
      <w:r w:rsidRPr="005D2560">
        <w:rPr>
          <w:rFonts w:ascii="Segoe UI" w:eastAsia="Times New Roman" w:hAnsi="Segoe UI" w:cs="Segoe UI"/>
          <w:color w:val="263238"/>
          <w:sz w:val="21"/>
          <w:szCs w:val="21"/>
        </w:rPr>
        <w:t>. Since the answer can be a large number, return this </w:t>
      </w:r>
      <w:r w:rsidRPr="005D2560">
        <w:rPr>
          <w:rFonts w:ascii="Segoe UI" w:eastAsia="Times New Roman" w:hAnsi="Segoe UI" w:cs="Segoe UI"/>
          <w:b/>
          <w:bCs/>
          <w:color w:val="263238"/>
          <w:sz w:val="21"/>
          <w:szCs w:val="21"/>
        </w:rPr>
        <w:t>modulo</w:t>
      </w:r>
      <w:r w:rsidRPr="005D2560">
        <w:rPr>
          <w:rFonts w:ascii="Segoe UI" w:eastAsia="Times New Roman" w:hAnsi="Segoe UI" w:cs="Segoe UI"/>
          <w:color w:val="263238"/>
          <w:sz w:val="21"/>
          <w:szCs w:val="21"/>
        </w:rPr>
        <w:t> </w:t>
      </w:r>
      <w:r w:rsidRPr="005D2560">
        <w:rPr>
          <w:rFonts w:ascii="Courier New" w:eastAsia="Times New Roman" w:hAnsi="Courier New" w:cs="Courier New"/>
          <w:color w:val="546E7A"/>
          <w:sz w:val="20"/>
          <w:szCs w:val="20"/>
          <w:shd w:val="clear" w:color="auto" w:fill="F7F9FA"/>
        </w:rPr>
        <w:t>10</w:t>
      </w:r>
      <w:r w:rsidRPr="005D2560">
        <w:rPr>
          <w:rFonts w:ascii="Courier New" w:eastAsia="Times New Roman" w:hAnsi="Courier New" w:cs="Courier New"/>
          <w:color w:val="546E7A"/>
          <w:sz w:val="15"/>
          <w:szCs w:val="15"/>
          <w:shd w:val="clear" w:color="auto" w:fill="F7F9FA"/>
          <w:vertAlign w:val="superscript"/>
        </w:rPr>
        <w:t>9</w:t>
      </w:r>
      <w:r w:rsidRPr="005D2560">
        <w:rPr>
          <w:rFonts w:ascii="Courier New" w:eastAsia="Times New Roman" w:hAnsi="Courier New" w:cs="Courier New"/>
          <w:color w:val="546E7A"/>
          <w:sz w:val="20"/>
          <w:szCs w:val="20"/>
          <w:shd w:val="clear" w:color="auto" w:fill="F7F9FA"/>
        </w:rPr>
        <w:t> + 7</w:t>
      </w:r>
      <w:r w:rsidRPr="005D2560">
        <w:rPr>
          <w:rFonts w:ascii="Segoe UI" w:eastAsia="Times New Roman" w:hAnsi="Segoe UI" w:cs="Segoe UI"/>
          <w:color w:val="263238"/>
          <w:sz w:val="21"/>
          <w:szCs w:val="21"/>
        </w:rPr>
        <w:t>.</w:t>
      </w:r>
    </w:p>
    <w:p w14:paraId="113692EC" w14:textId="77777777" w:rsidR="005D2560" w:rsidRPr="005D2560" w:rsidRDefault="005D2560" w:rsidP="005D2560">
      <w:pPr>
        <w:shd w:val="clear" w:color="auto" w:fill="FFFFFF"/>
        <w:spacing w:after="240" w:line="240" w:lineRule="auto"/>
        <w:rPr>
          <w:rFonts w:ascii="Segoe UI" w:eastAsia="Times New Roman" w:hAnsi="Segoe UI" w:cs="Segoe UI"/>
          <w:color w:val="263238"/>
          <w:sz w:val="21"/>
          <w:szCs w:val="21"/>
        </w:rPr>
      </w:pPr>
      <w:r w:rsidRPr="005D2560">
        <w:rPr>
          <w:rFonts w:ascii="Segoe UI" w:eastAsia="Times New Roman" w:hAnsi="Segoe UI" w:cs="Segoe UI"/>
          <w:color w:val="263238"/>
          <w:sz w:val="21"/>
          <w:szCs w:val="21"/>
        </w:rPr>
        <w:t> </w:t>
      </w:r>
    </w:p>
    <w:p w14:paraId="5BF29E6C" w14:textId="757D5C2E" w:rsidR="005D2560" w:rsidRPr="005D2560" w:rsidRDefault="005D2560" w:rsidP="005D2560">
      <w:pPr>
        <w:shd w:val="clear" w:color="auto" w:fill="FFFFFF"/>
        <w:spacing w:after="240" w:line="240" w:lineRule="auto"/>
        <w:rPr>
          <w:rFonts w:ascii="Segoe UI" w:eastAsia="Times New Roman" w:hAnsi="Segoe UI" w:cs="Segoe UI"/>
          <w:color w:val="263238"/>
          <w:sz w:val="21"/>
          <w:szCs w:val="21"/>
        </w:rPr>
      </w:pPr>
      <w:r w:rsidRPr="005D2560">
        <w:rPr>
          <w:rFonts w:ascii="Segoe UI" w:eastAsia="Times New Roman" w:hAnsi="Segoe UI" w:cs="Segoe UI"/>
          <w:b/>
          <w:bCs/>
          <w:color w:val="263238"/>
          <w:sz w:val="21"/>
          <w:szCs w:val="21"/>
        </w:rPr>
        <w:t>Example 1:</w:t>
      </w:r>
    </w:p>
    <w:p w14:paraId="05B4828F" w14:textId="77777777" w:rsidR="005D2560" w:rsidRPr="005D2560" w:rsidRDefault="005D2560" w:rsidP="005D2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2560">
        <w:rPr>
          <w:rFonts w:ascii="Consolas" w:eastAsia="Times New Roman" w:hAnsi="Consolas" w:cs="Courier New"/>
          <w:b/>
          <w:bCs/>
          <w:color w:val="263238"/>
          <w:sz w:val="20"/>
          <w:szCs w:val="20"/>
        </w:rPr>
        <w:t>Input:</w:t>
      </w:r>
      <w:r w:rsidRPr="005D2560">
        <w:rPr>
          <w:rFonts w:ascii="Consolas" w:eastAsia="Times New Roman" w:hAnsi="Consolas" w:cs="Courier New"/>
          <w:color w:val="263238"/>
          <w:sz w:val="20"/>
          <w:szCs w:val="20"/>
        </w:rPr>
        <w:t xml:space="preserve"> h = 5, w = 4, horizontalCuts = [1,2,4], verticalCuts = [1,3]</w:t>
      </w:r>
    </w:p>
    <w:p w14:paraId="79015BF2" w14:textId="77777777" w:rsidR="005D2560" w:rsidRPr="005D2560" w:rsidRDefault="005D2560" w:rsidP="005D2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2560">
        <w:rPr>
          <w:rFonts w:ascii="Consolas" w:eastAsia="Times New Roman" w:hAnsi="Consolas" w:cs="Courier New"/>
          <w:b/>
          <w:bCs/>
          <w:color w:val="263238"/>
          <w:sz w:val="20"/>
          <w:szCs w:val="20"/>
        </w:rPr>
        <w:t>Output:</w:t>
      </w:r>
      <w:r w:rsidRPr="005D2560">
        <w:rPr>
          <w:rFonts w:ascii="Consolas" w:eastAsia="Times New Roman" w:hAnsi="Consolas" w:cs="Courier New"/>
          <w:color w:val="263238"/>
          <w:sz w:val="20"/>
          <w:szCs w:val="20"/>
        </w:rPr>
        <w:t xml:space="preserve"> 4 </w:t>
      </w:r>
    </w:p>
    <w:p w14:paraId="713F137D" w14:textId="190986C8" w:rsidR="00C32EAD" w:rsidRDefault="005D2560" w:rsidP="005D2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2560">
        <w:rPr>
          <w:rFonts w:ascii="Consolas" w:eastAsia="Times New Roman" w:hAnsi="Consolas" w:cs="Courier New"/>
          <w:b/>
          <w:bCs/>
          <w:color w:val="263238"/>
          <w:sz w:val="20"/>
          <w:szCs w:val="20"/>
        </w:rPr>
        <w:t>Explanation:</w:t>
      </w:r>
      <w:r w:rsidRPr="005D2560">
        <w:rPr>
          <w:rFonts w:ascii="Consolas" w:eastAsia="Times New Roman" w:hAnsi="Consolas" w:cs="Courier New"/>
          <w:color w:val="263238"/>
          <w:sz w:val="20"/>
          <w:szCs w:val="20"/>
        </w:rPr>
        <w:t xml:space="preserve"> The figure above represents the given rectangular cake. Red lines are the horizontal and vertical cuts. After you cut the cake, the green piece of cake has the maximum area.</w:t>
      </w:r>
    </w:p>
    <w:p w14:paraId="1D8471BD" w14:textId="069485F4" w:rsidR="005D2560" w:rsidRDefault="005D2560" w:rsidP="005D256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EXPLANATION:</w:t>
      </w:r>
    </w:p>
    <w:p w14:paraId="11AA9F6A" w14:textId="77777777" w:rsidR="005D2560" w:rsidRPr="005D2560" w:rsidRDefault="005D2560" w:rsidP="005D2560">
      <w:p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b/>
          <w:bCs/>
          <w:color w:val="424242"/>
          <w:sz w:val="21"/>
          <w:szCs w:val="21"/>
        </w:rPr>
        <w:t>Key idea</w:t>
      </w:r>
      <w:r w:rsidRPr="005D2560">
        <w:rPr>
          <w:rFonts w:ascii="Segoe UI" w:eastAsia="Times New Roman" w:hAnsi="Segoe UI" w:cs="Segoe UI"/>
          <w:color w:val="424242"/>
          <w:sz w:val="21"/>
          <w:szCs w:val="21"/>
        </w:rPr>
        <w:t>:</w:t>
      </w:r>
      <w:r w:rsidRPr="005D2560">
        <w:rPr>
          <w:rFonts w:ascii="Segoe UI" w:eastAsia="Times New Roman" w:hAnsi="Segoe UI" w:cs="Segoe UI"/>
          <w:color w:val="424242"/>
          <w:sz w:val="21"/>
          <w:szCs w:val="21"/>
        </w:rPr>
        <w:br/>
        <w:t>If we need the area, we must think of lengths and breadths of each cake piece.</w:t>
      </w:r>
    </w:p>
    <w:p w14:paraId="59B26053" w14:textId="77777777" w:rsidR="005D2560" w:rsidRPr="005D2560" w:rsidRDefault="005D2560" w:rsidP="005D2560">
      <w:p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b/>
          <w:bCs/>
          <w:color w:val="424242"/>
          <w:sz w:val="21"/>
          <w:szCs w:val="21"/>
        </w:rPr>
        <w:t>Assume</w:t>
      </w:r>
      <w:r w:rsidRPr="005D2560">
        <w:rPr>
          <w:rFonts w:ascii="Segoe UI" w:eastAsia="Times New Roman" w:hAnsi="Segoe UI" w:cs="Segoe UI"/>
          <w:color w:val="424242"/>
          <w:sz w:val="21"/>
          <w:szCs w:val="21"/>
        </w:rPr>
        <w:br/>
        <w:t>LENGTH as total horizontal length of the original cake.</w:t>
      </w:r>
      <w:r w:rsidRPr="005D2560">
        <w:rPr>
          <w:rFonts w:ascii="Segoe UI" w:eastAsia="Times New Roman" w:hAnsi="Segoe UI" w:cs="Segoe UI"/>
          <w:color w:val="424242"/>
          <w:sz w:val="21"/>
          <w:szCs w:val="21"/>
        </w:rPr>
        <w:br/>
        <w:t>HEIGHT as total vertical height of the original cake.</w:t>
      </w:r>
      <w:r w:rsidRPr="005D2560">
        <w:rPr>
          <w:rFonts w:ascii="Segoe UI" w:eastAsia="Times New Roman" w:hAnsi="Segoe UI" w:cs="Segoe UI"/>
          <w:color w:val="424242"/>
          <w:sz w:val="21"/>
          <w:szCs w:val="21"/>
        </w:rPr>
        <w:br/>
        <w:t>H as number of horizontal cuts. HCUTS is array of horizontal cuts.</w:t>
      </w:r>
      <w:r w:rsidRPr="005D2560">
        <w:rPr>
          <w:rFonts w:ascii="Segoe UI" w:eastAsia="Times New Roman" w:hAnsi="Segoe UI" w:cs="Segoe UI"/>
          <w:color w:val="424242"/>
          <w:sz w:val="21"/>
          <w:szCs w:val="21"/>
        </w:rPr>
        <w:br/>
        <w:t>Similarly, V as number of vertical cuts and VCUTS is an array of vertical cuts.</w:t>
      </w:r>
    </w:p>
    <w:p w14:paraId="2B26408C" w14:textId="77777777" w:rsidR="005D2560" w:rsidRPr="005D2560" w:rsidRDefault="005D2560" w:rsidP="005D2560">
      <w:p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b/>
          <w:bCs/>
          <w:color w:val="424242"/>
          <w:sz w:val="21"/>
          <w:szCs w:val="21"/>
        </w:rPr>
        <w:t>Solution</w:t>
      </w:r>
    </w:p>
    <w:p w14:paraId="75870004" w14:textId="77777777" w:rsidR="005D2560" w:rsidRPr="005D2560" w:rsidRDefault="005D2560" w:rsidP="00A0090B">
      <w:pPr>
        <w:numPr>
          <w:ilvl w:val="0"/>
          <w:numId w:val="35"/>
        </w:num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Lets only think of horizontal cuts. Each HCUTS[i] would create a piece with length LENGTH and height, say, </w:t>
      </w:r>
      <w:r w:rsidRPr="005D2560">
        <w:rPr>
          <w:rFonts w:ascii="Courier New" w:eastAsia="Times New Roman" w:hAnsi="Courier New" w:cs="Courier New"/>
          <w:color w:val="546E7A"/>
          <w:sz w:val="20"/>
          <w:szCs w:val="20"/>
          <w:shd w:val="clear" w:color="auto" w:fill="F7F9FA"/>
        </w:rPr>
        <w:t>heights[i]</w:t>
      </w:r>
      <w:r w:rsidRPr="005D2560">
        <w:rPr>
          <w:rFonts w:ascii="Segoe UI" w:eastAsia="Times New Roman" w:hAnsi="Segoe UI" w:cs="Segoe UI"/>
          <w:color w:val="424242"/>
          <w:sz w:val="21"/>
          <w:szCs w:val="21"/>
        </w:rPr>
        <w:t>.</w:t>
      </w:r>
      <w:r w:rsidRPr="005D2560">
        <w:rPr>
          <w:rFonts w:ascii="Segoe UI" w:eastAsia="Times New Roman" w:hAnsi="Segoe UI" w:cs="Segoe UI"/>
          <w:color w:val="424242"/>
          <w:sz w:val="21"/>
          <w:szCs w:val="21"/>
        </w:rPr>
        <w:br/>
        <w:t>As there are H cuts, there will be (H+1) pieces of length LENGTH.</w:t>
      </w:r>
    </w:p>
    <w:p w14:paraId="57188C64" w14:textId="77777777" w:rsidR="005D2560" w:rsidRPr="005D2560" w:rsidRDefault="005D2560" w:rsidP="00A0090B">
      <w:pPr>
        <w:numPr>
          <w:ilvl w:val="0"/>
          <w:numId w:val="35"/>
        </w:num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Now each vertical cut VCUTS[i] will cut each of the horizontal pieces that we got in step 1.</w:t>
      </w:r>
      <w:r w:rsidRPr="005D2560">
        <w:rPr>
          <w:rFonts w:ascii="Segoe UI" w:eastAsia="Times New Roman" w:hAnsi="Segoe UI" w:cs="Segoe UI"/>
          <w:color w:val="424242"/>
          <w:sz w:val="21"/>
          <w:szCs w:val="21"/>
        </w:rPr>
        <w:br/>
        <w:t>We already know the height of each piece (step 1), now with each vertical cut, we will know the length of each piece as well.</w:t>
      </w:r>
    </w:p>
    <w:p w14:paraId="63CECABE" w14:textId="77777777" w:rsidR="005D2560" w:rsidRPr="005D2560" w:rsidRDefault="005D2560" w:rsidP="00A0090B">
      <w:pPr>
        <w:numPr>
          <w:ilvl w:val="0"/>
          <w:numId w:val="35"/>
        </w:num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Because we want the maximize the area, we must try to maximize the length and height of each piece.</w:t>
      </w:r>
    </w:p>
    <w:p w14:paraId="0F44C2E1" w14:textId="77777777" w:rsidR="005D2560" w:rsidRPr="005D2560" w:rsidRDefault="005D2560" w:rsidP="005D2560">
      <w:p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b/>
          <w:bCs/>
          <w:color w:val="424242"/>
          <w:sz w:val="21"/>
          <w:szCs w:val="21"/>
        </w:rPr>
        <w:t>Algorithm</w:t>
      </w:r>
    </w:p>
    <w:p w14:paraId="5BF4DBC6" w14:textId="77777777" w:rsidR="005D2560" w:rsidRPr="005D2560" w:rsidRDefault="005D2560" w:rsidP="00A0090B">
      <w:pPr>
        <w:numPr>
          <w:ilvl w:val="0"/>
          <w:numId w:val="3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Find heights of pieces if we only perform the horizontal cuts. Say this array is heights[].</w:t>
      </w:r>
    </w:p>
    <w:p w14:paraId="5BA010F2" w14:textId="77777777" w:rsidR="005D2560" w:rsidRPr="005D2560" w:rsidRDefault="005D2560" w:rsidP="00A0090B">
      <w:pPr>
        <w:numPr>
          <w:ilvl w:val="0"/>
          <w:numId w:val="3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Find lengths of pieces if we only perform the vertical cuts. Say this arrays is lengths[].</w:t>
      </w:r>
    </w:p>
    <w:p w14:paraId="26B701D6" w14:textId="77777777" w:rsidR="005D2560" w:rsidRPr="005D2560" w:rsidRDefault="005D2560" w:rsidP="00A0090B">
      <w:pPr>
        <w:numPr>
          <w:ilvl w:val="0"/>
          <w:numId w:val="3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Find max of heights[] and lengths[].</w:t>
      </w:r>
    </w:p>
    <w:p w14:paraId="55CE3420" w14:textId="77777777" w:rsidR="005D2560" w:rsidRPr="005D2560" w:rsidRDefault="005D2560" w:rsidP="00A0090B">
      <w:pPr>
        <w:numPr>
          <w:ilvl w:val="0"/>
          <w:numId w:val="3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Multiply those two max and take mod 10e7.</w:t>
      </w:r>
    </w:p>
    <w:p w14:paraId="62B2911B" w14:textId="77777777" w:rsidR="005D2560" w:rsidRPr="005D2560" w:rsidRDefault="005D2560" w:rsidP="00A0090B">
      <w:pPr>
        <w:numPr>
          <w:ilvl w:val="0"/>
          <w:numId w:val="36"/>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Return the answer</w:t>
      </w:r>
    </w:p>
    <w:p w14:paraId="0AE386CF" w14:textId="2D01C842" w:rsidR="005D2560" w:rsidRPr="00A035F3" w:rsidRDefault="005D2560" w:rsidP="00A035F3">
      <w:pPr>
        <w:shd w:val="clear" w:color="auto" w:fill="FFFFFF"/>
        <w:spacing w:after="240" w:line="240" w:lineRule="auto"/>
        <w:rPr>
          <w:rFonts w:ascii="Segoe UI" w:eastAsia="Times New Roman" w:hAnsi="Segoe UI" w:cs="Segoe UI"/>
          <w:color w:val="424242"/>
          <w:sz w:val="21"/>
          <w:szCs w:val="21"/>
        </w:rPr>
      </w:pPr>
      <w:r w:rsidRPr="005D2560">
        <w:rPr>
          <w:rFonts w:ascii="Segoe UI" w:eastAsia="Times New Roman" w:hAnsi="Segoe UI" w:cs="Segoe UI"/>
          <w:color w:val="424242"/>
          <w:sz w:val="21"/>
          <w:szCs w:val="21"/>
        </w:rPr>
        <w:t>Is there anything that is still unclear? Let me know and I can elaborate.</w:t>
      </w:r>
    </w:p>
    <w:p w14:paraId="3B2D239D" w14:textId="4C9881C7" w:rsidR="00A035F3" w:rsidRPr="00A035F3" w:rsidRDefault="00C32EAD" w:rsidP="00A035F3">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lastRenderedPageBreak/>
        <w:t>:</w:t>
      </w:r>
      <w:r w:rsidR="00A035F3" w:rsidRPr="00A035F3">
        <w:t xml:space="preserve"> </w:t>
      </w:r>
      <w:r w:rsidR="00A035F3" w:rsidRPr="00A035F3">
        <w:rPr>
          <w:rFonts w:ascii="Consolas" w:eastAsia="Times New Roman" w:hAnsi="Consolas" w:cs="Courier New"/>
          <w:b/>
          <w:bCs/>
          <w:color w:val="333333"/>
          <w:sz w:val="21"/>
          <w:szCs w:val="21"/>
        </w:rPr>
        <w:t>int getmax(int h,vector&lt;int&gt;hi)</w:t>
      </w:r>
    </w:p>
    <w:p w14:paraId="4DBC2283"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w:t>
      </w:r>
    </w:p>
    <w:p w14:paraId="4584EBAF"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sort(hi.begin(),hi.end());</w:t>
      </w:r>
    </w:p>
    <w:p w14:paraId="1752683A"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int lenght=hi.size();</w:t>
      </w:r>
    </w:p>
    <w:p w14:paraId="4F752FC4"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int ans=max(h-hi[lenght-1],hi[0]);</w:t>
      </w:r>
    </w:p>
    <w:p w14:paraId="5DB662F8"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for(int i=1;i&lt;lenght;i++)</w:t>
      </w:r>
    </w:p>
    <w:p w14:paraId="38FFAC18"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ans=max(ans,hi[i]-hi[i-1]);</w:t>
      </w:r>
    </w:p>
    <w:p w14:paraId="4379F30E"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return ans;</w:t>
      </w:r>
    </w:p>
    <w:p w14:paraId="386E2DDD"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w:t>
      </w:r>
    </w:p>
    <w:p w14:paraId="75E23F97"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int maxArea(int h, int w, vector&lt;int&gt;&amp; horizontalCuts, vector&lt;int&gt;&amp; verticalCuts) {</w:t>
      </w:r>
    </w:p>
    <w:p w14:paraId="03AE6890" w14:textId="77777777" w:rsidR="00A035F3" w:rsidRPr="00A035F3"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return (int)((long)getmax(h,horizontalCuts)*getmax(w,verticalCuts)%1000000007);</w:t>
      </w:r>
    </w:p>
    <w:p w14:paraId="64953A52" w14:textId="11B78D7B" w:rsidR="00C32EAD" w:rsidRDefault="00A035F3" w:rsidP="00A035F3">
      <w:pPr>
        <w:shd w:val="clear" w:color="auto" w:fill="FFFFFF"/>
        <w:spacing w:after="240" w:line="240" w:lineRule="auto"/>
        <w:rPr>
          <w:rFonts w:ascii="Consolas" w:eastAsia="Times New Roman" w:hAnsi="Consolas" w:cs="Courier New"/>
          <w:b/>
          <w:bCs/>
          <w:color w:val="333333"/>
          <w:sz w:val="21"/>
          <w:szCs w:val="21"/>
        </w:rPr>
      </w:pPr>
      <w:r w:rsidRPr="00A035F3">
        <w:rPr>
          <w:rFonts w:ascii="Consolas" w:eastAsia="Times New Roman" w:hAnsi="Consolas" w:cs="Courier New"/>
          <w:b/>
          <w:bCs/>
          <w:color w:val="333333"/>
          <w:sz w:val="21"/>
          <w:szCs w:val="21"/>
        </w:rPr>
        <w:t xml:space="preserve">    }</w:t>
      </w:r>
    </w:p>
    <w:p w14:paraId="327854CB" w14:textId="23BB3833" w:rsidR="00883800" w:rsidRPr="00883800" w:rsidRDefault="00A035F3" w:rsidP="0088380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227)</w:t>
      </w:r>
      <w:r w:rsidR="00883800" w:rsidRPr="00883800">
        <w:rPr>
          <w:rFonts w:ascii="Segoe UI" w:hAnsi="Segoe UI" w:cs="Segoe UI"/>
          <w:color w:val="263238"/>
          <w:sz w:val="21"/>
          <w:szCs w:val="21"/>
        </w:rPr>
        <w:t xml:space="preserve"> Given an array of integers </w:t>
      </w:r>
      <w:r w:rsidR="00883800" w:rsidRPr="00883800">
        <w:rPr>
          <w:rFonts w:ascii="Courier New" w:hAnsi="Courier New" w:cs="Courier New"/>
          <w:color w:val="546E7A"/>
          <w:sz w:val="20"/>
          <w:szCs w:val="20"/>
          <w:shd w:val="clear" w:color="auto" w:fill="F7F9FA"/>
        </w:rPr>
        <w:t>nums</w:t>
      </w:r>
      <w:r w:rsidR="00883800" w:rsidRPr="00883800">
        <w:rPr>
          <w:rFonts w:ascii="Segoe UI" w:hAnsi="Segoe UI" w:cs="Segoe UI"/>
          <w:color w:val="263238"/>
          <w:sz w:val="21"/>
          <w:szCs w:val="21"/>
        </w:rPr>
        <w:t> and an integer </w:t>
      </w:r>
      <w:r w:rsidR="00883800" w:rsidRPr="00883800">
        <w:rPr>
          <w:rFonts w:ascii="Courier New" w:hAnsi="Courier New" w:cs="Courier New"/>
          <w:color w:val="546E7A"/>
          <w:sz w:val="20"/>
          <w:szCs w:val="20"/>
          <w:shd w:val="clear" w:color="auto" w:fill="F7F9FA"/>
        </w:rPr>
        <w:t>k</w:t>
      </w:r>
      <w:r w:rsidR="00883800" w:rsidRPr="00883800">
        <w:rPr>
          <w:rFonts w:ascii="Segoe UI" w:hAnsi="Segoe UI" w:cs="Segoe UI"/>
          <w:color w:val="263238"/>
          <w:sz w:val="21"/>
          <w:szCs w:val="21"/>
        </w:rPr>
        <w:t>, return </w:t>
      </w:r>
      <w:r w:rsidR="00883800" w:rsidRPr="00883800">
        <w:rPr>
          <w:rFonts w:ascii="Segoe UI" w:hAnsi="Segoe UI" w:cs="Segoe UI"/>
          <w:i/>
          <w:iCs/>
          <w:color w:val="263238"/>
          <w:sz w:val="21"/>
          <w:szCs w:val="21"/>
        </w:rPr>
        <w:t>the number of </w:t>
      </w:r>
      <w:r w:rsidR="00883800" w:rsidRPr="00883800">
        <w:rPr>
          <w:rFonts w:ascii="Segoe UI" w:hAnsi="Segoe UI" w:cs="Segoe UI"/>
          <w:b/>
          <w:bCs/>
          <w:i/>
          <w:iCs/>
          <w:color w:val="263238"/>
          <w:sz w:val="21"/>
          <w:szCs w:val="21"/>
        </w:rPr>
        <w:t>unique</w:t>
      </w:r>
      <w:r w:rsidR="00883800" w:rsidRPr="00883800">
        <w:rPr>
          <w:rFonts w:ascii="Segoe UI" w:hAnsi="Segoe UI" w:cs="Segoe UI"/>
          <w:i/>
          <w:iCs/>
          <w:color w:val="263238"/>
          <w:sz w:val="21"/>
          <w:szCs w:val="21"/>
        </w:rPr>
        <w:t> k-diff pairs in the array</w:t>
      </w:r>
      <w:r w:rsidR="00883800" w:rsidRPr="00883800">
        <w:rPr>
          <w:rFonts w:ascii="Segoe UI" w:hAnsi="Segoe UI" w:cs="Segoe UI"/>
          <w:color w:val="263238"/>
          <w:sz w:val="21"/>
          <w:szCs w:val="21"/>
        </w:rPr>
        <w:t>.</w:t>
      </w:r>
    </w:p>
    <w:p w14:paraId="4D59AE29" w14:textId="77777777" w:rsidR="00883800" w:rsidRPr="00883800" w:rsidRDefault="00883800" w:rsidP="00883800">
      <w:pPr>
        <w:shd w:val="clear" w:color="auto" w:fill="FFFFFF"/>
        <w:spacing w:after="240" w:line="240" w:lineRule="auto"/>
        <w:rPr>
          <w:rFonts w:ascii="Segoe UI" w:eastAsia="Times New Roman" w:hAnsi="Segoe UI" w:cs="Segoe UI"/>
          <w:color w:val="263238"/>
          <w:sz w:val="21"/>
          <w:szCs w:val="21"/>
        </w:rPr>
      </w:pPr>
      <w:r w:rsidRPr="00883800">
        <w:rPr>
          <w:rFonts w:ascii="Segoe UI" w:eastAsia="Times New Roman" w:hAnsi="Segoe UI" w:cs="Segoe UI"/>
          <w:color w:val="263238"/>
          <w:sz w:val="21"/>
          <w:szCs w:val="21"/>
        </w:rPr>
        <w:t>A </w:t>
      </w:r>
      <w:r w:rsidRPr="00883800">
        <w:rPr>
          <w:rFonts w:ascii="Segoe UI" w:eastAsia="Times New Roman" w:hAnsi="Segoe UI" w:cs="Segoe UI"/>
          <w:b/>
          <w:bCs/>
          <w:color w:val="263238"/>
          <w:sz w:val="21"/>
          <w:szCs w:val="21"/>
        </w:rPr>
        <w:t>k-diff</w:t>
      </w:r>
      <w:r w:rsidRPr="00883800">
        <w:rPr>
          <w:rFonts w:ascii="Segoe UI" w:eastAsia="Times New Roman" w:hAnsi="Segoe UI" w:cs="Segoe UI"/>
          <w:color w:val="263238"/>
          <w:sz w:val="21"/>
          <w:szCs w:val="21"/>
        </w:rPr>
        <w:t> pair is an integer pair </w:t>
      </w:r>
      <w:r w:rsidRPr="00883800">
        <w:rPr>
          <w:rFonts w:ascii="Courier New" w:eastAsia="Times New Roman" w:hAnsi="Courier New" w:cs="Courier New"/>
          <w:color w:val="546E7A"/>
          <w:sz w:val="20"/>
          <w:szCs w:val="20"/>
          <w:shd w:val="clear" w:color="auto" w:fill="F7F9FA"/>
        </w:rPr>
        <w:t>(nums[i], nums[j])</w:t>
      </w:r>
      <w:r w:rsidRPr="00883800">
        <w:rPr>
          <w:rFonts w:ascii="Segoe UI" w:eastAsia="Times New Roman" w:hAnsi="Segoe UI" w:cs="Segoe UI"/>
          <w:color w:val="263238"/>
          <w:sz w:val="21"/>
          <w:szCs w:val="21"/>
        </w:rPr>
        <w:t>, where the following are true:</w:t>
      </w:r>
    </w:p>
    <w:p w14:paraId="047B4080" w14:textId="77777777" w:rsidR="00883800" w:rsidRPr="00883800" w:rsidRDefault="00883800" w:rsidP="00A0090B">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83800">
        <w:rPr>
          <w:rFonts w:ascii="Courier New" w:eastAsia="Times New Roman" w:hAnsi="Courier New" w:cs="Courier New"/>
          <w:color w:val="546E7A"/>
          <w:sz w:val="20"/>
          <w:szCs w:val="20"/>
          <w:shd w:val="clear" w:color="auto" w:fill="F7F9FA"/>
        </w:rPr>
        <w:t>0 &lt;= i &lt; j &lt; nums.length</w:t>
      </w:r>
    </w:p>
    <w:p w14:paraId="07662DAB" w14:textId="77777777" w:rsidR="00883800" w:rsidRPr="00883800" w:rsidRDefault="00883800" w:rsidP="00A0090B">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83800">
        <w:rPr>
          <w:rFonts w:ascii="Courier New" w:eastAsia="Times New Roman" w:hAnsi="Courier New" w:cs="Courier New"/>
          <w:color w:val="546E7A"/>
          <w:sz w:val="20"/>
          <w:szCs w:val="20"/>
          <w:shd w:val="clear" w:color="auto" w:fill="F7F9FA"/>
        </w:rPr>
        <w:t>|nums[i] - nums[j]| == k</w:t>
      </w:r>
    </w:p>
    <w:p w14:paraId="75F2B150" w14:textId="77777777" w:rsidR="00883800" w:rsidRPr="00883800" w:rsidRDefault="00883800" w:rsidP="00883800">
      <w:pPr>
        <w:shd w:val="clear" w:color="auto" w:fill="FFFFFF"/>
        <w:spacing w:after="240" w:line="240" w:lineRule="auto"/>
        <w:rPr>
          <w:rFonts w:ascii="Segoe UI" w:eastAsia="Times New Roman" w:hAnsi="Segoe UI" w:cs="Segoe UI"/>
          <w:color w:val="263238"/>
          <w:sz w:val="21"/>
          <w:szCs w:val="21"/>
        </w:rPr>
      </w:pPr>
      <w:r w:rsidRPr="00883800">
        <w:rPr>
          <w:rFonts w:ascii="Segoe UI" w:eastAsia="Times New Roman" w:hAnsi="Segoe UI" w:cs="Segoe UI"/>
          <w:b/>
          <w:bCs/>
          <w:color w:val="263238"/>
          <w:sz w:val="21"/>
          <w:szCs w:val="21"/>
        </w:rPr>
        <w:t>Notice</w:t>
      </w:r>
      <w:r w:rsidRPr="00883800">
        <w:rPr>
          <w:rFonts w:ascii="Segoe UI" w:eastAsia="Times New Roman" w:hAnsi="Segoe UI" w:cs="Segoe UI"/>
          <w:color w:val="263238"/>
          <w:sz w:val="21"/>
          <w:szCs w:val="21"/>
        </w:rPr>
        <w:t> that </w:t>
      </w:r>
      <w:r w:rsidRPr="00883800">
        <w:rPr>
          <w:rFonts w:ascii="Courier New" w:eastAsia="Times New Roman" w:hAnsi="Courier New" w:cs="Courier New"/>
          <w:color w:val="546E7A"/>
          <w:sz w:val="20"/>
          <w:szCs w:val="20"/>
          <w:shd w:val="clear" w:color="auto" w:fill="F7F9FA"/>
        </w:rPr>
        <w:t>|val|</w:t>
      </w:r>
      <w:r w:rsidRPr="00883800">
        <w:rPr>
          <w:rFonts w:ascii="Segoe UI" w:eastAsia="Times New Roman" w:hAnsi="Segoe UI" w:cs="Segoe UI"/>
          <w:color w:val="263238"/>
          <w:sz w:val="21"/>
          <w:szCs w:val="21"/>
        </w:rPr>
        <w:t> denotes the absolute value of </w:t>
      </w:r>
      <w:r w:rsidRPr="00883800">
        <w:rPr>
          <w:rFonts w:ascii="Courier New" w:eastAsia="Times New Roman" w:hAnsi="Courier New" w:cs="Courier New"/>
          <w:color w:val="546E7A"/>
          <w:sz w:val="20"/>
          <w:szCs w:val="20"/>
          <w:shd w:val="clear" w:color="auto" w:fill="F7F9FA"/>
        </w:rPr>
        <w:t>val</w:t>
      </w:r>
      <w:r w:rsidRPr="00883800">
        <w:rPr>
          <w:rFonts w:ascii="Segoe UI" w:eastAsia="Times New Roman" w:hAnsi="Segoe UI" w:cs="Segoe UI"/>
          <w:color w:val="263238"/>
          <w:sz w:val="21"/>
          <w:szCs w:val="21"/>
        </w:rPr>
        <w:t>.</w:t>
      </w:r>
    </w:p>
    <w:p w14:paraId="7A89531A" w14:textId="77777777" w:rsidR="00883800" w:rsidRPr="00883800" w:rsidRDefault="00883800" w:rsidP="00883800">
      <w:pPr>
        <w:shd w:val="clear" w:color="auto" w:fill="FFFFFF"/>
        <w:spacing w:after="240" w:line="240" w:lineRule="auto"/>
        <w:rPr>
          <w:rFonts w:ascii="Segoe UI" w:eastAsia="Times New Roman" w:hAnsi="Segoe UI" w:cs="Segoe UI"/>
          <w:color w:val="263238"/>
          <w:sz w:val="21"/>
          <w:szCs w:val="21"/>
        </w:rPr>
      </w:pPr>
      <w:r w:rsidRPr="00883800">
        <w:rPr>
          <w:rFonts w:ascii="Segoe UI" w:eastAsia="Times New Roman" w:hAnsi="Segoe UI" w:cs="Segoe UI"/>
          <w:color w:val="263238"/>
          <w:sz w:val="21"/>
          <w:szCs w:val="21"/>
        </w:rPr>
        <w:t> </w:t>
      </w:r>
    </w:p>
    <w:p w14:paraId="01461532" w14:textId="77777777" w:rsidR="00883800" w:rsidRPr="00883800" w:rsidRDefault="00883800" w:rsidP="00883800">
      <w:pPr>
        <w:shd w:val="clear" w:color="auto" w:fill="FFFFFF"/>
        <w:spacing w:after="240" w:line="240" w:lineRule="auto"/>
        <w:rPr>
          <w:rFonts w:ascii="Segoe UI" w:eastAsia="Times New Roman" w:hAnsi="Segoe UI" w:cs="Segoe UI"/>
          <w:color w:val="263238"/>
          <w:sz w:val="21"/>
          <w:szCs w:val="21"/>
        </w:rPr>
      </w:pPr>
      <w:r w:rsidRPr="00883800">
        <w:rPr>
          <w:rFonts w:ascii="Segoe UI" w:eastAsia="Times New Roman" w:hAnsi="Segoe UI" w:cs="Segoe UI"/>
          <w:b/>
          <w:bCs/>
          <w:color w:val="263238"/>
          <w:sz w:val="21"/>
          <w:szCs w:val="21"/>
        </w:rPr>
        <w:t>Example 1:</w:t>
      </w:r>
    </w:p>
    <w:p w14:paraId="78A7BF4E" w14:textId="77777777" w:rsidR="00883800" w:rsidRPr="00883800" w:rsidRDefault="00883800" w:rsidP="008838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3800">
        <w:rPr>
          <w:rFonts w:ascii="Consolas" w:eastAsia="Times New Roman" w:hAnsi="Consolas" w:cs="Courier New"/>
          <w:b/>
          <w:bCs/>
          <w:color w:val="263238"/>
          <w:sz w:val="20"/>
          <w:szCs w:val="20"/>
        </w:rPr>
        <w:t>Input:</w:t>
      </w:r>
      <w:r w:rsidRPr="00883800">
        <w:rPr>
          <w:rFonts w:ascii="Consolas" w:eastAsia="Times New Roman" w:hAnsi="Consolas" w:cs="Courier New"/>
          <w:color w:val="263238"/>
          <w:sz w:val="20"/>
          <w:szCs w:val="20"/>
        </w:rPr>
        <w:t xml:space="preserve"> nums = [3,1,4,1,5], k = 2</w:t>
      </w:r>
    </w:p>
    <w:p w14:paraId="5663109E" w14:textId="77777777" w:rsidR="00883800" w:rsidRPr="00883800" w:rsidRDefault="00883800" w:rsidP="008838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3800">
        <w:rPr>
          <w:rFonts w:ascii="Consolas" w:eastAsia="Times New Roman" w:hAnsi="Consolas" w:cs="Courier New"/>
          <w:b/>
          <w:bCs/>
          <w:color w:val="263238"/>
          <w:sz w:val="20"/>
          <w:szCs w:val="20"/>
        </w:rPr>
        <w:t>Output:</w:t>
      </w:r>
      <w:r w:rsidRPr="00883800">
        <w:rPr>
          <w:rFonts w:ascii="Consolas" w:eastAsia="Times New Roman" w:hAnsi="Consolas" w:cs="Courier New"/>
          <w:color w:val="263238"/>
          <w:sz w:val="20"/>
          <w:szCs w:val="20"/>
        </w:rPr>
        <w:t xml:space="preserve"> 2</w:t>
      </w:r>
    </w:p>
    <w:p w14:paraId="31815763" w14:textId="77777777" w:rsidR="00883800" w:rsidRPr="00883800" w:rsidRDefault="00883800" w:rsidP="008838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3800">
        <w:rPr>
          <w:rFonts w:ascii="Consolas" w:eastAsia="Times New Roman" w:hAnsi="Consolas" w:cs="Courier New"/>
          <w:b/>
          <w:bCs/>
          <w:color w:val="263238"/>
          <w:sz w:val="20"/>
          <w:szCs w:val="20"/>
        </w:rPr>
        <w:t>Explanation:</w:t>
      </w:r>
      <w:r w:rsidRPr="00883800">
        <w:rPr>
          <w:rFonts w:ascii="Consolas" w:eastAsia="Times New Roman" w:hAnsi="Consolas" w:cs="Courier New"/>
          <w:color w:val="263238"/>
          <w:sz w:val="20"/>
          <w:szCs w:val="20"/>
        </w:rPr>
        <w:t xml:space="preserve"> There are two 2-diff pairs in the array, (1, 3) and (3, 5).</w:t>
      </w:r>
    </w:p>
    <w:p w14:paraId="49BB6786" w14:textId="7D309D82" w:rsidR="00A035F3" w:rsidRPr="00883800" w:rsidRDefault="00883800" w:rsidP="008838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3800">
        <w:rPr>
          <w:rFonts w:ascii="Consolas" w:eastAsia="Times New Roman" w:hAnsi="Consolas" w:cs="Courier New"/>
          <w:color w:val="263238"/>
          <w:sz w:val="20"/>
          <w:szCs w:val="20"/>
        </w:rPr>
        <w:t xml:space="preserve">Although we have two 1s in the input, we should only return the number of </w:t>
      </w:r>
      <w:r w:rsidRPr="00883800">
        <w:rPr>
          <w:rFonts w:ascii="Consolas" w:eastAsia="Times New Roman" w:hAnsi="Consolas" w:cs="Courier New"/>
          <w:b/>
          <w:bCs/>
          <w:color w:val="263238"/>
          <w:sz w:val="20"/>
          <w:szCs w:val="20"/>
        </w:rPr>
        <w:t>unique</w:t>
      </w:r>
      <w:r w:rsidRPr="00883800">
        <w:rPr>
          <w:rFonts w:ascii="Consolas" w:eastAsia="Times New Roman" w:hAnsi="Consolas" w:cs="Courier New"/>
          <w:color w:val="263238"/>
          <w:sz w:val="20"/>
          <w:szCs w:val="20"/>
        </w:rPr>
        <w:t xml:space="preserve"> pairs.</w:t>
      </w:r>
    </w:p>
    <w:p w14:paraId="4EAC3C9F" w14:textId="32E4599C" w:rsidR="00883800" w:rsidRPr="00883800" w:rsidRDefault="00A035F3" w:rsidP="00883800">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883800" w:rsidRPr="00883800">
        <w:t xml:space="preserve"> </w:t>
      </w:r>
      <w:r w:rsidR="00883800" w:rsidRPr="00883800">
        <w:rPr>
          <w:rFonts w:ascii="Consolas" w:eastAsia="Times New Roman" w:hAnsi="Consolas" w:cs="Courier New"/>
          <w:b/>
          <w:bCs/>
          <w:color w:val="333333"/>
          <w:sz w:val="21"/>
          <w:szCs w:val="21"/>
        </w:rPr>
        <w:t>int findPairs(vector&lt;int&gt;&amp; nums, int k) {</w:t>
      </w:r>
    </w:p>
    <w:p w14:paraId="409E70FC"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if(k&lt;0)</w:t>
      </w:r>
    </w:p>
    <w:p w14:paraId="1961497E"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lastRenderedPageBreak/>
        <w:t xml:space="preserve">            return 0;</w:t>
      </w:r>
    </w:p>
    <w:p w14:paraId="444D275D"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unordered_set&lt;int&gt;st;</w:t>
      </w:r>
    </w:p>
    <w:p w14:paraId="5EEBE44A"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unordered_map&lt;int,int&gt;mp;</w:t>
      </w:r>
    </w:p>
    <w:p w14:paraId="1AA1CBFE"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for(int i=0;i&lt;nums.size();i++)</w:t>
      </w:r>
    </w:p>
    <w:p w14:paraId="4C1B9255"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w:t>
      </w:r>
    </w:p>
    <w:p w14:paraId="58C9B685"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if(mp[nums[i]-k])</w:t>
      </w:r>
    </w:p>
    <w:p w14:paraId="4D6BFEE2"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st.insert(nums[i]-k);</w:t>
      </w:r>
    </w:p>
    <w:p w14:paraId="431DF387"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if(mp[nums[i]+k])</w:t>
      </w:r>
    </w:p>
    <w:p w14:paraId="6F144A32"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st.insert(nums[i]);</w:t>
      </w:r>
    </w:p>
    <w:p w14:paraId="786F5D4B"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mp[nums[i]]+=1;</w:t>
      </w:r>
    </w:p>
    <w:p w14:paraId="635AED45"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w:t>
      </w:r>
    </w:p>
    <w:p w14:paraId="324D66FB" w14:textId="77777777" w:rsidR="00883800" w:rsidRPr="00883800"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return st.size();</w:t>
      </w:r>
    </w:p>
    <w:p w14:paraId="642382A0" w14:textId="7D4E7BCD" w:rsidR="00A035F3" w:rsidRDefault="00883800" w:rsidP="00883800">
      <w:pPr>
        <w:shd w:val="clear" w:color="auto" w:fill="FFFFFF"/>
        <w:spacing w:after="240" w:line="240" w:lineRule="auto"/>
        <w:rPr>
          <w:rFonts w:ascii="Consolas" w:eastAsia="Times New Roman" w:hAnsi="Consolas" w:cs="Courier New"/>
          <w:b/>
          <w:bCs/>
          <w:color w:val="333333"/>
          <w:sz w:val="21"/>
          <w:szCs w:val="21"/>
        </w:rPr>
      </w:pPr>
      <w:r w:rsidRPr="00883800">
        <w:rPr>
          <w:rFonts w:ascii="Consolas" w:eastAsia="Times New Roman" w:hAnsi="Consolas" w:cs="Courier New"/>
          <w:b/>
          <w:bCs/>
          <w:color w:val="333333"/>
          <w:sz w:val="21"/>
          <w:szCs w:val="21"/>
        </w:rPr>
        <w:t xml:space="preserve">    }</w:t>
      </w:r>
    </w:p>
    <w:p w14:paraId="6E2C1ABF" w14:textId="1DC68632" w:rsidR="007119FB" w:rsidRPr="007119FB" w:rsidRDefault="00883800" w:rsidP="007119F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b/>
          <w:bCs/>
          <w:color w:val="333333"/>
          <w:sz w:val="21"/>
          <w:szCs w:val="21"/>
        </w:rPr>
        <w:t>228)</w:t>
      </w:r>
      <w:r w:rsidR="007119FB" w:rsidRPr="007119FB">
        <w:rPr>
          <w:rFonts w:ascii="Segoe UI" w:hAnsi="Segoe UI" w:cs="Segoe UI"/>
          <w:color w:val="263238"/>
          <w:sz w:val="21"/>
          <w:szCs w:val="21"/>
        </w:rPr>
        <w:t xml:space="preserve"> Given an integer array </w:t>
      </w:r>
      <w:r w:rsidR="007119FB" w:rsidRPr="007119FB">
        <w:rPr>
          <w:rFonts w:ascii="Courier New" w:hAnsi="Courier New" w:cs="Courier New"/>
          <w:color w:val="546E7A"/>
          <w:sz w:val="20"/>
          <w:szCs w:val="20"/>
          <w:shd w:val="clear" w:color="auto" w:fill="F7F9FA"/>
        </w:rPr>
        <w:t>nums</w:t>
      </w:r>
      <w:r w:rsidR="007119FB" w:rsidRPr="007119FB">
        <w:rPr>
          <w:rFonts w:ascii="Segoe UI" w:hAnsi="Segoe UI" w:cs="Segoe UI"/>
          <w:color w:val="263238"/>
          <w:sz w:val="21"/>
          <w:szCs w:val="21"/>
        </w:rPr>
        <w:t> and an integer </w:t>
      </w:r>
      <w:r w:rsidR="007119FB" w:rsidRPr="007119FB">
        <w:rPr>
          <w:rFonts w:ascii="Courier New" w:hAnsi="Courier New" w:cs="Courier New"/>
          <w:color w:val="546E7A"/>
          <w:sz w:val="20"/>
          <w:szCs w:val="20"/>
          <w:shd w:val="clear" w:color="auto" w:fill="F7F9FA"/>
        </w:rPr>
        <w:t>k</w:t>
      </w:r>
      <w:r w:rsidR="007119FB" w:rsidRPr="007119FB">
        <w:rPr>
          <w:rFonts w:ascii="Segoe UI" w:hAnsi="Segoe UI" w:cs="Segoe UI"/>
          <w:color w:val="263238"/>
          <w:sz w:val="21"/>
          <w:szCs w:val="21"/>
        </w:rPr>
        <w:t>, return </w:t>
      </w:r>
      <w:r w:rsidR="007119FB" w:rsidRPr="007119FB">
        <w:rPr>
          <w:rFonts w:ascii="Segoe UI" w:hAnsi="Segoe UI" w:cs="Segoe UI"/>
          <w:i/>
          <w:iCs/>
          <w:color w:val="263238"/>
          <w:sz w:val="21"/>
          <w:szCs w:val="21"/>
        </w:rPr>
        <w:t>the number of non-empty </w:t>
      </w:r>
      <w:r w:rsidR="007119FB" w:rsidRPr="007119FB">
        <w:rPr>
          <w:rFonts w:ascii="Segoe UI" w:hAnsi="Segoe UI" w:cs="Segoe UI"/>
          <w:b/>
          <w:bCs/>
          <w:i/>
          <w:iCs/>
          <w:color w:val="263238"/>
          <w:sz w:val="21"/>
          <w:szCs w:val="21"/>
        </w:rPr>
        <w:t>subarrays</w:t>
      </w:r>
      <w:r w:rsidR="007119FB" w:rsidRPr="007119FB">
        <w:rPr>
          <w:rFonts w:ascii="Segoe UI" w:hAnsi="Segoe UI" w:cs="Segoe UI"/>
          <w:i/>
          <w:iCs/>
          <w:color w:val="263238"/>
          <w:sz w:val="21"/>
          <w:szCs w:val="21"/>
        </w:rPr>
        <w:t> that have a sum divisible by </w:t>
      </w:r>
      <w:r w:rsidR="007119FB" w:rsidRPr="007119FB">
        <w:rPr>
          <w:rFonts w:ascii="Courier New" w:hAnsi="Courier New" w:cs="Courier New"/>
          <w:color w:val="546E7A"/>
          <w:sz w:val="20"/>
          <w:szCs w:val="20"/>
          <w:shd w:val="clear" w:color="auto" w:fill="F7F9FA"/>
        </w:rPr>
        <w:t>k</w:t>
      </w:r>
      <w:r w:rsidR="007119FB" w:rsidRPr="007119FB">
        <w:rPr>
          <w:rFonts w:ascii="Segoe UI" w:hAnsi="Segoe UI" w:cs="Segoe UI"/>
          <w:color w:val="263238"/>
          <w:sz w:val="21"/>
          <w:szCs w:val="21"/>
        </w:rPr>
        <w:t>.</w:t>
      </w:r>
    </w:p>
    <w:p w14:paraId="2D0AF87D" w14:textId="77777777" w:rsidR="007119FB" w:rsidRPr="007119FB" w:rsidRDefault="007119FB" w:rsidP="007119FB">
      <w:pPr>
        <w:shd w:val="clear" w:color="auto" w:fill="FFFFFF"/>
        <w:spacing w:after="240" w:line="240" w:lineRule="auto"/>
        <w:rPr>
          <w:rFonts w:ascii="Segoe UI" w:eastAsia="Times New Roman" w:hAnsi="Segoe UI" w:cs="Segoe UI"/>
          <w:color w:val="263238"/>
          <w:sz w:val="21"/>
          <w:szCs w:val="21"/>
        </w:rPr>
      </w:pPr>
      <w:r w:rsidRPr="007119FB">
        <w:rPr>
          <w:rFonts w:ascii="Segoe UI" w:eastAsia="Times New Roman" w:hAnsi="Segoe UI" w:cs="Segoe UI"/>
          <w:color w:val="263238"/>
          <w:sz w:val="21"/>
          <w:szCs w:val="21"/>
        </w:rPr>
        <w:t>A </w:t>
      </w:r>
      <w:r w:rsidRPr="007119FB">
        <w:rPr>
          <w:rFonts w:ascii="Segoe UI" w:eastAsia="Times New Roman" w:hAnsi="Segoe UI" w:cs="Segoe UI"/>
          <w:b/>
          <w:bCs/>
          <w:color w:val="263238"/>
          <w:sz w:val="21"/>
          <w:szCs w:val="21"/>
        </w:rPr>
        <w:t>subarray</w:t>
      </w:r>
      <w:r w:rsidRPr="007119FB">
        <w:rPr>
          <w:rFonts w:ascii="Segoe UI" w:eastAsia="Times New Roman" w:hAnsi="Segoe UI" w:cs="Segoe UI"/>
          <w:color w:val="263238"/>
          <w:sz w:val="21"/>
          <w:szCs w:val="21"/>
        </w:rPr>
        <w:t> is a </w:t>
      </w:r>
      <w:r w:rsidRPr="007119FB">
        <w:rPr>
          <w:rFonts w:ascii="Segoe UI" w:eastAsia="Times New Roman" w:hAnsi="Segoe UI" w:cs="Segoe UI"/>
          <w:b/>
          <w:bCs/>
          <w:color w:val="263238"/>
          <w:sz w:val="21"/>
          <w:szCs w:val="21"/>
        </w:rPr>
        <w:t>contiguous</w:t>
      </w:r>
      <w:r w:rsidRPr="007119FB">
        <w:rPr>
          <w:rFonts w:ascii="Segoe UI" w:eastAsia="Times New Roman" w:hAnsi="Segoe UI" w:cs="Segoe UI"/>
          <w:color w:val="263238"/>
          <w:sz w:val="21"/>
          <w:szCs w:val="21"/>
        </w:rPr>
        <w:t> part of an array.</w:t>
      </w:r>
    </w:p>
    <w:p w14:paraId="18EBAADB" w14:textId="77777777" w:rsidR="007119FB" w:rsidRPr="007119FB" w:rsidRDefault="007119FB" w:rsidP="007119FB">
      <w:pPr>
        <w:shd w:val="clear" w:color="auto" w:fill="FFFFFF"/>
        <w:spacing w:after="240" w:line="240" w:lineRule="auto"/>
        <w:rPr>
          <w:rFonts w:ascii="Segoe UI" w:eastAsia="Times New Roman" w:hAnsi="Segoe UI" w:cs="Segoe UI"/>
          <w:color w:val="263238"/>
          <w:sz w:val="21"/>
          <w:szCs w:val="21"/>
        </w:rPr>
      </w:pPr>
      <w:r w:rsidRPr="007119FB">
        <w:rPr>
          <w:rFonts w:ascii="Segoe UI" w:eastAsia="Times New Roman" w:hAnsi="Segoe UI" w:cs="Segoe UI"/>
          <w:color w:val="263238"/>
          <w:sz w:val="21"/>
          <w:szCs w:val="21"/>
        </w:rPr>
        <w:t> </w:t>
      </w:r>
    </w:p>
    <w:p w14:paraId="24064610" w14:textId="77777777" w:rsidR="007119FB" w:rsidRPr="007119FB" w:rsidRDefault="007119FB" w:rsidP="007119FB">
      <w:pPr>
        <w:shd w:val="clear" w:color="auto" w:fill="FFFFFF"/>
        <w:spacing w:after="240" w:line="240" w:lineRule="auto"/>
        <w:rPr>
          <w:rFonts w:ascii="Segoe UI" w:eastAsia="Times New Roman" w:hAnsi="Segoe UI" w:cs="Segoe UI"/>
          <w:color w:val="263238"/>
          <w:sz w:val="21"/>
          <w:szCs w:val="21"/>
        </w:rPr>
      </w:pPr>
      <w:r w:rsidRPr="007119FB">
        <w:rPr>
          <w:rFonts w:ascii="Segoe UI" w:eastAsia="Times New Roman" w:hAnsi="Segoe UI" w:cs="Segoe UI"/>
          <w:b/>
          <w:bCs/>
          <w:color w:val="263238"/>
          <w:sz w:val="21"/>
          <w:szCs w:val="21"/>
        </w:rPr>
        <w:t>Example 1:</w:t>
      </w:r>
    </w:p>
    <w:p w14:paraId="1FBA97A0" w14:textId="77777777" w:rsidR="007119FB" w:rsidRPr="007119FB" w:rsidRDefault="007119FB" w:rsidP="007119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19FB">
        <w:rPr>
          <w:rFonts w:ascii="Consolas" w:eastAsia="Times New Roman" w:hAnsi="Consolas" w:cs="Courier New"/>
          <w:b/>
          <w:bCs/>
          <w:color w:val="263238"/>
          <w:sz w:val="20"/>
          <w:szCs w:val="20"/>
        </w:rPr>
        <w:t>Input:</w:t>
      </w:r>
      <w:r w:rsidRPr="007119FB">
        <w:rPr>
          <w:rFonts w:ascii="Consolas" w:eastAsia="Times New Roman" w:hAnsi="Consolas" w:cs="Courier New"/>
          <w:color w:val="263238"/>
          <w:sz w:val="20"/>
          <w:szCs w:val="20"/>
        </w:rPr>
        <w:t xml:space="preserve"> nums = [4,5,0,-2,-3,1], k = 5</w:t>
      </w:r>
    </w:p>
    <w:p w14:paraId="5457975C" w14:textId="77777777" w:rsidR="007119FB" w:rsidRPr="007119FB" w:rsidRDefault="007119FB" w:rsidP="007119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19FB">
        <w:rPr>
          <w:rFonts w:ascii="Consolas" w:eastAsia="Times New Roman" w:hAnsi="Consolas" w:cs="Courier New"/>
          <w:b/>
          <w:bCs/>
          <w:color w:val="263238"/>
          <w:sz w:val="20"/>
          <w:szCs w:val="20"/>
        </w:rPr>
        <w:t>Output:</w:t>
      </w:r>
      <w:r w:rsidRPr="007119FB">
        <w:rPr>
          <w:rFonts w:ascii="Consolas" w:eastAsia="Times New Roman" w:hAnsi="Consolas" w:cs="Courier New"/>
          <w:color w:val="263238"/>
          <w:sz w:val="20"/>
          <w:szCs w:val="20"/>
        </w:rPr>
        <w:t xml:space="preserve"> 7</w:t>
      </w:r>
    </w:p>
    <w:p w14:paraId="3F569424" w14:textId="77777777" w:rsidR="007119FB" w:rsidRPr="007119FB" w:rsidRDefault="007119FB" w:rsidP="007119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19FB">
        <w:rPr>
          <w:rFonts w:ascii="Consolas" w:eastAsia="Times New Roman" w:hAnsi="Consolas" w:cs="Courier New"/>
          <w:b/>
          <w:bCs/>
          <w:color w:val="263238"/>
          <w:sz w:val="20"/>
          <w:szCs w:val="20"/>
        </w:rPr>
        <w:t>Explanation:</w:t>
      </w:r>
      <w:r w:rsidRPr="007119FB">
        <w:rPr>
          <w:rFonts w:ascii="Consolas" w:eastAsia="Times New Roman" w:hAnsi="Consolas" w:cs="Courier New"/>
          <w:color w:val="263238"/>
          <w:sz w:val="20"/>
          <w:szCs w:val="20"/>
        </w:rPr>
        <w:t xml:space="preserve"> There are 7 subarrays with a sum divisible by k = 5:</w:t>
      </w:r>
    </w:p>
    <w:p w14:paraId="46F06846" w14:textId="05A24A19" w:rsidR="00883800" w:rsidRPr="007119FB" w:rsidRDefault="007119FB" w:rsidP="007119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19FB">
        <w:rPr>
          <w:rFonts w:ascii="Consolas" w:eastAsia="Times New Roman" w:hAnsi="Consolas" w:cs="Courier New"/>
          <w:color w:val="263238"/>
          <w:sz w:val="20"/>
          <w:szCs w:val="20"/>
        </w:rPr>
        <w:t>[4, 5, 0, -2, -3, 1], [5], [5, 0], [5, 0, -2, -3], [0], [0, -2, -3], [-2, -3]</w:t>
      </w:r>
    </w:p>
    <w:p w14:paraId="441881C9" w14:textId="77777777" w:rsidR="007119FB" w:rsidRPr="007119FB" w:rsidRDefault="00883800" w:rsidP="007119FB">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7119FB" w:rsidRPr="007119FB">
        <w:rPr>
          <w:rFonts w:ascii="Consolas" w:eastAsia="Times New Roman" w:hAnsi="Consolas" w:cs="Courier New"/>
          <w:b/>
          <w:bCs/>
          <w:color w:val="333333"/>
          <w:sz w:val="21"/>
          <w:szCs w:val="21"/>
        </w:rPr>
        <w:t xml:space="preserve"> int subarraysDivByK(vector&lt;int&gt;&amp; nums, int k) {</w:t>
      </w:r>
    </w:p>
    <w:p w14:paraId="7B37E1B2"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vector&lt;int&gt;v(k);</w:t>
      </w:r>
    </w:p>
    <w:p w14:paraId="29DA5629"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v[0]=1;</w:t>
      </w:r>
    </w:p>
    <w:p w14:paraId="38283D55"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int ans=0;</w:t>
      </w:r>
    </w:p>
    <w:p w14:paraId="7AC5C8EE"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int presum=0;</w:t>
      </w:r>
    </w:p>
    <w:p w14:paraId="10BA579D"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lastRenderedPageBreak/>
        <w:t xml:space="preserve">        for(auto it:nums)</w:t>
      </w:r>
    </w:p>
    <w:p w14:paraId="57BFCCF8"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w:t>
      </w:r>
    </w:p>
    <w:p w14:paraId="74272301"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presum=(presum+it%k+k)%k;</w:t>
      </w:r>
    </w:p>
    <w:p w14:paraId="1C76C032"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ans+=v[presum]++;</w:t>
      </w:r>
    </w:p>
    <w:p w14:paraId="12B8081F"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w:t>
      </w:r>
    </w:p>
    <w:p w14:paraId="391C4B74" w14:textId="77777777" w:rsidR="007119FB" w:rsidRPr="007119FB"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return ans;</w:t>
      </w:r>
    </w:p>
    <w:p w14:paraId="4776FC49" w14:textId="202710A3" w:rsidR="00883800" w:rsidRDefault="007119FB" w:rsidP="007119FB">
      <w:pPr>
        <w:shd w:val="clear" w:color="auto" w:fill="FFFFFF"/>
        <w:spacing w:after="240" w:line="240" w:lineRule="auto"/>
        <w:rPr>
          <w:rFonts w:ascii="Consolas" w:eastAsia="Times New Roman" w:hAnsi="Consolas" w:cs="Courier New"/>
          <w:b/>
          <w:bCs/>
          <w:color w:val="333333"/>
          <w:sz w:val="21"/>
          <w:szCs w:val="21"/>
        </w:rPr>
      </w:pPr>
      <w:r w:rsidRPr="007119FB">
        <w:rPr>
          <w:rFonts w:ascii="Consolas" w:eastAsia="Times New Roman" w:hAnsi="Consolas" w:cs="Courier New"/>
          <w:b/>
          <w:bCs/>
          <w:color w:val="333333"/>
          <w:sz w:val="21"/>
          <w:szCs w:val="21"/>
        </w:rPr>
        <w:t xml:space="preserve">    }</w:t>
      </w:r>
    </w:p>
    <w:p w14:paraId="65D7B14B" w14:textId="491CD668" w:rsidR="000C6637" w:rsidRPr="000C6637" w:rsidRDefault="007119FB" w:rsidP="000C6637">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229)</w:t>
      </w:r>
      <w:r w:rsidR="000C6637" w:rsidRPr="000C6637">
        <w:rPr>
          <w:rFonts w:ascii="Arial" w:hAnsi="Arial" w:cs="Arial"/>
          <w:color w:val="333333"/>
          <w:sz w:val="27"/>
          <w:szCs w:val="27"/>
        </w:rPr>
        <w:t xml:space="preserve"> Geek created a random series and given a name geek-onacci series. Given four integers </w:t>
      </w:r>
      <w:r w:rsidR="000C6637" w:rsidRPr="000C6637">
        <w:rPr>
          <w:rFonts w:ascii="Arial" w:hAnsi="Arial" w:cs="Arial"/>
          <w:b/>
          <w:bCs/>
          <w:color w:val="333333"/>
          <w:sz w:val="27"/>
          <w:szCs w:val="27"/>
        </w:rPr>
        <w:t>A, B, C, N</w:t>
      </w:r>
      <w:r w:rsidR="000C6637" w:rsidRPr="000C6637">
        <w:rPr>
          <w:rFonts w:ascii="Arial" w:hAnsi="Arial" w:cs="Arial"/>
          <w:color w:val="333333"/>
          <w:sz w:val="27"/>
          <w:szCs w:val="27"/>
        </w:rPr>
        <w:t>. A, B, C represents the first three numbers of geek-onacci series. Find the Nth number of the series. The nth number of geek-onacci series is a sum of the last three numbers (summation of N-1th, N-2th, and N-3th geek-onacci numbers</w:t>
      </w:r>
      <w:r w:rsidR="000C6637" w:rsidRPr="000C6637">
        <w:rPr>
          <w:rFonts w:ascii="Arial" w:hAnsi="Arial" w:cs="Arial"/>
          <w:color w:val="333333"/>
          <w:sz w:val="21"/>
          <w:szCs w:val="21"/>
        </w:rPr>
        <w:t>)</w:t>
      </w:r>
    </w:p>
    <w:p w14:paraId="1EB98402" w14:textId="77777777" w:rsidR="000C6637" w:rsidRPr="000C6637" w:rsidRDefault="000C6637" w:rsidP="000C6637">
      <w:pPr>
        <w:shd w:val="clear" w:color="auto" w:fill="FFFFFF"/>
        <w:spacing w:after="150" w:line="240" w:lineRule="auto"/>
        <w:rPr>
          <w:rFonts w:ascii="Arial" w:eastAsia="Times New Roman" w:hAnsi="Arial" w:cs="Arial"/>
          <w:color w:val="333333"/>
          <w:sz w:val="21"/>
          <w:szCs w:val="21"/>
        </w:rPr>
      </w:pPr>
      <w:r w:rsidRPr="000C6637">
        <w:rPr>
          <w:rFonts w:ascii="Arial" w:eastAsia="Times New Roman" w:hAnsi="Arial" w:cs="Arial"/>
          <w:b/>
          <w:bCs/>
          <w:color w:val="333333"/>
          <w:sz w:val="27"/>
          <w:szCs w:val="27"/>
        </w:rPr>
        <w:t>Input:</w:t>
      </w:r>
      <w:r w:rsidRPr="000C6637">
        <w:rPr>
          <w:rFonts w:ascii="Arial" w:eastAsia="Times New Roman" w:hAnsi="Arial" w:cs="Arial"/>
          <w:color w:val="333333"/>
          <w:sz w:val="27"/>
          <w:szCs w:val="27"/>
        </w:rPr>
        <w:br/>
        <w:t>1. The first line of the input contains a single integer</w:t>
      </w:r>
      <w:r w:rsidRPr="000C6637">
        <w:rPr>
          <w:rFonts w:ascii="Arial" w:eastAsia="Times New Roman" w:hAnsi="Arial" w:cs="Arial"/>
          <w:i/>
          <w:iCs/>
          <w:color w:val="333333"/>
          <w:sz w:val="27"/>
          <w:szCs w:val="27"/>
        </w:rPr>
        <w:t> </w:t>
      </w:r>
      <w:r w:rsidRPr="000C6637">
        <w:rPr>
          <w:rFonts w:ascii="Arial" w:eastAsia="Times New Roman" w:hAnsi="Arial" w:cs="Arial"/>
          <w:b/>
          <w:bCs/>
          <w:color w:val="333333"/>
          <w:sz w:val="27"/>
          <w:szCs w:val="27"/>
        </w:rPr>
        <w:t>T</w:t>
      </w:r>
      <w:r w:rsidRPr="000C6637">
        <w:rPr>
          <w:rFonts w:ascii="Arial" w:eastAsia="Times New Roman" w:hAnsi="Arial" w:cs="Arial"/>
          <w:color w:val="333333"/>
          <w:sz w:val="27"/>
          <w:szCs w:val="27"/>
        </w:rPr>
        <w:t> denoting the number of test cases. The description of </w:t>
      </w:r>
      <w:r w:rsidRPr="000C6637">
        <w:rPr>
          <w:rFonts w:ascii="Arial" w:eastAsia="Times New Roman" w:hAnsi="Arial" w:cs="Arial"/>
          <w:b/>
          <w:bCs/>
          <w:color w:val="333333"/>
          <w:sz w:val="27"/>
          <w:szCs w:val="27"/>
        </w:rPr>
        <w:t>T</w:t>
      </w:r>
      <w:r w:rsidRPr="000C6637">
        <w:rPr>
          <w:rFonts w:ascii="Arial" w:eastAsia="Times New Roman" w:hAnsi="Arial" w:cs="Arial"/>
          <w:color w:val="333333"/>
          <w:sz w:val="27"/>
          <w:szCs w:val="27"/>
        </w:rPr>
        <w:t> test cases follows.</w:t>
      </w:r>
      <w:r w:rsidRPr="000C6637">
        <w:rPr>
          <w:rFonts w:ascii="Arial" w:eastAsia="Times New Roman" w:hAnsi="Arial" w:cs="Arial"/>
          <w:color w:val="333333"/>
          <w:sz w:val="27"/>
          <w:szCs w:val="27"/>
        </w:rPr>
        <w:br/>
        <w:t>2. The first line of each test case contains four space-separated integers </w:t>
      </w:r>
      <w:r w:rsidRPr="000C6637">
        <w:rPr>
          <w:rFonts w:ascii="Arial" w:eastAsia="Times New Roman" w:hAnsi="Arial" w:cs="Arial"/>
          <w:b/>
          <w:bCs/>
          <w:color w:val="333333"/>
          <w:sz w:val="27"/>
          <w:szCs w:val="27"/>
        </w:rPr>
        <w:t>A, B, C, </w:t>
      </w:r>
      <w:r w:rsidRPr="000C6637">
        <w:rPr>
          <w:rFonts w:ascii="Arial" w:eastAsia="Times New Roman" w:hAnsi="Arial" w:cs="Arial"/>
          <w:color w:val="333333"/>
          <w:sz w:val="27"/>
          <w:szCs w:val="27"/>
        </w:rPr>
        <w:t>and</w:t>
      </w:r>
      <w:r w:rsidRPr="000C6637">
        <w:rPr>
          <w:rFonts w:ascii="Arial" w:eastAsia="Times New Roman" w:hAnsi="Arial" w:cs="Arial"/>
          <w:b/>
          <w:bCs/>
          <w:color w:val="333333"/>
          <w:sz w:val="27"/>
          <w:szCs w:val="27"/>
        </w:rPr>
        <w:t> N.</w:t>
      </w:r>
      <w:r w:rsidRPr="000C6637">
        <w:rPr>
          <w:rFonts w:ascii="Arial" w:eastAsia="Times New Roman" w:hAnsi="Arial" w:cs="Arial"/>
          <w:color w:val="333333"/>
          <w:sz w:val="21"/>
          <w:szCs w:val="21"/>
        </w:rPr>
        <w:br/>
      </w:r>
      <w:r w:rsidRPr="000C6637">
        <w:rPr>
          <w:rFonts w:ascii="Arial" w:eastAsia="Times New Roman" w:hAnsi="Arial" w:cs="Arial"/>
          <w:color w:val="333333"/>
          <w:sz w:val="21"/>
          <w:szCs w:val="21"/>
        </w:rPr>
        <w:br/>
      </w:r>
      <w:r w:rsidRPr="000C6637">
        <w:rPr>
          <w:rFonts w:ascii="Arial" w:eastAsia="Times New Roman" w:hAnsi="Arial" w:cs="Arial"/>
          <w:b/>
          <w:bCs/>
          <w:color w:val="333333"/>
          <w:sz w:val="27"/>
          <w:szCs w:val="27"/>
        </w:rPr>
        <w:t>Output:</w:t>
      </w:r>
      <w:r w:rsidRPr="000C6637">
        <w:rPr>
          <w:rFonts w:ascii="Arial" w:eastAsia="Times New Roman" w:hAnsi="Arial" w:cs="Arial"/>
          <w:color w:val="333333"/>
          <w:sz w:val="27"/>
          <w:szCs w:val="27"/>
        </w:rPr>
        <w:t> For each test case, print </w:t>
      </w:r>
      <w:r w:rsidRPr="000C6637">
        <w:rPr>
          <w:rFonts w:ascii="Arial" w:eastAsia="Times New Roman" w:hAnsi="Arial" w:cs="Arial"/>
          <w:b/>
          <w:bCs/>
          <w:color w:val="333333"/>
          <w:sz w:val="27"/>
          <w:szCs w:val="27"/>
        </w:rPr>
        <w:t>Nth </w:t>
      </w:r>
      <w:r w:rsidRPr="000C6637">
        <w:rPr>
          <w:rFonts w:ascii="Arial" w:eastAsia="Times New Roman" w:hAnsi="Arial" w:cs="Arial"/>
          <w:color w:val="333333"/>
          <w:sz w:val="27"/>
          <w:szCs w:val="27"/>
        </w:rPr>
        <w:t>geek-onacci number</w:t>
      </w:r>
      <w:r w:rsidRPr="000C6637">
        <w:rPr>
          <w:rFonts w:ascii="Arial" w:eastAsia="Times New Roman" w:hAnsi="Arial" w:cs="Arial"/>
          <w:color w:val="333333"/>
          <w:sz w:val="27"/>
          <w:szCs w:val="27"/>
        </w:rPr>
        <w:br/>
      </w:r>
      <w:r w:rsidRPr="000C6637">
        <w:rPr>
          <w:rFonts w:ascii="Arial" w:eastAsia="Times New Roman" w:hAnsi="Arial" w:cs="Arial"/>
          <w:color w:val="333333"/>
          <w:sz w:val="27"/>
          <w:szCs w:val="27"/>
        </w:rPr>
        <w:br/>
      </w:r>
      <w:r w:rsidRPr="000C6637">
        <w:rPr>
          <w:rFonts w:ascii="Arial" w:eastAsia="Times New Roman" w:hAnsi="Arial" w:cs="Arial"/>
          <w:b/>
          <w:bCs/>
          <w:color w:val="333333"/>
          <w:sz w:val="27"/>
          <w:szCs w:val="27"/>
        </w:rPr>
        <w:t>Constraints:</w:t>
      </w:r>
      <w:r w:rsidRPr="000C6637">
        <w:rPr>
          <w:rFonts w:ascii="Arial" w:eastAsia="Times New Roman" w:hAnsi="Arial" w:cs="Arial"/>
          <w:color w:val="333333"/>
          <w:sz w:val="27"/>
          <w:szCs w:val="27"/>
        </w:rPr>
        <w:br/>
        <w:t>1. 1 &lt;= T &lt;= 3</w:t>
      </w:r>
      <w:r w:rsidRPr="000C6637">
        <w:rPr>
          <w:rFonts w:ascii="Arial" w:eastAsia="Times New Roman" w:hAnsi="Arial" w:cs="Arial"/>
          <w:color w:val="333333"/>
          <w:sz w:val="21"/>
          <w:szCs w:val="21"/>
        </w:rPr>
        <w:br/>
      </w:r>
      <w:r w:rsidRPr="000C6637">
        <w:rPr>
          <w:rFonts w:ascii="Arial" w:eastAsia="Times New Roman" w:hAnsi="Arial" w:cs="Arial"/>
          <w:color w:val="333333"/>
          <w:sz w:val="27"/>
          <w:szCs w:val="27"/>
        </w:rPr>
        <w:t>2. 1 &lt;= A, B, C &lt;= 100</w:t>
      </w:r>
      <w:r w:rsidRPr="000C6637">
        <w:rPr>
          <w:rFonts w:ascii="Arial" w:eastAsia="Times New Roman" w:hAnsi="Arial" w:cs="Arial"/>
          <w:color w:val="333333"/>
          <w:sz w:val="27"/>
          <w:szCs w:val="27"/>
        </w:rPr>
        <w:br/>
        <w:t>3. 4 &lt;= N &lt;= 10</w:t>
      </w:r>
      <w:r w:rsidRPr="000C6637">
        <w:rPr>
          <w:rFonts w:ascii="Arial" w:eastAsia="Times New Roman" w:hAnsi="Arial" w:cs="Arial"/>
          <w:color w:val="333333"/>
          <w:sz w:val="21"/>
          <w:szCs w:val="21"/>
        </w:rPr>
        <w:br/>
      </w:r>
      <w:r w:rsidRPr="000C6637">
        <w:rPr>
          <w:rFonts w:ascii="Arial" w:eastAsia="Times New Roman" w:hAnsi="Arial" w:cs="Arial"/>
          <w:color w:val="333333"/>
          <w:sz w:val="21"/>
          <w:szCs w:val="21"/>
        </w:rPr>
        <w:br/>
      </w:r>
      <w:r w:rsidRPr="000C6637">
        <w:rPr>
          <w:rFonts w:ascii="Arial" w:eastAsia="Times New Roman" w:hAnsi="Arial" w:cs="Arial"/>
          <w:b/>
          <w:bCs/>
          <w:color w:val="333333"/>
          <w:sz w:val="27"/>
          <w:szCs w:val="27"/>
        </w:rPr>
        <w:t>Example:</w:t>
      </w:r>
      <w:r w:rsidRPr="000C6637">
        <w:rPr>
          <w:rFonts w:ascii="Arial" w:eastAsia="Times New Roman" w:hAnsi="Arial" w:cs="Arial"/>
          <w:b/>
          <w:bCs/>
          <w:color w:val="333333"/>
          <w:sz w:val="27"/>
          <w:szCs w:val="27"/>
        </w:rPr>
        <w:br/>
        <w:t>Input:</w:t>
      </w:r>
      <w:r w:rsidRPr="000C6637">
        <w:rPr>
          <w:rFonts w:ascii="Arial" w:eastAsia="Times New Roman" w:hAnsi="Arial" w:cs="Arial"/>
          <w:color w:val="333333"/>
          <w:sz w:val="21"/>
          <w:szCs w:val="21"/>
        </w:rPr>
        <w:br/>
      </w:r>
      <w:r w:rsidRPr="000C6637">
        <w:rPr>
          <w:rFonts w:ascii="Arial" w:eastAsia="Times New Roman" w:hAnsi="Arial" w:cs="Arial"/>
          <w:color w:val="333333"/>
          <w:sz w:val="27"/>
          <w:szCs w:val="27"/>
        </w:rPr>
        <w:t>3</w:t>
      </w:r>
      <w:r w:rsidRPr="000C6637">
        <w:rPr>
          <w:rFonts w:ascii="Arial" w:eastAsia="Times New Roman" w:hAnsi="Arial" w:cs="Arial"/>
          <w:color w:val="333333"/>
          <w:sz w:val="27"/>
          <w:szCs w:val="27"/>
        </w:rPr>
        <w:br/>
        <w:t>1 3 2 4</w:t>
      </w:r>
      <w:r w:rsidRPr="000C6637">
        <w:rPr>
          <w:rFonts w:ascii="Arial" w:eastAsia="Times New Roman" w:hAnsi="Arial" w:cs="Arial"/>
          <w:color w:val="333333"/>
          <w:sz w:val="27"/>
          <w:szCs w:val="27"/>
        </w:rPr>
        <w:br/>
        <w:t>1 3 2 5</w:t>
      </w:r>
      <w:r w:rsidRPr="000C6637">
        <w:rPr>
          <w:rFonts w:ascii="Arial" w:eastAsia="Times New Roman" w:hAnsi="Arial" w:cs="Arial"/>
          <w:color w:val="333333"/>
          <w:sz w:val="27"/>
          <w:szCs w:val="27"/>
        </w:rPr>
        <w:br/>
        <w:t>1 3 2 6</w:t>
      </w:r>
    </w:p>
    <w:p w14:paraId="15B5F44A" w14:textId="2A3BB91D" w:rsidR="007119FB" w:rsidRPr="000C6637" w:rsidRDefault="000C6637" w:rsidP="000C6637">
      <w:pPr>
        <w:shd w:val="clear" w:color="auto" w:fill="FFFFFF"/>
        <w:spacing w:after="150" w:line="240" w:lineRule="auto"/>
        <w:rPr>
          <w:rFonts w:ascii="Arial" w:eastAsia="Times New Roman" w:hAnsi="Arial" w:cs="Arial"/>
          <w:color w:val="333333"/>
          <w:sz w:val="21"/>
          <w:szCs w:val="21"/>
        </w:rPr>
      </w:pPr>
      <w:r w:rsidRPr="000C6637">
        <w:rPr>
          <w:rFonts w:ascii="Arial" w:eastAsia="Times New Roman" w:hAnsi="Arial" w:cs="Arial"/>
          <w:b/>
          <w:bCs/>
          <w:color w:val="333333"/>
          <w:sz w:val="27"/>
          <w:szCs w:val="27"/>
        </w:rPr>
        <w:t>Output:</w:t>
      </w:r>
      <w:r w:rsidRPr="000C6637">
        <w:rPr>
          <w:rFonts w:ascii="Arial" w:eastAsia="Times New Roman" w:hAnsi="Arial" w:cs="Arial"/>
          <w:color w:val="333333"/>
          <w:sz w:val="21"/>
          <w:szCs w:val="21"/>
        </w:rPr>
        <w:br/>
      </w:r>
      <w:r w:rsidRPr="000C6637">
        <w:rPr>
          <w:rFonts w:ascii="Arial" w:eastAsia="Times New Roman" w:hAnsi="Arial" w:cs="Arial"/>
          <w:color w:val="333333"/>
          <w:sz w:val="27"/>
          <w:szCs w:val="27"/>
        </w:rPr>
        <w:t>6</w:t>
      </w:r>
      <w:r w:rsidRPr="000C6637">
        <w:rPr>
          <w:rFonts w:ascii="Arial" w:eastAsia="Times New Roman" w:hAnsi="Arial" w:cs="Arial"/>
          <w:color w:val="333333"/>
          <w:sz w:val="27"/>
          <w:szCs w:val="27"/>
        </w:rPr>
        <w:br/>
        <w:t>11</w:t>
      </w:r>
      <w:r w:rsidRPr="000C6637">
        <w:rPr>
          <w:rFonts w:ascii="Arial" w:eastAsia="Times New Roman" w:hAnsi="Arial" w:cs="Arial"/>
          <w:color w:val="333333"/>
          <w:sz w:val="27"/>
          <w:szCs w:val="27"/>
        </w:rPr>
        <w:br/>
        <w:t>19</w:t>
      </w:r>
    </w:p>
    <w:p w14:paraId="7889FD13" w14:textId="4E0B23D1" w:rsidR="000C6637" w:rsidRPr="000C6637" w:rsidRDefault="007119FB" w:rsidP="000C6637">
      <w:pPr>
        <w:shd w:val="clear" w:color="auto" w:fill="FFFFFF"/>
        <w:spacing w:after="240" w:line="240" w:lineRule="auto"/>
        <w:rPr>
          <w:rFonts w:ascii="Consolas" w:eastAsia="Times New Roman" w:hAnsi="Consolas" w:cs="Courier New"/>
          <w:b/>
          <w:bCs/>
          <w:color w:val="333333"/>
          <w:sz w:val="21"/>
          <w:szCs w:val="21"/>
        </w:rPr>
      </w:pPr>
      <w:r>
        <w:rPr>
          <w:rFonts w:ascii="Consolas" w:eastAsia="Times New Roman" w:hAnsi="Consolas" w:cs="Courier New"/>
          <w:b/>
          <w:bCs/>
          <w:color w:val="333333"/>
          <w:sz w:val="21"/>
          <w:szCs w:val="21"/>
        </w:rPr>
        <w:t>:</w:t>
      </w:r>
      <w:r w:rsidR="000C6637" w:rsidRPr="000C6637">
        <w:t xml:space="preserve"> </w:t>
      </w:r>
      <w:r w:rsidR="000C6637" w:rsidRPr="000C6637">
        <w:rPr>
          <w:rFonts w:ascii="Consolas" w:eastAsia="Times New Roman" w:hAnsi="Consolas" w:cs="Courier New"/>
          <w:b/>
          <w:bCs/>
          <w:color w:val="333333"/>
          <w:sz w:val="21"/>
          <w:szCs w:val="21"/>
        </w:rPr>
        <w:t>#include &lt;iostream&gt;</w:t>
      </w:r>
    </w:p>
    <w:p w14:paraId="60BEB24B"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lastRenderedPageBreak/>
        <w:t>using namespace std;</w:t>
      </w:r>
    </w:p>
    <w:p w14:paraId="0ECAD2C6"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p>
    <w:p w14:paraId="16049C25"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int main() {</w:t>
      </w:r>
    </w:p>
    <w:p w14:paraId="49E70358"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//code</w:t>
      </w:r>
    </w:p>
    <w:p w14:paraId="3E7820E2"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r>
    </w:p>
    <w:p w14:paraId="219256BE"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int t;</w:t>
      </w:r>
    </w:p>
    <w:p w14:paraId="06168C4C"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cin&gt;&gt;t;</w:t>
      </w:r>
    </w:p>
    <w:p w14:paraId="2A10E7D9"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while(t--)</w:t>
      </w:r>
    </w:p>
    <w:p w14:paraId="659B3810"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w:t>
      </w:r>
    </w:p>
    <w:p w14:paraId="0EC29B8D"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int a,b,c,n;</w:t>
      </w:r>
    </w:p>
    <w:p w14:paraId="5AD62C9D"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cin&gt;&gt;a&gt;&gt;b&gt;&gt;c&gt;&gt;n;</w:t>
      </w:r>
    </w:p>
    <w:p w14:paraId="657A6C4F"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int sum=0;</w:t>
      </w:r>
    </w:p>
    <w:p w14:paraId="2499F468"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for(int i=4;i&lt;=n;i++)</w:t>
      </w:r>
    </w:p>
    <w:p w14:paraId="41420E3A"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w:t>
      </w:r>
    </w:p>
    <w:p w14:paraId="1E2895BF"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sum=a+b+c;</w:t>
      </w:r>
    </w:p>
    <w:p w14:paraId="16058F97"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a=b;</w:t>
      </w:r>
    </w:p>
    <w:p w14:paraId="6E62471B"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b=c;</w:t>
      </w:r>
    </w:p>
    <w:p w14:paraId="4B4EB9F0"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c=sum;</w:t>
      </w:r>
    </w:p>
    <w:p w14:paraId="26401204"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w:t>
      </w:r>
    </w:p>
    <w:p w14:paraId="02FFF787"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 xml:space="preserve">    cout&lt;&lt;c&lt;&lt;endl;</w:t>
      </w:r>
    </w:p>
    <w:p w14:paraId="30C7A1E1"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w:t>
      </w:r>
    </w:p>
    <w:p w14:paraId="7599F22E"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r>
    </w:p>
    <w:p w14:paraId="2DECBD75" w14:textId="77777777" w:rsidR="000C6637" w:rsidRPr="000C6637"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ab/>
        <w:t>return 0;</w:t>
      </w:r>
    </w:p>
    <w:p w14:paraId="7ECFCBF3" w14:textId="1C69EADC" w:rsidR="007119FB" w:rsidRDefault="000C6637" w:rsidP="000C6637">
      <w:pPr>
        <w:shd w:val="clear" w:color="auto" w:fill="FFFFFF"/>
        <w:spacing w:after="240" w:line="240" w:lineRule="auto"/>
        <w:rPr>
          <w:rFonts w:ascii="Consolas" w:eastAsia="Times New Roman" w:hAnsi="Consolas" w:cs="Courier New"/>
          <w:b/>
          <w:bCs/>
          <w:color w:val="333333"/>
          <w:sz w:val="21"/>
          <w:szCs w:val="21"/>
        </w:rPr>
      </w:pPr>
      <w:r w:rsidRPr="000C6637">
        <w:rPr>
          <w:rFonts w:ascii="Consolas" w:eastAsia="Times New Roman" w:hAnsi="Consolas" w:cs="Courier New"/>
          <w:b/>
          <w:bCs/>
          <w:color w:val="333333"/>
          <w:sz w:val="21"/>
          <w:szCs w:val="21"/>
        </w:rPr>
        <w:t>}</w:t>
      </w:r>
    </w:p>
    <w:p w14:paraId="32111129" w14:textId="760B67B7" w:rsidR="00375F8B" w:rsidRPr="00375F8B" w:rsidRDefault="000C6637" w:rsidP="00375F8B">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b/>
          <w:bCs/>
          <w:color w:val="333333"/>
          <w:sz w:val="21"/>
          <w:szCs w:val="21"/>
        </w:rPr>
        <w:t>230)</w:t>
      </w:r>
      <w:r w:rsidR="00375F8B" w:rsidRPr="00375F8B">
        <w:rPr>
          <w:rFonts w:ascii="Arial" w:hAnsi="Arial" w:cs="Arial"/>
          <w:color w:val="333333"/>
          <w:sz w:val="27"/>
          <w:szCs w:val="27"/>
        </w:rPr>
        <w:t xml:space="preserve"> Print numbers from </w:t>
      </w:r>
      <w:r w:rsidR="00375F8B" w:rsidRPr="00375F8B">
        <w:rPr>
          <w:rFonts w:ascii="Arial" w:hAnsi="Arial" w:cs="Arial"/>
          <w:b/>
          <w:bCs/>
          <w:color w:val="333333"/>
          <w:sz w:val="27"/>
          <w:szCs w:val="27"/>
        </w:rPr>
        <w:t>1 to N</w:t>
      </w:r>
      <w:r w:rsidR="00375F8B" w:rsidRPr="00375F8B">
        <w:rPr>
          <w:rFonts w:ascii="Arial" w:hAnsi="Arial" w:cs="Arial"/>
          <w:color w:val="333333"/>
          <w:sz w:val="27"/>
          <w:szCs w:val="27"/>
        </w:rPr>
        <w:t> without the help of loops.</w:t>
      </w:r>
    </w:p>
    <w:p w14:paraId="53CC3001" w14:textId="77777777" w:rsidR="00375F8B" w:rsidRPr="00375F8B" w:rsidRDefault="00375F8B" w:rsidP="00375F8B">
      <w:pPr>
        <w:shd w:val="clear" w:color="auto" w:fill="FFFFFF"/>
        <w:spacing w:after="150" w:line="240" w:lineRule="auto"/>
        <w:rPr>
          <w:rFonts w:ascii="Arial" w:eastAsia="Times New Roman" w:hAnsi="Arial" w:cs="Arial"/>
          <w:color w:val="333333"/>
          <w:sz w:val="21"/>
          <w:szCs w:val="21"/>
        </w:rPr>
      </w:pPr>
      <w:r w:rsidRPr="00375F8B">
        <w:rPr>
          <w:rFonts w:ascii="Arial" w:eastAsia="Times New Roman" w:hAnsi="Arial" w:cs="Arial"/>
          <w:b/>
          <w:bCs/>
          <w:color w:val="333333"/>
          <w:sz w:val="27"/>
          <w:szCs w:val="27"/>
        </w:rPr>
        <w:t>Example 1:</w:t>
      </w:r>
    </w:p>
    <w:p w14:paraId="5B5A7599" w14:textId="77777777" w:rsidR="00375F8B" w:rsidRPr="00375F8B" w:rsidRDefault="00375F8B" w:rsidP="00375F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375F8B">
        <w:rPr>
          <w:rFonts w:ascii="Consolas" w:eastAsia="Times New Roman" w:hAnsi="Consolas" w:cs="Courier New"/>
          <w:b/>
          <w:bCs/>
          <w:color w:val="333333"/>
          <w:sz w:val="27"/>
          <w:szCs w:val="27"/>
        </w:rPr>
        <w:lastRenderedPageBreak/>
        <w:t>Input:</w:t>
      </w:r>
    </w:p>
    <w:p w14:paraId="385E4340" w14:textId="77777777" w:rsidR="00375F8B" w:rsidRPr="00375F8B" w:rsidRDefault="00375F8B" w:rsidP="00375F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75F8B">
        <w:rPr>
          <w:rFonts w:ascii="Consolas" w:eastAsia="Times New Roman" w:hAnsi="Consolas" w:cs="Courier New"/>
          <w:color w:val="333333"/>
          <w:sz w:val="27"/>
          <w:szCs w:val="27"/>
        </w:rPr>
        <w:t>N = 10</w:t>
      </w:r>
    </w:p>
    <w:p w14:paraId="2663BCE9" w14:textId="4B69CFE0" w:rsidR="000C6637" w:rsidRPr="00375F8B" w:rsidRDefault="00375F8B" w:rsidP="00375F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75F8B">
        <w:rPr>
          <w:rFonts w:ascii="Consolas" w:eastAsia="Times New Roman" w:hAnsi="Consolas" w:cs="Courier New"/>
          <w:b/>
          <w:bCs/>
          <w:color w:val="333333"/>
          <w:sz w:val="27"/>
          <w:szCs w:val="27"/>
        </w:rPr>
        <w:t xml:space="preserve">Output: </w:t>
      </w:r>
      <w:r w:rsidRPr="00375F8B">
        <w:rPr>
          <w:rFonts w:ascii="Consolas" w:eastAsia="Times New Roman" w:hAnsi="Consolas" w:cs="Courier New"/>
          <w:color w:val="333333"/>
          <w:sz w:val="27"/>
          <w:szCs w:val="27"/>
        </w:rPr>
        <w:t>1 2 3 4 5 6 7 8 9 10</w:t>
      </w:r>
    </w:p>
    <w:p w14:paraId="05E9483F" w14:textId="77777777" w:rsidR="00375F8B" w:rsidRPr="00375F8B" w:rsidRDefault="000C6637" w:rsidP="00375F8B">
      <w:pPr>
        <w:pStyle w:val="NormalWeb"/>
        <w:shd w:val="clear" w:color="auto" w:fill="FFFFFF"/>
        <w:spacing w:after="150"/>
        <w:rPr>
          <w:rFonts w:ascii="Arial" w:hAnsi="Arial" w:cs="Arial"/>
          <w:color w:val="333333"/>
          <w:sz w:val="27"/>
          <w:szCs w:val="27"/>
        </w:rPr>
      </w:pPr>
      <w:r>
        <w:rPr>
          <w:rFonts w:ascii="Consolas" w:hAnsi="Consolas" w:cs="Courier New"/>
          <w:b/>
          <w:bCs/>
          <w:color w:val="333333"/>
          <w:sz w:val="21"/>
          <w:szCs w:val="21"/>
        </w:rPr>
        <w:t>:</w:t>
      </w:r>
      <w:r w:rsidR="00375F8B" w:rsidRPr="00375F8B">
        <w:rPr>
          <w:rFonts w:ascii="Arial" w:hAnsi="Arial" w:cs="Arial"/>
          <w:color w:val="333333"/>
          <w:sz w:val="27"/>
          <w:szCs w:val="27"/>
        </w:rPr>
        <w:t xml:space="preserve"> void printNos(int N)</w:t>
      </w:r>
    </w:p>
    <w:p w14:paraId="61853BF4"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w:t>
      </w:r>
    </w:p>
    <w:p w14:paraId="4F59D9C7"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//Your code here</w:t>
      </w:r>
    </w:p>
    <w:p w14:paraId="450494D7"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if(N==0)</w:t>
      </w:r>
    </w:p>
    <w:p w14:paraId="5BCEC502"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return;</w:t>
      </w:r>
    </w:p>
    <w:p w14:paraId="2668D3D1"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w:t>
      </w:r>
    </w:p>
    <w:p w14:paraId="1E92B698"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printNos(N-1);</w:t>
      </w:r>
    </w:p>
    <w:p w14:paraId="7D73AB80"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cout&lt;&lt;N&lt;&lt;" ";</w:t>
      </w:r>
    </w:p>
    <w:p w14:paraId="598735E0" w14:textId="77777777" w:rsidR="00375F8B" w:rsidRPr="00375F8B" w:rsidRDefault="00375F8B" w:rsidP="00375F8B">
      <w:pPr>
        <w:pStyle w:val="NormalWeb"/>
        <w:shd w:val="clear" w:color="auto" w:fill="FFFFFF"/>
        <w:spacing w:after="150"/>
        <w:rPr>
          <w:rFonts w:ascii="Arial" w:hAnsi="Arial" w:cs="Arial"/>
          <w:color w:val="333333"/>
          <w:sz w:val="27"/>
          <w:szCs w:val="27"/>
        </w:rPr>
      </w:pPr>
      <w:r w:rsidRPr="00375F8B">
        <w:rPr>
          <w:rFonts w:ascii="Arial" w:hAnsi="Arial" w:cs="Arial"/>
          <w:color w:val="333333"/>
          <w:sz w:val="27"/>
          <w:szCs w:val="27"/>
        </w:rPr>
        <w:t xml:space="preserve">        </w:t>
      </w:r>
    </w:p>
    <w:p w14:paraId="4C37372E" w14:textId="0745C9D8" w:rsidR="000C6637" w:rsidRDefault="00375F8B" w:rsidP="00375F8B">
      <w:pPr>
        <w:pStyle w:val="NormalWeb"/>
        <w:shd w:val="clear" w:color="auto" w:fill="FFFFFF"/>
        <w:spacing w:before="0" w:beforeAutospacing="0" w:after="150" w:afterAutospacing="0"/>
        <w:rPr>
          <w:rFonts w:ascii="Arial" w:hAnsi="Arial" w:cs="Arial"/>
          <w:color w:val="333333"/>
          <w:sz w:val="27"/>
          <w:szCs w:val="27"/>
        </w:rPr>
      </w:pPr>
      <w:r w:rsidRPr="00375F8B">
        <w:rPr>
          <w:rFonts w:ascii="Arial" w:hAnsi="Arial" w:cs="Arial"/>
          <w:color w:val="333333"/>
          <w:sz w:val="27"/>
          <w:szCs w:val="27"/>
        </w:rPr>
        <w:t xml:space="preserve">    }</w:t>
      </w:r>
    </w:p>
    <w:p w14:paraId="548FB48A" w14:textId="2EA5705C" w:rsidR="00DE18EA" w:rsidRPr="00DE18EA" w:rsidRDefault="00375F8B" w:rsidP="00DE18E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231)</w:t>
      </w:r>
      <w:r w:rsidR="00DE18EA" w:rsidRPr="00DE18EA">
        <w:rPr>
          <w:rFonts w:ascii="Segoe UI" w:hAnsi="Segoe UI" w:cs="Segoe UI"/>
          <w:color w:val="263238"/>
          <w:sz w:val="21"/>
          <w:szCs w:val="21"/>
        </w:rPr>
        <w:t xml:space="preserve"> Given an array of integers </w:t>
      </w:r>
      <w:r w:rsidR="00DE18EA" w:rsidRPr="00DE18EA">
        <w:rPr>
          <w:rFonts w:ascii="Courier New" w:hAnsi="Courier New" w:cs="Courier New"/>
          <w:color w:val="546E7A"/>
          <w:sz w:val="20"/>
          <w:szCs w:val="20"/>
          <w:shd w:val="clear" w:color="auto" w:fill="F7F9FA"/>
        </w:rPr>
        <w:t>heights</w:t>
      </w:r>
      <w:r w:rsidR="00DE18EA" w:rsidRPr="00DE18EA">
        <w:rPr>
          <w:rFonts w:ascii="Segoe UI" w:hAnsi="Segoe UI" w:cs="Segoe UI"/>
          <w:color w:val="263238"/>
          <w:sz w:val="21"/>
          <w:szCs w:val="21"/>
        </w:rPr>
        <w:t> representing the histogram's bar height where the width of each bar is </w:t>
      </w:r>
      <w:r w:rsidR="00DE18EA" w:rsidRPr="00DE18EA">
        <w:rPr>
          <w:rFonts w:ascii="Courier New" w:hAnsi="Courier New" w:cs="Courier New"/>
          <w:color w:val="546E7A"/>
          <w:sz w:val="20"/>
          <w:szCs w:val="20"/>
          <w:shd w:val="clear" w:color="auto" w:fill="F7F9FA"/>
        </w:rPr>
        <w:t>1</w:t>
      </w:r>
      <w:r w:rsidR="00DE18EA" w:rsidRPr="00DE18EA">
        <w:rPr>
          <w:rFonts w:ascii="Segoe UI" w:hAnsi="Segoe UI" w:cs="Segoe UI"/>
          <w:color w:val="263238"/>
          <w:sz w:val="21"/>
          <w:szCs w:val="21"/>
        </w:rPr>
        <w:t>, return </w:t>
      </w:r>
      <w:r w:rsidR="00DE18EA" w:rsidRPr="00DE18EA">
        <w:rPr>
          <w:rFonts w:ascii="Segoe UI" w:hAnsi="Segoe UI" w:cs="Segoe UI"/>
          <w:i/>
          <w:iCs/>
          <w:color w:val="263238"/>
          <w:sz w:val="21"/>
          <w:szCs w:val="21"/>
        </w:rPr>
        <w:t>the area of the largest rectangle in the histogram</w:t>
      </w:r>
      <w:r w:rsidR="00DE18EA" w:rsidRPr="00DE18EA">
        <w:rPr>
          <w:rFonts w:ascii="Segoe UI" w:hAnsi="Segoe UI" w:cs="Segoe UI"/>
          <w:color w:val="263238"/>
          <w:sz w:val="21"/>
          <w:szCs w:val="21"/>
        </w:rPr>
        <w:t>.</w:t>
      </w:r>
    </w:p>
    <w:p w14:paraId="280DFE2E" w14:textId="2D96DE41" w:rsidR="00DE18EA" w:rsidRPr="00DE18EA" w:rsidRDefault="00DE18EA" w:rsidP="00DE18EA">
      <w:pPr>
        <w:shd w:val="clear" w:color="auto" w:fill="FFFFFF"/>
        <w:spacing w:after="240" w:line="240" w:lineRule="auto"/>
        <w:rPr>
          <w:rFonts w:ascii="Segoe UI" w:eastAsia="Times New Roman" w:hAnsi="Segoe UI" w:cs="Segoe UI"/>
          <w:color w:val="263238"/>
          <w:sz w:val="21"/>
          <w:szCs w:val="21"/>
        </w:rPr>
      </w:pPr>
    </w:p>
    <w:p w14:paraId="3BDD01B4" w14:textId="77777777" w:rsidR="00DE18EA" w:rsidRPr="00DE18EA" w:rsidRDefault="00DE18EA" w:rsidP="00DE18EA">
      <w:pPr>
        <w:shd w:val="clear" w:color="auto" w:fill="FFFFFF"/>
        <w:spacing w:after="240" w:line="240" w:lineRule="auto"/>
        <w:rPr>
          <w:rFonts w:ascii="Segoe UI" w:eastAsia="Times New Roman" w:hAnsi="Segoe UI" w:cs="Segoe UI"/>
          <w:color w:val="263238"/>
          <w:sz w:val="21"/>
          <w:szCs w:val="21"/>
        </w:rPr>
      </w:pPr>
      <w:r w:rsidRPr="00DE18EA">
        <w:rPr>
          <w:rFonts w:ascii="Segoe UI" w:eastAsia="Times New Roman" w:hAnsi="Segoe UI" w:cs="Segoe UI"/>
          <w:b/>
          <w:bCs/>
          <w:color w:val="263238"/>
          <w:sz w:val="21"/>
          <w:szCs w:val="21"/>
        </w:rPr>
        <w:t>Example 1:</w:t>
      </w:r>
    </w:p>
    <w:p w14:paraId="28972BD0" w14:textId="0BF8FBD9" w:rsidR="00DE18EA" w:rsidRPr="00DE18EA" w:rsidRDefault="00DE18EA" w:rsidP="00DE18EA">
      <w:pPr>
        <w:spacing w:after="0" w:line="240" w:lineRule="auto"/>
        <w:rPr>
          <w:rFonts w:ascii="Times New Roman" w:eastAsia="Times New Roman" w:hAnsi="Times New Roman" w:cs="Times New Roman"/>
          <w:sz w:val="24"/>
          <w:szCs w:val="24"/>
        </w:rPr>
      </w:pPr>
      <w:r w:rsidRPr="00DE18EA">
        <w:rPr>
          <w:rFonts w:ascii="Times New Roman" w:eastAsia="Times New Roman" w:hAnsi="Times New Roman" w:cs="Times New Roman"/>
          <w:noProof/>
          <w:sz w:val="24"/>
          <w:szCs w:val="24"/>
        </w:rPr>
        <w:lastRenderedPageBreak/>
        <w:drawing>
          <wp:inline distT="0" distB="0" distL="0" distR="0" wp14:anchorId="1B061CE8" wp14:editId="42C14821">
            <wp:extent cx="4973955" cy="2306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73955" cy="2306955"/>
                    </a:xfrm>
                    <a:prstGeom prst="rect">
                      <a:avLst/>
                    </a:prstGeom>
                    <a:noFill/>
                    <a:ln>
                      <a:noFill/>
                    </a:ln>
                  </pic:spPr>
                </pic:pic>
              </a:graphicData>
            </a:graphic>
          </wp:inline>
        </w:drawing>
      </w:r>
    </w:p>
    <w:p w14:paraId="4A7880BC" w14:textId="77777777" w:rsidR="00DE18EA" w:rsidRPr="00DE18EA" w:rsidRDefault="00DE18EA" w:rsidP="00DE18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18EA">
        <w:rPr>
          <w:rFonts w:ascii="Consolas" w:eastAsia="Times New Roman" w:hAnsi="Consolas" w:cs="Courier New"/>
          <w:b/>
          <w:bCs/>
          <w:color w:val="263238"/>
          <w:sz w:val="20"/>
          <w:szCs w:val="20"/>
        </w:rPr>
        <w:t>Input:</w:t>
      </w:r>
      <w:r w:rsidRPr="00DE18EA">
        <w:rPr>
          <w:rFonts w:ascii="Consolas" w:eastAsia="Times New Roman" w:hAnsi="Consolas" w:cs="Courier New"/>
          <w:color w:val="263238"/>
          <w:sz w:val="20"/>
          <w:szCs w:val="20"/>
        </w:rPr>
        <w:t xml:space="preserve"> heights = [2,1,5,6,2,3]</w:t>
      </w:r>
    </w:p>
    <w:p w14:paraId="0BEF92A7" w14:textId="77777777" w:rsidR="00DE18EA" w:rsidRPr="00DE18EA" w:rsidRDefault="00DE18EA" w:rsidP="00DE18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18EA">
        <w:rPr>
          <w:rFonts w:ascii="Consolas" w:eastAsia="Times New Roman" w:hAnsi="Consolas" w:cs="Courier New"/>
          <w:b/>
          <w:bCs/>
          <w:color w:val="263238"/>
          <w:sz w:val="20"/>
          <w:szCs w:val="20"/>
        </w:rPr>
        <w:t>Output:</w:t>
      </w:r>
      <w:r w:rsidRPr="00DE18EA">
        <w:rPr>
          <w:rFonts w:ascii="Consolas" w:eastAsia="Times New Roman" w:hAnsi="Consolas" w:cs="Courier New"/>
          <w:color w:val="263238"/>
          <w:sz w:val="20"/>
          <w:szCs w:val="20"/>
        </w:rPr>
        <w:t xml:space="preserve"> 10</w:t>
      </w:r>
    </w:p>
    <w:p w14:paraId="00D9C8CB" w14:textId="77777777" w:rsidR="00DE18EA" w:rsidRPr="00DE18EA" w:rsidRDefault="00DE18EA" w:rsidP="00DE18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18EA">
        <w:rPr>
          <w:rFonts w:ascii="Consolas" w:eastAsia="Times New Roman" w:hAnsi="Consolas" w:cs="Courier New"/>
          <w:b/>
          <w:bCs/>
          <w:color w:val="263238"/>
          <w:sz w:val="20"/>
          <w:szCs w:val="20"/>
        </w:rPr>
        <w:t>Explanation:</w:t>
      </w:r>
      <w:r w:rsidRPr="00DE18EA">
        <w:rPr>
          <w:rFonts w:ascii="Consolas" w:eastAsia="Times New Roman" w:hAnsi="Consolas" w:cs="Courier New"/>
          <w:color w:val="263238"/>
          <w:sz w:val="20"/>
          <w:szCs w:val="20"/>
        </w:rPr>
        <w:t xml:space="preserve"> The above is a histogram where width of each bar is 1.</w:t>
      </w:r>
    </w:p>
    <w:p w14:paraId="1B5D2987" w14:textId="152DB8FB" w:rsidR="00375F8B" w:rsidRPr="00DE18EA" w:rsidRDefault="00DE18EA" w:rsidP="00DE18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18EA">
        <w:rPr>
          <w:rFonts w:ascii="Consolas" w:eastAsia="Times New Roman" w:hAnsi="Consolas" w:cs="Courier New"/>
          <w:color w:val="263238"/>
          <w:sz w:val="20"/>
          <w:szCs w:val="20"/>
        </w:rPr>
        <w:t>The largest rectangle is shown in the red area, which has an area = 10 units.</w:t>
      </w:r>
    </w:p>
    <w:p w14:paraId="5C4B4E37" w14:textId="77777777" w:rsidR="00DE18EA" w:rsidRPr="00DE18EA" w:rsidRDefault="00DE18EA" w:rsidP="00DE18EA">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Pr="00DE18EA">
        <w:rPr>
          <w:rFonts w:ascii="Arial" w:hAnsi="Arial" w:cs="Arial"/>
          <w:color w:val="333333"/>
          <w:sz w:val="27"/>
          <w:szCs w:val="27"/>
        </w:rPr>
        <w:t xml:space="preserve"> int largestRectangleArea(vector&lt;int&gt;&amp; heights) {</w:t>
      </w:r>
    </w:p>
    <w:p w14:paraId="500482CC"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heights.push_back(0);</w:t>
      </w:r>
    </w:p>
    <w:p w14:paraId="581ABEC0"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int n=heights.size();</w:t>
      </w:r>
    </w:p>
    <w:p w14:paraId="1514A225"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int ans=0;</w:t>
      </w:r>
    </w:p>
    <w:p w14:paraId="539D297A"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stack&lt;int&gt;st;</w:t>
      </w:r>
    </w:p>
    <w:p w14:paraId="4F4D0476"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for(int i=0;i&lt;n;i++)</w:t>
      </w:r>
    </w:p>
    <w:p w14:paraId="58B10639"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w:t>
      </w:r>
    </w:p>
    <w:p w14:paraId="1A488D01"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while(!st.empty()&amp;&amp;heights[st.top()]&gt;heights[i])</w:t>
      </w:r>
    </w:p>
    <w:p w14:paraId="6C562019"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w:t>
      </w:r>
    </w:p>
    <w:p w14:paraId="3F1A5CE3"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int h=heights[st.top()];</w:t>
      </w:r>
    </w:p>
    <w:p w14:paraId="716A4967"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st.pop();</w:t>
      </w:r>
    </w:p>
    <w:p w14:paraId="158EE590"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int l=st.empty()?-1:st.top();</w:t>
      </w:r>
    </w:p>
    <w:p w14:paraId="26098394"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lastRenderedPageBreak/>
        <w:t xml:space="preserve">                ans=max(ans,h*(i-l-1));</w:t>
      </w:r>
    </w:p>
    <w:p w14:paraId="56099C6E"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 </w:t>
      </w:r>
    </w:p>
    <w:p w14:paraId="49C315BB"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st.push(i);</w:t>
      </w:r>
    </w:p>
    <w:p w14:paraId="5C2584BE"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w:t>
      </w:r>
    </w:p>
    <w:p w14:paraId="266256C0"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w:t>
      </w:r>
    </w:p>
    <w:p w14:paraId="25A6C28B" w14:textId="77777777" w:rsidR="00DE18EA" w:rsidRPr="00DE18EA" w:rsidRDefault="00DE18EA" w:rsidP="00DE18EA">
      <w:pPr>
        <w:pStyle w:val="NormalWeb"/>
        <w:shd w:val="clear" w:color="auto" w:fill="FFFFFF"/>
        <w:spacing w:after="150"/>
        <w:rPr>
          <w:rFonts w:ascii="Arial" w:hAnsi="Arial" w:cs="Arial"/>
          <w:color w:val="333333"/>
          <w:sz w:val="27"/>
          <w:szCs w:val="27"/>
        </w:rPr>
      </w:pPr>
      <w:r w:rsidRPr="00DE18EA">
        <w:rPr>
          <w:rFonts w:ascii="Arial" w:hAnsi="Arial" w:cs="Arial"/>
          <w:color w:val="333333"/>
          <w:sz w:val="27"/>
          <w:szCs w:val="27"/>
        </w:rPr>
        <w:t xml:space="preserve">        return ans;</w:t>
      </w:r>
    </w:p>
    <w:p w14:paraId="7A630C2E" w14:textId="5CCEB0E7" w:rsidR="00375F8B" w:rsidRDefault="00DE18EA" w:rsidP="00DE18EA">
      <w:pPr>
        <w:pStyle w:val="NormalWeb"/>
        <w:shd w:val="clear" w:color="auto" w:fill="FFFFFF"/>
        <w:spacing w:before="0" w:beforeAutospacing="0" w:after="150" w:afterAutospacing="0"/>
        <w:rPr>
          <w:rFonts w:ascii="Arial" w:hAnsi="Arial" w:cs="Arial"/>
          <w:color w:val="333333"/>
          <w:sz w:val="27"/>
          <w:szCs w:val="27"/>
        </w:rPr>
      </w:pPr>
      <w:r w:rsidRPr="00DE18EA">
        <w:rPr>
          <w:rFonts w:ascii="Arial" w:hAnsi="Arial" w:cs="Arial"/>
          <w:color w:val="333333"/>
          <w:sz w:val="27"/>
          <w:szCs w:val="27"/>
        </w:rPr>
        <w:t xml:space="preserve">    }</w:t>
      </w:r>
    </w:p>
    <w:p w14:paraId="459BEC52" w14:textId="77F0F79C" w:rsidR="009E69DE" w:rsidRPr="009E69DE" w:rsidRDefault="00DE18EA" w:rsidP="009E69DE">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232)</w:t>
      </w:r>
      <w:r w:rsidR="009E69DE" w:rsidRPr="009E69DE">
        <w:rPr>
          <w:rFonts w:ascii="Segoe UI" w:hAnsi="Segoe UI" w:cs="Segoe UI"/>
          <w:color w:val="263238"/>
          <w:sz w:val="21"/>
          <w:szCs w:val="21"/>
        </w:rPr>
        <w:t xml:space="preserve"> Alice and Bob take turns playing a game, with Alice starting first.</w:t>
      </w:r>
    </w:p>
    <w:p w14:paraId="09C5DF8F" w14:textId="77777777" w:rsidR="009E69DE" w:rsidRPr="009E69DE" w:rsidRDefault="009E69DE" w:rsidP="009E69DE">
      <w:pPr>
        <w:shd w:val="clear" w:color="auto" w:fill="FFFFFF"/>
        <w:spacing w:after="240"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Initially, there is a number </w:t>
      </w:r>
      <w:r w:rsidRPr="009E69DE">
        <w:rPr>
          <w:rFonts w:ascii="Courier New" w:eastAsia="Times New Roman" w:hAnsi="Courier New" w:cs="Courier New"/>
          <w:color w:val="546E7A"/>
          <w:sz w:val="20"/>
          <w:szCs w:val="20"/>
          <w:shd w:val="clear" w:color="auto" w:fill="F7F9FA"/>
        </w:rPr>
        <w:t>n</w:t>
      </w:r>
      <w:r w:rsidRPr="009E69DE">
        <w:rPr>
          <w:rFonts w:ascii="Segoe UI" w:eastAsia="Times New Roman" w:hAnsi="Segoe UI" w:cs="Segoe UI"/>
          <w:color w:val="263238"/>
          <w:sz w:val="21"/>
          <w:szCs w:val="21"/>
        </w:rPr>
        <w:t> on the chalkboard. On each player's turn, that player makes a move consisting of:</w:t>
      </w:r>
    </w:p>
    <w:p w14:paraId="071E154B" w14:textId="77777777" w:rsidR="009E69DE" w:rsidRPr="009E69DE" w:rsidRDefault="009E69DE" w:rsidP="00A0090B">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Choosing any </w:t>
      </w:r>
      <w:r w:rsidRPr="009E69DE">
        <w:rPr>
          <w:rFonts w:ascii="Courier New" w:eastAsia="Times New Roman" w:hAnsi="Courier New" w:cs="Courier New"/>
          <w:color w:val="546E7A"/>
          <w:sz w:val="20"/>
          <w:szCs w:val="20"/>
          <w:shd w:val="clear" w:color="auto" w:fill="F7F9FA"/>
        </w:rPr>
        <w:t>x</w:t>
      </w:r>
      <w:r w:rsidRPr="009E69DE">
        <w:rPr>
          <w:rFonts w:ascii="Segoe UI" w:eastAsia="Times New Roman" w:hAnsi="Segoe UI" w:cs="Segoe UI"/>
          <w:color w:val="263238"/>
          <w:sz w:val="21"/>
          <w:szCs w:val="21"/>
        </w:rPr>
        <w:t> with </w:t>
      </w:r>
      <w:r w:rsidRPr="009E69DE">
        <w:rPr>
          <w:rFonts w:ascii="Courier New" w:eastAsia="Times New Roman" w:hAnsi="Courier New" w:cs="Courier New"/>
          <w:color w:val="546E7A"/>
          <w:sz w:val="20"/>
          <w:szCs w:val="20"/>
          <w:shd w:val="clear" w:color="auto" w:fill="F7F9FA"/>
        </w:rPr>
        <w:t>0 &lt; x &lt; n</w:t>
      </w:r>
      <w:r w:rsidRPr="009E69DE">
        <w:rPr>
          <w:rFonts w:ascii="Segoe UI" w:eastAsia="Times New Roman" w:hAnsi="Segoe UI" w:cs="Segoe UI"/>
          <w:color w:val="263238"/>
          <w:sz w:val="21"/>
          <w:szCs w:val="21"/>
        </w:rPr>
        <w:t> and </w:t>
      </w:r>
      <w:r w:rsidRPr="009E69DE">
        <w:rPr>
          <w:rFonts w:ascii="Courier New" w:eastAsia="Times New Roman" w:hAnsi="Courier New" w:cs="Courier New"/>
          <w:color w:val="546E7A"/>
          <w:sz w:val="20"/>
          <w:szCs w:val="20"/>
          <w:shd w:val="clear" w:color="auto" w:fill="F7F9FA"/>
        </w:rPr>
        <w:t>n % x == 0</w:t>
      </w:r>
      <w:r w:rsidRPr="009E69DE">
        <w:rPr>
          <w:rFonts w:ascii="Segoe UI" w:eastAsia="Times New Roman" w:hAnsi="Segoe UI" w:cs="Segoe UI"/>
          <w:color w:val="263238"/>
          <w:sz w:val="21"/>
          <w:szCs w:val="21"/>
        </w:rPr>
        <w:t>.</w:t>
      </w:r>
    </w:p>
    <w:p w14:paraId="28239565" w14:textId="77777777" w:rsidR="009E69DE" w:rsidRPr="009E69DE" w:rsidRDefault="009E69DE" w:rsidP="00A0090B">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Replacing the number </w:t>
      </w:r>
      <w:r w:rsidRPr="009E69DE">
        <w:rPr>
          <w:rFonts w:ascii="Courier New" w:eastAsia="Times New Roman" w:hAnsi="Courier New" w:cs="Courier New"/>
          <w:color w:val="546E7A"/>
          <w:sz w:val="20"/>
          <w:szCs w:val="20"/>
          <w:shd w:val="clear" w:color="auto" w:fill="F7F9FA"/>
        </w:rPr>
        <w:t>n</w:t>
      </w:r>
      <w:r w:rsidRPr="009E69DE">
        <w:rPr>
          <w:rFonts w:ascii="Segoe UI" w:eastAsia="Times New Roman" w:hAnsi="Segoe UI" w:cs="Segoe UI"/>
          <w:color w:val="263238"/>
          <w:sz w:val="21"/>
          <w:szCs w:val="21"/>
        </w:rPr>
        <w:t> on the chalkboard with </w:t>
      </w:r>
      <w:r w:rsidRPr="009E69DE">
        <w:rPr>
          <w:rFonts w:ascii="Courier New" w:eastAsia="Times New Roman" w:hAnsi="Courier New" w:cs="Courier New"/>
          <w:color w:val="546E7A"/>
          <w:sz w:val="20"/>
          <w:szCs w:val="20"/>
          <w:shd w:val="clear" w:color="auto" w:fill="F7F9FA"/>
        </w:rPr>
        <w:t>n - x</w:t>
      </w:r>
      <w:r w:rsidRPr="009E69DE">
        <w:rPr>
          <w:rFonts w:ascii="Segoe UI" w:eastAsia="Times New Roman" w:hAnsi="Segoe UI" w:cs="Segoe UI"/>
          <w:color w:val="263238"/>
          <w:sz w:val="21"/>
          <w:szCs w:val="21"/>
        </w:rPr>
        <w:t>.</w:t>
      </w:r>
    </w:p>
    <w:p w14:paraId="7827118A" w14:textId="77777777" w:rsidR="009E69DE" w:rsidRPr="009E69DE" w:rsidRDefault="009E69DE" w:rsidP="009E69DE">
      <w:pPr>
        <w:shd w:val="clear" w:color="auto" w:fill="FFFFFF"/>
        <w:spacing w:after="240"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Also, if a player cannot make a move, they lose the game.</w:t>
      </w:r>
    </w:p>
    <w:p w14:paraId="0DD8D0C6" w14:textId="77777777" w:rsidR="009E69DE" w:rsidRPr="009E69DE" w:rsidRDefault="009E69DE" w:rsidP="009E69DE">
      <w:pPr>
        <w:shd w:val="clear" w:color="auto" w:fill="FFFFFF"/>
        <w:spacing w:after="240"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Return </w:t>
      </w:r>
      <w:r w:rsidRPr="009E69DE">
        <w:rPr>
          <w:rFonts w:ascii="Courier New" w:eastAsia="Times New Roman" w:hAnsi="Courier New" w:cs="Courier New"/>
          <w:color w:val="546E7A"/>
          <w:sz w:val="20"/>
          <w:szCs w:val="20"/>
          <w:shd w:val="clear" w:color="auto" w:fill="F7F9FA"/>
        </w:rPr>
        <w:t>true</w:t>
      </w:r>
      <w:r w:rsidRPr="009E69DE">
        <w:rPr>
          <w:rFonts w:ascii="Segoe UI" w:eastAsia="Times New Roman" w:hAnsi="Segoe UI" w:cs="Segoe UI"/>
          <w:color w:val="263238"/>
          <w:sz w:val="21"/>
          <w:szCs w:val="21"/>
        </w:rPr>
        <w:t> </w:t>
      </w:r>
      <w:r w:rsidRPr="009E69DE">
        <w:rPr>
          <w:rFonts w:ascii="Segoe UI" w:eastAsia="Times New Roman" w:hAnsi="Segoe UI" w:cs="Segoe UI"/>
          <w:i/>
          <w:iCs/>
          <w:color w:val="263238"/>
          <w:sz w:val="21"/>
          <w:szCs w:val="21"/>
        </w:rPr>
        <w:t>if and only if Alice wins the game, assuming both players play optimally</w:t>
      </w:r>
      <w:r w:rsidRPr="009E69DE">
        <w:rPr>
          <w:rFonts w:ascii="Segoe UI" w:eastAsia="Times New Roman" w:hAnsi="Segoe UI" w:cs="Segoe UI"/>
          <w:color w:val="263238"/>
          <w:sz w:val="21"/>
          <w:szCs w:val="21"/>
        </w:rPr>
        <w:t>.</w:t>
      </w:r>
    </w:p>
    <w:p w14:paraId="51CDF64C" w14:textId="77777777" w:rsidR="009E69DE" w:rsidRPr="009E69DE" w:rsidRDefault="009E69DE" w:rsidP="009E69DE">
      <w:pPr>
        <w:shd w:val="clear" w:color="auto" w:fill="FFFFFF"/>
        <w:spacing w:after="240" w:line="240" w:lineRule="auto"/>
        <w:rPr>
          <w:rFonts w:ascii="Segoe UI" w:eastAsia="Times New Roman" w:hAnsi="Segoe UI" w:cs="Segoe UI"/>
          <w:color w:val="263238"/>
          <w:sz w:val="21"/>
          <w:szCs w:val="21"/>
        </w:rPr>
      </w:pPr>
      <w:r w:rsidRPr="009E69DE">
        <w:rPr>
          <w:rFonts w:ascii="Segoe UI" w:eastAsia="Times New Roman" w:hAnsi="Segoe UI" w:cs="Segoe UI"/>
          <w:color w:val="263238"/>
          <w:sz w:val="21"/>
          <w:szCs w:val="21"/>
        </w:rPr>
        <w:t> </w:t>
      </w:r>
    </w:p>
    <w:p w14:paraId="656EAE8E" w14:textId="77777777" w:rsidR="009E69DE" w:rsidRPr="009E69DE" w:rsidRDefault="009E69DE" w:rsidP="009E69DE">
      <w:pPr>
        <w:shd w:val="clear" w:color="auto" w:fill="FFFFFF"/>
        <w:spacing w:after="240" w:line="240" w:lineRule="auto"/>
        <w:rPr>
          <w:rFonts w:ascii="Segoe UI" w:eastAsia="Times New Roman" w:hAnsi="Segoe UI" w:cs="Segoe UI"/>
          <w:color w:val="263238"/>
          <w:sz w:val="21"/>
          <w:szCs w:val="21"/>
        </w:rPr>
      </w:pPr>
      <w:r w:rsidRPr="009E69DE">
        <w:rPr>
          <w:rFonts w:ascii="Segoe UI" w:eastAsia="Times New Roman" w:hAnsi="Segoe UI" w:cs="Segoe UI"/>
          <w:b/>
          <w:bCs/>
          <w:color w:val="263238"/>
          <w:sz w:val="21"/>
          <w:szCs w:val="21"/>
        </w:rPr>
        <w:t>Example 1:</w:t>
      </w:r>
    </w:p>
    <w:p w14:paraId="622B5B78" w14:textId="77777777" w:rsidR="009E69DE" w:rsidRPr="009E69DE" w:rsidRDefault="009E69DE" w:rsidP="009E69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69DE">
        <w:rPr>
          <w:rFonts w:ascii="Consolas" w:eastAsia="Times New Roman" w:hAnsi="Consolas" w:cs="Courier New"/>
          <w:b/>
          <w:bCs/>
          <w:color w:val="263238"/>
          <w:sz w:val="20"/>
          <w:szCs w:val="20"/>
        </w:rPr>
        <w:t>Input:</w:t>
      </w:r>
      <w:r w:rsidRPr="009E69DE">
        <w:rPr>
          <w:rFonts w:ascii="Consolas" w:eastAsia="Times New Roman" w:hAnsi="Consolas" w:cs="Courier New"/>
          <w:color w:val="263238"/>
          <w:sz w:val="20"/>
          <w:szCs w:val="20"/>
        </w:rPr>
        <w:t xml:space="preserve"> n = 2</w:t>
      </w:r>
    </w:p>
    <w:p w14:paraId="3460FB49" w14:textId="77777777" w:rsidR="009E69DE" w:rsidRPr="009E69DE" w:rsidRDefault="009E69DE" w:rsidP="009E69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69DE">
        <w:rPr>
          <w:rFonts w:ascii="Consolas" w:eastAsia="Times New Roman" w:hAnsi="Consolas" w:cs="Courier New"/>
          <w:b/>
          <w:bCs/>
          <w:color w:val="263238"/>
          <w:sz w:val="20"/>
          <w:szCs w:val="20"/>
        </w:rPr>
        <w:t>Output:</w:t>
      </w:r>
      <w:r w:rsidRPr="009E69DE">
        <w:rPr>
          <w:rFonts w:ascii="Consolas" w:eastAsia="Times New Roman" w:hAnsi="Consolas" w:cs="Courier New"/>
          <w:color w:val="263238"/>
          <w:sz w:val="20"/>
          <w:szCs w:val="20"/>
        </w:rPr>
        <w:t xml:space="preserve"> true</w:t>
      </w:r>
    </w:p>
    <w:p w14:paraId="00656E5B" w14:textId="3690C008" w:rsidR="00DE18EA" w:rsidRPr="009E69DE" w:rsidRDefault="009E69DE" w:rsidP="009E69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69DE">
        <w:rPr>
          <w:rFonts w:ascii="Consolas" w:eastAsia="Times New Roman" w:hAnsi="Consolas" w:cs="Courier New"/>
          <w:b/>
          <w:bCs/>
          <w:color w:val="263238"/>
          <w:sz w:val="20"/>
          <w:szCs w:val="20"/>
        </w:rPr>
        <w:t>Explanation:</w:t>
      </w:r>
      <w:r w:rsidRPr="009E69DE">
        <w:rPr>
          <w:rFonts w:ascii="Consolas" w:eastAsia="Times New Roman" w:hAnsi="Consolas" w:cs="Courier New"/>
          <w:color w:val="263238"/>
          <w:sz w:val="20"/>
          <w:szCs w:val="20"/>
        </w:rPr>
        <w:t xml:space="preserve"> Alice chooses 1, and Bob has no more moves.</w:t>
      </w:r>
    </w:p>
    <w:p w14:paraId="4A673ED1" w14:textId="77777777" w:rsidR="009E69DE" w:rsidRPr="009E69DE" w:rsidRDefault="00DE18EA" w:rsidP="009E69DE">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9E69DE" w:rsidRPr="009E69DE">
        <w:rPr>
          <w:rFonts w:ascii="Arial" w:hAnsi="Arial" w:cs="Arial"/>
          <w:color w:val="333333"/>
          <w:sz w:val="27"/>
          <w:szCs w:val="27"/>
        </w:rPr>
        <w:t xml:space="preserve">  bool divisorGame(int n) {</w:t>
      </w:r>
    </w:p>
    <w:p w14:paraId="75E1B5E2" w14:textId="77777777" w:rsidR="009E69DE" w:rsidRPr="009E69DE" w:rsidRDefault="009E69DE" w:rsidP="009E69DE">
      <w:pPr>
        <w:pStyle w:val="NormalWeb"/>
        <w:shd w:val="clear" w:color="auto" w:fill="FFFFFF"/>
        <w:spacing w:after="150"/>
        <w:rPr>
          <w:rFonts w:ascii="Arial" w:hAnsi="Arial" w:cs="Arial"/>
          <w:color w:val="333333"/>
          <w:sz w:val="27"/>
          <w:szCs w:val="27"/>
        </w:rPr>
      </w:pPr>
      <w:r w:rsidRPr="009E69DE">
        <w:rPr>
          <w:rFonts w:ascii="Arial" w:hAnsi="Arial" w:cs="Arial"/>
          <w:color w:val="333333"/>
          <w:sz w:val="27"/>
          <w:szCs w:val="27"/>
        </w:rPr>
        <w:t xml:space="preserve">        return n%2==0;</w:t>
      </w:r>
    </w:p>
    <w:p w14:paraId="622FFEB6" w14:textId="2AA393D4" w:rsidR="00DE18EA" w:rsidRDefault="009E69DE" w:rsidP="009E69DE">
      <w:pPr>
        <w:pStyle w:val="NormalWeb"/>
        <w:shd w:val="clear" w:color="auto" w:fill="FFFFFF"/>
        <w:spacing w:before="0" w:beforeAutospacing="0" w:after="150" w:afterAutospacing="0"/>
        <w:rPr>
          <w:rFonts w:ascii="Arial" w:hAnsi="Arial" w:cs="Arial"/>
          <w:color w:val="333333"/>
          <w:sz w:val="27"/>
          <w:szCs w:val="27"/>
        </w:rPr>
      </w:pPr>
      <w:r w:rsidRPr="009E69DE">
        <w:rPr>
          <w:rFonts w:ascii="Arial" w:hAnsi="Arial" w:cs="Arial"/>
          <w:color w:val="333333"/>
          <w:sz w:val="27"/>
          <w:szCs w:val="27"/>
        </w:rPr>
        <w:t xml:space="preserve">    }</w:t>
      </w:r>
    </w:p>
    <w:p w14:paraId="7900AA04" w14:textId="64270968" w:rsidR="00BF46BC" w:rsidRPr="00BF46BC" w:rsidRDefault="009E69DE" w:rsidP="00BF46BC">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233)</w:t>
      </w:r>
      <w:r w:rsidR="00BF46BC" w:rsidRPr="00BF46BC">
        <w:rPr>
          <w:rFonts w:ascii="Segoe UI" w:hAnsi="Segoe UI" w:cs="Segoe UI"/>
          <w:color w:val="263238"/>
          <w:sz w:val="21"/>
          <w:szCs w:val="21"/>
        </w:rPr>
        <w:t xml:space="preserve"> Given an integer </w:t>
      </w:r>
      <w:r w:rsidR="00BF46BC" w:rsidRPr="00BF46BC">
        <w:rPr>
          <w:rFonts w:ascii="Courier New" w:hAnsi="Courier New" w:cs="Courier New"/>
          <w:color w:val="546E7A"/>
          <w:sz w:val="20"/>
          <w:szCs w:val="20"/>
          <w:shd w:val="clear" w:color="auto" w:fill="F7F9FA"/>
        </w:rPr>
        <w:t>n</w:t>
      </w:r>
      <w:r w:rsidR="00BF46BC" w:rsidRPr="00BF46BC">
        <w:rPr>
          <w:rFonts w:ascii="Segoe UI" w:hAnsi="Segoe UI" w:cs="Segoe UI"/>
          <w:color w:val="263238"/>
          <w:sz w:val="21"/>
          <w:szCs w:val="21"/>
        </w:rPr>
        <w:t>, return </w:t>
      </w:r>
      <w:r w:rsidR="00BF46BC" w:rsidRPr="00BF46BC">
        <w:rPr>
          <w:rFonts w:ascii="Segoe UI" w:hAnsi="Segoe UI" w:cs="Segoe UI"/>
          <w:i/>
          <w:iCs/>
          <w:color w:val="263238"/>
          <w:sz w:val="21"/>
          <w:szCs w:val="21"/>
        </w:rPr>
        <w:t>an array </w:t>
      </w:r>
      <w:r w:rsidR="00BF46BC" w:rsidRPr="00BF46BC">
        <w:rPr>
          <w:rFonts w:ascii="Courier New" w:hAnsi="Courier New" w:cs="Courier New"/>
          <w:color w:val="546E7A"/>
          <w:sz w:val="20"/>
          <w:szCs w:val="20"/>
          <w:shd w:val="clear" w:color="auto" w:fill="F7F9FA"/>
        </w:rPr>
        <w:t>ans</w:t>
      </w:r>
      <w:r w:rsidR="00BF46BC" w:rsidRPr="00BF46BC">
        <w:rPr>
          <w:rFonts w:ascii="Segoe UI" w:hAnsi="Segoe UI" w:cs="Segoe UI"/>
          <w:i/>
          <w:iCs/>
          <w:color w:val="263238"/>
          <w:sz w:val="21"/>
          <w:szCs w:val="21"/>
        </w:rPr>
        <w:t> of length </w:t>
      </w:r>
      <w:r w:rsidR="00BF46BC" w:rsidRPr="00BF46BC">
        <w:rPr>
          <w:rFonts w:ascii="Courier New" w:hAnsi="Courier New" w:cs="Courier New"/>
          <w:color w:val="546E7A"/>
          <w:sz w:val="20"/>
          <w:szCs w:val="20"/>
          <w:shd w:val="clear" w:color="auto" w:fill="F7F9FA"/>
        </w:rPr>
        <w:t>n + 1</w:t>
      </w:r>
      <w:r w:rsidR="00BF46BC" w:rsidRPr="00BF46BC">
        <w:rPr>
          <w:rFonts w:ascii="Segoe UI" w:hAnsi="Segoe UI" w:cs="Segoe UI"/>
          <w:i/>
          <w:iCs/>
          <w:color w:val="263238"/>
          <w:sz w:val="21"/>
          <w:szCs w:val="21"/>
        </w:rPr>
        <w:t> such that for each </w:t>
      </w:r>
      <w:r w:rsidR="00BF46BC" w:rsidRPr="00BF46BC">
        <w:rPr>
          <w:rFonts w:ascii="Courier New" w:hAnsi="Courier New" w:cs="Courier New"/>
          <w:color w:val="546E7A"/>
          <w:sz w:val="20"/>
          <w:szCs w:val="20"/>
          <w:shd w:val="clear" w:color="auto" w:fill="F7F9FA"/>
        </w:rPr>
        <w:t>i</w:t>
      </w:r>
      <w:r w:rsidR="00BF46BC" w:rsidRPr="00BF46BC">
        <w:rPr>
          <w:rFonts w:ascii="Segoe UI" w:hAnsi="Segoe UI" w:cs="Segoe UI"/>
          <w:i/>
          <w:iCs/>
          <w:color w:val="263238"/>
          <w:sz w:val="21"/>
          <w:szCs w:val="21"/>
        </w:rPr>
        <w:t> </w:t>
      </w:r>
      <w:r w:rsidR="00BF46BC" w:rsidRPr="00BF46BC">
        <w:rPr>
          <w:rFonts w:ascii="Segoe UI" w:hAnsi="Segoe UI" w:cs="Segoe UI"/>
          <w:color w:val="263238"/>
          <w:sz w:val="21"/>
          <w:szCs w:val="21"/>
        </w:rPr>
        <w:t>(</w:t>
      </w:r>
      <w:r w:rsidR="00BF46BC" w:rsidRPr="00BF46BC">
        <w:rPr>
          <w:rFonts w:ascii="Courier New" w:hAnsi="Courier New" w:cs="Courier New"/>
          <w:color w:val="546E7A"/>
          <w:sz w:val="20"/>
          <w:szCs w:val="20"/>
          <w:shd w:val="clear" w:color="auto" w:fill="F7F9FA"/>
        </w:rPr>
        <w:t>0 &lt;= i &lt;= n</w:t>
      </w:r>
      <w:r w:rsidR="00BF46BC" w:rsidRPr="00BF46BC">
        <w:rPr>
          <w:rFonts w:ascii="Segoe UI" w:hAnsi="Segoe UI" w:cs="Segoe UI"/>
          <w:color w:val="263238"/>
          <w:sz w:val="21"/>
          <w:szCs w:val="21"/>
        </w:rPr>
        <w:t>)</w:t>
      </w:r>
      <w:r w:rsidR="00BF46BC" w:rsidRPr="00BF46BC">
        <w:rPr>
          <w:rFonts w:ascii="Segoe UI" w:hAnsi="Segoe UI" w:cs="Segoe UI"/>
          <w:i/>
          <w:iCs/>
          <w:color w:val="263238"/>
          <w:sz w:val="21"/>
          <w:szCs w:val="21"/>
        </w:rPr>
        <w:t>, </w:t>
      </w:r>
      <w:r w:rsidR="00BF46BC" w:rsidRPr="00BF46BC">
        <w:rPr>
          <w:rFonts w:ascii="Courier New" w:hAnsi="Courier New" w:cs="Courier New"/>
          <w:color w:val="546E7A"/>
          <w:sz w:val="20"/>
          <w:szCs w:val="20"/>
          <w:shd w:val="clear" w:color="auto" w:fill="F7F9FA"/>
        </w:rPr>
        <w:t>ans[i]</w:t>
      </w:r>
      <w:r w:rsidR="00BF46BC" w:rsidRPr="00BF46BC">
        <w:rPr>
          <w:rFonts w:ascii="Segoe UI" w:hAnsi="Segoe UI" w:cs="Segoe UI"/>
          <w:i/>
          <w:iCs/>
          <w:color w:val="263238"/>
          <w:sz w:val="21"/>
          <w:szCs w:val="21"/>
        </w:rPr>
        <w:t> is the </w:t>
      </w:r>
      <w:r w:rsidR="00BF46BC" w:rsidRPr="00BF46BC">
        <w:rPr>
          <w:rFonts w:ascii="Segoe UI" w:hAnsi="Segoe UI" w:cs="Segoe UI"/>
          <w:b/>
          <w:bCs/>
          <w:i/>
          <w:iCs/>
          <w:color w:val="263238"/>
          <w:sz w:val="21"/>
          <w:szCs w:val="21"/>
        </w:rPr>
        <w:t>number of </w:t>
      </w:r>
      <w:r w:rsidR="00BF46BC" w:rsidRPr="00BF46BC">
        <w:rPr>
          <w:rFonts w:ascii="Courier New" w:hAnsi="Courier New" w:cs="Courier New"/>
          <w:color w:val="546E7A"/>
          <w:sz w:val="20"/>
          <w:szCs w:val="20"/>
          <w:shd w:val="clear" w:color="auto" w:fill="F7F9FA"/>
        </w:rPr>
        <w:t>1</w:t>
      </w:r>
      <w:r w:rsidR="00BF46BC" w:rsidRPr="00BF46BC">
        <w:rPr>
          <w:rFonts w:ascii="Segoe UI" w:hAnsi="Segoe UI" w:cs="Segoe UI"/>
          <w:b/>
          <w:bCs/>
          <w:i/>
          <w:iCs/>
          <w:color w:val="263238"/>
          <w:sz w:val="21"/>
          <w:szCs w:val="21"/>
        </w:rPr>
        <w:t>'s</w:t>
      </w:r>
      <w:r w:rsidR="00BF46BC" w:rsidRPr="00BF46BC">
        <w:rPr>
          <w:rFonts w:ascii="Segoe UI" w:hAnsi="Segoe UI" w:cs="Segoe UI"/>
          <w:i/>
          <w:iCs/>
          <w:color w:val="263238"/>
          <w:sz w:val="21"/>
          <w:szCs w:val="21"/>
        </w:rPr>
        <w:t> in the binary representation of </w:t>
      </w:r>
      <w:r w:rsidR="00BF46BC" w:rsidRPr="00BF46BC">
        <w:rPr>
          <w:rFonts w:ascii="Courier New" w:hAnsi="Courier New" w:cs="Courier New"/>
          <w:color w:val="546E7A"/>
          <w:sz w:val="20"/>
          <w:szCs w:val="20"/>
          <w:shd w:val="clear" w:color="auto" w:fill="F7F9FA"/>
        </w:rPr>
        <w:t>i</w:t>
      </w:r>
      <w:r w:rsidR="00BF46BC" w:rsidRPr="00BF46BC">
        <w:rPr>
          <w:rFonts w:ascii="Segoe UI" w:hAnsi="Segoe UI" w:cs="Segoe UI"/>
          <w:color w:val="263238"/>
          <w:sz w:val="21"/>
          <w:szCs w:val="21"/>
        </w:rPr>
        <w:t>.</w:t>
      </w:r>
    </w:p>
    <w:p w14:paraId="298749AD" w14:textId="77777777" w:rsidR="00BF46BC" w:rsidRPr="00BF46BC" w:rsidRDefault="00BF46BC" w:rsidP="00BF46BC">
      <w:pPr>
        <w:shd w:val="clear" w:color="auto" w:fill="FFFFFF"/>
        <w:spacing w:after="240" w:line="240" w:lineRule="auto"/>
        <w:rPr>
          <w:rFonts w:ascii="Segoe UI" w:eastAsia="Times New Roman" w:hAnsi="Segoe UI" w:cs="Segoe UI"/>
          <w:color w:val="263238"/>
          <w:sz w:val="21"/>
          <w:szCs w:val="21"/>
        </w:rPr>
      </w:pPr>
      <w:r w:rsidRPr="00BF46BC">
        <w:rPr>
          <w:rFonts w:ascii="Segoe UI" w:eastAsia="Times New Roman" w:hAnsi="Segoe UI" w:cs="Segoe UI"/>
          <w:color w:val="263238"/>
          <w:sz w:val="21"/>
          <w:szCs w:val="21"/>
        </w:rPr>
        <w:t> </w:t>
      </w:r>
    </w:p>
    <w:p w14:paraId="46222CD1" w14:textId="77777777" w:rsidR="00BF46BC" w:rsidRPr="00BF46BC" w:rsidRDefault="00BF46BC" w:rsidP="00BF46BC">
      <w:pPr>
        <w:shd w:val="clear" w:color="auto" w:fill="FFFFFF"/>
        <w:spacing w:after="240" w:line="240" w:lineRule="auto"/>
        <w:rPr>
          <w:rFonts w:ascii="Segoe UI" w:eastAsia="Times New Roman" w:hAnsi="Segoe UI" w:cs="Segoe UI"/>
          <w:color w:val="263238"/>
          <w:sz w:val="21"/>
          <w:szCs w:val="21"/>
        </w:rPr>
      </w:pPr>
      <w:r w:rsidRPr="00BF46BC">
        <w:rPr>
          <w:rFonts w:ascii="Segoe UI" w:eastAsia="Times New Roman" w:hAnsi="Segoe UI" w:cs="Segoe UI"/>
          <w:b/>
          <w:bCs/>
          <w:color w:val="263238"/>
          <w:sz w:val="21"/>
          <w:szCs w:val="21"/>
        </w:rPr>
        <w:lastRenderedPageBreak/>
        <w:t>Example 1:</w:t>
      </w:r>
    </w:p>
    <w:p w14:paraId="281E25E5" w14:textId="77777777" w:rsidR="00BF46BC"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b/>
          <w:bCs/>
          <w:color w:val="263238"/>
          <w:sz w:val="20"/>
          <w:szCs w:val="20"/>
        </w:rPr>
        <w:t>Input:</w:t>
      </w:r>
      <w:r w:rsidRPr="00BF46BC">
        <w:rPr>
          <w:rFonts w:ascii="Consolas" w:eastAsia="Times New Roman" w:hAnsi="Consolas" w:cs="Courier New"/>
          <w:color w:val="263238"/>
          <w:sz w:val="20"/>
          <w:szCs w:val="20"/>
        </w:rPr>
        <w:t xml:space="preserve"> n = 2</w:t>
      </w:r>
    </w:p>
    <w:p w14:paraId="27A07F1C" w14:textId="77777777" w:rsidR="00BF46BC"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b/>
          <w:bCs/>
          <w:color w:val="263238"/>
          <w:sz w:val="20"/>
          <w:szCs w:val="20"/>
        </w:rPr>
        <w:t>Output:</w:t>
      </w:r>
      <w:r w:rsidRPr="00BF46BC">
        <w:rPr>
          <w:rFonts w:ascii="Consolas" w:eastAsia="Times New Roman" w:hAnsi="Consolas" w:cs="Courier New"/>
          <w:color w:val="263238"/>
          <w:sz w:val="20"/>
          <w:szCs w:val="20"/>
        </w:rPr>
        <w:t xml:space="preserve"> [0,1,1]</w:t>
      </w:r>
    </w:p>
    <w:p w14:paraId="5339227F" w14:textId="77777777" w:rsidR="00BF46BC"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b/>
          <w:bCs/>
          <w:color w:val="263238"/>
          <w:sz w:val="20"/>
          <w:szCs w:val="20"/>
        </w:rPr>
        <w:t>Explanation:</w:t>
      </w:r>
    </w:p>
    <w:p w14:paraId="51ED4D5C" w14:textId="77777777" w:rsidR="00BF46BC"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color w:val="263238"/>
          <w:sz w:val="20"/>
          <w:szCs w:val="20"/>
        </w:rPr>
        <w:t>0 --&gt; 0</w:t>
      </w:r>
    </w:p>
    <w:p w14:paraId="17BD997E" w14:textId="77777777" w:rsidR="00BF46BC"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color w:val="263238"/>
          <w:sz w:val="20"/>
          <w:szCs w:val="20"/>
        </w:rPr>
        <w:t>1 --&gt; 1</w:t>
      </w:r>
    </w:p>
    <w:p w14:paraId="606AEF86" w14:textId="43635EF7" w:rsidR="009E69DE" w:rsidRPr="00BF46BC" w:rsidRDefault="00BF46BC" w:rsidP="00BF46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46BC">
        <w:rPr>
          <w:rFonts w:ascii="Consolas" w:eastAsia="Times New Roman" w:hAnsi="Consolas" w:cs="Courier New"/>
          <w:color w:val="263238"/>
          <w:sz w:val="20"/>
          <w:szCs w:val="20"/>
        </w:rPr>
        <w:t>2 --&gt; 10</w:t>
      </w:r>
    </w:p>
    <w:p w14:paraId="6EA6B5EB" w14:textId="77777777" w:rsidR="00BF46BC" w:rsidRPr="00BF46BC" w:rsidRDefault="009E69DE" w:rsidP="00BF46BC">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BF46BC" w:rsidRPr="00BF46BC">
        <w:rPr>
          <w:rFonts w:ascii="Arial" w:hAnsi="Arial" w:cs="Arial"/>
          <w:color w:val="333333"/>
          <w:sz w:val="27"/>
          <w:szCs w:val="27"/>
        </w:rPr>
        <w:t xml:space="preserve"> vector&lt;int&gt; countBits(int n) {</w:t>
      </w:r>
    </w:p>
    <w:p w14:paraId="0C9DDD27" w14:textId="77777777" w:rsidR="00BF46BC" w:rsidRPr="00BF46BC" w:rsidRDefault="00BF46BC" w:rsidP="00BF46BC">
      <w:pPr>
        <w:pStyle w:val="NormalWeb"/>
        <w:shd w:val="clear" w:color="auto" w:fill="FFFFFF"/>
        <w:spacing w:after="150"/>
        <w:rPr>
          <w:rFonts w:ascii="Arial" w:hAnsi="Arial" w:cs="Arial"/>
          <w:color w:val="333333"/>
          <w:sz w:val="27"/>
          <w:szCs w:val="27"/>
        </w:rPr>
      </w:pPr>
      <w:r w:rsidRPr="00BF46BC">
        <w:rPr>
          <w:rFonts w:ascii="Arial" w:hAnsi="Arial" w:cs="Arial"/>
          <w:color w:val="333333"/>
          <w:sz w:val="27"/>
          <w:szCs w:val="27"/>
        </w:rPr>
        <w:t xml:space="preserve">        vector&lt;int&gt;ans(n+1,0);</w:t>
      </w:r>
    </w:p>
    <w:p w14:paraId="1F39E07C" w14:textId="77777777" w:rsidR="00BF46BC" w:rsidRPr="00BF46BC" w:rsidRDefault="00BF46BC" w:rsidP="00BF46BC">
      <w:pPr>
        <w:pStyle w:val="NormalWeb"/>
        <w:shd w:val="clear" w:color="auto" w:fill="FFFFFF"/>
        <w:spacing w:after="150"/>
        <w:rPr>
          <w:rFonts w:ascii="Arial" w:hAnsi="Arial" w:cs="Arial"/>
          <w:color w:val="333333"/>
          <w:sz w:val="27"/>
          <w:szCs w:val="27"/>
        </w:rPr>
      </w:pPr>
      <w:r w:rsidRPr="00BF46BC">
        <w:rPr>
          <w:rFonts w:ascii="Arial" w:hAnsi="Arial" w:cs="Arial"/>
          <w:color w:val="333333"/>
          <w:sz w:val="27"/>
          <w:szCs w:val="27"/>
        </w:rPr>
        <w:t xml:space="preserve">        for(int i=1;i&lt;=n;i++)</w:t>
      </w:r>
    </w:p>
    <w:p w14:paraId="0A65BB2F" w14:textId="77777777" w:rsidR="00BF46BC" w:rsidRPr="00BF46BC" w:rsidRDefault="00BF46BC" w:rsidP="00BF46BC">
      <w:pPr>
        <w:pStyle w:val="NormalWeb"/>
        <w:shd w:val="clear" w:color="auto" w:fill="FFFFFF"/>
        <w:spacing w:after="150"/>
        <w:rPr>
          <w:rFonts w:ascii="Arial" w:hAnsi="Arial" w:cs="Arial"/>
          <w:color w:val="333333"/>
          <w:sz w:val="27"/>
          <w:szCs w:val="27"/>
        </w:rPr>
      </w:pPr>
      <w:r w:rsidRPr="00BF46BC">
        <w:rPr>
          <w:rFonts w:ascii="Arial" w:hAnsi="Arial" w:cs="Arial"/>
          <w:color w:val="333333"/>
          <w:sz w:val="27"/>
          <w:szCs w:val="27"/>
        </w:rPr>
        <w:t xml:space="preserve">            ans[i]=ans[i&amp;(i-1)]+1;</w:t>
      </w:r>
    </w:p>
    <w:p w14:paraId="7BCAAE25" w14:textId="77777777" w:rsidR="00BF46BC" w:rsidRPr="00BF46BC" w:rsidRDefault="00BF46BC" w:rsidP="00BF46BC">
      <w:pPr>
        <w:pStyle w:val="NormalWeb"/>
        <w:shd w:val="clear" w:color="auto" w:fill="FFFFFF"/>
        <w:spacing w:after="150"/>
        <w:rPr>
          <w:rFonts w:ascii="Arial" w:hAnsi="Arial" w:cs="Arial"/>
          <w:color w:val="333333"/>
          <w:sz w:val="27"/>
          <w:szCs w:val="27"/>
        </w:rPr>
      </w:pPr>
      <w:r w:rsidRPr="00BF46BC">
        <w:rPr>
          <w:rFonts w:ascii="Arial" w:hAnsi="Arial" w:cs="Arial"/>
          <w:color w:val="333333"/>
          <w:sz w:val="27"/>
          <w:szCs w:val="27"/>
        </w:rPr>
        <w:t xml:space="preserve">        return ans;</w:t>
      </w:r>
    </w:p>
    <w:p w14:paraId="3BBD25E0" w14:textId="597E38DB" w:rsidR="009E69DE" w:rsidRDefault="00BF46BC" w:rsidP="00BF46BC">
      <w:pPr>
        <w:pStyle w:val="NormalWeb"/>
        <w:shd w:val="clear" w:color="auto" w:fill="FFFFFF"/>
        <w:spacing w:before="0" w:beforeAutospacing="0" w:after="150" w:afterAutospacing="0"/>
        <w:rPr>
          <w:rFonts w:ascii="Arial" w:hAnsi="Arial" w:cs="Arial"/>
          <w:color w:val="333333"/>
          <w:sz w:val="27"/>
          <w:szCs w:val="27"/>
        </w:rPr>
      </w:pPr>
      <w:r w:rsidRPr="00BF46BC">
        <w:rPr>
          <w:rFonts w:ascii="Arial" w:hAnsi="Arial" w:cs="Arial"/>
          <w:color w:val="333333"/>
          <w:sz w:val="27"/>
          <w:szCs w:val="27"/>
        </w:rPr>
        <w:t xml:space="preserve">    }</w:t>
      </w:r>
    </w:p>
    <w:p w14:paraId="4461EB75" w14:textId="5C076692" w:rsidR="00BD654A" w:rsidRPr="00BD654A" w:rsidRDefault="00BF46BC" w:rsidP="00BD654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234)</w:t>
      </w:r>
      <w:r w:rsidR="00BD654A" w:rsidRPr="00BD654A">
        <w:rPr>
          <w:rFonts w:ascii="Segoe UI" w:hAnsi="Segoe UI" w:cs="Segoe UI"/>
          <w:color w:val="263238"/>
          <w:sz w:val="21"/>
          <w:szCs w:val="21"/>
        </w:rPr>
        <w:t xml:space="preserve"> A message containing letters from </w:t>
      </w:r>
      <w:r w:rsidR="00BD654A" w:rsidRPr="00BD654A">
        <w:rPr>
          <w:rFonts w:ascii="Courier New" w:hAnsi="Courier New" w:cs="Courier New"/>
          <w:color w:val="546E7A"/>
          <w:sz w:val="20"/>
          <w:szCs w:val="20"/>
          <w:shd w:val="clear" w:color="auto" w:fill="F7F9FA"/>
        </w:rPr>
        <w:t>A-Z</w:t>
      </w:r>
      <w:r w:rsidR="00BD654A" w:rsidRPr="00BD654A">
        <w:rPr>
          <w:rFonts w:ascii="Segoe UI" w:hAnsi="Segoe UI" w:cs="Segoe UI"/>
          <w:color w:val="263238"/>
          <w:sz w:val="21"/>
          <w:szCs w:val="21"/>
        </w:rPr>
        <w:t> can be </w:t>
      </w:r>
      <w:r w:rsidR="00BD654A" w:rsidRPr="00BD654A">
        <w:rPr>
          <w:rFonts w:ascii="Segoe UI" w:hAnsi="Segoe UI" w:cs="Segoe UI"/>
          <w:b/>
          <w:bCs/>
          <w:color w:val="263238"/>
          <w:sz w:val="21"/>
          <w:szCs w:val="21"/>
        </w:rPr>
        <w:t>encoded</w:t>
      </w:r>
      <w:r w:rsidR="00BD654A" w:rsidRPr="00BD654A">
        <w:rPr>
          <w:rFonts w:ascii="Segoe UI" w:hAnsi="Segoe UI" w:cs="Segoe UI"/>
          <w:color w:val="263238"/>
          <w:sz w:val="21"/>
          <w:szCs w:val="21"/>
        </w:rPr>
        <w:t> into numbers using the following mapping:</w:t>
      </w:r>
    </w:p>
    <w:p w14:paraId="7B92C9BB"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color w:val="263238"/>
          <w:sz w:val="20"/>
          <w:szCs w:val="20"/>
        </w:rPr>
        <w:t>'A' -&gt; "1"</w:t>
      </w:r>
    </w:p>
    <w:p w14:paraId="49521028"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color w:val="263238"/>
          <w:sz w:val="20"/>
          <w:szCs w:val="20"/>
        </w:rPr>
        <w:t>'B' -&gt; "2"</w:t>
      </w:r>
    </w:p>
    <w:p w14:paraId="6C42A6DF"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color w:val="263238"/>
          <w:sz w:val="20"/>
          <w:szCs w:val="20"/>
        </w:rPr>
        <w:t>...</w:t>
      </w:r>
    </w:p>
    <w:p w14:paraId="540898C5"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color w:val="263238"/>
          <w:sz w:val="20"/>
          <w:szCs w:val="20"/>
        </w:rPr>
        <w:t>'Z' -&gt; "26"</w:t>
      </w:r>
    </w:p>
    <w:p w14:paraId="68D99CCC"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color w:val="263238"/>
          <w:sz w:val="21"/>
          <w:szCs w:val="21"/>
        </w:rPr>
        <w:t>To </w:t>
      </w:r>
      <w:r w:rsidRPr="00BD654A">
        <w:rPr>
          <w:rFonts w:ascii="Segoe UI" w:eastAsia="Times New Roman" w:hAnsi="Segoe UI" w:cs="Segoe UI"/>
          <w:b/>
          <w:bCs/>
          <w:color w:val="263238"/>
          <w:sz w:val="21"/>
          <w:szCs w:val="21"/>
        </w:rPr>
        <w:t>decode</w:t>
      </w:r>
      <w:r w:rsidRPr="00BD654A">
        <w:rPr>
          <w:rFonts w:ascii="Segoe UI" w:eastAsia="Times New Roman" w:hAnsi="Segoe UI" w:cs="Segoe UI"/>
          <w:color w:val="263238"/>
          <w:sz w:val="21"/>
          <w:szCs w:val="21"/>
        </w:rPr>
        <w:t> an encoded message, all the digits must be grouped then mapped back into letters using the reverse of the mapping above (there may be multiple ways). For example, </w:t>
      </w:r>
      <w:r w:rsidRPr="00BD654A">
        <w:rPr>
          <w:rFonts w:ascii="Courier New" w:eastAsia="Times New Roman" w:hAnsi="Courier New" w:cs="Courier New"/>
          <w:color w:val="546E7A"/>
          <w:sz w:val="20"/>
          <w:szCs w:val="20"/>
          <w:shd w:val="clear" w:color="auto" w:fill="F7F9FA"/>
        </w:rPr>
        <w:t>"11106"</w:t>
      </w:r>
      <w:r w:rsidRPr="00BD654A">
        <w:rPr>
          <w:rFonts w:ascii="Segoe UI" w:eastAsia="Times New Roman" w:hAnsi="Segoe UI" w:cs="Segoe UI"/>
          <w:color w:val="263238"/>
          <w:sz w:val="21"/>
          <w:szCs w:val="21"/>
        </w:rPr>
        <w:t> can be mapped into:</w:t>
      </w:r>
    </w:p>
    <w:p w14:paraId="7F613923" w14:textId="77777777" w:rsidR="00BD654A" w:rsidRPr="00BD654A" w:rsidRDefault="00BD654A" w:rsidP="00A0090B">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D654A">
        <w:rPr>
          <w:rFonts w:ascii="Courier New" w:eastAsia="Times New Roman" w:hAnsi="Courier New" w:cs="Courier New"/>
          <w:color w:val="546E7A"/>
          <w:sz w:val="20"/>
          <w:szCs w:val="20"/>
          <w:shd w:val="clear" w:color="auto" w:fill="F7F9FA"/>
        </w:rPr>
        <w:t>"AAJF"</w:t>
      </w:r>
      <w:r w:rsidRPr="00BD654A">
        <w:rPr>
          <w:rFonts w:ascii="Segoe UI" w:eastAsia="Times New Roman" w:hAnsi="Segoe UI" w:cs="Segoe UI"/>
          <w:color w:val="263238"/>
          <w:sz w:val="21"/>
          <w:szCs w:val="21"/>
        </w:rPr>
        <w:t> with the grouping </w:t>
      </w:r>
      <w:r w:rsidRPr="00BD654A">
        <w:rPr>
          <w:rFonts w:ascii="Courier New" w:eastAsia="Times New Roman" w:hAnsi="Courier New" w:cs="Courier New"/>
          <w:color w:val="546E7A"/>
          <w:sz w:val="20"/>
          <w:szCs w:val="20"/>
          <w:shd w:val="clear" w:color="auto" w:fill="F7F9FA"/>
        </w:rPr>
        <w:t>(1 1 10 6)</w:t>
      </w:r>
    </w:p>
    <w:p w14:paraId="4FD9FDA8" w14:textId="77777777" w:rsidR="00BD654A" w:rsidRPr="00BD654A" w:rsidRDefault="00BD654A" w:rsidP="00A0090B">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D654A">
        <w:rPr>
          <w:rFonts w:ascii="Courier New" w:eastAsia="Times New Roman" w:hAnsi="Courier New" w:cs="Courier New"/>
          <w:color w:val="546E7A"/>
          <w:sz w:val="20"/>
          <w:szCs w:val="20"/>
          <w:shd w:val="clear" w:color="auto" w:fill="F7F9FA"/>
        </w:rPr>
        <w:t>"KJF"</w:t>
      </w:r>
      <w:r w:rsidRPr="00BD654A">
        <w:rPr>
          <w:rFonts w:ascii="Segoe UI" w:eastAsia="Times New Roman" w:hAnsi="Segoe UI" w:cs="Segoe UI"/>
          <w:color w:val="263238"/>
          <w:sz w:val="21"/>
          <w:szCs w:val="21"/>
        </w:rPr>
        <w:t> with the grouping </w:t>
      </w:r>
      <w:r w:rsidRPr="00BD654A">
        <w:rPr>
          <w:rFonts w:ascii="Courier New" w:eastAsia="Times New Roman" w:hAnsi="Courier New" w:cs="Courier New"/>
          <w:color w:val="546E7A"/>
          <w:sz w:val="20"/>
          <w:szCs w:val="20"/>
          <w:shd w:val="clear" w:color="auto" w:fill="F7F9FA"/>
        </w:rPr>
        <w:t>(11 10 6)</w:t>
      </w:r>
    </w:p>
    <w:p w14:paraId="78E4FF4D"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color w:val="263238"/>
          <w:sz w:val="21"/>
          <w:szCs w:val="21"/>
        </w:rPr>
        <w:t>Note that the grouping </w:t>
      </w:r>
      <w:r w:rsidRPr="00BD654A">
        <w:rPr>
          <w:rFonts w:ascii="Courier New" w:eastAsia="Times New Roman" w:hAnsi="Courier New" w:cs="Courier New"/>
          <w:color w:val="546E7A"/>
          <w:sz w:val="20"/>
          <w:szCs w:val="20"/>
          <w:shd w:val="clear" w:color="auto" w:fill="F7F9FA"/>
        </w:rPr>
        <w:t>(1 11 06)</w:t>
      </w:r>
      <w:r w:rsidRPr="00BD654A">
        <w:rPr>
          <w:rFonts w:ascii="Segoe UI" w:eastAsia="Times New Roman" w:hAnsi="Segoe UI" w:cs="Segoe UI"/>
          <w:color w:val="263238"/>
          <w:sz w:val="21"/>
          <w:szCs w:val="21"/>
        </w:rPr>
        <w:t> is invalid because </w:t>
      </w:r>
      <w:r w:rsidRPr="00BD654A">
        <w:rPr>
          <w:rFonts w:ascii="Courier New" w:eastAsia="Times New Roman" w:hAnsi="Courier New" w:cs="Courier New"/>
          <w:color w:val="546E7A"/>
          <w:sz w:val="20"/>
          <w:szCs w:val="20"/>
          <w:shd w:val="clear" w:color="auto" w:fill="F7F9FA"/>
        </w:rPr>
        <w:t>"06"</w:t>
      </w:r>
      <w:r w:rsidRPr="00BD654A">
        <w:rPr>
          <w:rFonts w:ascii="Segoe UI" w:eastAsia="Times New Roman" w:hAnsi="Segoe UI" w:cs="Segoe UI"/>
          <w:color w:val="263238"/>
          <w:sz w:val="21"/>
          <w:szCs w:val="21"/>
        </w:rPr>
        <w:t> cannot be mapped into </w:t>
      </w:r>
      <w:r w:rsidRPr="00BD654A">
        <w:rPr>
          <w:rFonts w:ascii="Courier New" w:eastAsia="Times New Roman" w:hAnsi="Courier New" w:cs="Courier New"/>
          <w:color w:val="546E7A"/>
          <w:sz w:val="20"/>
          <w:szCs w:val="20"/>
          <w:shd w:val="clear" w:color="auto" w:fill="F7F9FA"/>
        </w:rPr>
        <w:t>'F'</w:t>
      </w:r>
      <w:r w:rsidRPr="00BD654A">
        <w:rPr>
          <w:rFonts w:ascii="Segoe UI" w:eastAsia="Times New Roman" w:hAnsi="Segoe UI" w:cs="Segoe UI"/>
          <w:color w:val="263238"/>
          <w:sz w:val="21"/>
          <w:szCs w:val="21"/>
        </w:rPr>
        <w:t> since </w:t>
      </w:r>
      <w:r w:rsidRPr="00BD654A">
        <w:rPr>
          <w:rFonts w:ascii="Courier New" w:eastAsia="Times New Roman" w:hAnsi="Courier New" w:cs="Courier New"/>
          <w:color w:val="546E7A"/>
          <w:sz w:val="20"/>
          <w:szCs w:val="20"/>
          <w:shd w:val="clear" w:color="auto" w:fill="F7F9FA"/>
        </w:rPr>
        <w:t>"6"</w:t>
      </w:r>
      <w:r w:rsidRPr="00BD654A">
        <w:rPr>
          <w:rFonts w:ascii="Segoe UI" w:eastAsia="Times New Roman" w:hAnsi="Segoe UI" w:cs="Segoe UI"/>
          <w:color w:val="263238"/>
          <w:sz w:val="21"/>
          <w:szCs w:val="21"/>
        </w:rPr>
        <w:t> is different from </w:t>
      </w:r>
      <w:r w:rsidRPr="00BD654A">
        <w:rPr>
          <w:rFonts w:ascii="Courier New" w:eastAsia="Times New Roman" w:hAnsi="Courier New" w:cs="Courier New"/>
          <w:color w:val="546E7A"/>
          <w:sz w:val="20"/>
          <w:szCs w:val="20"/>
          <w:shd w:val="clear" w:color="auto" w:fill="F7F9FA"/>
        </w:rPr>
        <w:t>"06"</w:t>
      </w:r>
      <w:r w:rsidRPr="00BD654A">
        <w:rPr>
          <w:rFonts w:ascii="Segoe UI" w:eastAsia="Times New Roman" w:hAnsi="Segoe UI" w:cs="Segoe UI"/>
          <w:color w:val="263238"/>
          <w:sz w:val="21"/>
          <w:szCs w:val="21"/>
        </w:rPr>
        <w:t>.</w:t>
      </w:r>
    </w:p>
    <w:p w14:paraId="0423350C"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color w:val="263238"/>
          <w:sz w:val="21"/>
          <w:szCs w:val="21"/>
        </w:rPr>
        <w:t>Given a string </w:t>
      </w:r>
      <w:r w:rsidRPr="00BD654A">
        <w:rPr>
          <w:rFonts w:ascii="Courier New" w:eastAsia="Times New Roman" w:hAnsi="Courier New" w:cs="Courier New"/>
          <w:color w:val="546E7A"/>
          <w:sz w:val="20"/>
          <w:szCs w:val="20"/>
          <w:shd w:val="clear" w:color="auto" w:fill="F7F9FA"/>
        </w:rPr>
        <w:t>s</w:t>
      </w:r>
      <w:r w:rsidRPr="00BD654A">
        <w:rPr>
          <w:rFonts w:ascii="Segoe UI" w:eastAsia="Times New Roman" w:hAnsi="Segoe UI" w:cs="Segoe UI"/>
          <w:color w:val="263238"/>
          <w:sz w:val="21"/>
          <w:szCs w:val="21"/>
        </w:rPr>
        <w:t> containing only digits, return </w:t>
      </w:r>
      <w:r w:rsidRPr="00BD654A">
        <w:rPr>
          <w:rFonts w:ascii="Segoe UI" w:eastAsia="Times New Roman" w:hAnsi="Segoe UI" w:cs="Segoe UI"/>
          <w:i/>
          <w:iCs/>
          <w:color w:val="263238"/>
          <w:sz w:val="21"/>
          <w:szCs w:val="21"/>
        </w:rPr>
        <w:t>the </w:t>
      </w:r>
      <w:r w:rsidRPr="00BD654A">
        <w:rPr>
          <w:rFonts w:ascii="Segoe UI" w:eastAsia="Times New Roman" w:hAnsi="Segoe UI" w:cs="Segoe UI"/>
          <w:b/>
          <w:bCs/>
          <w:i/>
          <w:iCs/>
          <w:color w:val="263238"/>
          <w:sz w:val="21"/>
          <w:szCs w:val="21"/>
        </w:rPr>
        <w:t>number</w:t>
      </w:r>
      <w:r w:rsidRPr="00BD654A">
        <w:rPr>
          <w:rFonts w:ascii="Segoe UI" w:eastAsia="Times New Roman" w:hAnsi="Segoe UI" w:cs="Segoe UI"/>
          <w:i/>
          <w:iCs/>
          <w:color w:val="263238"/>
          <w:sz w:val="21"/>
          <w:szCs w:val="21"/>
        </w:rPr>
        <w:t> of ways to </w:t>
      </w:r>
      <w:r w:rsidRPr="00BD654A">
        <w:rPr>
          <w:rFonts w:ascii="Segoe UI" w:eastAsia="Times New Roman" w:hAnsi="Segoe UI" w:cs="Segoe UI"/>
          <w:b/>
          <w:bCs/>
          <w:i/>
          <w:iCs/>
          <w:color w:val="263238"/>
          <w:sz w:val="21"/>
          <w:szCs w:val="21"/>
        </w:rPr>
        <w:t>decode</w:t>
      </w:r>
      <w:r w:rsidRPr="00BD654A">
        <w:rPr>
          <w:rFonts w:ascii="Segoe UI" w:eastAsia="Times New Roman" w:hAnsi="Segoe UI" w:cs="Segoe UI"/>
          <w:i/>
          <w:iCs/>
          <w:color w:val="263238"/>
          <w:sz w:val="21"/>
          <w:szCs w:val="21"/>
        </w:rPr>
        <w:t> it</w:t>
      </w:r>
      <w:r w:rsidRPr="00BD654A">
        <w:rPr>
          <w:rFonts w:ascii="Segoe UI" w:eastAsia="Times New Roman" w:hAnsi="Segoe UI" w:cs="Segoe UI"/>
          <w:color w:val="263238"/>
          <w:sz w:val="21"/>
          <w:szCs w:val="21"/>
        </w:rPr>
        <w:t>.</w:t>
      </w:r>
    </w:p>
    <w:p w14:paraId="55B6BB70"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color w:val="263238"/>
          <w:sz w:val="21"/>
          <w:szCs w:val="21"/>
        </w:rPr>
        <w:lastRenderedPageBreak/>
        <w:t>The answer is guaranteed to fit in a </w:t>
      </w:r>
      <w:r w:rsidRPr="00BD654A">
        <w:rPr>
          <w:rFonts w:ascii="Segoe UI" w:eastAsia="Times New Roman" w:hAnsi="Segoe UI" w:cs="Segoe UI"/>
          <w:b/>
          <w:bCs/>
          <w:color w:val="263238"/>
          <w:sz w:val="21"/>
          <w:szCs w:val="21"/>
        </w:rPr>
        <w:t>32-bit</w:t>
      </w:r>
      <w:r w:rsidRPr="00BD654A">
        <w:rPr>
          <w:rFonts w:ascii="Segoe UI" w:eastAsia="Times New Roman" w:hAnsi="Segoe UI" w:cs="Segoe UI"/>
          <w:color w:val="263238"/>
          <w:sz w:val="21"/>
          <w:szCs w:val="21"/>
        </w:rPr>
        <w:t> integer.</w:t>
      </w:r>
    </w:p>
    <w:p w14:paraId="5E41ACB9"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color w:val="263238"/>
          <w:sz w:val="21"/>
          <w:szCs w:val="21"/>
        </w:rPr>
        <w:t> </w:t>
      </w:r>
    </w:p>
    <w:p w14:paraId="188C2AC6" w14:textId="77777777" w:rsidR="00BD654A" w:rsidRPr="00BD654A" w:rsidRDefault="00BD654A" w:rsidP="00BD654A">
      <w:pPr>
        <w:shd w:val="clear" w:color="auto" w:fill="FFFFFF"/>
        <w:spacing w:after="240" w:line="240" w:lineRule="auto"/>
        <w:rPr>
          <w:rFonts w:ascii="Segoe UI" w:eastAsia="Times New Roman" w:hAnsi="Segoe UI" w:cs="Segoe UI"/>
          <w:color w:val="263238"/>
          <w:sz w:val="21"/>
          <w:szCs w:val="21"/>
        </w:rPr>
      </w:pPr>
      <w:r w:rsidRPr="00BD654A">
        <w:rPr>
          <w:rFonts w:ascii="Segoe UI" w:eastAsia="Times New Roman" w:hAnsi="Segoe UI" w:cs="Segoe UI"/>
          <w:b/>
          <w:bCs/>
          <w:color w:val="263238"/>
          <w:sz w:val="21"/>
          <w:szCs w:val="21"/>
        </w:rPr>
        <w:t>Example 1:</w:t>
      </w:r>
    </w:p>
    <w:p w14:paraId="5451A12E"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b/>
          <w:bCs/>
          <w:color w:val="263238"/>
          <w:sz w:val="20"/>
          <w:szCs w:val="20"/>
        </w:rPr>
        <w:t>Input:</w:t>
      </w:r>
      <w:r w:rsidRPr="00BD654A">
        <w:rPr>
          <w:rFonts w:ascii="Consolas" w:eastAsia="Times New Roman" w:hAnsi="Consolas" w:cs="Courier New"/>
          <w:color w:val="263238"/>
          <w:sz w:val="20"/>
          <w:szCs w:val="20"/>
        </w:rPr>
        <w:t xml:space="preserve"> s = "12"</w:t>
      </w:r>
    </w:p>
    <w:p w14:paraId="5AA144D7" w14:textId="77777777" w:rsidR="00BD654A"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b/>
          <w:bCs/>
          <w:color w:val="263238"/>
          <w:sz w:val="20"/>
          <w:szCs w:val="20"/>
        </w:rPr>
        <w:t>Output:</w:t>
      </w:r>
      <w:r w:rsidRPr="00BD654A">
        <w:rPr>
          <w:rFonts w:ascii="Consolas" w:eastAsia="Times New Roman" w:hAnsi="Consolas" w:cs="Courier New"/>
          <w:color w:val="263238"/>
          <w:sz w:val="20"/>
          <w:szCs w:val="20"/>
        </w:rPr>
        <w:t xml:space="preserve"> 2</w:t>
      </w:r>
    </w:p>
    <w:p w14:paraId="5A5808B7" w14:textId="1C46264D" w:rsidR="00BF46BC" w:rsidRPr="00BD654A" w:rsidRDefault="00BD654A" w:rsidP="00BD65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54A">
        <w:rPr>
          <w:rFonts w:ascii="Consolas" w:eastAsia="Times New Roman" w:hAnsi="Consolas" w:cs="Courier New"/>
          <w:b/>
          <w:bCs/>
          <w:color w:val="263238"/>
          <w:sz w:val="20"/>
          <w:szCs w:val="20"/>
        </w:rPr>
        <w:t>Explanation:</w:t>
      </w:r>
      <w:r w:rsidRPr="00BD654A">
        <w:rPr>
          <w:rFonts w:ascii="Consolas" w:eastAsia="Times New Roman" w:hAnsi="Consolas" w:cs="Courier New"/>
          <w:color w:val="263238"/>
          <w:sz w:val="20"/>
          <w:szCs w:val="20"/>
        </w:rPr>
        <w:t xml:space="preserve"> "12" could be decoded as "AB" (1 2) or "L" (12).</w:t>
      </w:r>
    </w:p>
    <w:p w14:paraId="4E8946BA" w14:textId="77777777" w:rsidR="00BD654A" w:rsidRPr="00BD654A" w:rsidRDefault="00BF46BC" w:rsidP="00BD654A">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BD654A" w:rsidRPr="00BD654A">
        <w:rPr>
          <w:rFonts w:ascii="Arial" w:hAnsi="Arial" w:cs="Arial"/>
          <w:color w:val="333333"/>
          <w:sz w:val="27"/>
          <w:szCs w:val="27"/>
        </w:rPr>
        <w:t xml:space="preserve"> int numDecodings(string s) {</w:t>
      </w:r>
    </w:p>
    <w:p w14:paraId="036B27CA"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int temp=1;</w:t>
      </w:r>
    </w:p>
    <w:p w14:paraId="40E2182C"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int ans;</w:t>
      </w:r>
    </w:p>
    <w:p w14:paraId="3CC614C5"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for(int i=s.size()-1;i&gt;=0;i--)</w:t>
      </w:r>
    </w:p>
    <w:p w14:paraId="161799AB"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w:t>
      </w:r>
    </w:p>
    <w:p w14:paraId="226EEF45"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int curr=s[i]=='0'?0:temp;</w:t>
      </w:r>
    </w:p>
    <w:p w14:paraId="14DDDBBF"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if(i&lt;s.size()-1&amp;&amp;(s[i]=='1'||s[i]=='2'&amp;&amp;s[i+1]&lt;'7'))</w:t>
      </w:r>
    </w:p>
    <w:p w14:paraId="1E43F246"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curr+=ans;</w:t>
      </w:r>
    </w:p>
    <w:p w14:paraId="2FB230A3"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ans=temp;</w:t>
      </w:r>
    </w:p>
    <w:p w14:paraId="6200A272"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temp=curr;</w:t>
      </w:r>
    </w:p>
    <w:p w14:paraId="4D64E952"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w:t>
      </w:r>
    </w:p>
    <w:p w14:paraId="3357DCEF" w14:textId="77777777" w:rsidR="00BD654A" w:rsidRPr="00BD654A" w:rsidRDefault="00BD654A" w:rsidP="00BD654A">
      <w:pPr>
        <w:pStyle w:val="NormalWeb"/>
        <w:shd w:val="clear" w:color="auto" w:fill="FFFFFF"/>
        <w:spacing w:after="150"/>
        <w:rPr>
          <w:rFonts w:ascii="Arial" w:hAnsi="Arial" w:cs="Arial"/>
          <w:color w:val="333333"/>
          <w:sz w:val="27"/>
          <w:szCs w:val="27"/>
        </w:rPr>
      </w:pPr>
      <w:r w:rsidRPr="00BD654A">
        <w:rPr>
          <w:rFonts w:ascii="Arial" w:hAnsi="Arial" w:cs="Arial"/>
          <w:color w:val="333333"/>
          <w:sz w:val="27"/>
          <w:szCs w:val="27"/>
        </w:rPr>
        <w:t xml:space="preserve">        return s.empty()?0:temp;</w:t>
      </w:r>
    </w:p>
    <w:p w14:paraId="43C4311C" w14:textId="068908A8" w:rsidR="00BF46BC" w:rsidRDefault="00BD654A" w:rsidP="00BD654A">
      <w:pPr>
        <w:pStyle w:val="NormalWeb"/>
        <w:shd w:val="clear" w:color="auto" w:fill="FFFFFF"/>
        <w:spacing w:before="0" w:beforeAutospacing="0" w:after="150" w:afterAutospacing="0"/>
        <w:rPr>
          <w:rFonts w:ascii="Arial" w:hAnsi="Arial" w:cs="Arial"/>
          <w:color w:val="333333"/>
          <w:sz w:val="27"/>
          <w:szCs w:val="27"/>
        </w:rPr>
      </w:pPr>
      <w:r w:rsidRPr="00BD654A">
        <w:rPr>
          <w:rFonts w:ascii="Arial" w:hAnsi="Arial" w:cs="Arial"/>
          <w:color w:val="333333"/>
          <w:sz w:val="27"/>
          <w:szCs w:val="27"/>
        </w:rPr>
        <w:t xml:space="preserve">    }</w:t>
      </w:r>
    </w:p>
    <w:p w14:paraId="17EF2053" w14:textId="32763049" w:rsidR="00D70225" w:rsidRPr="00D70225" w:rsidRDefault="00BD654A" w:rsidP="00D7022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235)</w:t>
      </w:r>
      <w:r w:rsidR="00D70225" w:rsidRPr="00D70225">
        <w:rPr>
          <w:rFonts w:ascii="Segoe UI" w:hAnsi="Segoe UI" w:cs="Segoe UI"/>
          <w:color w:val="263238"/>
          <w:sz w:val="21"/>
          <w:szCs w:val="21"/>
        </w:rPr>
        <w:t xml:space="preserve"> Given an </w:t>
      </w:r>
      <w:r w:rsidR="00D70225" w:rsidRPr="00D70225">
        <w:rPr>
          <w:rFonts w:ascii="Courier New" w:hAnsi="Courier New" w:cs="Courier New"/>
          <w:color w:val="546E7A"/>
          <w:sz w:val="20"/>
          <w:szCs w:val="20"/>
          <w:shd w:val="clear" w:color="auto" w:fill="F7F9FA"/>
        </w:rPr>
        <w:t>m x n</w:t>
      </w:r>
      <w:r w:rsidR="00D70225" w:rsidRPr="00D70225">
        <w:rPr>
          <w:rFonts w:ascii="Segoe UI" w:hAnsi="Segoe UI" w:cs="Segoe UI"/>
          <w:color w:val="263238"/>
          <w:sz w:val="21"/>
          <w:szCs w:val="21"/>
        </w:rPr>
        <w:t> binary </w:t>
      </w:r>
      <w:r w:rsidR="00D70225" w:rsidRPr="00D70225">
        <w:rPr>
          <w:rFonts w:ascii="Courier New" w:hAnsi="Courier New" w:cs="Courier New"/>
          <w:color w:val="546E7A"/>
          <w:sz w:val="20"/>
          <w:szCs w:val="20"/>
          <w:shd w:val="clear" w:color="auto" w:fill="F7F9FA"/>
        </w:rPr>
        <w:t>matrix</w:t>
      </w:r>
      <w:r w:rsidR="00D70225" w:rsidRPr="00D70225">
        <w:rPr>
          <w:rFonts w:ascii="Segoe UI" w:hAnsi="Segoe UI" w:cs="Segoe UI"/>
          <w:color w:val="263238"/>
          <w:sz w:val="21"/>
          <w:szCs w:val="21"/>
        </w:rPr>
        <w:t> filled with </w:t>
      </w:r>
      <w:r w:rsidR="00D70225" w:rsidRPr="00D70225">
        <w:rPr>
          <w:rFonts w:ascii="Courier New" w:hAnsi="Courier New" w:cs="Courier New"/>
          <w:color w:val="546E7A"/>
          <w:sz w:val="20"/>
          <w:szCs w:val="20"/>
          <w:shd w:val="clear" w:color="auto" w:fill="F7F9FA"/>
        </w:rPr>
        <w:t>0</w:t>
      </w:r>
      <w:r w:rsidR="00D70225" w:rsidRPr="00D70225">
        <w:rPr>
          <w:rFonts w:ascii="Segoe UI" w:hAnsi="Segoe UI" w:cs="Segoe UI"/>
          <w:color w:val="263238"/>
          <w:sz w:val="21"/>
          <w:szCs w:val="21"/>
        </w:rPr>
        <w:t>'s and </w:t>
      </w:r>
      <w:r w:rsidR="00D70225" w:rsidRPr="00D70225">
        <w:rPr>
          <w:rFonts w:ascii="Courier New" w:hAnsi="Courier New" w:cs="Courier New"/>
          <w:color w:val="546E7A"/>
          <w:sz w:val="20"/>
          <w:szCs w:val="20"/>
          <w:shd w:val="clear" w:color="auto" w:fill="F7F9FA"/>
        </w:rPr>
        <w:t>1</w:t>
      </w:r>
      <w:r w:rsidR="00D70225" w:rsidRPr="00D70225">
        <w:rPr>
          <w:rFonts w:ascii="Segoe UI" w:hAnsi="Segoe UI" w:cs="Segoe UI"/>
          <w:color w:val="263238"/>
          <w:sz w:val="21"/>
          <w:szCs w:val="21"/>
        </w:rPr>
        <w:t>'s, </w:t>
      </w:r>
      <w:r w:rsidR="00D70225" w:rsidRPr="00D70225">
        <w:rPr>
          <w:rFonts w:ascii="Segoe UI" w:hAnsi="Segoe UI" w:cs="Segoe UI"/>
          <w:i/>
          <w:iCs/>
          <w:color w:val="263238"/>
          <w:sz w:val="21"/>
          <w:szCs w:val="21"/>
        </w:rPr>
        <w:t>find the largest square containing only</w:t>
      </w:r>
      <w:r w:rsidR="00D70225" w:rsidRPr="00D70225">
        <w:rPr>
          <w:rFonts w:ascii="Segoe UI" w:hAnsi="Segoe UI" w:cs="Segoe UI"/>
          <w:color w:val="263238"/>
          <w:sz w:val="21"/>
          <w:szCs w:val="21"/>
        </w:rPr>
        <w:t> </w:t>
      </w:r>
      <w:r w:rsidR="00D70225" w:rsidRPr="00D70225">
        <w:rPr>
          <w:rFonts w:ascii="Courier New" w:hAnsi="Courier New" w:cs="Courier New"/>
          <w:color w:val="546E7A"/>
          <w:sz w:val="20"/>
          <w:szCs w:val="20"/>
          <w:shd w:val="clear" w:color="auto" w:fill="F7F9FA"/>
        </w:rPr>
        <w:t>1</w:t>
      </w:r>
      <w:r w:rsidR="00D70225" w:rsidRPr="00D70225">
        <w:rPr>
          <w:rFonts w:ascii="Segoe UI" w:hAnsi="Segoe UI" w:cs="Segoe UI"/>
          <w:color w:val="263238"/>
          <w:sz w:val="21"/>
          <w:szCs w:val="21"/>
        </w:rPr>
        <w:t>'s </w:t>
      </w:r>
      <w:r w:rsidR="00D70225" w:rsidRPr="00D70225">
        <w:rPr>
          <w:rFonts w:ascii="Segoe UI" w:hAnsi="Segoe UI" w:cs="Segoe UI"/>
          <w:i/>
          <w:iCs/>
          <w:color w:val="263238"/>
          <w:sz w:val="21"/>
          <w:szCs w:val="21"/>
        </w:rPr>
        <w:t>and return its area</w:t>
      </w:r>
      <w:r w:rsidR="00D70225" w:rsidRPr="00D70225">
        <w:rPr>
          <w:rFonts w:ascii="Segoe UI" w:hAnsi="Segoe UI" w:cs="Segoe UI"/>
          <w:color w:val="263238"/>
          <w:sz w:val="21"/>
          <w:szCs w:val="21"/>
        </w:rPr>
        <w:t>.</w:t>
      </w:r>
    </w:p>
    <w:p w14:paraId="4BB7E14D" w14:textId="77777777" w:rsidR="00D70225" w:rsidRPr="00D70225" w:rsidRDefault="00D70225" w:rsidP="00D70225">
      <w:pPr>
        <w:shd w:val="clear" w:color="auto" w:fill="FFFFFF"/>
        <w:spacing w:after="240" w:line="240" w:lineRule="auto"/>
        <w:rPr>
          <w:rFonts w:ascii="Segoe UI" w:eastAsia="Times New Roman" w:hAnsi="Segoe UI" w:cs="Segoe UI"/>
          <w:color w:val="263238"/>
          <w:sz w:val="21"/>
          <w:szCs w:val="21"/>
        </w:rPr>
      </w:pPr>
      <w:r w:rsidRPr="00D70225">
        <w:rPr>
          <w:rFonts w:ascii="Segoe UI" w:eastAsia="Times New Roman" w:hAnsi="Segoe UI" w:cs="Segoe UI"/>
          <w:color w:val="263238"/>
          <w:sz w:val="21"/>
          <w:szCs w:val="21"/>
        </w:rPr>
        <w:t> </w:t>
      </w:r>
    </w:p>
    <w:p w14:paraId="684B15F2" w14:textId="77777777" w:rsidR="00D70225" w:rsidRPr="00D70225" w:rsidRDefault="00D70225" w:rsidP="00D70225">
      <w:pPr>
        <w:shd w:val="clear" w:color="auto" w:fill="FFFFFF"/>
        <w:spacing w:after="240" w:line="240" w:lineRule="auto"/>
        <w:rPr>
          <w:rFonts w:ascii="Segoe UI" w:eastAsia="Times New Roman" w:hAnsi="Segoe UI" w:cs="Segoe UI"/>
          <w:color w:val="263238"/>
          <w:sz w:val="21"/>
          <w:szCs w:val="21"/>
        </w:rPr>
      </w:pPr>
      <w:r w:rsidRPr="00D70225">
        <w:rPr>
          <w:rFonts w:ascii="Segoe UI" w:eastAsia="Times New Roman" w:hAnsi="Segoe UI" w:cs="Segoe UI"/>
          <w:b/>
          <w:bCs/>
          <w:color w:val="263238"/>
          <w:sz w:val="21"/>
          <w:szCs w:val="21"/>
        </w:rPr>
        <w:t>Example 1:</w:t>
      </w:r>
    </w:p>
    <w:p w14:paraId="2395CFFD" w14:textId="6A16B5F6" w:rsidR="00D70225" w:rsidRPr="00D70225" w:rsidRDefault="00D70225" w:rsidP="00D70225">
      <w:pPr>
        <w:spacing w:after="0" w:line="240" w:lineRule="auto"/>
        <w:rPr>
          <w:rFonts w:ascii="Times New Roman" w:eastAsia="Times New Roman" w:hAnsi="Times New Roman" w:cs="Times New Roman"/>
          <w:sz w:val="24"/>
          <w:szCs w:val="24"/>
        </w:rPr>
      </w:pPr>
      <w:r w:rsidRPr="00D70225">
        <w:rPr>
          <w:rFonts w:ascii="Times New Roman" w:eastAsia="Times New Roman" w:hAnsi="Times New Roman" w:cs="Times New Roman"/>
          <w:noProof/>
          <w:sz w:val="24"/>
          <w:szCs w:val="24"/>
        </w:rPr>
        <w:lastRenderedPageBreak/>
        <w:drawing>
          <wp:inline distT="0" distB="0" distL="0" distR="0" wp14:anchorId="0C3CEA24" wp14:editId="48FE97EA">
            <wp:extent cx="3851275" cy="3068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51275" cy="3068955"/>
                    </a:xfrm>
                    <a:prstGeom prst="rect">
                      <a:avLst/>
                    </a:prstGeom>
                    <a:noFill/>
                    <a:ln>
                      <a:noFill/>
                    </a:ln>
                  </pic:spPr>
                </pic:pic>
              </a:graphicData>
            </a:graphic>
          </wp:inline>
        </w:drawing>
      </w:r>
    </w:p>
    <w:p w14:paraId="4558E60A" w14:textId="77777777" w:rsidR="00D70225" w:rsidRPr="00D70225" w:rsidRDefault="00D70225" w:rsidP="00D702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0225">
        <w:rPr>
          <w:rFonts w:ascii="Consolas" w:eastAsia="Times New Roman" w:hAnsi="Consolas" w:cs="Courier New"/>
          <w:b/>
          <w:bCs/>
          <w:color w:val="263238"/>
          <w:sz w:val="20"/>
          <w:szCs w:val="20"/>
        </w:rPr>
        <w:t>Input:</w:t>
      </w:r>
      <w:r w:rsidRPr="00D70225">
        <w:rPr>
          <w:rFonts w:ascii="Consolas" w:eastAsia="Times New Roman" w:hAnsi="Consolas" w:cs="Courier New"/>
          <w:color w:val="263238"/>
          <w:sz w:val="20"/>
          <w:szCs w:val="20"/>
        </w:rPr>
        <w:t xml:space="preserve"> matrix = [["1","0","1","0","0"],["1","0","1","1","1"],["1","1","1","1","1"],["1","0","0","1","0"]]</w:t>
      </w:r>
    </w:p>
    <w:p w14:paraId="521DD5B2" w14:textId="19612B96" w:rsidR="00BD654A" w:rsidRPr="00D868F2" w:rsidRDefault="00D70225" w:rsidP="00D86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0225">
        <w:rPr>
          <w:rFonts w:ascii="Consolas" w:eastAsia="Times New Roman" w:hAnsi="Consolas" w:cs="Courier New"/>
          <w:b/>
          <w:bCs/>
          <w:color w:val="263238"/>
          <w:sz w:val="20"/>
          <w:szCs w:val="20"/>
        </w:rPr>
        <w:t>Output:</w:t>
      </w:r>
      <w:r w:rsidRPr="00D70225">
        <w:rPr>
          <w:rFonts w:ascii="Consolas" w:eastAsia="Times New Roman" w:hAnsi="Consolas" w:cs="Courier New"/>
          <w:color w:val="263238"/>
          <w:sz w:val="20"/>
          <w:szCs w:val="20"/>
        </w:rPr>
        <w:t xml:space="preserve"> 4</w:t>
      </w:r>
    </w:p>
    <w:p w14:paraId="1654CBBF" w14:textId="137CE6C8" w:rsidR="00D868F2" w:rsidRPr="00D868F2" w:rsidRDefault="00BD654A" w:rsidP="00D868F2">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D868F2" w:rsidRPr="00D868F2">
        <w:t xml:space="preserve"> </w:t>
      </w:r>
      <w:r w:rsidR="00D868F2" w:rsidRPr="00D868F2">
        <w:rPr>
          <w:rFonts w:ascii="Arial" w:hAnsi="Arial" w:cs="Arial"/>
          <w:color w:val="333333"/>
          <w:sz w:val="27"/>
          <w:szCs w:val="27"/>
        </w:rPr>
        <w:t>int maximalSquare(vector&lt;vector&lt;char&gt;&gt;&amp; matrix) {</w:t>
      </w:r>
    </w:p>
    <w:p w14:paraId="4E191C47"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if(matrix.size()==0)</w:t>
      </w:r>
    </w:p>
    <w:p w14:paraId="345EAAFB"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return 0;</w:t>
      </w:r>
    </w:p>
    <w:p w14:paraId="2ED23B32"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int n=matrix.size();</w:t>
      </w:r>
    </w:p>
    <w:p w14:paraId="5235C91A"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int m=matrix[0].size();</w:t>
      </w:r>
    </w:p>
    <w:p w14:paraId="7470BF69"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int sz=0;</w:t>
      </w:r>
    </w:p>
    <w:p w14:paraId="246C1E99"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int pre;</w:t>
      </w:r>
    </w:p>
    <w:p w14:paraId="62DEAC5F"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vector&lt;int&gt;vis(m,0);</w:t>
      </w:r>
    </w:p>
    <w:p w14:paraId="13879BB8"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for(int i=0;i&lt;n;i++)</w:t>
      </w:r>
    </w:p>
    <w:p w14:paraId="546DA833"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w:t>
      </w:r>
    </w:p>
    <w:p w14:paraId="0DDA9BE0"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for(int j=0;j&lt;m;j++)</w:t>
      </w:r>
    </w:p>
    <w:p w14:paraId="169A90B5"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lastRenderedPageBreak/>
        <w:t xml:space="preserve">            {</w:t>
      </w:r>
    </w:p>
    <w:p w14:paraId="42AE294D"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int temp=vis[j];</w:t>
      </w:r>
    </w:p>
    <w:p w14:paraId="2E7335A2"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if(!i||!j||matrix[i][j]=='0')</w:t>
      </w:r>
    </w:p>
    <w:p w14:paraId="14DD4658"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vis[j]=matrix[i][j]-'0';</w:t>
      </w:r>
    </w:p>
    <w:p w14:paraId="07E0642E"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else</w:t>
      </w:r>
    </w:p>
    <w:p w14:paraId="466FF3C1"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vis[j]=min(pre,min(vis[j],vis[j-1]))+1;</w:t>
      </w:r>
    </w:p>
    <w:p w14:paraId="4FE7120C"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sz=max(sz,vis[j]);</w:t>
      </w:r>
    </w:p>
    <w:p w14:paraId="6EAC3584"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pre=temp;</w:t>
      </w:r>
    </w:p>
    <w:p w14:paraId="5F8DFD04"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w:t>
      </w:r>
    </w:p>
    <w:p w14:paraId="65306A3A"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w:t>
      </w:r>
    </w:p>
    <w:p w14:paraId="0D6822DE" w14:textId="77777777" w:rsidR="00D868F2" w:rsidRPr="00D868F2" w:rsidRDefault="00D868F2" w:rsidP="00D868F2">
      <w:pPr>
        <w:pStyle w:val="NormalWeb"/>
        <w:shd w:val="clear" w:color="auto" w:fill="FFFFFF"/>
        <w:spacing w:after="150"/>
        <w:rPr>
          <w:rFonts w:ascii="Arial" w:hAnsi="Arial" w:cs="Arial"/>
          <w:color w:val="333333"/>
          <w:sz w:val="27"/>
          <w:szCs w:val="27"/>
        </w:rPr>
      </w:pPr>
      <w:r w:rsidRPr="00D868F2">
        <w:rPr>
          <w:rFonts w:ascii="Arial" w:hAnsi="Arial" w:cs="Arial"/>
          <w:color w:val="333333"/>
          <w:sz w:val="27"/>
          <w:szCs w:val="27"/>
        </w:rPr>
        <w:t xml:space="preserve">        return sz*sz;</w:t>
      </w:r>
    </w:p>
    <w:p w14:paraId="45735820" w14:textId="6F0E526C" w:rsidR="00BD654A" w:rsidRDefault="00D868F2" w:rsidP="00D868F2">
      <w:pPr>
        <w:pStyle w:val="NormalWeb"/>
        <w:shd w:val="clear" w:color="auto" w:fill="FFFFFF"/>
        <w:spacing w:before="0" w:beforeAutospacing="0" w:after="150" w:afterAutospacing="0"/>
        <w:rPr>
          <w:rFonts w:ascii="Arial" w:hAnsi="Arial" w:cs="Arial"/>
          <w:color w:val="333333"/>
          <w:sz w:val="27"/>
          <w:szCs w:val="27"/>
        </w:rPr>
      </w:pPr>
      <w:r w:rsidRPr="00D868F2">
        <w:rPr>
          <w:rFonts w:ascii="Arial" w:hAnsi="Arial" w:cs="Arial"/>
          <w:color w:val="333333"/>
          <w:sz w:val="27"/>
          <w:szCs w:val="27"/>
        </w:rPr>
        <w:t xml:space="preserve">    }</w:t>
      </w:r>
    </w:p>
    <w:p w14:paraId="315A7938" w14:textId="2F8F52FD" w:rsidR="009D7EF8" w:rsidRPr="009D7EF8" w:rsidRDefault="00D868F2" w:rsidP="009D7EF8">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236</w:t>
      </w:r>
      <w:r w:rsidR="003C0D58">
        <w:rPr>
          <w:rFonts w:ascii="Arial" w:hAnsi="Arial" w:cs="Arial"/>
          <w:color w:val="333333"/>
          <w:sz w:val="27"/>
          <w:szCs w:val="27"/>
        </w:rPr>
        <w:t>)</w:t>
      </w:r>
      <w:r w:rsidR="009D7EF8" w:rsidRPr="009D7EF8">
        <w:rPr>
          <w:rFonts w:ascii="Segoe UI" w:hAnsi="Segoe UI" w:cs="Segoe UI"/>
          <w:color w:val="263238"/>
          <w:sz w:val="21"/>
          <w:szCs w:val="21"/>
        </w:rPr>
        <w:t xml:space="preserve"> Given an integer array </w:t>
      </w:r>
      <w:r w:rsidR="009D7EF8" w:rsidRPr="009D7EF8">
        <w:rPr>
          <w:rFonts w:ascii="Courier New" w:hAnsi="Courier New" w:cs="Courier New"/>
          <w:color w:val="546E7A"/>
          <w:sz w:val="20"/>
          <w:szCs w:val="20"/>
          <w:shd w:val="clear" w:color="auto" w:fill="F7F9FA"/>
        </w:rPr>
        <w:t>nums</w:t>
      </w:r>
      <w:r w:rsidR="009D7EF8" w:rsidRPr="009D7EF8">
        <w:rPr>
          <w:rFonts w:ascii="Segoe UI" w:hAnsi="Segoe UI" w:cs="Segoe UI"/>
          <w:color w:val="263238"/>
          <w:sz w:val="21"/>
          <w:szCs w:val="21"/>
        </w:rPr>
        <w:t>, find a contiguous non-empty subarray within the array that has the largest product, and return </w:t>
      </w:r>
      <w:r w:rsidR="009D7EF8" w:rsidRPr="009D7EF8">
        <w:rPr>
          <w:rFonts w:ascii="Segoe UI" w:hAnsi="Segoe UI" w:cs="Segoe UI"/>
          <w:i/>
          <w:iCs/>
          <w:color w:val="263238"/>
          <w:sz w:val="21"/>
          <w:szCs w:val="21"/>
        </w:rPr>
        <w:t>the product</w:t>
      </w:r>
      <w:r w:rsidR="009D7EF8" w:rsidRPr="009D7EF8">
        <w:rPr>
          <w:rFonts w:ascii="Segoe UI" w:hAnsi="Segoe UI" w:cs="Segoe UI"/>
          <w:color w:val="263238"/>
          <w:sz w:val="21"/>
          <w:szCs w:val="21"/>
        </w:rPr>
        <w:t>.</w:t>
      </w:r>
    </w:p>
    <w:p w14:paraId="76E91968" w14:textId="77777777" w:rsidR="009D7EF8" w:rsidRPr="009D7EF8" w:rsidRDefault="009D7EF8" w:rsidP="009D7EF8">
      <w:pPr>
        <w:shd w:val="clear" w:color="auto" w:fill="FFFFFF"/>
        <w:spacing w:after="240" w:line="240" w:lineRule="auto"/>
        <w:rPr>
          <w:rFonts w:ascii="Segoe UI" w:eastAsia="Times New Roman" w:hAnsi="Segoe UI" w:cs="Segoe UI"/>
          <w:color w:val="263238"/>
          <w:sz w:val="21"/>
          <w:szCs w:val="21"/>
        </w:rPr>
      </w:pPr>
      <w:r w:rsidRPr="009D7EF8">
        <w:rPr>
          <w:rFonts w:ascii="Segoe UI" w:eastAsia="Times New Roman" w:hAnsi="Segoe UI" w:cs="Segoe UI"/>
          <w:color w:val="263238"/>
          <w:sz w:val="21"/>
          <w:szCs w:val="21"/>
        </w:rPr>
        <w:t>It is </w:t>
      </w:r>
      <w:r w:rsidRPr="009D7EF8">
        <w:rPr>
          <w:rFonts w:ascii="Segoe UI" w:eastAsia="Times New Roman" w:hAnsi="Segoe UI" w:cs="Segoe UI"/>
          <w:b/>
          <w:bCs/>
          <w:color w:val="263238"/>
          <w:sz w:val="21"/>
          <w:szCs w:val="21"/>
        </w:rPr>
        <w:t>guaranteed</w:t>
      </w:r>
      <w:r w:rsidRPr="009D7EF8">
        <w:rPr>
          <w:rFonts w:ascii="Segoe UI" w:eastAsia="Times New Roman" w:hAnsi="Segoe UI" w:cs="Segoe UI"/>
          <w:color w:val="263238"/>
          <w:sz w:val="21"/>
          <w:szCs w:val="21"/>
        </w:rPr>
        <w:t> that the answer will fit in a </w:t>
      </w:r>
      <w:r w:rsidRPr="009D7EF8">
        <w:rPr>
          <w:rFonts w:ascii="Segoe UI" w:eastAsia="Times New Roman" w:hAnsi="Segoe UI" w:cs="Segoe UI"/>
          <w:b/>
          <w:bCs/>
          <w:color w:val="263238"/>
          <w:sz w:val="21"/>
          <w:szCs w:val="21"/>
        </w:rPr>
        <w:t>32-bit</w:t>
      </w:r>
      <w:r w:rsidRPr="009D7EF8">
        <w:rPr>
          <w:rFonts w:ascii="Segoe UI" w:eastAsia="Times New Roman" w:hAnsi="Segoe UI" w:cs="Segoe UI"/>
          <w:color w:val="263238"/>
          <w:sz w:val="21"/>
          <w:szCs w:val="21"/>
        </w:rPr>
        <w:t> integer.</w:t>
      </w:r>
    </w:p>
    <w:p w14:paraId="6780903B" w14:textId="77777777" w:rsidR="009D7EF8" w:rsidRPr="009D7EF8" w:rsidRDefault="009D7EF8" w:rsidP="009D7EF8">
      <w:pPr>
        <w:shd w:val="clear" w:color="auto" w:fill="FFFFFF"/>
        <w:spacing w:after="240" w:line="240" w:lineRule="auto"/>
        <w:rPr>
          <w:rFonts w:ascii="Segoe UI" w:eastAsia="Times New Roman" w:hAnsi="Segoe UI" w:cs="Segoe UI"/>
          <w:color w:val="263238"/>
          <w:sz w:val="21"/>
          <w:szCs w:val="21"/>
        </w:rPr>
      </w:pPr>
      <w:r w:rsidRPr="009D7EF8">
        <w:rPr>
          <w:rFonts w:ascii="Segoe UI" w:eastAsia="Times New Roman" w:hAnsi="Segoe UI" w:cs="Segoe UI"/>
          <w:color w:val="263238"/>
          <w:sz w:val="21"/>
          <w:szCs w:val="21"/>
        </w:rPr>
        <w:t>A </w:t>
      </w:r>
      <w:r w:rsidRPr="009D7EF8">
        <w:rPr>
          <w:rFonts w:ascii="Segoe UI" w:eastAsia="Times New Roman" w:hAnsi="Segoe UI" w:cs="Segoe UI"/>
          <w:b/>
          <w:bCs/>
          <w:color w:val="263238"/>
          <w:sz w:val="21"/>
          <w:szCs w:val="21"/>
        </w:rPr>
        <w:t>subarray</w:t>
      </w:r>
      <w:r w:rsidRPr="009D7EF8">
        <w:rPr>
          <w:rFonts w:ascii="Segoe UI" w:eastAsia="Times New Roman" w:hAnsi="Segoe UI" w:cs="Segoe UI"/>
          <w:color w:val="263238"/>
          <w:sz w:val="21"/>
          <w:szCs w:val="21"/>
        </w:rPr>
        <w:t> is a contiguous subsequence of the array.</w:t>
      </w:r>
    </w:p>
    <w:p w14:paraId="4A2A258A" w14:textId="77777777" w:rsidR="009D7EF8" w:rsidRPr="009D7EF8" w:rsidRDefault="009D7EF8" w:rsidP="009D7EF8">
      <w:pPr>
        <w:shd w:val="clear" w:color="auto" w:fill="FFFFFF"/>
        <w:spacing w:after="240" w:line="240" w:lineRule="auto"/>
        <w:rPr>
          <w:rFonts w:ascii="Segoe UI" w:eastAsia="Times New Roman" w:hAnsi="Segoe UI" w:cs="Segoe UI"/>
          <w:color w:val="263238"/>
          <w:sz w:val="21"/>
          <w:szCs w:val="21"/>
        </w:rPr>
      </w:pPr>
      <w:r w:rsidRPr="009D7EF8">
        <w:rPr>
          <w:rFonts w:ascii="Segoe UI" w:eastAsia="Times New Roman" w:hAnsi="Segoe UI" w:cs="Segoe UI"/>
          <w:color w:val="263238"/>
          <w:sz w:val="21"/>
          <w:szCs w:val="21"/>
        </w:rPr>
        <w:t> </w:t>
      </w:r>
    </w:p>
    <w:p w14:paraId="4DEEED82" w14:textId="77777777" w:rsidR="009D7EF8" w:rsidRPr="009D7EF8" w:rsidRDefault="009D7EF8" w:rsidP="009D7EF8">
      <w:pPr>
        <w:shd w:val="clear" w:color="auto" w:fill="FFFFFF"/>
        <w:spacing w:after="240" w:line="240" w:lineRule="auto"/>
        <w:rPr>
          <w:rFonts w:ascii="Segoe UI" w:eastAsia="Times New Roman" w:hAnsi="Segoe UI" w:cs="Segoe UI"/>
          <w:color w:val="263238"/>
          <w:sz w:val="21"/>
          <w:szCs w:val="21"/>
        </w:rPr>
      </w:pPr>
      <w:r w:rsidRPr="009D7EF8">
        <w:rPr>
          <w:rFonts w:ascii="Segoe UI" w:eastAsia="Times New Roman" w:hAnsi="Segoe UI" w:cs="Segoe UI"/>
          <w:b/>
          <w:bCs/>
          <w:color w:val="263238"/>
          <w:sz w:val="21"/>
          <w:szCs w:val="21"/>
        </w:rPr>
        <w:t>Example 1:</w:t>
      </w:r>
    </w:p>
    <w:p w14:paraId="621A6DEA" w14:textId="77777777" w:rsidR="009D7EF8" w:rsidRPr="009D7EF8" w:rsidRDefault="009D7EF8" w:rsidP="009D7E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7EF8">
        <w:rPr>
          <w:rFonts w:ascii="Consolas" w:eastAsia="Times New Roman" w:hAnsi="Consolas" w:cs="Courier New"/>
          <w:b/>
          <w:bCs/>
          <w:color w:val="263238"/>
          <w:sz w:val="20"/>
          <w:szCs w:val="20"/>
        </w:rPr>
        <w:t>Input:</w:t>
      </w:r>
      <w:r w:rsidRPr="009D7EF8">
        <w:rPr>
          <w:rFonts w:ascii="Consolas" w:eastAsia="Times New Roman" w:hAnsi="Consolas" w:cs="Courier New"/>
          <w:color w:val="263238"/>
          <w:sz w:val="20"/>
          <w:szCs w:val="20"/>
        </w:rPr>
        <w:t xml:space="preserve"> nums = [2,3,-2,4]</w:t>
      </w:r>
    </w:p>
    <w:p w14:paraId="2AF7941C" w14:textId="77777777" w:rsidR="009D7EF8" w:rsidRPr="009D7EF8" w:rsidRDefault="009D7EF8" w:rsidP="009D7E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7EF8">
        <w:rPr>
          <w:rFonts w:ascii="Consolas" w:eastAsia="Times New Roman" w:hAnsi="Consolas" w:cs="Courier New"/>
          <w:b/>
          <w:bCs/>
          <w:color w:val="263238"/>
          <w:sz w:val="20"/>
          <w:szCs w:val="20"/>
        </w:rPr>
        <w:t>Output:</w:t>
      </w:r>
      <w:r w:rsidRPr="009D7EF8">
        <w:rPr>
          <w:rFonts w:ascii="Consolas" w:eastAsia="Times New Roman" w:hAnsi="Consolas" w:cs="Courier New"/>
          <w:color w:val="263238"/>
          <w:sz w:val="20"/>
          <w:szCs w:val="20"/>
        </w:rPr>
        <w:t xml:space="preserve"> 6</w:t>
      </w:r>
    </w:p>
    <w:p w14:paraId="1967DA59" w14:textId="004792FF" w:rsidR="00D868F2" w:rsidRPr="00E71559" w:rsidRDefault="009D7EF8" w:rsidP="00E71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7EF8">
        <w:rPr>
          <w:rFonts w:ascii="Consolas" w:eastAsia="Times New Roman" w:hAnsi="Consolas" w:cs="Courier New"/>
          <w:b/>
          <w:bCs/>
          <w:color w:val="263238"/>
          <w:sz w:val="20"/>
          <w:szCs w:val="20"/>
        </w:rPr>
        <w:t>Explanation:</w:t>
      </w:r>
      <w:r w:rsidRPr="009D7EF8">
        <w:rPr>
          <w:rFonts w:ascii="Consolas" w:eastAsia="Times New Roman" w:hAnsi="Consolas" w:cs="Courier New"/>
          <w:color w:val="263238"/>
          <w:sz w:val="20"/>
          <w:szCs w:val="20"/>
        </w:rPr>
        <w:t xml:space="preserve"> [2,3] has the largest product 6.</w:t>
      </w:r>
    </w:p>
    <w:p w14:paraId="306B1AED" w14:textId="0BE3FD3F" w:rsidR="00E71559" w:rsidRPr="00E71559" w:rsidRDefault="00D868F2" w:rsidP="00E71559">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E71559" w:rsidRPr="00E71559">
        <w:t xml:space="preserve"> </w:t>
      </w:r>
      <w:r w:rsidR="00E71559" w:rsidRPr="00E71559">
        <w:rPr>
          <w:rFonts w:ascii="Arial" w:hAnsi="Arial" w:cs="Arial"/>
          <w:color w:val="333333"/>
          <w:sz w:val="27"/>
          <w:szCs w:val="27"/>
        </w:rPr>
        <w:t>int maxProduct(vector&lt;int&gt;&amp; nums) {</w:t>
      </w:r>
    </w:p>
    <w:p w14:paraId="17F4C7D9"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int r=nums[0];</w:t>
      </w:r>
    </w:p>
    <w:p w14:paraId="24A389D4"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for(int i=1,mini=r,maxi=r;i&lt;nums.size();i++)</w:t>
      </w:r>
    </w:p>
    <w:p w14:paraId="30EB541F"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lastRenderedPageBreak/>
        <w:t xml:space="preserve">        {</w:t>
      </w:r>
    </w:p>
    <w:p w14:paraId="4F06F563"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if(nums[i]&lt;0)</w:t>
      </w:r>
    </w:p>
    <w:p w14:paraId="5900C5C8"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swap(mini,maxi);</w:t>
      </w:r>
    </w:p>
    <w:p w14:paraId="0DB07C4D"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mini=min(nums[i],mini*nums[i]);</w:t>
      </w:r>
    </w:p>
    <w:p w14:paraId="469D4600"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maxi=max(nums[i],maxi*nums[i]);</w:t>
      </w:r>
    </w:p>
    <w:p w14:paraId="1A935867"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w:t>
      </w:r>
    </w:p>
    <w:p w14:paraId="21B31833"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r=max(r,maxi);</w:t>
      </w:r>
    </w:p>
    <w:p w14:paraId="6EB41984"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w:t>
      </w:r>
    </w:p>
    <w:p w14:paraId="0E43D79D" w14:textId="77777777" w:rsidR="00E71559" w:rsidRPr="00E71559" w:rsidRDefault="00E71559" w:rsidP="00E71559">
      <w:pPr>
        <w:pStyle w:val="NormalWeb"/>
        <w:shd w:val="clear" w:color="auto" w:fill="FFFFFF"/>
        <w:spacing w:after="150"/>
        <w:rPr>
          <w:rFonts w:ascii="Arial" w:hAnsi="Arial" w:cs="Arial"/>
          <w:color w:val="333333"/>
          <w:sz w:val="27"/>
          <w:szCs w:val="27"/>
        </w:rPr>
      </w:pPr>
      <w:r w:rsidRPr="00E71559">
        <w:rPr>
          <w:rFonts w:ascii="Arial" w:hAnsi="Arial" w:cs="Arial"/>
          <w:color w:val="333333"/>
          <w:sz w:val="27"/>
          <w:szCs w:val="27"/>
        </w:rPr>
        <w:t xml:space="preserve">        return r;</w:t>
      </w:r>
    </w:p>
    <w:p w14:paraId="4D986B90" w14:textId="5BB362D9" w:rsidR="00D868F2" w:rsidRDefault="00E71559" w:rsidP="00E71559">
      <w:pPr>
        <w:pStyle w:val="NormalWeb"/>
        <w:shd w:val="clear" w:color="auto" w:fill="FFFFFF"/>
        <w:spacing w:before="0" w:beforeAutospacing="0" w:after="150" w:afterAutospacing="0"/>
        <w:rPr>
          <w:rFonts w:ascii="Arial" w:hAnsi="Arial" w:cs="Arial"/>
          <w:color w:val="333333"/>
          <w:sz w:val="27"/>
          <w:szCs w:val="27"/>
        </w:rPr>
      </w:pPr>
      <w:r w:rsidRPr="00E71559">
        <w:rPr>
          <w:rFonts w:ascii="Arial" w:hAnsi="Arial" w:cs="Arial"/>
          <w:color w:val="333333"/>
          <w:sz w:val="27"/>
          <w:szCs w:val="27"/>
        </w:rPr>
        <w:t xml:space="preserve">    }</w:t>
      </w:r>
    </w:p>
    <w:p w14:paraId="34446F13" w14:textId="4D59C766" w:rsidR="00473C57" w:rsidRPr="00473C57" w:rsidRDefault="00E71559" w:rsidP="00473C57">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237)</w:t>
      </w:r>
      <w:r w:rsidR="00473C57" w:rsidRPr="00473C57">
        <w:rPr>
          <w:rFonts w:ascii="Segoe UI" w:hAnsi="Segoe UI" w:cs="Segoe UI"/>
          <w:color w:val="263238"/>
          <w:sz w:val="21"/>
          <w:szCs w:val="21"/>
        </w:rPr>
        <w:t xml:space="preserve"> Given two integer arrays </w:t>
      </w:r>
      <w:r w:rsidR="00473C57" w:rsidRPr="00473C57">
        <w:rPr>
          <w:rFonts w:ascii="Courier New" w:hAnsi="Courier New" w:cs="Courier New"/>
          <w:color w:val="546E7A"/>
          <w:sz w:val="20"/>
          <w:szCs w:val="20"/>
          <w:shd w:val="clear" w:color="auto" w:fill="F7F9FA"/>
        </w:rPr>
        <w:t>nums1</w:t>
      </w:r>
      <w:r w:rsidR="00473C57" w:rsidRPr="00473C57">
        <w:rPr>
          <w:rFonts w:ascii="Segoe UI" w:hAnsi="Segoe UI" w:cs="Segoe UI"/>
          <w:color w:val="263238"/>
          <w:sz w:val="21"/>
          <w:szCs w:val="21"/>
        </w:rPr>
        <w:t> and </w:t>
      </w:r>
      <w:r w:rsidR="00473C57" w:rsidRPr="00473C57">
        <w:rPr>
          <w:rFonts w:ascii="Courier New" w:hAnsi="Courier New" w:cs="Courier New"/>
          <w:color w:val="546E7A"/>
          <w:sz w:val="20"/>
          <w:szCs w:val="20"/>
          <w:shd w:val="clear" w:color="auto" w:fill="F7F9FA"/>
        </w:rPr>
        <w:t>nums2</w:t>
      </w:r>
      <w:r w:rsidR="00473C57" w:rsidRPr="00473C57">
        <w:rPr>
          <w:rFonts w:ascii="Segoe UI" w:hAnsi="Segoe UI" w:cs="Segoe UI"/>
          <w:color w:val="263238"/>
          <w:sz w:val="21"/>
          <w:szCs w:val="21"/>
        </w:rPr>
        <w:t>, return </w:t>
      </w:r>
      <w:r w:rsidR="00473C57" w:rsidRPr="00473C57">
        <w:rPr>
          <w:rFonts w:ascii="Segoe UI" w:hAnsi="Segoe UI" w:cs="Segoe UI"/>
          <w:i/>
          <w:iCs/>
          <w:color w:val="263238"/>
          <w:sz w:val="21"/>
          <w:szCs w:val="21"/>
        </w:rPr>
        <w:t>the maximum length of a subarray that appears in </w:t>
      </w:r>
      <w:r w:rsidR="00473C57" w:rsidRPr="00473C57">
        <w:rPr>
          <w:rFonts w:ascii="Segoe UI" w:hAnsi="Segoe UI" w:cs="Segoe UI"/>
          <w:b/>
          <w:bCs/>
          <w:i/>
          <w:iCs/>
          <w:color w:val="263238"/>
          <w:sz w:val="21"/>
          <w:szCs w:val="21"/>
        </w:rPr>
        <w:t>both</w:t>
      </w:r>
      <w:r w:rsidR="00473C57" w:rsidRPr="00473C57">
        <w:rPr>
          <w:rFonts w:ascii="Segoe UI" w:hAnsi="Segoe UI" w:cs="Segoe UI"/>
          <w:i/>
          <w:iCs/>
          <w:color w:val="263238"/>
          <w:sz w:val="21"/>
          <w:szCs w:val="21"/>
        </w:rPr>
        <w:t> arrays</w:t>
      </w:r>
      <w:r w:rsidR="00473C57" w:rsidRPr="00473C57">
        <w:rPr>
          <w:rFonts w:ascii="Segoe UI" w:hAnsi="Segoe UI" w:cs="Segoe UI"/>
          <w:color w:val="263238"/>
          <w:sz w:val="21"/>
          <w:szCs w:val="21"/>
        </w:rPr>
        <w:t>.</w:t>
      </w:r>
    </w:p>
    <w:p w14:paraId="40660D4F" w14:textId="77777777" w:rsidR="00473C57" w:rsidRPr="00473C57" w:rsidRDefault="00473C57" w:rsidP="00473C57">
      <w:pPr>
        <w:shd w:val="clear" w:color="auto" w:fill="FFFFFF"/>
        <w:spacing w:after="240" w:line="240" w:lineRule="auto"/>
        <w:rPr>
          <w:rFonts w:ascii="Segoe UI" w:eastAsia="Times New Roman" w:hAnsi="Segoe UI" w:cs="Segoe UI"/>
          <w:color w:val="263238"/>
          <w:sz w:val="21"/>
          <w:szCs w:val="21"/>
        </w:rPr>
      </w:pPr>
      <w:r w:rsidRPr="00473C57">
        <w:rPr>
          <w:rFonts w:ascii="Segoe UI" w:eastAsia="Times New Roman" w:hAnsi="Segoe UI" w:cs="Segoe UI"/>
          <w:color w:val="263238"/>
          <w:sz w:val="21"/>
          <w:szCs w:val="21"/>
        </w:rPr>
        <w:t> </w:t>
      </w:r>
    </w:p>
    <w:p w14:paraId="26196EA3" w14:textId="77777777" w:rsidR="00473C57" w:rsidRPr="00473C57" w:rsidRDefault="00473C57" w:rsidP="00473C57">
      <w:pPr>
        <w:shd w:val="clear" w:color="auto" w:fill="FFFFFF"/>
        <w:spacing w:after="240" w:line="240" w:lineRule="auto"/>
        <w:rPr>
          <w:rFonts w:ascii="Segoe UI" w:eastAsia="Times New Roman" w:hAnsi="Segoe UI" w:cs="Segoe UI"/>
          <w:color w:val="263238"/>
          <w:sz w:val="21"/>
          <w:szCs w:val="21"/>
        </w:rPr>
      </w:pPr>
      <w:r w:rsidRPr="00473C57">
        <w:rPr>
          <w:rFonts w:ascii="Segoe UI" w:eastAsia="Times New Roman" w:hAnsi="Segoe UI" w:cs="Segoe UI"/>
          <w:b/>
          <w:bCs/>
          <w:color w:val="263238"/>
          <w:sz w:val="21"/>
          <w:szCs w:val="21"/>
        </w:rPr>
        <w:t>Example 1:</w:t>
      </w:r>
    </w:p>
    <w:p w14:paraId="38B61C03" w14:textId="77777777" w:rsidR="00473C57" w:rsidRPr="00473C57" w:rsidRDefault="00473C57" w:rsidP="00473C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3C57">
        <w:rPr>
          <w:rFonts w:ascii="Consolas" w:eastAsia="Times New Roman" w:hAnsi="Consolas" w:cs="Courier New"/>
          <w:b/>
          <w:bCs/>
          <w:color w:val="263238"/>
          <w:sz w:val="20"/>
          <w:szCs w:val="20"/>
        </w:rPr>
        <w:t>Input:</w:t>
      </w:r>
      <w:r w:rsidRPr="00473C57">
        <w:rPr>
          <w:rFonts w:ascii="Consolas" w:eastAsia="Times New Roman" w:hAnsi="Consolas" w:cs="Courier New"/>
          <w:color w:val="263238"/>
          <w:sz w:val="20"/>
          <w:szCs w:val="20"/>
        </w:rPr>
        <w:t xml:space="preserve"> nums1 = [1,2,3,2,1], nums2 = [3,2,1,4,7]</w:t>
      </w:r>
    </w:p>
    <w:p w14:paraId="3D5D6CCA" w14:textId="77777777" w:rsidR="00473C57" w:rsidRPr="00473C57" w:rsidRDefault="00473C57" w:rsidP="00473C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3C57">
        <w:rPr>
          <w:rFonts w:ascii="Consolas" w:eastAsia="Times New Roman" w:hAnsi="Consolas" w:cs="Courier New"/>
          <w:b/>
          <w:bCs/>
          <w:color w:val="263238"/>
          <w:sz w:val="20"/>
          <w:szCs w:val="20"/>
        </w:rPr>
        <w:t>Output:</w:t>
      </w:r>
      <w:r w:rsidRPr="00473C57">
        <w:rPr>
          <w:rFonts w:ascii="Consolas" w:eastAsia="Times New Roman" w:hAnsi="Consolas" w:cs="Courier New"/>
          <w:color w:val="263238"/>
          <w:sz w:val="20"/>
          <w:szCs w:val="20"/>
        </w:rPr>
        <w:t xml:space="preserve"> 3</w:t>
      </w:r>
    </w:p>
    <w:p w14:paraId="19405A89" w14:textId="37A05AA2" w:rsidR="00E71559" w:rsidRPr="00AF2438" w:rsidRDefault="00473C57" w:rsidP="00AF24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73C57">
        <w:rPr>
          <w:rFonts w:ascii="Consolas" w:eastAsia="Times New Roman" w:hAnsi="Consolas" w:cs="Courier New"/>
          <w:b/>
          <w:bCs/>
          <w:color w:val="263238"/>
          <w:sz w:val="20"/>
          <w:szCs w:val="20"/>
        </w:rPr>
        <w:t>Explanation:</w:t>
      </w:r>
      <w:r w:rsidRPr="00473C57">
        <w:rPr>
          <w:rFonts w:ascii="Consolas" w:eastAsia="Times New Roman" w:hAnsi="Consolas" w:cs="Courier New"/>
          <w:color w:val="263238"/>
          <w:sz w:val="20"/>
          <w:szCs w:val="20"/>
        </w:rPr>
        <w:t xml:space="preserve"> The repeated subarray with maximum length is [3,2,1].</w:t>
      </w:r>
    </w:p>
    <w:p w14:paraId="3A098999" w14:textId="0D38BF7B" w:rsidR="00AF2438" w:rsidRPr="00AF2438" w:rsidRDefault="00E71559" w:rsidP="00AF2438">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AF2438" w:rsidRPr="00AF2438">
        <w:t xml:space="preserve"> </w:t>
      </w:r>
      <w:r w:rsidR="00AF2438" w:rsidRPr="00AF2438">
        <w:rPr>
          <w:rFonts w:ascii="Arial" w:hAnsi="Arial" w:cs="Arial"/>
          <w:color w:val="333333"/>
          <w:sz w:val="27"/>
          <w:szCs w:val="27"/>
        </w:rPr>
        <w:t>int findLength(vector&lt;int&gt;&amp; nums1, vector&lt;int&gt;&amp; nums2) {</w:t>
      </w:r>
    </w:p>
    <w:p w14:paraId="1AF07559"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int n=nums1.size();</w:t>
      </w:r>
    </w:p>
    <w:p w14:paraId="15D284BE"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int m=nums2.size();</w:t>
      </w:r>
    </w:p>
    <w:p w14:paraId="483B2359"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int ans=0;</w:t>
      </w:r>
    </w:p>
    <w:p w14:paraId="1FC7DB42"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vector&lt;vector&lt;int&gt;&gt;dp(n+1,vector&lt;int&gt;(m+1,0));</w:t>
      </w:r>
    </w:p>
    <w:p w14:paraId="51334938"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for(int i=n-1;i&gt;=0;i--)</w:t>
      </w:r>
    </w:p>
    <w:p w14:paraId="378CC5CE"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lastRenderedPageBreak/>
        <w:t xml:space="preserve">        {</w:t>
      </w:r>
    </w:p>
    <w:p w14:paraId="2E8D4F39"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for(int j=m-1;j&gt;=0;j--)</w:t>
      </w:r>
    </w:p>
    <w:p w14:paraId="7E24F9F2"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w:t>
      </w:r>
    </w:p>
    <w:p w14:paraId="6B95BA9D"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ans=max(ans,dp[i][j]=nums1[i]==nums2[j]?1+dp[i+1][j+1]:0);</w:t>
      </w:r>
    </w:p>
    <w:p w14:paraId="6A25030E"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w:t>
      </w:r>
    </w:p>
    <w:p w14:paraId="28F33130"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w:t>
      </w:r>
    </w:p>
    <w:p w14:paraId="14B2D701" w14:textId="77777777" w:rsidR="00AF2438" w:rsidRPr="00AF2438" w:rsidRDefault="00AF2438" w:rsidP="00AF2438">
      <w:pPr>
        <w:pStyle w:val="NormalWeb"/>
        <w:shd w:val="clear" w:color="auto" w:fill="FFFFFF"/>
        <w:spacing w:after="150"/>
        <w:rPr>
          <w:rFonts w:ascii="Arial" w:hAnsi="Arial" w:cs="Arial"/>
          <w:color w:val="333333"/>
          <w:sz w:val="27"/>
          <w:szCs w:val="27"/>
        </w:rPr>
      </w:pPr>
      <w:r w:rsidRPr="00AF2438">
        <w:rPr>
          <w:rFonts w:ascii="Arial" w:hAnsi="Arial" w:cs="Arial"/>
          <w:color w:val="333333"/>
          <w:sz w:val="27"/>
          <w:szCs w:val="27"/>
        </w:rPr>
        <w:t xml:space="preserve">          return ans; </w:t>
      </w:r>
    </w:p>
    <w:p w14:paraId="30B8D001" w14:textId="2BEF0FAA" w:rsidR="00E71559" w:rsidRDefault="00AF2438" w:rsidP="00AF2438">
      <w:pPr>
        <w:pStyle w:val="NormalWeb"/>
        <w:shd w:val="clear" w:color="auto" w:fill="FFFFFF"/>
        <w:spacing w:before="0" w:beforeAutospacing="0" w:after="150" w:afterAutospacing="0"/>
        <w:rPr>
          <w:rFonts w:ascii="Arial" w:hAnsi="Arial" w:cs="Arial"/>
          <w:color w:val="333333"/>
          <w:sz w:val="27"/>
          <w:szCs w:val="27"/>
        </w:rPr>
      </w:pPr>
      <w:r w:rsidRPr="00AF2438">
        <w:rPr>
          <w:rFonts w:ascii="Arial" w:hAnsi="Arial" w:cs="Arial"/>
          <w:color w:val="333333"/>
          <w:sz w:val="27"/>
          <w:szCs w:val="27"/>
        </w:rPr>
        <w:t>}</w:t>
      </w:r>
    </w:p>
    <w:p w14:paraId="2AA418E6" w14:textId="6B4169DF" w:rsidR="00B402B5" w:rsidRPr="00B402B5" w:rsidRDefault="00AF2438" w:rsidP="00B402B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238)</w:t>
      </w:r>
      <w:r w:rsidR="00B402B5" w:rsidRPr="00B402B5">
        <w:rPr>
          <w:rFonts w:ascii="Segoe UI" w:hAnsi="Segoe UI" w:cs="Segoe UI"/>
          <w:color w:val="263238"/>
          <w:sz w:val="21"/>
          <w:szCs w:val="21"/>
        </w:rPr>
        <w:t xml:space="preserve"> Given an integer array </w:t>
      </w:r>
      <w:r w:rsidR="00B402B5" w:rsidRPr="00B402B5">
        <w:rPr>
          <w:rFonts w:ascii="Courier New" w:hAnsi="Courier New" w:cs="Courier New"/>
          <w:color w:val="546E7A"/>
          <w:sz w:val="20"/>
          <w:szCs w:val="20"/>
          <w:shd w:val="clear" w:color="auto" w:fill="F7F9FA"/>
        </w:rPr>
        <w:t>nums</w:t>
      </w:r>
      <w:r w:rsidR="00B402B5" w:rsidRPr="00B402B5">
        <w:rPr>
          <w:rFonts w:ascii="Segoe UI" w:hAnsi="Segoe UI" w:cs="Segoe UI"/>
          <w:color w:val="263238"/>
          <w:sz w:val="21"/>
          <w:szCs w:val="21"/>
        </w:rPr>
        <w:t> and an integer </w:t>
      </w:r>
      <w:r w:rsidR="00B402B5" w:rsidRPr="00B402B5">
        <w:rPr>
          <w:rFonts w:ascii="Courier New" w:hAnsi="Courier New" w:cs="Courier New"/>
          <w:color w:val="546E7A"/>
          <w:sz w:val="20"/>
          <w:szCs w:val="20"/>
          <w:shd w:val="clear" w:color="auto" w:fill="F7F9FA"/>
        </w:rPr>
        <w:t>k</w:t>
      </w:r>
      <w:r w:rsidR="00B402B5" w:rsidRPr="00B402B5">
        <w:rPr>
          <w:rFonts w:ascii="Segoe UI" w:hAnsi="Segoe UI" w:cs="Segoe UI"/>
          <w:color w:val="263238"/>
          <w:sz w:val="21"/>
          <w:szCs w:val="21"/>
        </w:rPr>
        <w:t>, return </w:t>
      </w:r>
      <w:r w:rsidR="00B402B5" w:rsidRPr="00B402B5">
        <w:rPr>
          <w:rFonts w:ascii="Courier New" w:hAnsi="Courier New" w:cs="Courier New"/>
          <w:color w:val="546E7A"/>
          <w:sz w:val="20"/>
          <w:szCs w:val="20"/>
          <w:shd w:val="clear" w:color="auto" w:fill="F7F9FA"/>
        </w:rPr>
        <w:t>true</w:t>
      </w:r>
      <w:r w:rsidR="00B402B5" w:rsidRPr="00B402B5">
        <w:rPr>
          <w:rFonts w:ascii="Segoe UI" w:hAnsi="Segoe UI" w:cs="Segoe UI"/>
          <w:color w:val="263238"/>
          <w:sz w:val="21"/>
          <w:szCs w:val="21"/>
        </w:rPr>
        <w:t> </w:t>
      </w:r>
      <w:r w:rsidR="00B402B5" w:rsidRPr="00B402B5">
        <w:rPr>
          <w:rFonts w:ascii="Segoe UI" w:hAnsi="Segoe UI" w:cs="Segoe UI"/>
          <w:i/>
          <w:iCs/>
          <w:color w:val="263238"/>
          <w:sz w:val="21"/>
          <w:szCs w:val="21"/>
        </w:rPr>
        <w:t>if </w:t>
      </w:r>
      <w:r w:rsidR="00B402B5" w:rsidRPr="00B402B5">
        <w:rPr>
          <w:rFonts w:ascii="Courier New" w:hAnsi="Courier New" w:cs="Courier New"/>
          <w:color w:val="546E7A"/>
          <w:sz w:val="20"/>
          <w:szCs w:val="20"/>
          <w:shd w:val="clear" w:color="auto" w:fill="F7F9FA"/>
        </w:rPr>
        <w:t>nums</w:t>
      </w:r>
      <w:r w:rsidR="00B402B5" w:rsidRPr="00B402B5">
        <w:rPr>
          <w:rFonts w:ascii="Segoe UI" w:hAnsi="Segoe UI" w:cs="Segoe UI"/>
          <w:i/>
          <w:iCs/>
          <w:color w:val="263238"/>
          <w:sz w:val="21"/>
          <w:szCs w:val="21"/>
        </w:rPr>
        <w:t> has a continuous subarray of size </w:t>
      </w:r>
      <w:r w:rsidR="00B402B5" w:rsidRPr="00B402B5">
        <w:rPr>
          <w:rFonts w:ascii="Segoe UI" w:hAnsi="Segoe UI" w:cs="Segoe UI"/>
          <w:b/>
          <w:bCs/>
          <w:i/>
          <w:iCs/>
          <w:color w:val="263238"/>
          <w:sz w:val="21"/>
          <w:szCs w:val="21"/>
        </w:rPr>
        <w:t>at least two</w:t>
      </w:r>
      <w:r w:rsidR="00B402B5" w:rsidRPr="00B402B5">
        <w:rPr>
          <w:rFonts w:ascii="Segoe UI" w:hAnsi="Segoe UI" w:cs="Segoe UI"/>
          <w:i/>
          <w:iCs/>
          <w:color w:val="263238"/>
          <w:sz w:val="21"/>
          <w:szCs w:val="21"/>
        </w:rPr>
        <w:t> whose elements sum up to a multiple of</w:t>
      </w:r>
      <w:r w:rsidR="00B402B5" w:rsidRPr="00B402B5">
        <w:rPr>
          <w:rFonts w:ascii="Segoe UI" w:hAnsi="Segoe UI" w:cs="Segoe UI"/>
          <w:color w:val="263238"/>
          <w:sz w:val="21"/>
          <w:szCs w:val="21"/>
        </w:rPr>
        <w:t> </w:t>
      </w:r>
      <w:r w:rsidR="00B402B5" w:rsidRPr="00B402B5">
        <w:rPr>
          <w:rFonts w:ascii="Courier New" w:hAnsi="Courier New" w:cs="Courier New"/>
          <w:color w:val="546E7A"/>
          <w:sz w:val="20"/>
          <w:szCs w:val="20"/>
          <w:shd w:val="clear" w:color="auto" w:fill="F7F9FA"/>
        </w:rPr>
        <w:t>k</w:t>
      </w:r>
      <w:r w:rsidR="00B402B5" w:rsidRPr="00B402B5">
        <w:rPr>
          <w:rFonts w:ascii="Segoe UI" w:hAnsi="Segoe UI" w:cs="Segoe UI"/>
          <w:i/>
          <w:iCs/>
          <w:color w:val="263238"/>
          <w:sz w:val="21"/>
          <w:szCs w:val="21"/>
        </w:rPr>
        <w:t>, or </w:t>
      </w:r>
      <w:r w:rsidR="00B402B5" w:rsidRPr="00B402B5">
        <w:rPr>
          <w:rFonts w:ascii="Courier New" w:hAnsi="Courier New" w:cs="Courier New"/>
          <w:color w:val="546E7A"/>
          <w:sz w:val="20"/>
          <w:szCs w:val="20"/>
          <w:shd w:val="clear" w:color="auto" w:fill="F7F9FA"/>
        </w:rPr>
        <w:t>false</w:t>
      </w:r>
      <w:r w:rsidR="00B402B5" w:rsidRPr="00B402B5">
        <w:rPr>
          <w:rFonts w:ascii="Segoe UI" w:hAnsi="Segoe UI" w:cs="Segoe UI"/>
          <w:i/>
          <w:iCs/>
          <w:color w:val="263238"/>
          <w:sz w:val="21"/>
          <w:szCs w:val="21"/>
        </w:rPr>
        <w:t> otherwise</w:t>
      </w:r>
      <w:r w:rsidR="00B402B5" w:rsidRPr="00B402B5">
        <w:rPr>
          <w:rFonts w:ascii="Segoe UI" w:hAnsi="Segoe UI" w:cs="Segoe UI"/>
          <w:color w:val="263238"/>
          <w:sz w:val="21"/>
          <w:szCs w:val="21"/>
        </w:rPr>
        <w:t>.</w:t>
      </w:r>
    </w:p>
    <w:p w14:paraId="745C0904" w14:textId="77777777" w:rsidR="00B402B5" w:rsidRPr="00B402B5" w:rsidRDefault="00B402B5" w:rsidP="00B402B5">
      <w:pPr>
        <w:shd w:val="clear" w:color="auto" w:fill="FFFFFF"/>
        <w:spacing w:after="240" w:line="240" w:lineRule="auto"/>
        <w:rPr>
          <w:rFonts w:ascii="Segoe UI" w:eastAsia="Times New Roman" w:hAnsi="Segoe UI" w:cs="Segoe UI"/>
          <w:color w:val="263238"/>
          <w:sz w:val="21"/>
          <w:szCs w:val="21"/>
        </w:rPr>
      </w:pPr>
      <w:r w:rsidRPr="00B402B5">
        <w:rPr>
          <w:rFonts w:ascii="Segoe UI" w:eastAsia="Times New Roman" w:hAnsi="Segoe UI" w:cs="Segoe UI"/>
          <w:color w:val="263238"/>
          <w:sz w:val="21"/>
          <w:szCs w:val="21"/>
        </w:rPr>
        <w:t>An integer </w:t>
      </w:r>
      <w:r w:rsidRPr="00B402B5">
        <w:rPr>
          <w:rFonts w:ascii="Courier New" w:eastAsia="Times New Roman" w:hAnsi="Courier New" w:cs="Courier New"/>
          <w:color w:val="546E7A"/>
          <w:sz w:val="20"/>
          <w:szCs w:val="20"/>
          <w:shd w:val="clear" w:color="auto" w:fill="F7F9FA"/>
        </w:rPr>
        <w:t>x</w:t>
      </w:r>
      <w:r w:rsidRPr="00B402B5">
        <w:rPr>
          <w:rFonts w:ascii="Segoe UI" w:eastAsia="Times New Roman" w:hAnsi="Segoe UI" w:cs="Segoe UI"/>
          <w:color w:val="263238"/>
          <w:sz w:val="21"/>
          <w:szCs w:val="21"/>
        </w:rPr>
        <w:t> is a multiple of </w:t>
      </w:r>
      <w:r w:rsidRPr="00B402B5">
        <w:rPr>
          <w:rFonts w:ascii="Courier New" w:eastAsia="Times New Roman" w:hAnsi="Courier New" w:cs="Courier New"/>
          <w:color w:val="546E7A"/>
          <w:sz w:val="20"/>
          <w:szCs w:val="20"/>
          <w:shd w:val="clear" w:color="auto" w:fill="F7F9FA"/>
        </w:rPr>
        <w:t>k</w:t>
      </w:r>
      <w:r w:rsidRPr="00B402B5">
        <w:rPr>
          <w:rFonts w:ascii="Segoe UI" w:eastAsia="Times New Roman" w:hAnsi="Segoe UI" w:cs="Segoe UI"/>
          <w:color w:val="263238"/>
          <w:sz w:val="21"/>
          <w:szCs w:val="21"/>
        </w:rPr>
        <w:t> if there exists an integer </w:t>
      </w:r>
      <w:r w:rsidRPr="00B402B5">
        <w:rPr>
          <w:rFonts w:ascii="Courier New" w:eastAsia="Times New Roman" w:hAnsi="Courier New" w:cs="Courier New"/>
          <w:color w:val="546E7A"/>
          <w:sz w:val="20"/>
          <w:szCs w:val="20"/>
          <w:shd w:val="clear" w:color="auto" w:fill="F7F9FA"/>
        </w:rPr>
        <w:t>n</w:t>
      </w:r>
      <w:r w:rsidRPr="00B402B5">
        <w:rPr>
          <w:rFonts w:ascii="Segoe UI" w:eastAsia="Times New Roman" w:hAnsi="Segoe UI" w:cs="Segoe UI"/>
          <w:color w:val="263238"/>
          <w:sz w:val="21"/>
          <w:szCs w:val="21"/>
        </w:rPr>
        <w:t> such that </w:t>
      </w:r>
      <w:r w:rsidRPr="00B402B5">
        <w:rPr>
          <w:rFonts w:ascii="Courier New" w:eastAsia="Times New Roman" w:hAnsi="Courier New" w:cs="Courier New"/>
          <w:color w:val="546E7A"/>
          <w:sz w:val="20"/>
          <w:szCs w:val="20"/>
          <w:shd w:val="clear" w:color="auto" w:fill="F7F9FA"/>
        </w:rPr>
        <w:t>x = n * k</w:t>
      </w:r>
      <w:r w:rsidRPr="00B402B5">
        <w:rPr>
          <w:rFonts w:ascii="Segoe UI" w:eastAsia="Times New Roman" w:hAnsi="Segoe UI" w:cs="Segoe UI"/>
          <w:color w:val="263238"/>
          <w:sz w:val="21"/>
          <w:szCs w:val="21"/>
        </w:rPr>
        <w:t>. </w:t>
      </w:r>
      <w:r w:rsidRPr="00B402B5">
        <w:rPr>
          <w:rFonts w:ascii="Courier New" w:eastAsia="Times New Roman" w:hAnsi="Courier New" w:cs="Courier New"/>
          <w:color w:val="546E7A"/>
          <w:sz w:val="20"/>
          <w:szCs w:val="20"/>
          <w:shd w:val="clear" w:color="auto" w:fill="F7F9FA"/>
        </w:rPr>
        <w:t>0</w:t>
      </w:r>
      <w:r w:rsidRPr="00B402B5">
        <w:rPr>
          <w:rFonts w:ascii="Segoe UI" w:eastAsia="Times New Roman" w:hAnsi="Segoe UI" w:cs="Segoe UI"/>
          <w:color w:val="263238"/>
          <w:sz w:val="21"/>
          <w:szCs w:val="21"/>
        </w:rPr>
        <w:t> is </w:t>
      </w:r>
      <w:r w:rsidRPr="00B402B5">
        <w:rPr>
          <w:rFonts w:ascii="Segoe UI" w:eastAsia="Times New Roman" w:hAnsi="Segoe UI" w:cs="Segoe UI"/>
          <w:b/>
          <w:bCs/>
          <w:color w:val="263238"/>
          <w:sz w:val="21"/>
          <w:szCs w:val="21"/>
        </w:rPr>
        <w:t>always</w:t>
      </w:r>
      <w:r w:rsidRPr="00B402B5">
        <w:rPr>
          <w:rFonts w:ascii="Segoe UI" w:eastAsia="Times New Roman" w:hAnsi="Segoe UI" w:cs="Segoe UI"/>
          <w:color w:val="263238"/>
          <w:sz w:val="21"/>
          <w:szCs w:val="21"/>
        </w:rPr>
        <w:t> a multiple of </w:t>
      </w:r>
      <w:r w:rsidRPr="00B402B5">
        <w:rPr>
          <w:rFonts w:ascii="Courier New" w:eastAsia="Times New Roman" w:hAnsi="Courier New" w:cs="Courier New"/>
          <w:color w:val="546E7A"/>
          <w:sz w:val="20"/>
          <w:szCs w:val="20"/>
          <w:shd w:val="clear" w:color="auto" w:fill="F7F9FA"/>
        </w:rPr>
        <w:t>k</w:t>
      </w:r>
      <w:r w:rsidRPr="00B402B5">
        <w:rPr>
          <w:rFonts w:ascii="Segoe UI" w:eastAsia="Times New Roman" w:hAnsi="Segoe UI" w:cs="Segoe UI"/>
          <w:color w:val="263238"/>
          <w:sz w:val="21"/>
          <w:szCs w:val="21"/>
        </w:rPr>
        <w:t>.</w:t>
      </w:r>
    </w:p>
    <w:p w14:paraId="09D2DA03" w14:textId="77777777" w:rsidR="00B402B5" w:rsidRPr="00B402B5" w:rsidRDefault="00B402B5" w:rsidP="00B402B5">
      <w:pPr>
        <w:shd w:val="clear" w:color="auto" w:fill="FFFFFF"/>
        <w:spacing w:after="240" w:line="240" w:lineRule="auto"/>
        <w:rPr>
          <w:rFonts w:ascii="Segoe UI" w:eastAsia="Times New Roman" w:hAnsi="Segoe UI" w:cs="Segoe UI"/>
          <w:color w:val="263238"/>
          <w:sz w:val="21"/>
          <w:szCs w:val="21"/>
        </w:rPr>
      </w:pPr>
      <w:r w:rsidRPr="00B402B5">
        <w:rPr>
          <w:rFonts w:ascii="Segoe UI" w:eastAsia="Times New Roman" w:hAnsi="Segoe UI" w:cs="Segoe UI"/>
          <w:color w:val="263238"/>
          <w:sz w:val="21"/>
          <w:szCs w:val="21"/>
        </w:rPr>
        <w:t> </w:t>
      </w:r>
    </w:p>
    <w:p w14:paraId="79026CCB" w14:textId="77777777" w:rsidR="00B402B5" w:rsidRPr="00B402B5" w:rsidRDefault="00B402B5" w:rsidP="00B402B5">
      <w:pPr>
        <w:shd w:val="clear" w:color="auto" w:fill="FFFFFF"/>
        <w:spacing w:after="240" w:line="240" w:lineRule="auto"/>
        <w:rPr>
          <w:rFonts w:ascii="Segoe UI" w:eastAsia="Times New Roman" w:hAnsi="Segoe UI" w:cs="Segoe UI"/>
          <w:color w:val="263238"/>
          <w:sz w:val="21"/>
          <w:szCs w:val="21"/>
        </w:rPr>
      </w:pPr>
      <w:r w:rsidRPr="00B402B5">
        <w:rPr>
          <w:rFonts w:ascii="Segoe UI" w:eastAsia="Times New Roman" w:hAnsi="Segoe UI" w:cs="Segoe UI"/>
          <w:b/>
          <w:bCs/>
          <w:color w:val="263238"/>
          <w:sz w:val="21"/>
          <w:szCs w:val="21"/>
        </w:rPr>
        <w:t>Example 1:</w:t>
      </w:r>
    </w:p>
    <w:p w14:paraId="6D14A16D" w14:textId="77777777" w:rsidR="00B402B5" w:rsidRPr="00B402B5" w:rsidRDefault="00B402B5" w:rsidP="00B402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02B5">
        <w:rPr>
          <w:rFonts w:ascii="Consolas" w:eastAsia="Times New Roman" w:hAnsi="Consolas" w:cs="Courier New"/>
          <w:b/>
          <w:bCs/>
          <w:color w:val="263238"/>
          <w:sz w:val="20"/>
          <w:szCs w:val="20"/>
        </w:rPr>
        <w:t>Input:</w:t>
      </w:r>
      <w:r w:rsidRPr="00B402B5">
        <w:rPr>
          <w:rFonts w:ascii="Consolas" w:eastAsia="Times New Roman" w:hAnsi="Consolas" w:cs="Courier New"/>
          <w:color w:val="263238"/>
          <w:sz w:val="20"/>
          <w:szCs w:val="20"/>
        </w:rPr>
        <w:t xml:space="preserve"> nums = [23,</w:t>
      </w:r>
      <w:r w:rsidRPr="00B402B5">
        <w:rPr>
          <w:rFonts w:ascii="Consolas" w:eastAsia="Times New Roman" w:hAnsi="Consolas" w:cs="Courier New"/>
          <w:color w:val="263238"/>
          <w:sz w:val="20"/>
          <w:szCs w:val="20"/>
          <w:u w:val="single"/>
        </w:rPr>
        <w:t>2,4</w:t>
      </w:r>
      <w:r w:rsidRPr="00B402B5">
        <w:rPr>
          <w:rFonts w:ascii="Consolas" w:eastAsia="Times New Roman" w:hAnsi="Consolas" w:cs="Courier New"/>
          <w:color w:val="263238"/>
          <w:sz w:val="20"/>
          <w:szCs w:val="20"/>
        </w:rPr>
        <w:t>,6,7], k = 6</w:t>
      </w:r>
    </w:p>
    <w:p w14:paraId="4B81D233" w14:textId="77777777" w:rsidR="00B402B5" w:rsidRPr="00B402B5" w:rsidRDefault="00B402B5" w:rsidP="00B402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02B5">
        <w:rPr>
          <w:rFonts w:ascii="Consolas" w:eastAsia="Times New Roman" w:hAnsi="Consolas" w:cs="Courier New"/>
          <w:b/>
          <w:bCs/>
          <w:color w:val="263238"/>
          <w:sz w:val="20"/>
          <w:szCs w:val="20"/>
        </w:rPr>
        <w:t>Output:</w:t>
      </w:r>
      <w:r w:rsidRPr="00B402B5">
        <w:rPr>
          <w:rFonts w:ascii="Consolas" w:eastAsia="Times New Roman" w:hAnsi="Consolas" w:cs="Courier New"/>
          <w:color w:val="263238"/>
          <w:sz w:val="20"/>
          <w:szCs w:val="20"/>
        </w:rPr>
        <w:t xml:space="preserve"> true</w:t>
      </w:r>
    </w:p>
    <w:p w14:paraId="0D8D6DD2" w14:textId="0E594F0C" w:rsidR="00AF2438" w:rsidRPr="006C7DE6" w:rsidRDefault="00B402B5" w:rsidP="006C7D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02B5">
        <w:rPr>
          <w:rFonts w:ascii="Consolas" w:eastAsia="Times New Roman" w:hAnsi="Consolas" w:cs="Courier New"/>
          <w:b/>
          <w:bCs/>
          <w:color w:val="263238"/>
          <w:sz w:val="20"/>
          <w:szCs w:val="20"/>
        </w:rPr>
        <w:t>Explanation:</w:t>
      </w:r>
      <w:r w:rsidRPr="00B402B5">
        <w:rPr>
          <w:rFonts w:ascii="Consolas" w:eastAsia="Times New Roman" w:hAnsi="Consolas" w:cs="Courier New"/>
          <w:color w:val="263238"/>
          <w:sz w:val="20"/>
          <w:szCs w:val="20"/>
        </w:rPr>
        <w:t xml:space="preserve"> [2, 4] is a continuous subarray of size 2 whose elements sum up to 6.</w:t>
      </w:r>
    </w:p>
    <w:p w14:paraId="32181222" w14:textId="77777777" w:rsidR="006C7DE6" w:rsidRPr="006C7DE6" w:rsidRDefault="00AF2438" w:rsidP="006C7DE6">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6C7DE6" w:rsidRPr="006C7DE6">
        <w:rPr>
          <w:rFonts w:ascii="Arial" w:hAnsi="Arial" w:cs="Arial"/>
          <w:color w:val="333333"/>
          <w:sz w:val="27"/>
          <w:szCs w:val="27"/>
        </w:rPr>
        <w:t xml:space="preserve"> bool checkSubarraySum(vector&lt;int&gt;&amp; nums, int k) {</w:t>
      </w:r>
    </w:p>
    <w:p w14:paraId="607C7991"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if(nums.size()&lt;2)</w:t>
      </w:r>
    </w:p>
    <w:p w14:paraId="22509A00"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return 0;</w:t>
      </w:r>
    </w:p>
    <w:p w14:paraId="0930C22D"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unordered_map&lt;int,int&gt;mp;</w:t>
      </w:r>
    </w:p>
    <w:p w14:paraId="2E95F976"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mp[0]=-1;</w:t>
      </w:r>
    </w:p>
    <w:p w14:paraId="4A8FF7C9"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int curr_sum=0;</w:t>
      </w:r>
    </w:p>
    <w:p w14:paraId="1021C4A5"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for(int i=0;i&lt;nums.size();i++)</w:t>
      </w:r>
    </w:p>
    <w:p w14:paraId="7A81B39F"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lastRenderedPageBreak/>
        <w:t xml:space="preserve">        {</w:t>
      </w:r>
    </w:p>
    <w:p w14:paraId="5CD4D81E"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curr_sum+=nums[i];</w:t>
      </w:r>
    </w:p>
    <w:p w14:paraId="6C73CC64"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if(k!=0)</w:t>
      </w:r>
    </w:p>
    <w:p w14:paraId="3174FBD6"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curr_sum=curr_sum%k;</w:t>
      </w:r>
    </w:p>
    <w:p w14:paraId="6FEDFC9B"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if(mp.find(curr_sum)!=mp.end())</w:t>
      </w:r>
    </w:p>
    <w:p w14:paraId="1800CB89"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w:t>
      </w:r>
    </w:p>
    <w:p w14:paraId="718CF8BE"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if(i-mp[curr_sum]&gt;1)</w:t>
      </w:r>
    </w:p>
    <w:p w14:paraId="482F9725"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return 1;</w:t>
      </w:r>
    </w:p>
    <w:p w14:paraId="64C645AC"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w:t>
      </w:r>
    </w:p>
    <w:p w14:paraId="256BD285"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else</w:t>
      </w:r>
    </w:p>
    <w:p w14:paraId="3477F589"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mp[curr_sum]=i;</w:t>
      </w:r>
    </w:p>
    <w:p w14:paraId="79134B9A"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w:t>
      </w:r>
    </w:p>
    <w:p w14:paraId="7448540B" w14:textId="77777777" w:rsidR="006C7DE6" w:rsidRPr="006C7DE6" w:rsidRDefault="006C7DE6" w:rsidP="006C7DE6">
      <w:pPr>
        <w:pStyle w:val="NormalWeb"/>
        <w:shd w:val="clear" w:color="auto" w:fill="FFFFFF"/>
        <w:spacing w:after="150"/>
        <w:rPr>
          <w:rFonts w:ascii="Arial" w:hAnsi="Arial" w:cs="Arial"/>
          <w:color w:val="333333"/>
          <w:sz w:val="27"/>
          <w:szCs w:val="27"/>
        </w:rPr>
      </w:pPr>
      <w:r w:rsidRPr="006C7DE6">
        <w:rPr>
          <w:rFonts w:ascii="Arial" w:hAnsi="Arial" w:cs="Arial"/>
          <w:color w:val="333333"/>
          <w:sz w:val="27"/>
          <w:szCs w:val="27"/>
        </w:rPr>
        <w:t xml:space="preserve">        return 0;</w:t>
      </w:r>
    </w:p>
    <w:p w14:paraId="336302D5" w14:textId="15CD2901" w:rsidR="00AF2438" w:rsidRDefault="006C7DE6" w:rsidP="006C7DE6">
      <w:pPr>
        <w:pStyle w:val="NormalWeb"/>
        <w:shd w:val="clear" w:color="auto" w:fill="FFFFFF"/>
        <w:spacing w:before="0" w:beforeAutospacing="0" w:after="150" w:afterAutospacing="0"/>
        <w:rPr>
          <w:rFonts w:ascii="Arial" w:hAnsi="Arial" w:cs="Arial"/>
          <w:color w:val="333333"/>
          <w:sz w:val="27"/>
          <w:szCs w:val="27"/>
        </w:rPr>
      </w:pPr>
      <w:r w:rsidRPr="006C7DE6">
        <w:rPr>
          <w:rFonts w:ascii="Arial" w:hAnsi="Arial" w:cs="Arial"/>
          <w:color w:val="333333"/>
          <w:sz w:val="27"/>
          <w:szCs w:val="27"/>
        </w:rPr>
        <w:t xml:space="preserve">    }</w:t>
      </w:r>
    </w:p>
    <w:p w14:paraId="0313E263" w14:textId="3E15EF1D" w:rsidR="00CC53C5" w:rsidRPr="00CC53C5" w:rsidRDefault="006C7DE6" w:rsidP="00CC53C5">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239)</w:t>
      </w:r>
      <w:r w:rsidR="00CC53C5" w:rsidRPr="00CC53C5">
        <w:rPr>
          <w:rFonts w:ascii="Segoe UI" w:hAnsi="Segoe UI" w:cs="Segoe UI"/>
          <w:color w:val="263238"/>
          <w:sz w:val="21"/>
          <w:szCs w:val="21"/>
        </w:rPr>
        <w:t xml:space="preserve"> The chess knight has a </w:t>
      </w:r>
      <w:r w:rsidR="00CC53C5" w:rsidRPr="00CC53C5">
        <w:rPr>
          <w:rFonts w:ascii="Segoe UI" w:hAnsi="Segoe UI" w:cs="Segoe UI"/>
          <w:b/>
          <w:bCs/>
          <w:color w:val="263238"/>
          <w:sz w:val="21"/>
          <w:szCs w:val="21"/>
        </w:rPr>
        <w:t>unique movement</w:t>
      </w:r>
      <w:r w:rsidR="00CC53C5" w:rsidRPr="00CC53C5">
        <w:rPr>
          <w:rFonts w:ascii="Segoe UI" w:hAnsi="Segoe UI" w:cs="Segoe UI"/>
          <w:color w:val="263238"/>
          <w:sz w:val="21"/>
          <w:szCs w:val="21"/>
        </w:rPr>
        <w:t>, it may move two squares vertically and one square horizontally, or two squares horizontally and one square vertically (with both forming the shape of an </w:t>
      </w:r>
      <w:r w:rsidR="00CC53C5" w:rsidRPr="00CC53C5">
        <w:rPr>
          <w:rFonts w:ascii="Segoe UI" w:hAnsi="Segoe UI" w:cs="Segoe UI"/>
          <w:b/>
          <w:bCs/>
          <w:color w:val="263238"/>
          <w:sz w:val="21"/>
          <w:szCs w:val="21"/>
        </w:rPr>
        <w:t>L</w:t>
      </w:r>
      <w:r w:rsidR="00CC53C5" w:rsidRPr="00CC53C5">
        <w:rPr>
          <w:rFonts w:ascii="Segoe UI" w:hAnsi="Segoe UI" w:cs="Segoe UI"/>
          <w:color w:val="263238"/>
          <w:sz w:val="21"/>
          <w:szCs w:val="21"/>
        </w:rPr>
        <w:t>). The possible movements of chess knight are shown in this diagaram:</w:t>
      </w:r>
    </w:p>
    <w:p w14:paraId="2CE0B02E"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t>A chess knight can move as indicated in the chess diagram below:</w:t>
      </w:r>
    </w:p>
    <w:p w14:paraId="42D3A1BD" w14:textId="5F0DBF37" w:rsidR="00CC53C5" w:rsidRPr="00CC53C5" w:rsidRDefault="00CC53C5" w:rsidP="00CC53C5">
      <w:pPr>
        <w:spacing w:after="0" w:line="240" w:lineRule="auto"/>
        <w:rPr>
          <w:rFonts w:ascii="Times New Roman" w:eastAsia="Times New Roman" w:hAnsi="Times New Roman" w:cs="Times New Roman"/>
          <w:sz w:val="24"/>
          <w:szCs w:val="24"/>
        </w:rPr>
      </w:pPr>
      <w:r w:rsidRPr="00CC53C5">
        <w:rPr>
          <w:rFonts w:ascii="Times New Roman" w:eastAsia="Times New Roman" w:hAnsi="Times New Roman" w:cs="Times New Roman"/>
          <w:noProof/>
          <w:sz w:val="24"/>
          <w:szCs w:val="24"/>
        </w:rPr>
        <w:lastRenderedPageBreak/>
        <w:drawing>
          <wp:inline distT="0" distB="0" distL="0" distR="0" wp14:anchorId="17821B87" wp14:editId="6016A03A">
            <wp:extent cx="3830955" cy="38309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30955" cy="3830955"/>
                    </a:xfrm>
                    <a:prstGeom prst="rect">
                      <a:avLst/>
                    </a:prstGeom>
                    <a:noFill/>
                    <a:ln>
                      <a:noFill/>
                    </a:ln>
                  </pic:spPr>
                </pic:pic>
              </a:graphicData>
            </a:graphic>
          </wp:inline>
        </w:drawing>
      </w:r>
    </w:p>
    <w:p w14:paraId="4BF0B603"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t>We have a chess knight and a phone pad as shown below, the knight </w:t>
      </w:r>
      <w:r w:rsidRPr="00CC53C5">
        <w:rPr>
          <w:rFonts w:ascii="Segoe UI" w:eastAsia="Times New Roman" w:hAnsi="Segoe UI" w:cs="Segoe UI"/>
          <w:b/>
          <w:bCs/>
          <w:color w:val="263238"/>
          <w:sz w:val="21"/>
          <w:szCs w:val="21"/>
        </w:rPr>
        <w:t>can only stand on a numeric cell</w:t>
      </w:r>
      <w:r w:rsidRPr="00CC53C5">
        <w:rPr>
          <w:rFonts w:ascii="Segoe UI" w:eastAsia="Times New Roman" w:hAnsi="Segoe UI" w:cs="Segoe UI"/>
          <w:color w:val="263238"/>
          <w:sz w:val="21"/>
          <w:szCs w:val="21"/>
        </w:rPr>
        <w:t> (i.e. blue cell).</w:t>
      </w:r>
    </w:p>
    <w:p w14:paraId="6C836F92" w14:textId="749D0461" w:rsidR="00CC53C5" w:rsidRPr="00CC53C5" w:rsidRDefault="00CC53C5" w:rsidP="00CC53C5">
      <w:pPr>
        <w:spacing w:after="0" w:line="240" w:lineRule="auto"/>
        <w:rPr>
          <w:rFonts w:ascii="Times New Roman" w:eastAsia="Times New Roman" w:hAnsi="Times New Roman" w:cs="Times New Roman"/>
          <w:sz w:val="24"/>
          <w:szCs w:val="24"/>
        </w:rPr>
      </w:pPr>
      <w:r w:rsidRPr="00CC53C5">
        <w:rPr>
          <w:rFonts w:ascii="Times New Roman" w:eastAsia="Times New Roman" w:hAnsi="Times New Roman" w:cs="Times New Roman"/>
          <w:noProof/>
          <w:sz w:val="24"/>
          <w:szCs w:val="24"/>
        </w:rPr>
        <w:drawing>
          <wp:inline distT="0" distB="0" distL="0" distR="0" wp14:anchorId="7566C802" wp14:editId="5D6E897A">
            <wp:extent cx="2306955" cy="30689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06955" cy="3068955"/>
                    </a:xfrm>
                    <a:prstGeom prst="rect">
                      <a:avLst/>
                    </a:prstGeom>
                    <a:noFill/>
                    <a:ln>
                      <a:noFill/>
                    </a:ln>
                  </pic:spPr>
                </pic:pic>
              </a:graphicData>
            </a:graphic>
          </wp:inline>
        </w:drawing>
      </w:r>
    </w:p>
    <w:p w14:paraId="095C361E"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t>Given an integer </w:t>
      </w:r>
      <w:r w:rsidRPr="00CC53C5">
        <w:rPr>
          <w:rFonts w:ascii="Courier New" w:eastAsia="Times New Roman" w:hAnsi="Courier New" w:cs="Courier New"/>
          <w:color w:val="546E7A"/>
          <w:sz w:val="20"/>
          <w:szCs w:val="20"/>
          <w:shd w:val="clear" w:color="auto" w:fill="F7F9FA"/>
        </w:rPr>
        <w:t>n</w:t>
      </w:r>
      <w:r w:rsidRPr="00CC53C5">
        <w:rPr>
          <w:rFonts w:ascii="Segoe UI" w:eastAsia="Times New Roman" w:hAnsi="Segoe UI" w:cs="Segoe UI"/>
          <w:color w:val="263238"/>
          <w:sz w:val="21"/>
          <w:szCs w:val="21"/>
        </w:rPr>
        <w:t>, return how many distinct phone numbers of length </w:t>
      </w:r>
      <w:r w:rsidRPr="00CC53C5">
        <w:rPr>
          <w:rFonts w:ascii="Courier New" w:eastAsia="Times New Roman" w:hAnsi="Courier New" w:cs="Courier New"/>
          <w:color w:val="546E7A"/>
          <w:sz w:val="20"/>
          <w:szCs w:val="20"/>
          <w:shd w:val="clear" w:color="auto" w:fill="F7F9FA"/>
        </w:rPr>
        <w:t>n</w:t>
      </w:r>
      <w:r w:rsidRPr="00CC53C5">
        <w:rPr>
          <w:rFonts w:ascii="Segoe UI" w:eastAsia="Times New Roman" w:hAnsi="Segoe UI" w:cs="Segoe UI"/>
          <w:color w:val="263238"/>
          <w:sz w:val="21"/>
          <w:szCs w:val="21"/>
        </w:rPr>
        <w:t> we can dial.</w:t>
      </w:r>
    </w:p>
    <w:p w14:paraId="3194DCF7"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t>You are allowed to place the knight </w:t>
      </w:r>
      <w:r w:rsidRPr="00CC53C5">
        <w:rPr>
          <w:rFonts w:ascii="Segoe UI" w:eastAsia="Times New Roman" w:hAnsi="Segoe UI" w:cs="Segoe UI"/>
          <w:b/>
          <w:bCs/>
          <w:color w:val="263238"/>
          <w:sz w:val="21"/>
          <w:szCs w:val="21"/>
        </w:rPr>
        <w:t>on any numeric cell</w:t>
      </w:r>
      <w:r w:rsidRPr="00CC53C5">
        <w:rPr>
          <w:rFonts w:ascii="Segoe UI" w:eastAsia="Times New Roman" w:hAnsi="Segoe UI" w:cs="Segoe UI"/>
          <w:color w:val="263238"/>
          <w:sz w:val="21"/>
          <w:szCs w:val="21"/>
        </w:rPr>
        <w:t> initially and then you should perform </w:t>
      </w:r>
      <w:r w:rsidRPr="00CC53C5">
        <w:rPr>
          <w:rFonts w:ascii="Courier New" w:eastAsia="Times New Roman" w:hAnsi="Courier New" w:cs="Courier New"/>
          <w:color w:val="546E7A"/>
          <w:sz w:val="20"/>
          <w:szCs w:val="20"/>
          <w:shd w:val="clear" w:color="auto" w:fill="F7F9FA"/>
        </w:rPr>
        <w:t>n - 1</w:t>
      </w:r>
      <w:r w:rsidRPr="00CC53C5">
        <w:rPr>
          <w:rFonts w:ascii="Segoe UI" w:eastAsia="Times New Roman" w:hAnsi="Segoe UI" w:cs="Segoe UI"/>
          <w:color w:val="263238"/>
          <w:sz w:val="21"/>
          <w:szCs w:val="21"/>
        </w:rPr>
        <w:t> jumps to dial a number of length </w:t>
      </w:r>
      <w:r w:rsidRPr="00CC53C5">
        <w:rPr>
          <w:rFonts w:ascii="Courier New" w:eastAsia="Times New Roman" w:hAnsi="Courier New" w:cs="Courier New"/>
          <w:color w:val="546E7A"/>
          <w:sz w:val="20"/>
          <w:szCs w:val="20"/>
          <w:shd w:val="clear" w:color="auto" w:fill="F7F9FA"/>
        </w:rPr>
        <w:t>n</w:t>
      </w:r>
      <w:r w:rsidRPr="00CC53C5">
        <w:rPr>
          <w:rFonts w:ascii="Segoe UI" w:eastAsia="Times New Roman" w:hAnsi="Segoe UI" w:cs="Segoe UI"/>
          <w:color w:val="263238"/>
          <w:sz w:val="21"/>
          <w:szCs w:val="21"/>
        </w:rPr>
        <w:t>. All jumps should be </w:t>
      </w:r>
      <w:r w:rsidRPr="00CC53C5">
        <w:rPr>
          <w:rFonts w:ascii="Segoe UI" w:eastAsia="Times New Roman" w:hAnsi="Segoe UI" w:cs="Segoe UI"/>
          <w:b/>
          <w:bCs/>
          <w:color w:val="263238"/>
          <w:sz w:val="21"/>
          <w:szCs w:val="21"/>
        </w:rPr>
        <w:t>valid</w:t>
      </w:r>
      <w:r w:rsidRPr="00CC53C5">
        <w:rPr>
          <w:rFonts w:ascii="Segoe UI" w:eastAsia="Times New Roman" w:hAnsi="Segoe UI" w:cs="Segoe UI"/>
          <w:color w:val="263238"/>
          <w:sz w:val="21"/>
          <w:szCs w:val="21"/>
        </w:rPr>
        <w:t> knight jumps.</w:t>
      </w:r>
    </w:p>
    <w:p w14:paraId="36EDAED2"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lastRenderedPageBreak/>
        <w:t>As the answer may be very large, </w:t>
      </w:r>
      <w:r w:rsidRPr="00CC53C5">
        <w:rPr>
          <w:rFonts w:ascii="Segoe UI" w:eastAsia="Times New Roman" w:hAnsi="Segoe UI" w:cs="Segoe UI"/>
          <w:b/>
          <w:bCs/>
          <w:color w:val="263238"/>
          <w:sz w:val="21"/>
          <w:szCs w:val="21"/>
        </w:rPr>
        <w:t>return the answer modulo</w:t>
      </w:r>
      <w:r w:rsidRPr="00CC53C5">
        <w:rPr>
          <w:rFonts w:ascii="Segoe UI" w:eastAsia="Times New Roman" w:hAnsi="Segoe UI" w:cs="Segoe UI"/>
          <w:color w:val="263238"/>
          <w:sz w:val="21"/>
          <w:szCs w:val="21"/>
        </w:rPr>
        <w:t> </w:t>
      </w:r>
      <w:r w:rsidRPr="00CC53C5">
        <w:rPr>
          <w:rFonts w:ascii="Courier New" w:eastAsia="Times New Roman" w:hAnsi="Courier New" w:cs="Courier New"/>
          <w:color w:val="546E7A"/>
          <w:sz w:val="20"/>
          <w:szCs w:val="20"/>
          <w:shd w:val="clear" w:color="auto" w:fill="F7F9FA"/>
        </w:rPr>
        <w:t>10</w:t>
      </w:r>
      <w:r w:rsidRPr="00CC53C5">
        <w:rPr>
          <w:rFonts w:ascii="Courier New" w:eastAsia="Times New Roman" w:hAnsi="Courier New" w:cs="Courier New"/>
          <w:color w:val="546E7A"/>
          <w:sz w:val="15"/>
          <w:szCs w:val="15"/>
          <w:shd w:val="clear" w:color="auto" w:fill="F7F9FA"/>
          <w:vertAlign w:val="superscript"/>
        </w:rPr>
        <w:t>9</w:t>
      </w:r>
      <w:r w:rsidRPr="00CC53C5">
        <w:rPr>
          <w:rFonts w:ascii="Courier New" w:eastAsia="Times New Roman" w:hAnsi="Courier New" w:cs="Courier New"/>
          <w:color w:val="546E7A"/>
          <w:sz w:val="20"/>
          <w:szCs w:val="20"/>
          <w:shd w:val="clear" w:color="auto" w:fill="F7F9FA"/>
        </w:rPr>
        <w:t> + 7</w:t>
      </w:r>
      <w:r w:rsidRPr="00CC53C5">
        <w:rPr>
          <w:rFonts w:ascii="Segoe UI" w:eastAsia="Times New Roman" w:hAnsi="Segoe UI" w:cs="Segoe UI"/>
          <w:color w:val="263238"/>
          <w:sz w:val="21"/>
          <w:szCs w:val="21"/>
        </w:rPr>
        <w:t>.</w:t>
      </w:r>
    </w:p>
    <w:p w14:paraId="575885E1"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color w:val="263238"/>
          <w:sz w:val="21"/>
          <w:szCs w:val="21"/>
        </w:rPr>
        <w:t> </w:t>
      </w:r>
    </w:p>
    <w:p w14:paraId="7A14EF89" w14:textId="77777777" w:rsidR="00CC53C5" w:rsidRPr="00CC53C5" w:rsidRDefault="00CC53C5" w:rsidP="00CC53C5">
      <w:pPr>
        <w:shd w:val="clear" w:color="auto" w:fill="FFFFFF"/>
        <w:spacing w:after="240" w:line="240" w:lineRule="auto"/>
        <w:rPr>
          <w:rFonts w:ascii="Segoe UI" w:eastAsia="Times New Roman" w:hAnsi="Segoe UI" w:cs="Segoe UI"/>
          <w:color w:val="263238"/>
          <w:sz w:val="21"/>
          <w:szCs w:val="21"/>
        </w:rPr>
      </w:pPr>
      <w:r w:rsidRPr="00CC53C5">
        <w:rPr>
          <w:rFonts w:ascii="Segoe UI" w:eastAsia="Times New Roman" w:hAnsi="Segoe UI" w:cs="Segoe UI"/>
          <w:b/>
          <w:bCs/>
          <w:color w:val="263238"/>
          <w:sz w:val="21"/>
          <w:szCs w:val="21"/>
        </w:rPr>
        <w:t>Example 1:</w:t>
      </w:r>
    </w:p>
    <w:p w14:paraId="10366311" w14:textId="77777777" w:rsidR="00CC53C5" w:rsidRPr="00CC53C5" w:rsidRDefault="00CC53C5" w:rsidP="00CC53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53C5">
        <w:rPr>
          <w:rFonts w:ascii="Consolas" w:eastAsia="Times New Roman" w:hAnsi="Consolas" w:cs="Courier New"/>
          <w:b/>
          <w:bCs/>
          <w:color w:val="263238"/>
          <w:sz w:val="20"/>
          <w:szCs w:val="20"/>
        </w:rPr>
        <w:t>Input:</w:t>
      </w:r>
      <w:r w:rsidRPr="00CC53C5">
        <w:rPr>
          <w:rFonts w:ascii="Consolas" w:eastAsia="Times New Roman" w:hAnsi="Consolas" w:cs="Courier New"/>
          <w:color w:val="263238"/>
          <w:sz w:val="20"/>
          <w:szCs w:val="20"/>
        </w:rPr>
        <w:t xml:space="preserve"> n = 1</w:t>
      </w:r>
    </w:p>
    <w:p w14:paraId="1183463D" w14:textId="77777777" w:rsidR="00CC53C5" w:rsidRPr="00CC53C5" w:rsidRDefault="00CC53C5" w:rsidP="00CC53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53C5">
        <w:rPr>
          <w:rFonts w:ascii="Consolas" w:eastAsia="Times New Roman" w:hAnsi="Consolas" w:cs="Courier New"/>
          <w:b/>
          <w:bCs/>
          <w:color w:val="263238"/>
          <w:sz w:val="20"/>
          <w:szCs w:val="20"/>
        </w:rPr>
        <w:t>Output:</w:t>
      </w:r>
      <w:r w:rsidRPr="00CC53C5">
        <w:rPr>
          <w:rFonts w:ascii="Consolas" w:eastAsia="Times New Roman" w:hAnsi="Consolas" w:cs="Courier New"/>
          <w:color w:val="263238"/>
          <w:sz w:val="20"/>
          <w:szCs w:val="20"/>
        </w:rPr>
        <w:t xml:space="preserve"> 10</w:t>
      </w:r>
    </w:p>
    <w:p w14:paraId="5A4BBD01" w14:textId="18E527AF" w:rsidR="006C7DE6" w:rsidRPr="00CB6823" w:rsidRDefault="00CC53C5" w:rsidP="00CB68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C53C5">
        <w:rPr>
          <w:rFonts w:ascii="Consolas" w:eastAsia="Times New Roman" w:hAnsi="Consolas" w:cs="Courier New"/>
          <w:b/>
          <w:bCs/>
          <w:color w:val="263238"/>
          <w:sz w:val="20"/>
          <w:szCs w:val="20"/>
        </w:rPr>
        <w:t>Explanation:</w:t>
      </w:r>
      <w:r w:rsidRPr="00CC53C5">
        <w:rPr>
          <w:rFonts w:ascii="Consolas" w:eastAsia="Times New Roman" w:hAnsi="Consolas" w:cs="Courier New"/>
          <w:color w:val="263238"/>
          <w:sz w:val="20"/>
          <w:szCs w:val="20"/>
        </w:rPr>
        <w:t xml:space="preserve"> We need to dial a number of length 1, so placing the knight over any numeric cell of the 10 cells is sufficient.</w:t>
      </w:r>
    </w:p>
    <w:p w14:paraId="27C0D3C5" w14:textId="77777777" w:rsidR="00CB6823" w:rsidRPr="00CB6823" w:rsidRDefault="00161578" w:rsidP="00CB6823">
      <w:pPr>
        <w:pStyle w:val="NormalWeb"/>
        <w:shd w:val="clear" w:color="auto" w:fill="FFFFFF"/>
        <w:spacing w:after="150"/>
        <w:rPr>
          <w:rFonts w:ascii="Arial" w:hAnsi="Arial" w:cs="Arial"/>
          <w:color w:val="333333"/>
          <w:sz w:val="27"/>
          <w:szCs w:val="27"/>
        </w:rPr>
      </w:pPr>
      <w:r>
        <w:rPr>
          <w:rFonts w:ascii="Arial" w:hAnsi="Arial" w:cs="Arial"/>
          <w:color w:val="333333"/>
          <w:sz w:val="27"/>
          <w:szCs w:val="27"/>
        </w:rPr>
        <w:t>:</w:t>
      </w:r>
      <w:r w:rsidR="00CB6823" w:rsidRPr="00CB6823">
        <w:rPr>
          <w:rFonts w:ascii="Arial" w:hAnsi="Arial" w:cs="Arial"/>
          <w:color w:val="333333"/>
          <w:sz w:val="27"/>
          <w:szCs w:val="27"/>
        </w:rPr>
        <w:t xml:space="preserve"> int knightDialer(int n) {</w:t>
      </w:r>
    </w:p>
    <w:p w14:paraId="2B88F9BE"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if(n==1)</w:t>
      </w:r>
    </w:p>
    <w:p w14:paraId="40E1CB4F"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return 10;</w:t>
      </w:r>
    </w:p>
    <w:p w14:paraId="31417502"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int mod=1000000007;</w:t>
      </w:r>
    </w:p>
    <w:p w14:paraId="3732A95D"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vector&lt;long long int&gt;ans1(10,1);</w:t>
      </w:r>
    </w:p>
    <w:p w14:paraId="2D98343F"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vector&lt;long long int&gt;ans2(10);</w:t>
      </w:r>
    </w:p>
    <w:p w14:paraId="43191819"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ans1[5]=0;</w:t>
      </w:r>
    </w:p>
    <w:p w14:paraId="34BE4E4D"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for(int i=1;i&lt;n;i++)</w:t>
      </w:r>
    </w:p>
    <w:p w14:paraId="03CEA3F0"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w:t>
      </w:r>
    </w:p>
    <w:p w14:paraId="2973D800"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ans2[0]=(ans1[4]+ans1[6])%mod;</w:t>
      </w:r>
    </w:p>
    <w:p w14:paraId="5C32391C"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ans2[1]=(ans1[6]+ans1[8])%mod;</w:t>
      </w:r>
    </w:p>
    <w:p w14:paraId="0DC5E175"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ans2[2]=(ans1[7]+ans1[9])%mod;</w:t>
      </w:r>
    </w:p>
    <w:p w14:paraId="7B6709C3"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ans2[3]=(ans1[4]+ans1[8])%mod;</w:t>
      </w:r>
    </w:p>
    <w:p w14:paraId="3AEE69E3"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ans2[4]=(ans1[0]+ans1[3]+ans1[9])%mod;</w:t>
      </w:r>
    </w:p>
    <w:p w14:paraId="6761009B"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ans2[6]=(ans1[0]+ans1[1]+ans1[7])%mod;</w:t>
      </w:r>
    </w:p>
    <w:p w14:paraId="0F611DAB"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ans2[7]=(ans1[2]+ans1[6])%mod;</w:t>
      </w:r>
    </w:p>
    <w:p w14:paraId="1BBBD70E"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lastRenderedPageBreak/>
        <w:t xml:space="preserve">            ans2[8]=(ans1[1]+ans1[3])%mod;</w:t>
      </w:r>
    </w:p>
    <w:p w14:paraId="1035F4D4"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ans2[9]=(ans1[2]+ans1[4])%mod;</w:t>
      </w:r>
    </w:p>
    <w:p w14:paraId="00FE1A19"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for(int i=0;i&lt;10;i++)</w:t>
      </w:r>
    </w:p>
    <w:p w14:paraId="2F3BE396"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ans1[i]=ans2[i];</w:t>
      </w:r>
    </w:p>
    <w:p w14:paraId="2796B54E"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w:t>
      </w:r>
    </w:p>
    <w:p w14:paraId="5BB63F13"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int sum=0;</w:t>
      </w:r>
    </w:p>
    <w:p w14:paraId="799E93E7"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for(int i=0;i&lt;10;i++)</w:t>
      </w:r>
    </w:p>
    <w:p w14:paraId="539CFEE6"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sum=(sum+ans1[i])%mod;</w:t>
      </w:r>
    </w:p>
    <w:p w14:paraId="48EBB2AB" w14:textId="77777777" w:rsidR="00CB6823" w:rsidRPr="00CB6823" w:rsidRDefault="00CB6823" w:rsidP="00CB6823">
      <w:pPr>
        <w:pStyle w:val="NormalWeb"/>
        <w:shd w:val="clear" w:color="auto" w:fill="FFFFFF"/>
        <w:spacing w:after="150"/>
        <w:rPr>
          <w:rFonts w:ascii="Arial" w:hAnsi="Arial" w:cs="Arial"/>
          <w:color w:val="333333"/>
          <w:sz w:val="27"/>
          <w:szCs w:val="27"/>
        </w:rPr>
      </w:pPr>
      <w:r w:rsidRPr="00CB6823">
        <w:rPr>
          <w:rFonts w:ascii="Arial" w:hAnsi="Arial" w:cs="Arial"/>
          <w:color w:val="333333"/>
          <w:sz w:val="27"/>
          <w:szCs w:val="27"/>
        </w:rPr>
        <w:t xml:space="preserve">        return sum;</w:t>
      </w:r>
    </w:p>
    <w:p w14:paraId="5504A430" w14:textId="1532204B" w:rsidR="006C7DE6" w:rsidRDefault="00CB6823" w:rsidP="00CB6823">
      <w:pPr>
        <w:pStyle w:val="NormalWeb"/>
        <w:shd w:val="clear" w:color="auto" w:fill="FFFFFF"/>
        <w:spacing w:before="0" w:beforeAutospacing="0" w:after="150" w:afterAutospacing="0"/>
        <w:rPr>
          <w:rFonts w:ascii="Arial" w:hAnsi="Arial" w:cs="Arial"/>
          <w:color w:val="333333"/>
          <w:sz w:val="27"/>
          <w:szCs w:val="27"/>
        </w:rPr>
      </w:pPr>
      <w:r w:rsidRPr="00CB6823">
        <w:rPr>
          <w:rFonts w:ascii="Arial" w:hAnsi="Arial" w:cs="Arial"/>
          <w:color w:val="333333"/>
          <w:sz w:val="27"/>
          <w:szCs w:val="27"/>
        </w:rPr>
        <w:t xml:space="preserve">    }</w:t>
      </w:r>
    </w:p>
    <w:p w14:paraId="629054A2" w14:textId="409F5561" w:rsidR="003408F2" w:rsidRPr="003408F2" w:rsidRDefault="00CB6823" w:rsidP="003408F2">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240)</w:t>
      </w:r>
      <w:r w:rsidR="003408F2" w:rsidRPr="003408F2">
        <w:rPr>
          <w:rFonts w:ascii="Segoe UI" w:hAnsi="Segoe UI" w:cs="Segoe UI"/>
          <w:color w:val="263238"/>
          <w:sz w:val="21"/>
          <w:szCs w:val="21"/>
        </w:rPr>
        <w:t xml:space="preserve"> Given a </w:t>
      </w:r>
      <w:r w:rsidR="003408F2" w:rsidRPr="003408F2">
        <w:rPr>
          <w:rFonts w:ascii="Courier New" w:hAnsi="Courier New" w:cs="Courier New"/>
          <w:color w:val="546E7A"/>
          <w:sz w:val="20"/>
          <w:szCs w:val="20"/>
          <w:shd w:val="clear" w:color="auto" w:fill="F7F9FA"/>
        </w:rPr>
        <w:t>m * n</w:t>
      </w:r>
      <w:r w:rsidR="003408F2" w:rsidRPr="003408F2">
        <w:rPr>
          <w:rFonts w:ascii="Segoe UI" w:hAnsi="Segoe UI" w:cs="Segoe UI"/>
          <w:color w:val="263238"/>
          <w:sz w:val="21"/>
          <w:szCs w:val="21"/>
        </w:rPr>
        <w:t> matrix of ones and zeros, return how many </w:t>
      </w:r>
      <w:r w:rsidR="003408F2" w:rsidRPr="003408F2">
        <w:rPr>
          <w:rFonts w:ascii="Segoe UI" w:hAnsi="Segoe UI" w:cs="Segoe UI"/>
          <w:b/>
          <w:bCs/>
          <w:color w:val="263238"/>
          <w:sz w:val="21"/>
          <w:szCs w:val="21"/>
        </w:rPr>
        <w:t>square</w:t>
      </w:r>
      <w:r w:rsidR="003408F2" w:rsidRPr="003408F2">
        <w:rPr>
          <w:rFonts w:ascii="Segoe UI" w:hAnsi="Segoe UI" w:cs="Segoe UI"/>
          <w:color w:val="263238"/>
          <w:sz w:val="21"/>
          <w:szCs w:val="21"/>
        </w:rPr>
        <w:t> submatrices have all ones.</w:t>
      </w:r>
    </w:p>
    <w:p w14:paraId="560BB506" w14:textId="77777777" w:rsidR="003408F2" w:rsidRPr="003408F2" w:rsidRDefault="003408F2" w:rsidP="003408F2">
      <w:pPr>
        <w:shd w:val="clear" w:color="auto" w:fill="FFFFFF"/>
        <w:spacing w:after="240" w:line="240" w:lineRule="auto"/>
        <w:rPr>
          <w:rFonts w:ascii="Segoe UI" w:eastAsia="Times New Roman" w:hAnsi="Segoe UI" w:cs="Segoe UI"/>
          <w:color w:val="263238"/>
          <w:sz w:val="21"/>
          <w:szCs w:val="21"/>
        </w:rPr>
      </w:pPr>
      <w:r w:rsidRPr="003408F2">
        <w:rPr>
          <w:rFonts w:ascii="Segoe UI" w:eastAsia="Times New Roman" w:hAnsi="Segoe UI" w:cs="Segoe UI"/>
          <w:color w:val="263238"/>
          <w:sz w:val="21"/>
          <w:szCs w:val="21"/>
        </w:rPr>
        <w:t> </w:t>
      </w:r>
    </w:p>
    <w:p w14:paraId="1A2C8FC8" w14:textId="77777777" w:rsidR="003408F2" w:rsidRPr="003408F2" w:rsidRDefault="003408F2" w:rsidP="003408F2">
      <w:pPr>
        <w:shd w:val="clear" w:color="auto" w:fill="FFFFFF"/>
        <w:spacing w:after="240" w:line="240" w:lineRule="auto"/>
        <w:rPr>
          <w:rFonts w:ascii="Segoe UI" w:eastAsia="Times New Roman" w:hAnsi="Segoe UI" w:cs="Segoe UI"/>
          <w:color w:val="263238"/>
          <w:sz w:val="21"/>
          <w:szCs w:val="21"/>
        </w:rPr>
      </w:pPr>
      <w:r w:rsidRPr="003408F2">
        <w:rPr>
          <w:rFonts w:ascii="Segoe UI" w:eastAsia="Times New Roman" w:hAnsi="Segoe UI" w:cs="Segoe UI"/>
          <w:b/>
          <w:bCs/>
          <w:color w:val="263238"/>
          <w:sz w:val="21"/>
          <w:szCs w:val="21"/>
        </w:rPr>
        <w:t>Example 1:</w:t>
      </w:r>
    </w:p>
    <w:p w14:paraId="3A94B503"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b/>
          <w:bCs/>
          <w:color w:val="263238"/>
          <w:sz w:val="20"/>
          <w:szCs w:val="20"/>
        </w:rPr>
        <w:t>Input:</w:t>
      </w:r>
      <w:r w:rsidRPr="003408F2">
        <w:rPr>
          <w:rFonts w:ascii="Consolas" w:eastAsia="Times New Roman" w:hAnsi="Consolas" w:cs="Courier New"/>
          <w:color w:val="263238"/>
          <w:sz w:val="20"/>
          <w:szCs w:val="20"/>
        </w:rPr>
        <w:t xml:space="preserve"> matrix =</w:t>
      </w:r>
    </w:p>
    <w:p w14:paraId="75F10742"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w:t>
      </w:r>
    </w:p>
    <w:p w14:paraId="3AB060A5"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[0,1,1,1],</w:t>
      </w:r>
    </w:p>
    <w:p w14:paraId="1B78628D"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[1,1,1,1],</w:t>
      </w:r>
    </w:p>
    <w:p w14:paraId="74696F12"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[0,1,1,1]</w:t>
      </w:r>
    </w:p>
    <w:p w14:paraId="0BD6FA0E"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w:t>
      </w:r>
    </w:p>
    <w:p w14:paraId="5143AFF2"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b/>
          <w:bCs/>
          <w:color w:val="263238"/>
          <w:sz w:val="20"/>
          <w:szCs w:val="20"/>
        </w:rPr>
        <w:t>Output:</w:t>
      </w:r>
      <w:r w:rsidRPr="003408F2">
        <w:rPr>
          <w:rFonts w:ascii="Consolas" w:eastAsia="Times New Roman" w:hAnsi="Consolas" w:cs="Courier New"/>
          <w:color w:val="263238"/>
          <w:sz w:val="20"/>
          <w:szCs w:val="20"/>
        </w:rPr>
        <w:t xml:space="preserve"> 15</w:t>
      </w:r>
    </w:p>
    <w:p w14:paraId="2CC1ADFB"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b/>
          <w:bCs/>
          <w:color w:val="263238"/>
          <w:sz w:val="20"/>
          <w:szCs w:val="20"/>
        </w:rPr>
        <w:t>Explanation:</w:t>
      </w:r>
      <w:r w:rsidRPr="003408F2">
        <w:rPr>
          <w:rFonts w:ascii="Consolas" w:eastAsia="Times New Roman" w:hAnsi="Consolas" w:cs="Courier New"/>
          <w:color w:val="263238"/>
          <w:sz w:val="20"/>
          <w:szCs w:val="20"/>
        </w:rPr>
        <w:t xml:space="preserve"> </w:t>
      </w:r>
    </w:p>
    <w:p w14:paraId="1D3C5293"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xml:space="preserve">There are </w:t>
      </w:r>
      <w:r w:rsidRPr="003408F2">
        <w:rPr>
          <w:rFonts w:ascii="Consolas" w:eastAsia="Times New Roman" w:hAnsi="Consolas" w:cs="Courier New"/>
          <w:b/>
          <w:bCs/>
          <w:color w:val="263238"/>
          <w:sz w:val="20"/>
          <w:szCs w:val="20"/>
        </w:rPr>
        <w:t>10</w:t>
      </w:r>
      <w:r w:rsidRPr="003408F2">
        <w:rPr>
          <w:rFonts w:ascii="Consolas" w:eastAsia="Times New Roman" w:hAnsi="Consolas" w:cs="Courier New"/>
          <w:color w:val="263238"/>
          <w:sz w:val="20"/>
          <w:szCs w:val="20"/>
        </w:rPr>
        <w:t xml:space="preserve"> squares of side 1.</w:t>
      </w:r>
    </w:p>
    <w:p w14:paraId="2E388375"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xml:space="preserve">There are </w:t>
      </w:r>
      <w:r w:rsidRPr="003408F2">
        <w:rPr>
          <w:rFonts w:ascii="Consolas" w:eastAsia="Times New Roman" w:hAnsi="Consolas" w:cs="Courier New"/>
          <w:b/>
          <w:bCs/>
          <w:color w:val="263238"/>
          <w:sz w:val="20"/>
          <w:szCs w:val="20"/>
        </w:rPr>
        <w:t>4</w:t>
      </w:r>
      <w:r w:rsidRPr="003408F2">
        <w:rPr>
          <w:rFonts w:ascii="Consolas" w:eastAsia="Times New Roman" w:hAnsi="Consolas" w:cs="Courier New"/>
          <w:color w:val="263238"/>
          <w:sz w:val="20"/>
          <w:szCs w:val="20"/>
        </w:rPr>
        <w:t xml:space="preserve"> squares of side 2.</w:t>
      </w:r>
    </w:p>
    <w:p w14:paraId="4917DFDE" w14:textId="77777777" w:rsidR="003408F2" w:rsidRPr="003408F2" w:rsidRDefault="003408F2" w:rsidP="003408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xml:space="preserve">There is  </w:t>
      </w:r>
      <w:r w:rsidRPr="003408F2">
        <w:rPr>
          <w:rFonts w:ascii="Consolas" w:eastAsia="Times New Roman" w:hAnsi="Consolas" w:cs="Courier New"/>
          <w:b/>
          <w:bCs/>
          <w:color w:val="263238"/>
          <w:sz w:val="20"/>
          <w:szCs w:val="20"/>
        </w:rPr>
        <w:t>1</w:t>
      </w:r>
      <w:r w:rsidRPr="003408F2">
        <w:rPr>
          <w:rFonts w:ascii="Consolas" w:eastAsia="Times New Roman" w:hAnsi="Consolas" w:cs="Courier New"/>
          <w:color w:val="263238"/>
          <w:sz w:val="20"/>
          <w:szCs w:val="20"/>
        </w:rPr>
        <w:t xml:space="preserve"> square of side 3.</w:t>
      </w:r>
    </w:p>
    <w:p w14:paraId="27482814" w14:textId="77777777" w:rsidR="007C5BB7" w:rsidRDefault="003408F2"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08F2">
        <w:rPr>
          <w:rFonts w:ascii="Consolas" w:eastAsia="Times New Roman" w:hAnsi="Consolas" w:cs="Courier New"/>
          <w:color w:val="263238"/>
          <w:sz w:val="20"/>
          <w:szCs w:val="20"/>
        </w:rPr>
        <w:t xml:space="preserve">Total number of squares = 10 + 4 + 1 = </w:t>
      </w:r>
      <w:r w:rsidRPr="003408F2">
        <w:rPr>
          <w:rFonts w:ascii="Consolas" w:eastAsia="Times New Roman" w:hAnsi="Consolas" w:cs="Courier New"/>
          <w:b/>
          <w:bCs/>
          <w:color w:val="263238"/>
          <w:sz w:val="20"/>
          <w:szCs w:val="20"/>
        </w:rPr>
        <w:t>15</w:t>
      </w:r>
      <w:r w:rsidRPr="003408F2">
        <w:rPr>
          <w:rFonts w:ascii="Consolas" w:eastAsia="Times New Roman" w:hAnsi="Consolas" w:cs="Courier New"/>
          <w:color w:val="263238"/>
          <w:sz w:val="20"/>
          <w:szCs w:val="20"/>
        </w:rPr>
        <w:t>.</w:t>
      </w:r>
    </w:p>
    <w:p w14:paraId="2720FE2E" w14:textId="77777777" w:rsidR="007C5BB7" w:rsidRDefault="007C5BB7" w:rsidP="007C5BB7">
      <w:pPr>
        <w:pStyle w:val="Heading2"/>
        <w:shd w:val="clear" w:color="auto" w:fill="FFFFFF"/>
        <w:spacing w:before="0" w:after="120"/>
        <w:rPr>
          <w:rFonts w:ascii="Segoe UI" w:hAnsi="Segoe UI" w:cs="Segoe UI"/>
        </w:rPr>
      </w:pPr>
      <w:r>
        <w:rPr>
          <w:rStyle w:val="Strong"/>
          <w:rFonts w:ascii="Segoe UI" w:hAnsi="Segoe UI" w:cs="Segoe UI"/>
          <w:b w:val="0"/>
          <w:bCs w:val="0"/>
        </w:rPr>
        <w:lastRenderedPageBreak/>
        <w:t>Explanation</w:t>
      </w:r>
    </w:p>
    <w:p w14:paraId="37C3E36F" w14:textId="77777777" w:rsidR="007C5BB7" w:rsidRDefault="007C5BB7" w:rsidP="007C5BB7">
      <w:pPr>
        <w:pStyle w:val="NormalWeb"/>
        <w:shd w:val="clear" w:color="auto" w:fill="FFFFFF"/>
        <w:spacing w:before="0" w:beforeAutospacing="0" w:after="240" w:afterAutospacing="0"/>
        <w:rPr>
          <w:rFonts w:ascii="Segoe UI" w:hAnsi="Segoe UI" w:cs="Segoe UI"/>
          <w:color w:val="424242"/>
          <w:sz w:val="21"/>
          <w:szCs w:val="21"/>
        </w:rPr>
      </w:pPr>
      <w:r>
        <w:rPr>
          <w:rStyle w:val="HTMLCode"/>
          <w:color w:val="546E7A"/>
          <w:shd w:val="clear" w:color="auto" w:fill="F7F9FA"/>
        </w:rPr>
        <w:t>dp[i][j]</w:t>
      </w:r>
      <w:r>
        <w:rPr>
          <w:rFonts w:ascii="Segoe UI" w:hAnsi="Segoe UI" w:cs="Segoe UI"/>
          <w:color w:val="424242"/>
          <w:sz w:val="21"/>
          <w:szCs w:val="21"/>
        </w:rPr>
        <w:t> means the size of biggest square with </w:t>
      </w:r>
      <w:r>
        <w:rPr>
          <w:rStyle w:val="HTMLCode"/>
          <w:color w:val="546E7A"/>
          <w:shd w:val="clear" w:color="auto" w:fill="F7F9FA"/>
        </w:rPr>
        <w:t>A[i][j]</w:t>
      </w:r>
      <w:r>
        <w:rPr>
          <w:rFonts w:ascii="Segoe UI" w:hAnsi="Segoe UI" w:cs="Segoe UI"/>
          <w:color w:val="424242"/>
          <w:sz w:val="21"/>
          <w:szCs w:val="21"/>
        </w:rPr>
        <w:t> as bottom-right corner.</w:t>
      </w:r>
      <w:r>
        <w:rPr>
          <w:rFonts w:ascii="Segoe UI" w:hAnsi="Segoe UI" w:cs="Segoe UI"/>
          <w:color w:val="424242"/>
          <w:sz w:val="21"/>
          <w:szCs w:val="21"/>
        </w:rPr>
        <w:br/>
      </w:r>
      <w:r>
        <w:rPr>
          <w:rStyle w:val="HTMLCode"/>
          <w:color w:val="546E7A"/>
          <w:shd w:val="clear" w:color="auto" w:fill="F7F9FA"/>
        </w:rPr>
        <w:t>dp[i][j]</w:t>
      </w:r>
      <w:r>
        <w:rPr>
          <w:rFonts w:ascii="Segoe UI" w:hAnsi="Segoe UI" w:cs="Segoe UI"/>
          <w:color w:val="424242"/>
          <w:sz w:val="21"/>
          <w:szCs w:val="21"/>
        </w:rPr>
        <w:t> also means the number of squares with </w:t>
      </w:r>
      <w:r>
        <w:rPr>
          <w:rStyle w:val="HTMLCode"/>
          <w:color w:val="546E7A"/>
          <w:shd w:val="clear" w:color="auto" w:fill="F7F9FA"/>
        </w:rPr>
        <w:t>A[i][j]</w:t>
      </w:r>
      <w:r>
        <w:rPr>
          <w:rFonts w:ascii="Segoe UI" w:hAnsi="Segoe UI" w:cs="Segoe UI"/>
          <w:color w:val="424242"/>
          <w:sz w:val="21"/>
          <w:szCs w:val="21"/>
        </w:rPr>
        <w:t> as bottom-right corner.</w:t>
      </w:r>
    </w:p>
    <w:p w14:paraId="70F8E00E" w14:textId="77777777" w:rsidR="007C5BB7" w:rsidRDefault="007C5BB7" w:rsidP="007C5BB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If </w:t>
      </w:r>
      <w:r>
        <w:rPr>
          <w:rStyle w:val="HTMLCode"/>
          <w:color w:val="546E7A"/>
          <w:shd w:val="clear" w:color="auto" w:fill="F7F9FA"/>
        </w:rPr>
        <w:t>A[i][j] == 0</w:t>
      </w:r>
      <w:r>
        <w:rPr>
          <w:rFonts w:ascii="Segoe UI" w:hAnsi="Segoe UI" w:cs="Segoe UI"/>
          <w:color w:val="424242"/>
          <w:sz w:val="21"/>
          <w:szCs w:val="21"/>
        </w:rPr>
        <w:t>, no possible square.</w:t>
      </w:r>
      <w:r>
        <w:rPr>
          <w:rFonts w:ascii="Segoe UI" w:hAnsi="Segoe UI" w:cs="Segoe UI"/>
          <w:color w:val="424242"/>
          <w:sz w:val="21"/>
          <w:szCs w:val="21"/>
        </w:rPr>
        <w:br/>
        <w:t>If </w:t>
      </w:r>
      <w:r>
        <w:rPr>
          <w:rStyle w:val="HTMLCode"/>
          <w:color w:val="546E7A"/>
          <w:shd w:val="clear" w:color="auto" w:fill="F7F9FA"/>
        </w:rPr>
        <w:t>A[i][j] == 1</w:t>
      </w:r>
      <w:r>
        <w:rPr>
          <w:rFonts w:ascii="Segoe UI" w:hAnsi="Segoe UI" w:cs="Segoe UI"/>
          <w:color w:val="424242"/>
          <w:sz w:val="21"/>
          <w:szCs w:val="21"/>
        </w:rPr>
        <w:t>,</w:t>
      </w:r>
      <w:r>
        <w:rPr>
          <w:rFonts w:ascii="Segoe UI" w:hAnsi="Segoe UI" w:cs="Segoe UI"/>
          <w:color w:val="424242"/>
          <w:sz w:val="21"/>
          <w:szCs w:val="21"/>
        </w:rPr>
        <w:br/>
        <w:t>we compare the size of square </w:t>
      </w:r>
      <w:r>
        <w:rPr>
          <w:rStyle w:val="HTMLCode"/>
          <w:color w:val="546E7A"/>
          <w:shd w:val="clear" w:color="auto" w:fill="F7F9FA"/>
        </w:rPr>
        <w:t>dp[i-1][j-1]</w:t>
      </w:r>
      <w:r>
        <w:rPr>
          <w:rFonts w:ascii="Segoe UI" w:hAnsi="Segoe UI" w:cs="Segoe UI"/>
          <w:color w:val="424242"/>
          <w:sz w:val="21"/>
          <w:szCs w:val="21"/>
        </w:rPr>
        <w:t>, </w:t>
      </w:r>
      <w:r>
        <w:rPr>
          <w:rStyle w:val="HTMLCode"/>
          <w:color w:val="546E7A"/>
          <w:shd w:val="clear" w:color="auto" w:fill="F7F9FA"/>
        </w:rPr>
        <w:t>dp[i-1][j]</w:t>
      </w:r>
      <w:r>
        <w:rPr>
          <w:rFonts w:ascii="Segoe UI" w:hAnsi="Segoe UI" w:cs="Segoe UI"/>
          <w:color w:val="424242"/>
          <w:sz w:val="21"/>
          <w:szCs w:val="21"/>
        </w:rPr>
        <w:t> and </w:t>
      </w:r>
      <w:r>
        <w:rPr>
          <w:rStyle w:val="HTMLCode"/>
          <w:color w:val="546E7A"/>
          <w:shd w:val="clear" w:color="auto" w:fill="F7F9FA"/>
        </w:rPr>
        <w:t>dp[i][j-1]</w:t>
      </w:r>
      <w:r>
        <w:rPr>
          <w:rFonts w:ascii="Segoe UI" w:hAnsi="Segoe UI" w:cs="Segoe UI"/>
          <w:color w:val="424242"/>
          <w:sz w:val="21"/>
          <w:szCs w:val="21"/>
        </w:rPr>
        <w:t>.</w:t>
      </w:r>
      <w:r>
        <w:rPr>
          <w:rFonts w:ascii="Segoe UI" w:hAnsi="Segoe UI" w:cs="Segoe UI"/>
          <w:color w:val="424242"/>
          <w:sz w:val="21"/>
          <w:szCs w:val="21"/>
        </w:rPr>
        <w:br/>
      </w:r>
      <w:r>
        <w:rPr>
          <w:rStyle w:val="HTMLCode"/>
          <w:color w:val="546E7A"/>
          <w:shd w:val="clear" w:color="auto" w:fill="F7F9FA"/>
        </w:rPr>
        <w:t>min(dp[i-1][j-1], dp[i-1][j], dp[i][j-1]) + 1</w:t>
      </w:r>
      <w:r>
        <w:rPr>
          <w:rFonts w:ascii="Segoe UI" w:hAnsi="Segoe UI" w:cs="Segoe UI"/>
          <w:color w:val="424242"/>
          <w:sz w:val="21"/>
          <w:szCs w:val="21"/>
        </w:rPr>
        <w:t> is the maximum size of square that we can find.</w:t>
      </w:r>
      <w:r>
        <w:rPr>
          <w:rFonts w:ascii="Segoe UI" w:hAnsi="Segoe UI" w:cs="Segoe UI"/>
          <w:color w:val="424242"/>
          <w:sz w:val="21"/>
          <w:szCs w:val="21"/>
        </w:rPr>
        <w:br/>
      </w:r>
    </w:p>
    <w:p w14:paraId="16B864E9" w14:textId="77777777" w:rsidR="007C5BB7" w:rsidRDefault="007C5BB7" w:rsidP="007C5BB7">
      <w:pPr>
        <w:pStyle w:val="Heading2"/>
        <w:shd w:val="clear" w:color="auto" w:fill="FFFFFF"/>
        <w:spacing w:before="0" w:after="120"/>
        <w:rPr>
          <w:rFonts w:ascii="Segoe UI" w:hAnsi="Segoe UI" w:cs="Segoe UI"/>
          <w:color w:val="auto"/>
          <w:sz w:val="36"/>
          <w:szCs w:val="36"/>
        </w:rPr>
      </w:pPr>
      <w:r>
        <w:rPr>
          <w:rStyle w:val="Strong"/>
          <w:rFonts w:ascii="Segoe UI" w:hAnsi="Segoe UI" w:cs="Segoe UI"/>
          <w:b w:val="0"/>
          <w:bCs w:val="0"/>
        </w:rPr>
        <w:t>Complexity</w:t>
      </w:r>
    </w:p>
    <w:p w14:paraId="3B0400CF" w14:textId="77777777" w:rsidR="007C5BB7" w:rsidRDefault="007C5BB7" w:rsidP="007C5BB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Time </w:t>
      </w:r>
      <w:r>
        <w:rPr>
          <w:rStyle w:val="HTMLCode"/>
          <w:color w:val="546E7A"/>
          <w:shd w:val="clear" w:color="auto" w:fill="F7F9FA"/>
        </w:rPr>
        <w:t>O(MN)</w:t>
      </w:r>
      <w:r>
        <w:rPr>
          <w:rFonts w:ascii="Segoe UI" w:hAnsi="Segoe UI" w:cs="Segoe UI"/>
          <w:color w:val="424242"/>
          <w:sz w:val="21"/>
          <w:szCs w:val="21"/>
        </w:rPr>
        <w:br/>
        <w:t>Space </w:t>
      </w:r>
      <w:r>
        <w:rPr>
          <w:rStyle w:val="HTMLCode"/>
          <w:color w:val="546E7A"/>
          <w:shd w:val="clear" w:color="auto" w:fill="F7F9FA"/>
        </w:rPr>
        <w:t>O(1)</w:t>
      </w:r>
    </w:p>
    <w:p w14:paraId="182C2127" w14:textId="57104C33" w:rsidR="00F1561C" w:rsidRPr="00F1561C" w:rsidRDefault="00CB6823"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Pr>
          <w:rFonts w:ascii="Arial" w:hAnsi="Arial" w:cs="Arial"/>
          <w:color w:val="333333"/>
          <w:sz w:val="27"/>
          <w:szCs w:val="27"/>
        </w:rPr>
        <w:br/>
        <w:t>:</w:t>
      </w:r>
      <w:r w:rsidR="00F1561C" w:rsidRPr="00F1561C">
        <w:t xml:space="preserve"> </w:t>
      </w:r>
      <w:r w:rsidR="00F1561C" w:rsidRPr="00F1561C">
        <w:rPr>
          <w:rFonts w:ascii="Arial" w:hAnsi="Arial" w:cs="Arial"/>
          <w:color w:val="333333"/>
          <w:sz w:val="27"/>
          <w:szCs w:val="27"/>
        </w:rPr>
        <w:t>int countSquares(vector&lt;vector&lt;int&gt;&gt;&amp; matrix) {</w:t>
      </w:r>
    </w:p>
    <w:p w14:paraId="70009F6B"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int ans=0;</w:t>
      </w:r>
    </w:p>
    <w:p w14:paraId="62F0CC4C"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for(int i=0;i&lt;matrix.size();i++)</w:t>
      </w:r>
    </w:p>
    <w:p w14:paraId="4ADA6656"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w:t>
      </w:r>
    </w:p>
    <w:p w14:paraId="3794CC35"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for(int j=0;j&lt;matrix[0].size();ans+=matrix[i][j++])</w:t>
      </w:r>
    </w:p>
    <w:p w14:paraId="626AD45C"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w:t>
      </w:r>
    </w:p>
    <w:p w14:paraId="3761B5B9"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if(matrix[i][j]&amp;&amp;i&amp;&amp;j)</w:t>
      </w:r>
    </w:p>
    <w:p w14:paraId="3A854E0D"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matrix[i][j]+=min({matrix[i-1][j-1],matrix[i-1][j],matrix[i][j-1]});</w:t>
      </w:r>
    </w:p>
    <w:p w14:paraId="27102C61"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w:t>
      </w:r>
    </w:p>
    <w:p w14:paraId="32834F0B"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w:t>
      </w:r>
    </w:p>
    <w:p w14:paraId="727C2F9C" w14:textId="77777777" w:rsidR="00F1561C" w:rsidRPr="00F1561C"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return ans;</w:t>
      </w:r>
    </w:p>
    <w:p w14:paraId="30EC0466" w14:textId="213B72FA" w:rsidR="00CB6823" w:rsidRDefault="00F1561C"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1561C">
        <w:rPr>
          <w:rFonts w:ascii="Arial" w:hAnsi="Arial" w:cs="Arial"/>
          <w:color w:val="333333"/>
          <w:sz w:val="27"/>
          <w:szCs w:val="27"/>
        </w:rPr>
        <w:t xml:space="preserve">    }</w:t>
      </w:r>
    </w:p>
    <w:p w14:paraId="00CD169C" w14:textId="416A4BB1" w:rsidR="0063337B" w:rsidRPr="0063337B" w:rsidRDefault="00F1561C" w:rsidP="0063337B">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241)</w:t>
      </w:r>
      <w:r w:rsidR="0063337B" w:rsidRPr="0063337B">
        <w:rPr>
          <w:rFonts w:ascii="Segoe UI" w:hAnsi="Segoe UI" w:cs="Segoe UI"/>
          <w:color w:val="263238"/>
          <w:sz w:val="21"/>
          <w:szCs w:val="21"/>
        </w:rPr>
        <w:t xml:space="preserve"> Given an array </w:t>
      </w:r>
      <w:r w:rsidR="0063337B" w:rsidRPr="0063337B">
        <w:rPr>
          <w:rFonts w:ascii="Courier New" w:hAnsi="Courier New" w:cs="Courier New"/>
          <w:color w:val="546E7A"/>
          <w:sz w:val="20"/>
          <w:szCs w:val="20"/>
          <w:shd w:val="clear" w:color="auto" w:fill="F7F9FA"/>
        </w:rPr>
        <w:t>nums</w:t>
      </w:r>
      <w:r w:rsidR="0063337B" w:rsidRPr="0063337B">
        <w:rPr>
          <w:rFonts w:ascii="Segoe UI" w:hAnsi="Segoe UI" w:cs="Segoe UI"/>
          <w:color w:val="263238"/>
          <w:sz w:val="21"/>
          <w:szCs w:val="21"/>
        </w:rPr>
        <w:t> of integers, return the </w:t>
      </w:r>
      <w:r w:rsidR="0063337B" w:rsidRPr="0063337B">
        <w:rPr>
          <w:rFonts w:ascii="Segoe UI" w:hAnsi="Segoe UI" w:cs="Segoe UI"/>
          <w:b/>
          <w:bCs/>
          <w:color w:val="263238"/>
          <w:sz w:val="21"/>
          <w:szCs w:val="21"/>
        </w:rPr>
        <w:t>length</w:t>
      </w:r>
      <w:r w:rsidR="0063337B" w:rsidRPr="0063337B">
        <w:rPr>
          <w:rFonts w:ascii="Segoe UI" w:hAnsi="Segoe UI" w:cs="Segoe UI"/>
          <w:color w:val="263238"/>
          <w:sz w:val="21"/>
          <w:szCs w:val="21"/>
        </w:rPr>
        <w:t> of the longest arithmetic subsequence in </w:t>
      </w:r>
      <w:r w:rsidR="0063337B" w:rsidRPr="0063337B">
        <w:rPr>
          <w:rFonts w:ascii="Courier New" w:hAnsi="Courier New" w:cs="Courier New"/>
          <w:color w:val="546E7A"/>
          <w:sz w:val="20"/>
          <w:szCs w:val="20"/>
          <w:shd w:val="clear" w:color="auto" w:fill="F7F9FA"/>
        </w:rPr>
        <w:t>nums</w:t>
      </w:r>
      <w:r w:rsidR="0063337B" w:rsidRPr="0063337B">
        <w:rPr>
          <w:rFonts w:ascii="Segoe UI" w:hAnsi="Segoe UI" w:cs="Segoe UI"/>
          <w:color w:val="263238"/>
          <w:sz w:val="21"/>
          <w:szCs w:val="21"/>
        </w:rPr>
        <w:t>.</w:t>
      </w:r>
    </w:p>
    <w:p w14:paraId="56E9014A" w14:textId="77777777" w:rsidR="0063337B" w:rsidRPr="0063337B" w:rsidRDefault="0063337B" w:rsidP="0063337B">
      <w:pPr>
        <w:shd w:val="clear" w:color="auto" w:fill="FFFFFF"/>
        <w:spacing w:after="240" w:line="240" w:lineRule="auto"/>
        <w:rPr>
          <w:rFonts w:ascii="Segoe UI" w:eastAsia="Times New Roman" w:hAnsi="Segoe UI" w:cs="Segoe UI"/>
          <w:color w:val="263238"/>
          <w:sz w:val="21"/>
          <w:szCs w:val="21"/>
        </w:rPr>
      </w:pPr>
      <w:r w:rsidRPr="0063337B">
        <w:rPr>
          <w:rFonts w:ascii="Segoe UI" w:eastAsia="Times New Roman" w:hAnsi="Segoe UI" w:cs="Segoe UI"/>
          <w:color w:val="263238"/>
          <w:sz w:val="21"/>
          <w:szCs w:val="21"/>
        </w:rPr>
        <w:t>Recall that a </w:t>
      </w:r>
      <w:r w:rsidRPr="0063337B">
        <w:rPr>
          <w:rFonts w:ascii="Segoe UI" w:eastAsia="Times New Roman" w:hAnsi="Segoe UI" w:cs="Segoe UI"/>
          <w:i/>
          <w:iCs/>
          <w:color w:val="263238"/>
          <w:sz w:val="21"/>
          <w:szCs w:val="21"/>
        </w:rPr>
        <w:t>subsequence</w:t>
      </w:r>
      <w:r w:rsidRPr="0063337B">
        <w:rPr>
          <w:rFonts w:ascii="Segoe UI" w:eastAsia="Times New Roman" w:hAnsi="Segoe UI" w:cs="Segoe UI"/>
          <w:color w:val="263238"/>
          <w:sz w:val="21"/>
          <w:szCs w:val="21"/>
        </w:rPr>
        <w:t> of an array </w:t>
      </w:r>
      <w:r w:rsidRPr="0063337B">
        <w:rPr>
          <w:rFonts w:ascii="Courier New" w:eastAsia="Times New Roman" w:hAnsi="Courier New" w:cs="Courier New"/>
          <w:color w:val="546E7A"/>
          <w:sz w:val="20"/>
          <w:szCs w:val="20"/>
          <w:shd w:val="clear" w:color="auto" w:fill="F7F9FA"/>
        </w:rPr>
        <w:t>nums</w:t>
      </w:r>
      <w:r w:rsidRPr="0063337B">
        <w:rPr>
          <w:rFonts w:ascii="Segoe UI" w:eastAsia="Times New Roman" w:hAnsi="Segoe UI" w:cs="Segoe UI"/>
          <w:color w:val="263238"/>
          <w:sz w:val="21"/>
          <w:szCs w:val="21"/>
        </w:rPr>
        <w:t> is a list </w:t>
      </w:r>
      <w:r w:rsidRPr="0063337B">
        <w:rPr>
          <w:rFonts w:ascii="Courier New" w:eastAsia="Times New Roman" w:hAnsi="Courier New" w:cs="Courier New"/>
          <w:color w:val="546E7A"/>
          <w:sz w:val="20"/>
          <w:szCs w:val="20"/>
          <w:shd w:val="clear" w:color="auto" w:fill="F7F9FA"/>
        </w:rPr>
        <w:t>nums[i</w:t>
      </w:r>
      <w:r w:rsidRPr="0063337B">
        <w:rPr>
          <w:rFonts w:ascii="Courier New" w:eastAsia="Times New Roman" w:hAnsi="Courier New" w:cs="Courier New"/>
          <w:color w:val="546E7A"/>
          <w:sz w:val="15"/>
          <w:szCs w:val="15"/>
          <w:shd w:val="clear" w:color="auto" w:fill="F7F9FA"/>
          <w:vertAlign w:val="subscript"/>
        </w:rPr>
        <w:t>1</w:t>
      </w:r>
      <w:r w:rsidRPr="0063337B">
        <w:rPr>
          <w:rFonts w:ascii="Courier New" w:eastAsia="Times New Roman" w:hAnsi="Courier New" w:cs="Courier New"/>
          <w:color w:val="546E7A"/>
          <w:sz w:val="20"/>
          <w:szCs w:val="20"/>
          <w:shd w:val="clear" w:color="auto" w:fill="F7F9FA"/>
        </w:rPr>
        <w:t>], nums[i</w:t>
      </w:r>
      <w:r w:rsidRPr="0063337B">
        <w:rPr>
          <w:rFonts w:ascii="Courier New" w:eastAsia="Times New Roman" w:hAnsi="Courier New" w:cs="Courier New"/>
          <w:color w:val="546E7A"/>
          <w:sz w:val="15"/>
          <w:szCs w:val="15"/>
          <w:shd w:val="clear" w:color="auto" w:fill="F7F9FA"/>
          <w:vertAlign w:val="subscript"/>
        </w:rPr>
        <w:t>2</w:t>
      </w:r>
      <w:r w:rsidRPr="0063337B">
        <w:rPr>
          <w:rFonts w:ascii="Courier New" w:eastAsia="Times New Roman" w:hAnsi="Courier New" w:cs="Courier New"/>
          <w:color w:val="546E7A"/>
          <w:sz w:val="20"/>
          <w:szCs w:val="20"/>
          <w:shd w:val="clear" w:color="auto" w:fill="F7F9FA"/>
        </w:rPr>
        <w:t>], ..., nums[i</w:t>
      </w:r>
      <w:r w:rsidRPr="0063337B">
        <w:rPr>
          <w:rFonts w:ascii="Courier New" w:eastAsia="Times New Roman" w:hAnsi="Courier New" w:cs="Courier New"/>
          <w:color w:val="546E7A"/>
          <w:sz w:val="15"/>
          <w:szCs w:val="15"/>
          <w:shd w:val="clear" w:color="auto" w:fill="F7F9FA"/>
          <w:vertAlign w:val="subscript"/>
        </w:rPr>
        <w:t>k</w:t>
      </w:r>
      <w:r w:rsidRPr="0063337B">
        <w:rPr>
          <w:rFonts w:ascii="Courier New" w:eastAsia="Times New Roman" w:hAnsi="Courier New" w:cs="Courier New"/>
          <w:color w:val="546E7A"/>
          <w:sz w:val="20"/>
          <w:szCs w:val="20"/>
          <w:shd w:val="clear" w:color="auto" w:fill="F7F9FA"/>
        </w:rPr>
        <w:t>]</w:t>
      </w:r>
      <w:r w:rsidRPr="0063337B">
        <w:rPr>
          <w:rFonts w:ascii="Segoe UI" w:eastAsia="Times New Roman" w:hAnsi="Segoe UI" w:cs="Segoe UI"/>
          <w:color w:val="263238"/>
          <w:sz w:val="21"/>
          <w:szCs w:val="21"/>
        </w:rPr>
        <w:t> with </w:t>
      </w:r>
      <w:r w:rsidRPr="0063337B">
        <w:rPr>
          <w:rFonts w:ascii="Courier New" w:eastAsia="Times New Roman" w:hAnsi="Courier New" w:cs="Courier New"/>
          <w:color w:val="546E7A"/>
          <w:sz w:val="20"/>
          <w:szCs w:val="20"/>
          <w:shd w:val="clear" w:color="auto" w:fill="F7F9FA"/>
        </w:rPr>
        <w:t>0 &lt;= i</w:t>
      </w:r>
      <w:r w:rsidRPr="0063337B">
        <w:rPr>
          <w:rFonts w:ascii="Courier New" w:eastAsia="Times New Roman" w:hAnsi="Courier New" w:cs="Courier New"/>
          <w:color w:val="546E7A"/>
          <w:sz w:val="15"/>
          <w:szCs w:val="15"/>
          <w:shd w:val="clear" w:color="auto" w:fill="F7F9FA"/>
          <w:vertAlign w:val="subscript"/>
        </w:rPr>
        <w:t>1</w:t>
      </w:r>
      <w:r w:rsidRPr="0063337B">
        <w:rPr>
          <w:rFonts w:ascii="Courier New" w:eastAsia="Times New Roman" w:hAnsi="Courier New" w:cs="Courier New"/>
          <w:color w:val="546E7A"/>
          <w:sz w:val="20"/>
          <w:szCs w:val="20"/>
          <w:shd w:val="clear" w:color="auto" w:fill="F7F9FA"/>
        </w:rPr>
        <w:t> &lt; i</w:t>
      </w:r>
      <w:r w:rsidRPr="0063337B">
        <w:rPr>
          <w:rFonts w:ascii="Courier New" w:eastAsia="Times New Roman" w:hAnsi="Courier New" w:cs="Courier New"/>
          <w:color w:val="546E7A"/>
          <w:sz w:val="15"/>
          <w:szCs w:val="15"/>
          <w:shd w:val="clear" w:color="auto" w:fill="F7F9FA"/>
          <w:vertAlign w:val="subscript"/>
        </w:rPr>
        <w:t>2</w:t>
      </w:r>
      <w:r w:rsidRPr="0063337B">
        <w:rPr>
          <w:rFonts w:ascii="Courier New" w:eastAsia="Times New Roman" w:hAnsi="Courier New" w:cs="Courier New"/>
          <w:color w:val="546E7A"/>
          <w:sz w:val="20"/>
          <w:szCs w:val="20"/>
          <w:shd w:val="clear" w:color="auto" w:fill="F7F9FA"/>
        </w:rPr>
        <w:t> &lt; ... &lt; i</w:t>
      </w:r>
      <w:r w:rsidRPr="0063337B">
        <w:rPr>
          <w:rFonts w:ascii="Courier New" w:eastAsia="Times New Roman" w:hAnsi="Courier New" w:cs="Courier New"/>
          <w:color w:val="546E7A"/>
          <w:sz w:val="15"/>
          <w:szCs w:val="15"/>
          <w:shd w:val="clear" w:color="auto" w:fill="F7F9FA"/>
          <w:vertAlign w:val="subscript"/>
        </w:rPr>
        <w:t>k</w:t>
      </w:r>
      <w:r w:rsidRPr="0063337B">
        <w:rPr>
          <w:rFonts w:ascii="Courier New" w:eastAsia="Times New Roman" w:hAnsi="Courier New" w:cs="Courier New"/>
          <w:color w:val="546E7A"/>
          <w:sz w:val="20"/>
          <w:szCs w:val="20"/>
          <w:shd w:val="clear" w:color="auto" w:fill="F7F9FA"/>
        </w:rPr>
        <w:t> &lt;= nums.length - 1</w:t>
      </w:r>
      <w:r w:rsidRPr="0063337B">
        <w:rPr>
          <w:rFonts w:ascii="Segoe UI" w:eastAsia="Times New Roman" w:hAnsi="Segoe UI" w:cs="Segoe UI"/>
          <w:color w:val="263238"/>
          <w:sz w:val="21"/>
          <w:szCs w:val="21"/>
        </w:rPr>
        <w:t xml:space="preserve">, and that a </w:t>
      </w:r>
      <w:r w:rsidRPr="0063337B">
        <w:rPr>
          <w:rFonts w:ascii="Segoe UI" w:eastAsia="Times New Roman" w:hAnsi="Segoe UI" w:cs="Segoe UI"/>
          <w:color w:val="263238"/>
          <w:sz w:val="21"/>
          <w:szCs w:val="21"/>
        </w:rPr>
        <w:lastRenderedPageBreak/>
        <w:t>sequence </w:t>
      </w:r>
      <w:r w:rsidRPr="0063337B">
        <w:rPr>
          <w:rFonts w:ascii="Courier New" w:eastAsia="Times New Roman" w:hAnsi="Courier New" w:cs="Courier New"/>
          <w:color w:val="546E7A"/>
          <w:sz w:val="20"/>
          <w:szCs w:val="20"/>
          <w:shd w:val="clear" w:color="auto" w:fill="F7F9FA"/>
        </w:rPr>
        <w:t>seq</w:t>
      </w:r>
      <w:r w:rsidRPr="0063337B">
        <w:rPr>
          <w:rFonts w:ascii="Segoe UI" w:eastAsia="Times New Roman" w:hAnsi="Segoe UI" w:cs="Segoe UI"/>
          <w:color w:val="263238"/>
          <w:sz w:val="21"/>
          <w:szCs w:val="21"/>
        </w:rPr>
        <w:t> is </w:t>
      </w:r>
      <w:r w:rsidRPr="0063337B">
        <w:rPr>
          <w:rFonts w:ascii="Segoe UI" w:eastAsia="Times New Roman" w:hAnsi="Segoe UI" w:cs="Segoe UI"/>
          <w:i/>
          <w:iCs/>
          <w:color w:val="263238"/>
          <w:sz w:val="21"/>
          <w:szCs w:val="21"/>
        </w:rPr>
        <w:t>arithmetic</w:t>
      </w:r>
      <w:r w:rsidRPr="0063337B">
        <w:rPr>
          <w:rFonts w:ascii="Segoe UI" w:eastAsia="Times New Roman" w:hAnsi="Segoe UI" w:cs="Segoe UI"/>
          <w:color w:val="263238"/>
          <w:sz w:val="21"/>
          <w:szCs w:val="21"/>
        </w:rPr>
        <w:t> if </w:t>
      </w:r>
      <w:r w:rsidRPr="0063337B">
        <w:rPr>
          <w:rFonts w:ascii="Courier New" w:eastAsia="Times New Roman" w:hAnsi="Courier New" w:cs="Courier New"/>
          <w:color w:val="546E7A"/>
          <w:sz w:val="20"/>
          <w:szCs w:val="20"/>
          <w:shd w:val="clear" w:color="auto" w:fill="F7F9FA"/>
        </w:rPr>
        <w:t>seq[i+1] - seq[i]</w:t>
      </w:r>
      <w:r w:rsidRPr="0063337B">
        <w:rPr>
          <w:rFonts w:ascii="Segoe UI" w:eastAsia="Times New Roman" w:hAnsi="Segoe UI" w:cs="Segoe UI"/>
          <w:color w:val="263238"/>
          <w:sz w:val="21"/>
          <w:szCs w:val="21"/>
        </w:rPr>
        <w:t> are all the same value (for </w:t>
      </w:r>
      <w:r w:rsidRPr="0063337B">
        <w:rPr>
          <w:rFonts w:ascii="Courier New" w:eastAsia="Times New Roman" w:hAnsi="Courier New" w:cs="Courier New"/>
          <w:color w:val="546E7A"/>
          <w:sz w:val="20"/>
          <w:szCs w:val="20"/>
          <w:shd w:val="clear" w:color="auto" w:fill="F7F9FA"/>
        </w:rPr>
        <w:t>0 &lt;= i &lt; seq.length - 1</w:t>
      </w:r>
      <w:r w:rsidRPr="0063337B">
        <w:rPr>
          <w:rFonts w:ascii="Segoe UI" w:eastAsia="Times New Roman" w:hAnsi="Segoe UI" w:cs="Segoe UI"/>
          <w:color w:val="263238"/>
          <w:sz w:val="21"/>
          <w:szCs w:val="21"/>
        </w:rPr>
        <w:t>).</w:t>
      </w:r>
    </w:p>
    <w:p w14:paraId="43E34A93" w14:textId="77777777" w:rsidR="0063337B" w:rsidRPr="0063337B" w:rsidRDefault="0063337B" w:rsidP="0063337B">
      <w:pPr>
        <w:shd w:val="clear" w:color="auto" w:fill="FFFFFF"/>
        <w:spacing w:after="240" w:line="240" w:lineRule="auto"/>
        <w:rPr>
          <w:rFonts w:ascii="Segoe UI" w:eastAsia="Times New Roman" w:hAnsi="Segoe UI" w:cs="Segoe UI"/>
          <w:color w:val="263238"/>
          <w:sz w:val="21"/>
          <w:szCs w:val="21"/>
        </w:rPr>
      </w:pPr>
      <w:r w:rsidRPr="0063337B">
        <w:rPr>
          <w:rFonts w:ascii="Segoe UI" w:eastAsia="Times New Roman" w:hAnsi="Segoe UI" w:cs="Segoe UI"/>
          <w:color w:val="263238"/>
          <w:sz w:val="21"/>
          <w:szCs w:val="21"/>
        </w:rPr>
        <w:t> </w:t>
      </w:r>
    </w:p>
    <w:p w14:paraId="01B0D4C7" w14:textId="77777777" w:rsidR="0063337B" w:rsidRPr="0063337B" w:rsidRDefault="0063337B" w:rsidP="0063337B">
      <w:pPr>
        <w:shd w:val="clear" w:color="auto" w:fill="FFFFFF"/>
        <w:spacing w:after="240" w:line="240" w:lineRule="auto"/>
        <w:rPr>
          <w:rFonts w:ascii="Segoe UI" w:eastAsia="Times New Roman" w:hAnsi="Segoe UI" w:cs="Segoe UI"/>
          <w:color w:val="263238"/>
          <w:sz w:val="21"/>
          <w:szCs w:val="21"/>
        </w:rPr>
      </w:pPr>
      <w:r w:rsidRPr="0063337B">
        <w:rPr>
          <w:rFonts w:ascii="Segoe UI" w:eastAsia="Times New Roman" w:hAnsi="Segoe UI" w:cs="Segoe UI"/>
          <w:b/>
          <w:bCs/>
          <w:color w:val="263238"/>
          <w:sz w:val="21"/>
          <w:szCs w:val="21"/>
        </w:rPr>
        <w:t>Example 1:</w:t>
      </w:r>
    </w:p>
    <w:p w14:paraId="77DF94EE" w14:textId="77777777" w:rsidR="0063337B" w:rsidRPr="0063337B" w:rsidRDefault="0063337B" w:rsidP="006333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337B">
        <w:rPr>
          <w:rFonts w:ascii="Consolas" w:eastAsia="Times New Roman" w:hAnsi="Consolas" w:cs="Courier New"/>
          <w:b/>
          <w:bCs/>
          <w:color w:val="263238"/>
          <w:sz w:val="20"/>
          <w:szCs w:val="20"/>
        </w:rPr>
        <w:t>Input:</w:t>
      </w:r>
      <w:r w:rsidRPr="0063337B">
        <w:rPr>
          <w:rFonts w:ascii="Consolas" w:eastAsia="Times New Roman" w:hAnsi="Consolas" w:cs="Courier New"/>
          <w:color w:val="263238"/>
          <w:sz w:val="20"/>
          <w:szCs w:val="20"/>
        </w:rPr>
        <w:t xml:space="preserve"> nums = [3,6,9,12]</w:t>
      </w:r>
    </w:p>
    <w:p w14:paraId="576168F8" w14:textId="77777777" w:rsidR="0063337B" w:rsidRPr="0063337B" w:rsidRDefault="0063337B" w:rsidP="006333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337B">
        <w:rPr>
          <w:rFonts w:ascii="Consolas" w:eastAsia="Times New Roman" w:hAnsi="Consolas" w:cs="Courier New"/>
          <w:b/>
          <w:bCs/>
          <w:color w:val="263238"/>
          <w:sz w:val="20"/>
          <w:szCs w:val="20"/>
        </w:rPr>
        <w:t>Output:</w:t>
      </w:r>
      <w:r w:rsidRPr="0063337B">
        <w:rPr>
          <w:rFonts w:ascii="Consolas" w:eastAsia="Times New Roman" w:hAnsi="Consolas" w:cs="Courier New"/>
          <w:color w:val="263238"/>
          <w:sz w:val="20"/>
          <w:szCs w:val="20"/>
        </w:rPr>
        <w:t xml:space="preserve"> 4</w:t>
      </w:r>
    </w:p>
    <w:p w14:paraId="4F04E243" w14:textId="77777777" w:rsidR="0063337B" w:rsidRPr="0063337B" w:rsidRDefault="0063337B" w:rsidP="006333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337B">
        <w:rPr>
          <w:rFonts w:ascii="Consolas" w:eastAsia="Times New Roman" w:hAnsi="Consolas" w:cs="Courier New"/>
          <w:b/>
          <w:bCs/>
          <w:color w:val="263238"/>
          <w:sz w:val="20"/>
          <w:szCs w:val="20"/>
        </w:rPr>
        <w:t xml:space="preserve">Explanation: </w:t>
      </w:r>
    </w:p>
    <w:p w14:paraId="60C7D4C7" w14:textId="64DD3D9E" w:rsidR="00F1561C" w:rsidRPr="0063337B" w:rsidRDefault="0063337B" w:rsidP="00F15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337B">
        <w:rPr>
          <w:rFonts w:ascii="Consolas" w:eastAsia="Times New Roman" w:hAnsi="Consolas" w:cs="Courier New"/>
          <w:color w:val="263238"/>
          <w:sz w:val="20"/>
          <w:szCs w:val="20"/>
        </w:rPr>
        <w:t>The whole array is an arithmetic sequence with steps of length = 3.</w:t>
      </w:r>
    </w:p>
    <w:p w14:paraId="6B90D443" w14:textId="77777777" w:rsidR="00F87439" w:rsidRPr="00F87439" w:rsidRDefault="00F1561C"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Pr>
          <w:rFonts w:ascii="Arial" w:hAnsi="Arial" w:cs="Arial"/>
          <w:color w:val="333333"/>
          <w:sz w:val="27"/>
          <w:szCs w:val="27"/>
        </w:rPr>
        <w:t>:</w:t>
      </w:r>
      <w:r w:rsidR="00F87439" w:rsidRPr="00F87439">
        <w:rPr>
          <w:rFonts w:ascii="Arial" w:hAnsi="Arial" w:cs="Arial"/>
          <w:color w:val="333333"/>
          <w:sz w:val="27"/>
          <w:szCs w:val="27"/>
        </w:rPr>
        <w:t xml:space="preserve"> int longestArithSeqLength(vector&lt;int&gt;&amp; nums) {</w:t>
      </w:r>
    </w:p>
    <w:p w14:paraId="2E2C0B66"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if(nums.size()==2)</w:t>
      </w:r>
    </w:p>
    <w:p w14:paraId="6ABE01AC"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return 2;</w:t>
      </w:r>
    </w:p>
    <w:p w14:paraId="1653177A"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int n=nums.size();</w:t>
      </w:r>
    </w:p>
    <w:p w14:paraId="0CB85DB1"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vector&lt;vector&lt;int&gt;&gt;ans(n,vector&lt;int&gt;(1001,1));</w:t>
      </w:r>
    </w:p>
    <w:p w14:paraId="17EF15E3"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int len=1;</w:t>
      </w:r>
    </w:p>
    <w:p w14:paraId="4A275CFD"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for(int i=1;i&lt;n;i++)</w:t>
      </w:r>
    </w:p>
    <w:p w14:paraId="6327203D"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w:t>
      </w:r>
    </w:p>
    <w:p w14:paraId="6F0CA531"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for(int j=0;j&lt;i;j++)</w:t>
      </w:r>
    </w:p>
    <w:p w14:paraId="532A2B41"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w:t>
      </w:r>
    </w:p>
    <w:p w14:paraId="13CA5088"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int ind=nums[i]-nums[j]+500;</w:t>
      </w:r>
    </w:p>
    <w:p w14:paraId="538024CE"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ans[i][ind]=max(ans[i][ind],ans[j][ind]+1);</w:t>
      </w:r>
    </w:p>
    <w:p w14:paraId="7610E3E6"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len=max(len,ans[i][ind]);</w:t>
      </w:r>
    </w:p>
    <w:p w14:paraId="0103F26F"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w:t>
      </w:r>
    </w:p>
    <w:p w14:paraId="0F7833D1"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w:t>
      </w:r>
    </w:p>
    <w:p w14:paraId="116881D7" w14:textId="77777777" w:rsidR="00F87439" w:rsidRPr="00F87439"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return len;</w:t>
      </w:r>
    </w:p>
    <w:p w14:paraId="511C339C" w14:textId="7149DAD3" w:rsidR="00F1561C" w:rsidRDefault="00F87439"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87439">
        <w:rPr>
          <w:rFonts w:ascii="Arial" w:hAnsi="Arial" w:cs="Arial"/>
          <w:color w:val="333333"/>
          <w:sz w:val="27"/>
          <w:szCs w:val="27"/>
        </w:rPr>
        <w:t xml:space="preserve">    }</w:t>
      </w:r>
    </w:p>
    <w:p w14:paraId="2495D5A6" w14:textId="11E376A1" w:rsidR="001C6D3E" w:rsidRPr="001C6D3E" w:rsidRDefault="00F87439" w:rsidP="001C6D3E">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lastRenderedPageBreak/>
        <w:t>24</w:t>
      </w:r>
      <w:r w:rsidR="003E21C8">
        <w:rPr>
          <w:rFonts w:ascii="Arial" w:hAnsi="Arial" w:cs="Arial"/>
          <w:color w:val="333333"/>
          <w:sz w:val="27"/>
          <w:szCs w:val="27"/>
        </w:rPr>
        <w:t>2</w:t>
      </w:r>
      <w:r>
        <w:rPr>
          <w:rFonts w:ascii="Arial" w:hAnsi="Arial" w:cs="Arial"/>
          <w:color w:val="333333"/>
          <w:sz w:val="27"/>
          <w:szCs w:val="27"/>
        </w:rPr>
        <w:t>)</w:t>
      </w:r>
      <w:r w:rsidR="001C6D3E" w:rsidRPr="001C6D3E">
        <w:rPr>
          <w:rFonts w:ascii="Segoe UI" w:hAnsi="Segoe UI" w:cs="Segoe UI"/>
          <w:color w:val="263238"/>
          <w:sz w:val="21"/>
          <w:szCs w:val="21"/>
        </w:rPr>
        <w:t xml:space="preserve"> Given a string </w:t>
      </w:r>
      <w:r w:rsidR="001C6D3E" w:rsidRPr="001C6D3E">
        <w:rPr>
          <w:rFonts w:ascii="Courier New" w:hAnsi="Courier New" w:cs="Courier New"/>
          <w:color w:val="546E7A"/>
          <w:sz w:val="20"/>
          <w:szCs w:val="20"/>
          <w:shd w:val="clear" w:color="auto" w:fill="F7F9FA"/>
        </w:rPr>
        <w:t>s</w:t>
      </w:r>
      <w:r w:rsidR="001C6D3E" w:rsidRPr="001C6D3E">
        <w:rPr>
          <w:rFonts w:ascii="Segoe UI" w:hAnsi="Segoe UI" w:cs="Segoe UI"/>
          <w:color w:val="263238"/>
          <w:sz w:val="21"/>
          <w:szCs w:val="21"/>
        </w:rPr>
        <w:t>, return </w:t>
      </w:r>
      <w:r w:rsidR="001C6D3E" w:rsidRPr="001C6D3E">
        <w:rPr>
          <w:rFonts w:ascii="Courier New" w:hAnsi="Courier New" w:cs="Courier New"/>
          <w:color w:val="546E7A"/>
          <w:sz w:val="20"/>
          <w:szCs w:val="20"/>
          <w:shd w:val="clear" w:color="auto" w:fill="F7F9FA"/>
        </w:rPr>
        <w:t>true</w:t>
      </w:r>
      <w:r w:rsidR="001C6D3E" w:rsidRPr="001C6D3E">
        <w:rPr>
          <w:rFonts w:ascii="Segoe UI" w:hAnsi="Segoe UI" w:cs="Segoe UI"/>
          <w:color w:val="263238"/>
          <w:sz w:val="21"/>
          <w:szCs w:val="21"/>
        </w:rPr>
        <w:t> </w:t>
      </w:r>
      <w:r w:rsidR="001C6D3E" w:rsidRPr="001C6D3E">
        <w:rPr>
          <w:rFonts w:ascii="Segoe UI" w:hAnsi="Segoe UI" w:cs="Segoe UI"/>
          <w:i/>
          <w:iCs/>
          <w:color w:val="263238"/>
          <w:sz w:val="21"/>
          <w:szCs w:val="21"/>
        </w:rPr>
        <w:t>if the </w:t>
      </w:r>
      <w:r w:rsidR="001C6D3E" w:rsidRPr="001C6D3E">
        <w:rPr>
          <w:rFonts w:ascii="Courier New" w:hAnsi="Courier New" w:cs="Courier New"/>
          <w:color w:val="546E7A"/>
          <w:sz w:val="20"/>
          <w:szCs w:val="20"/>
          <w:shd w:val="clear" w:color="auto" w:fill="F7F9FA"/>
        </w:rPr>
        <w:t>s</w:t>
      </w:r>
      <w:r w:rsidR="001C6D3E" w:rsidRPr="001C6D3E">
        <w:rPr>
          <w:rFonts w:ascii="Segoe UI" w:hAnsi="Segoe UI" w:cs="Segoe UI"/>
          <w:i/>
          <w:iCs/>
          <w:color w:val="263238"/>
          <w:sz w:val="21"/>
          <w:szCs w:val="21"/>
        </w:rPr>
        <w:t> can be palindrome after deleting </w:t>
      </w:r>
      <w:r w:rsidR="001C6D3E" w:rsidRPr="001C6D3E">
        <w:rPr>
          <w:rFonts w:ascii="Segoe UI" w:hAnsi="Segoe UI" w:cs="Segoe UI"/>
          <w:b/>
          <w:bCs/>
          <w:i/>
          <w:iCs/>
          <w:color w:val="263238"/>
          <w:sz w:val="21"/>
          <w:szCs w:val="21"/>
        </w:rPr>
        <w:t>at most one</w:t>
      </w:r>
      <w:r w:rsidR="001C6D3E" w:rsidRPr="001C6D3E">
        <w:rPr>
          <w:rFonts w:ascii="Segoe UI" w:hAnsi="Segoe UI" w:cs="Segoe UI"/>
          <w:i/>
          <w:iCs/>
          <w:color w:val="263238"/>
          <w:sz w:val="21"/>
          <w:szCs w:val="21"/>
        </w:rPr>
        <w:t> character from it</w:t>
      </w:r>
      <w:r w:rsidR="001C6D3E" w:rsidRPr="001C6D3E">
        <w:rPr>
          <w:rFonts w:ascii="Segoe UI" w:hAnsi="Segoe UI" w:cs="Segoe UI"/>
          <w:color w:val="263238"/>
          <w:sz w:val="21"/>
          <w:szCs w:val="21"/>
        </w:rPr>
        <w:t>.</w:t>
      </w:r>
    </w:p>
    <w:p w14:paraId="2331FD06" w14:textId="77777777" w:rsidR="001C6D3E" w:rsidRPr="001C6D3E" w:rsidRDefault="001C6D3E" w:rsidP="001C6D3E">
      <w:pPr>
        <w:shd w:val="clear" w:color="auto" w:fill="FFFFFF"/>
        <w:spacing w:after="240" w:line="240" w:lineRule="auto"/>
        <w:rPr>
          <w:rFonts w:ascii="Segoe UI" w:eastAsia="Times New Roman" w:hAnsi="Segoe UI" w:cs="Segoe UI"/>
          <w:color w:val="263238"/>
          <w:sz w:val="21"/>
          <w:szCs w:val="21"/>
        </w:rPr>
      </w:pPr>
      <w:r w:rsidRPr="001C6D3E">
        <w:rPr>
          <w:rFonts w:ascii="Segoe UI" w:eastAsia="Times New Roman" w:hAnsi="Segoe UI" w:cs="Segoe UI"/>
          <w:color w:val="263238"/>
          <w:sz w:val="21"/>
          <w:szCs w:val="21"/>
        </w:rPr>
        <w:t> </w:t>
      </w:r>
    </w:p>
    <w:p w14:paraId="4FC4A01A" w14:textId="77777777" w:rsidR="001C6D3E" w:rsidRPr="001C6D3E" w:rsidRDefault="001C6D3E" w:rsidP="001C6D3E">
      <w:pPr>
        <w:shd w:val="clear" w:color="auto" w:fill="FFFFFF"/>
        <w:spacing w:after="240" w:line="240" w:lineRule="auto"/>
        <w:rPr>
          <w:rFonts w:ascii="Segoe UI" w:eastAsia="Times New Roman" w:hAnsi="Segoe UI" w:cs="Segoe UI"/>
          <w:color w:val="263238"/>
          <w:sz w:val="21"/>
          <w:szCs w:val="21"/>
        </w:rPr>
      </w:pPr>
      <w:r w:rsidRPr="001C6D3E">
        <w:rPr>
          <w:rFonts w:ascii="Segoe UI" w:eastAsia="Times New Roman" w:hAnsi="Segoe UI" w:cs="Segoe UI"/>
          <w:b/>
          <w:bCs/>
          <w:color w:val="263238"/>
          <w:sz w:val="21"/>
          <w:szCs w:val="21"/>
        </w:rPr>
        <w:t>Example 1:</w:t>
      </w:r>
    </w:p>
    <w:p w14:paraId="453EE5E1"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D3E">
        <w:rPr>
          <w:rFonts w:ascii="Consolas" w:eastAsia="Times New Roman" w:hAnsi="Consolas" w:cs="Courier New"/>
          <w:b/>
          <w:bCs/>
          <w:color w:val="263238"/>
          <w:sz w:val="20"/>
          <w:szCs w:val="20"/>
        </w:rPr>
        <w:t>Input:</w:t>
      </w:r>
      <w:r w:rsidRPr="001C6D3E">
        <w:rPr>
          <w:rFonts w:ascii="Consolas" w:eastAsia="Times New Roman" w:hAnsi="Consolas" w:cs="Courier New"/>
          <w:color w:val="263238"/>
          <w:sz w:val="20"/>
          <w:szCs w:val="20"/>
        </w:rPr>
        <w:t xml:space="preserve"> s = "aba"</w:t>
      </w:r>
    </w:p>
    <w:p w14:paraId="1905B9D0"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D3E">
        <w:rPr>
          <w:rFonts w:ascii="Consolas" w:eastAsia="Times New Roman" w:hAnsi="Consolas" w:cs="Courier New"/>
          <w:b/>
          <w:bCs/>
          <w:color w:val="263238"/>
          <w:sz w:val="20"/>
          <w:szCs w:val="20"/>
        </w:rPr>
        <w:t>Output:</w:t>
      </w:r>
      <w:r w:rsidRPr="001C6D3E">
        <w:rPr>
          <w:rFonts w:ascii="Consolas" w:eastAsia="Times New Roman" w:hAnsi="Consolas" w:cs="Courier New"/>
          <w:color w:val="263238"/>
          <w:sz w:val="20"/>
          <w:szCs w:val="20"/>
        </w:rPr>
        <w:t xml:space="preserve"> true</w:t>
      </w:r>
    </w:p>
    <w:p w14:paraId="0BB62892" w14:textId="77777777" w:rsidR="001C6D3E" w:rsidRPr="001C6D3E" w:rsidRDefault="001C6D3E" w:rsidP="001C6D3E">
      <w:pPr>
        <w:shd w:val="clear" w:color="auto" w:fill="FFFFFF"/>
        <w:spacing w:after="240" w:line="240" w:lineRule="auto"/>
        <w:rPr>
          <w:rFonts w:ascii="Segoe UI" w:eastAsia="Times New Roman" w:hAnsi="Segoe UI" w:cs="Segoe UI"/>
          <w:color w:val="263238"/>
          <w:sz w:val="21"/>
          <w:szCs w:val="21"/>
        </w:rPr>
      </w:pPr>
      <w:r w:rsidRPr="001C6D3E">
        <w:rPr>
          <w:rFonts w:ascii="Segoe UI" w:eastAsia="Times New Roman" w:hAnsi="Segoe UI" w:cs="Segoe UI"/>
          <w:b/>
          <w:bCs/>
          <w:color w:val="263238"/>
          <w:sz w:val="21"/>
          <w:szCs w:val="21"/>
        </w:rPr>
        <w:t>Example 2:</w:t>
      </w:r>
    </w:p>
    <w:p w14:paraId="663F31DE"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D3E">
        <w:rPr>
          <w:rFonts w:ascii="Consolas" w:eastAsia="Times New Roman" w:hAnsi="Consolas" w:cs="Courier New"/>
          <w:b/>
          <w:bCs/>
          <w:color w:val="263238"/>
          <w:sz w:val="20"/>
          <w:szCs w:val="20"/>
        </w:rPr>
        <w:t>Input:</w:t>
      </w:r>
      <w:r w:rsidRPr="001C6D3E">
        <w:rPr>
          <w:rFonts w:ascii="Consolas" w:eastAsia="Times New Roman" w:hAnsi="Consolas" w:cs="Courier New"/>
          <w:color w:val="263238"/>
          <w:sz w:val="20"/>
          <w:szCs w:val="20"/>
        </w:rPr>
        <w:t xml:space="preserve"> s = "abca"</w:t>
      </w:r>
    </w:p>
    <w:p w14:paraId="216900C5"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D3E">
        <w:rPr>
          <w:rFonts w:ascii="Consolas" w:eastAsia="Times New Roman" w:hAnsi="Consolas" w:cs="Courier New"/>
          <w:b/>
          <w:bCs/>
          <w:color w:val="263238"/>
          <w:sz w:val="20"/>
          <w:szCs w:val="20"/>
        </w:rPr>
        <w:t>Output:</w:t>
      </w:r>
      <w:r w:rsidRPr="001C6D3E">
        <w:rPr>
          <w:rFonts w:ascii="Consolas" w:eastAsia="Times New Roman" w:hAnsi="Consolas" w:cs="Courier New"/>
          <w:color w:val="263238"/>
          <w:sz w:val="20"/>
          <w:szCs w:val="20"/>
        </w:rPr>
        <w:t xml:space="preserve"> true</w:t>
      </w:r>
    </w:p>
    <w:p w14:paraId="28007B09" w14:textId="0C179700" w:rsidR="00F87439" w:rsidRDefault="001C6D3E"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6D3E">
        <w:rPr>
          <w:rFonts w:ascii="Consolas" w:eastAsia="Times New Roman" w:hAnsi="Consolas" w:cs="Courier New"/>
          <w:b/>
          <w:bCs/>
          <w:color w:val="263238"/>
          <w:sz w:val="20"/>
          <w:szCs w:val="20"/>
        </w:rPr>
        <w:t>Explanation:</w:t>
      </w:r>
      <w:r w:rsidRPr="001C6D3E">
        <w:rPr>
          <w:rFonts w:ascii="Consolas" w:eastAsia="Times New Roman" w:hAnsi="Consolas" w:cs="Courier New"/>
          <w:color w:val="263238"/>
          <w:sz w:val="20"/>
          <w:szCs w:val="20"/>
        </w:rPr>
        <w:t xml:space="preserve"> You could delete the character 'c'.</w:t>
      </w:r>
    </w:p>
    <w:p w14:paraId="55DFA01C" w14:textId="4B4E4592" w:rsidR="00ED709D" w:rsidRPr="001C6D3E" w:rsidRDefault="00ED709D"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09D">
        <w:rPr>
          <w:rFonts w:ascii="Consolas" w:eastAsia="Times New Roman" w:hAnsi="Consolas" w:cs="Courier New"/>
          <w:color w:val="263238"/>
          <w:sz w:val="20"/>
          <w:szCs w:val="20"/>
          <w:highlight w:val="cyan"/>
        </w:rPr>
        <w:t>RECURSIVE WAY</w:t>
      </w:r>
    </w:p>
    <w:p w14:paraId="2DAB5DB2" w14:textId="77777777" w:rsidR="001C6D3E" w:rsidRPr="001C6D3E" w:rsidRDefault="00F87439"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Pr>
          <w:rFonts w:ascii="Arial" w:hAnsi="Arial" w:cs="Arial"/>
          <w:color w:val="333333"/>
          <w:sz w:val="27"/>
          <w:szCs w:val="27"/>
        </w:rPr>
        <w:t>:</w:t>
      </w:r>
      <w:r w:rsidR="001C6D3E" w:rsidRPr="001C6D3E">
        <w:rPr>
          <w:rFonts w:ascii="Arial" w:hAnsi="Arial" w:cs="Arial"/>
          <w:color w:val="333333"/>
          <w:sz w:val="27"/>
          <w:szCs w:val="27"/>
        </w:rPr>
        <w:t xml:space="preserve"> bool validPalindrome(string s) {</w:t>
      </w:r>
    </w:p>
    <w:p w14:paraId="223637FA"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return valid(s,0,s.size()-1,1);</w:t>
      </w:r>
    </w:p>
    <w:p w14:paraId="150E4225"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w:t>
      </w:r>
    </w:p>
    <w:p w14:paraId="5F0C547D"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bool valid(string&amp;s,int l,int r,int d)</w:t>
      </w:r>
    </w:p>
    <w:p w14:paraId="77123173"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w:t>
      </w:r>
    </w:p>
    <w:p w14:paraId="0FFFF427"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if(l&gt;=r)</w:t>
      </w:r>
    </w:p>
    <w:p w14:paraId="69463AE1"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return 1;</w:t>
      </w:r>
    </w:p>
    <w:p w14:paraId="464DCB37"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if(s[l]==s[r])</w:t>
      </w:r>
    </w:p>
    <w:p w14:paraId="3179D206"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return valid(s,l+1,r-1,d);</w:t>
      </w:r>
    </w:p>
    <w:p w14:paraId="297B103D"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else</w:t>
      </w:r>
    </w:p>
    <w:p w14:paraId="712AC8C0" w14:textId="77777777" w:rsidR="001C6D3E" w:rsidRPr="001C6D3E"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return d&gt;0&amp;&amp;(valid(s,l+1,r,d-1)||valid(s,l,r-1,d-1));</w:t>
      </w:r>
    </w:p>
    <w:p w14:paraId="74699E56" w14:textId="116470BA" w:rsidR="00F87439" w:rsidRDefault="001C6D3E"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1C6D3E">
        <w:rPr>
          <w:rFonts w:ascii="Arial" w:hAnsi="Arial" w:cs="Arial"/>
          <w:color w:val="333333"/>
          <w:sz w:val="27"/>
          <w:szCs w:val="27"/>
        </w:rPr>
        <w:t xml:space="preserve">    }</w:t>
      </w:r>
    </w:p>
    <w:p w14:paraId="38B50D7F" w14:textId="46EFB4C3" w:rsidR="00FF028F" w:rsidRDefault="00FF028F" w:rsidP="001C6D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ED709D">
        <w:rPr>
          <w:rFonts w:ascii="Arial" w:hAnsi="Arial" w:cs="Arial"/>
          <w:color w:val="333333"/>
          <w:sz w:val="27"/>
          <w:szCs w:val="27"/>
          <w:highlight w:val="cyan"/>
        </w:rPr>
        <w:t>ITERATIVE WAY</w:t>
      </w:r>
    </w:p>
    <w:p w14:paraId="3FE266CF" w14:textId="740E6763"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Pr>
          <w:rFonts w:ascii="Arial" w:hAnsi="Arial" w:cs="Arial"/>
          <w:color w:val="333333"/>
          <w:sz w:val="27"/>
          <w:szCs w:val="27"/>
        </w:rPr>
        <w:t>:</w:t>
      </w:r>
      <w:r w:rsidRPr="00FF028F">
        <w:t xml:space="preserve"> </w:t>
      </w:r>
      <w:r w:rsidRPr="00FF028F">
        <w:rPr>
          <w:rFonts w:ascii="Arial" w:hAnsi="Arial" w:cs="Arial"/>
          <w:color w:val="333333"/>
          <w:sz w:val="27"/>
          <w:szCs w:val="27"/>
        </w:rPr>
        <w:t>bool validPalindrome(string s) {</w:t>
      </w:r>
    </w:p>
    <w:p w14:paraId="6B8EF3EE"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lastRenderedPageBreak/>
        <w:t xml:space="preserve">        for(int i=0,j=s.size()-1;i&lt;j;i++,j--)</w:t>
      </w:r>
    </w:p>
    <w:p w14:paraId="6630DE68"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7BD119D0"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if(s[i]!=s[j])</w:t>
      </w:r>
    </w:p>
    <w:p w14:paraId="1FD83F32"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45FD13BE"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return valid(s,i+1,j)||valid(s,i,j-1);</w:t>
      </w:r>
    </w:p>
    <w:p w14:paraId="18EB2ACE"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10D5DEF4"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77D7005E"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return 1;</w:t>
      </w:r>
    </w:p>
    <w:p w14:paraId="0E360C2A"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4A7D5E08"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bool valid(string s,int l,int r)</w:t>
      </w:r>
    </w:p>
    <w:p w14:paraId="468D2A47"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309BC9AC"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for(int i=l,j=r;i&lt;j;i++,j--)</w:t>
      </w:r>
    </w:p>
    <w:p w14:paraId="6394AA31"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59520A6B"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if(s[i]!=s[j])</w:t>
      </w:r>
    </w:p>
    <w:p w14:paraId="3B6684EF"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return 0;</w:t>
      </w:r>
    </w:p>
    <w:p w14:paraId="6706AB66"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05EA5B73" w14:textId="77777777" w:rsidR="00FF028F" w:rsidRP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return 1;</w:t>
      </w:r>
    </w:p>
    <w:p w14:paraId="307B48A2" w14:textId="0AC2F3C4" w:rsidR="00FF028F" w:rsidRDefault="00FF028F" w:rsidP="00FF02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FF028F">
        <w:rPr>
          <w:rFonts w:ascii="Arial" w:hAnsi="Arial" w:cs="Arial"/>
          <w:color w:val="333333"/>
          <w:sz w:val="27"/>
          <w:szCs w:val="27"/>
        </w:rPr>
        <w:t xml:space="preserve">    }</w:t>
      </w:r>
    </w:p>
    <w:p w14:paraId="617AC85C" w14:textId="55D31D2E" w:rsidR="00E27D5A" w:rsidRDefault="001C6D3E" w:rsidP="00E27D5A">
      <w:pPr>
        <w:pStyle w:val="NormalWeb"/>
        <w:shd w:val="clear" w:color="auto" w:fill="FFFFFF"/>
        <w:spacing w:before="0" w:beforeAutospacing="0" w:after="240" w:afterAutospacing="0"/>
        <w:rPr>
          <w:rFonts w:ascii="Segoe UI" w:hAnsi="Segoe UI" w:cs="Segoe UI"/>
          <w:color w:val="263238"/>
          <w:sz w:val="21"/>
          <w:szCs w:val="21"/>
        </w:rPr>
      </w:pPr>
      <w:r>
        <w:rPr>
          <w:rFonts w:ascii="Arial" w:hAnsi="Arial" w:cs="Arial"/>
          <w:color w:val="333333"/>
          <w:sz w:val="27"/>
          <w:szCs w:val="27"/>
        </w:rPr>
        <w:t>243)</w:t>
      </w:r>
      <w:r w:rsidR="00E27D5A" w:rsidRPr="00E27D5A">
        <w:rPr>
          <w:rFonts w:ascii="Segoe UI" w:hAnsi="Segoe UI" w:cs="Segoe UI"/>
          <w:color w:val="263238"/>
          <w:sz w:val="21"/>
          <w:szCs w:val="21"/>
        </w:rPr>
        <w:t xml:space="preserve"> </w:t>
      </w:r>
      <w:r w:rsidR="00E27D5A">
        <w:rPr>
          <w:rFonts w:ascii="Segoe UI" w:hAnsi="Segoe UI" w:cs="Segoe UI"/>
          <w:color w:val="263238"/>
          <w:sz w:val="21"/>
          <w:szCs w:val="21"/>
        </w:rPr>
        <w:t>Implement </w:t>
      </w:r>
      <w:hyperlink r:id="rId110" w:tgtFrame="_blank" w:history="1">
        <w:r w:rsidR="00E27D5A">
          <w:rPr>
            <w:rStyle w:val="Hyperlink"/>
            <w:rFonts w:ascii="Segoe UI" w:hAnsi="Segoe UI" w:cs="Segoe UI"/>
            <w:color w:val="607D8B"/>
            <w:sz w:val="21"/>
            <w:szCs w:val="21"/>
          </w:rPr>
          <w:t>strStr()</w:t>
        </w:r>
      </w:hyperlink>
      <w:r w:rsidR="00E27D5A">
        <w:rPr>
          <w:rFonts w:ascii="Segoe UI" w:hAnsi="Segoe UI" w:cs="Segoe UI"/>
          <w:color w:val="263238"/>
          <w:sz w:val="21"/>
          <w:szCs w:val="21"/>
        </w:rPr>
        <w:t>.</w:t>
      </w:r>
    </w:p>
    <w:p w14:paraId="3E656928"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the index of the first occurrence of needle in haystack, or </w:t>
      </w:r>
      <w:r>
        <w:rPr>
          <w:rStyle w:val="HTMLCode"/>
          <w:color w:val="546E7A"/>
          <w:shd w:val="clear" w:color="auto" w:fill="F7F9FA"/>
        </w:rPr>
        <w:t>-1</w:t>
      </w:r>
      <w:r>
        <w:rPr>
          <w:rFonts w:ascii="Segoe UI" w:hAnsi="Segoe UI" w:cs="Segoe UI"/>
          <w:color w:val="263238"/>
          <w:sz w:val="21"/>
          <w:szCs w:val="21"/>
        </w:rPr>
        <w:t> if </w:t>
      </w:r>
      <w:r>
        <w:rPr>
          <w:rStyle w:val="HTMLCode"/>
          <w:color w:val="546E7A"/>
          <w:shd w:val="clear" w:color="auto" w:fill="F7F9FA"/>
        </w:rPr>
        <w:t>needle</w:t>
      </w:r>
      <w:r>
        <w:rPr>
          <w:rFonts w:ascii="Segoe UI" w:hAnsi="Segoe UI" w:cs="Segoe UI"/>
          <w:color w:val="263238"/>
          <w:sz w:val="21"/>
          <w:szCs w:val="21"/>
        </w:rPr>
        <w:t> is not part of </w:t>
      </w:r>
      <w:r>
        <w:rPr>
          <w:rStyle w:val="HTMLCode"/>
          <w:color w:val="546E7A"/>
          <w:shd w:val="clear" w:color="auto" w:fill="F7F9FA"/>
        </w:rPr>
        <w:t>haystack</w:t>
      </w:r>
      <w:r>
        <w:rPr>
          <w:rFonts w:ascii="Segoe UI" w:hAnsi="Segoe UI" w:cs="Segoe UI"/>
          <w:color w:val="263238"/>
          <w:sz w:val="21"/>
          <w:szCs w:val="21"/>
        </w:rPr>
        <w:t>.</w:t>
      </w:r>
    </w:p>
    <w:p w14:paraId="53800769"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14:paraId="71A925DA"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What should we return when </w:t>
      </w:r>
      <w:r>
        <w:rPr>
          <w:rStyle w:val="HTMLCode"/>
          <w:color w:val="546E7A"/>
          <w:shd w:val="clear" w:color="auto" w:fill="F7F9FA"/>
        </w:rPr>
        <w:t>needle</w:t>
      </w:r>
      <w:r>
        <w:rPr>
          <w:rFonts w:ascii="Segoe UI" w:hAnsi="Segoe UI" w:cs="Segoe UI"/>
          <w:color w:val="263238"/>
          <w:sz w:val="21"/>
          <w:szCs w:val="21"/>
        </w:rPr>
        <w:t> is an empty string? This is a great question to ask during an interview.</w:t>
      </w:r>
    </w:p>
    <w:p w14:paraId="011E0CD1"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For the purpose of this problem, we will return 0 when </w:t>
      </w:r>
      <w:r>
        <w:rPr>
          <w:rStyle w:val="HTMLCode"/>
          <w:color w:val="546E7A"/>
          <w:shd w:val="clear" w:color="auto" w:fill="F7F9FA"/>
        </w:rPr>
        <w:t>needle</w:t>
      </w:r>
      <w:r>
        <w:rPr>
          <w:rFonts w:ascii="Segoe UI" w:hAnsi="Segoe UI" w:cs="Segoe UI"/>
          <w:color w:val="263238"/>
          <w:sz w:val="21"/>
          <w:szCs w:val="21"/>
        </w:rPr>
        <w:t> is an empty string. This is consistent to C's </w:t>
      </w:r>
      <w:hyperlink r:id="rId111" w:tgtFrame="_blank" w:history="1">
        <w:r>
          <w:rPr>
            <w:rStyle w:val="Hyperlink"/>
            <w:rFonts w:ascii="Segoe UI" w:hAnsi="Segoe UI" w:cs="Segoe UI"/>
            <w:color w:val="607D8B"/>
            <w:sz w:val="21"/>
            <w:szCs w:val="21"/>
          </w:rPr>
          <w:t>strstr()</w:t>
        </w:r>
      </w:hyperlink>
      <w:r>
        <w:rPr>
          <w:rFonts w:ascii="Segoe UI" w:hAnsi="Segoe UI" w:cs="Segoe UI"/>
          <w:color w:val="263238"/>
          <w:sz w:val="21"/>
          <w:szCs w:val="21"/>
        </w:rPr>
        <w:t> and Java's </w:t>
      </w:r>
      <w:hyperlink r:id="rId112" w:anchor="indexOf(java.lang.String)" w:tgtFrame="_blank" w:history="1">
        <w:r>
          <w:rPr>
            <w:rStyle w:val="Hyperlink"/>
            <w:rFonts w:ascii="Segoe UI" w:hAnsi="Segoe UI" w:cs="Segoe UI"/>
            <w:color w:val="607D8B"/>
            <w:sz w:val="21"/>
            <w:szCs w:val="21"/>
          </w:rPr>
          <w:t>indexOf()</w:t>
        </w:r>
      </w:hyperlink>
      <w:r>
        <w:rPr>
          <w:rFonts w:ascii="Segoe UI" w:hAnsi="Segoe UI" w:cs="Segoe UI"/>
          <w:color w:val="263238"/>
          <w:sz w:val="21"/>
          <w:szCs w:val="21"/>
        </w:rPr>
        <w:t>.</w:t>
      </w:r>
    </w:p>
    <w:p w14:paraId="78DE61B3" w14:textId="60520A12" w:rsidR="00E27D5A" w:rsidRDefault="00CA16D3" w:rsidP="00E27D5A">
      <w:pPr>
        <w:pStyle w:val="NormalWeb"/>
        <w:shd w:val="clear" w:color="auto" w:fill="FFFFFF"/>
        <w:spacing w:before="0" w:beforeAutospacing="0" w:after="240" w:afterAutospacing="0"/>
        <w:rPr>
          <w:rFonts w:ascii="Segoe UI" w:hAnsi="Segoe UI" w:cs="Segoe UI"/>
          <w:color w:val="263238"/>
          <w:sz w:val="21"/>
          <w:szCs w:val="21"/>
        </w:rPr>
      </w:pPr>
      <w:r w:rsidRPr="00CA16D3">
        <w:rPr>
          <w:rFonts w:ascii="Segoe UI" w:hAnsi="Segoe UI" w:cs="Segoe UI"/>
          <w:color w:val="263238"/>
          <w:sz w:val="21"/>
          <w:szCs w:val="21"/>
          <w:highlight w:val="cyan"/>
        </w:rPr>
        <w:t>O(m*(n-m+1)) with kmp but with kmp we got O(n)</w:t>
      </w:r>
    </w:p>
    <w:p w14:paraId="0656FD94"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24AC4D9" w14:textId="77777777" w:rsidR="00E27D5A" w:rsidRDefault="00E27D5A" w:rsidP="00E27D5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haystack = "hello", needle = "ll"</w:t>
      </w:r>
    </w:p>
    <w:p w14:paraId="196E8782" w14:textId="77777777" w:rsidR="00E27D5A" w:rsidRDefault="00E27D5A" w:rsidP="00E27D5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14:paraId="4051556D" w14:textId="77777777" w:rsidR="00E27D5A" w:rsidRDefault="00E27D5A" w:rsidP="00E27D5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0B471037" w14:textId="77777777" w:rsidR="00E27D5A" w:rsidRDefault="00E27D5A" w:rsidP="00E27D5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haystack = "aaaaa", needle = "bba"</w:t>
      </w:r>
    </w:p>
    <w:p w14:paraId="60155368" w14:textId="3C7BB6C1" w:rsidR="001C6D3E" w:rsidRPr="00E27D5A" w:rsidRDefault="00E27D5A" w:rsidP="00E27D5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w:t>
      </w:r>
    </w:p>
    <w:p w14:paraId="48CB7242" w14:textId="77777777" w:rsidR="005E280A" w:rsidRPr="005E280A" w:rsidRDefault="001C6D3E"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Pr>
          <w:rFonts w:ascii="Arial" w:hAnsi="Arial" w:cs="Arial"/>
          <w:color w:val="333333"/>
          <w:sz w:val="27"/>
          <w:szCs w:val="27"/>
        </w:rPr>
        <w:t>:</w:t>
      </w:r>
      <w:r w:rsidR="005E280A" w:rsidRPr="005E280A">
        <w:rPr>
          <w:rFonts w:ascii="Arial" w:hAnsi="Arial" w:cs="Arial"/>
          <w:color w:val="333333"/>
          <w:sz w:val="27"/>
          <w:szCs w:val="27"/>
        </w:rPr>
        <w:t xml:space="preserve"> int strStr(string haystack, string needle) {</w:t>
      </w:r>
    </w:p>
    <w:p w14:paraId="3FEB16E2"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int n=haystack.size();</w:t>
      </w:r>
    </w:p>
    <w:p w14:paraId="38D9ABD3"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int m=needle.size();</w:t>
      </w:r>
    </w:p>
    <w:p w14:paraId="11A1A1AF"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for(int i=0;i&lt;=n-m;i++)</w:t>
      </w:r>
    </w:p>
    <w:p w14:paraId="00C47CDC"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w:t>
      </w:r>
    </w:p>
    <w:p w14:paraId="0CF6C5F0"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int j=0;</w:t>
      </w:r>
    </w:p>
    <w:p w14:paraId="72143CA3"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for(;j&lt;m;j++)</w:t>
      </w:r>
    </w:p>
    <w:p w14:paraId="0D672441"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w:t>
      </w:r>
    </w:p>
    <w:p w14:paraId="48E68431"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if(haystack[i+j]!=needle[j])</w:t>
      </w:r>
    </w:p>
    <w:p w14:paraId="4E6A1694"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break;</w:t>
      </w:r>
    </w:p>
    <w:p w14:paraId="56F1103E"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w:t>
      </w:r>
    </w:p>
    <w:p w14:paraId="79090A9D"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if(j==m)</w:t>
      </w:r>
    </w:p>
    <w:p w14:paraId="6AE91F0C"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return i;</w:t>
      </w:r>
    </w:p>
    <w:p w14:paraId="0C58EC80"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w:t>
      </w:r>
    </w:p>
    <w:p w14:paraId="4A759595" w14:textId="77777777" w:rsidR="005E280A" w:rsidRPr="005E280A"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return -1;</w:t>
      </w:r>
    </w:p>
    <w:p w14:paraId="5E782AE3" w14:textId="1BF85FFB" w:rsidR="001C6D3E" w:rsidRDefault="005E280A" w:rsidP="005E2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color w:val="333333"/>
          <w:sz w:val="27"/>
          <w:szCs w:val="27"/>
        </w:rPr>
      </w:pPr>
      <w:r w:rsidRPr="005E280A">
        <w:rPr>
          <w:rFonts w:ascii="Arial" w:hAnsi="Arial" w:cs="Arial"/>
          <w:color w:val="333333"/>
          <w:sz w:val="27"/>
          <w:szCs w:val="27"/>
        </w:rPr>
        <w:t xml:space="preserve">    }</w:t>
      </w:r>
    </w:p>
    <w:p w14:paraId="24C82B02" w14:textId="325F67DF" w:rsidR="00F87439" w:rsidRDefault="001A44D8" w:rsidP="00F87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highlight w:val="cyan"/>
        </w:rPr>
        <w:lastRenderedPageBreak/>
        <w:t>CRISP CODE BUT LITTLE CUMSY TO UNDERSTAND</w:t>
      </w:r>
    </w:p>
    <w:p w14:paraId="7986CB90"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int strStr(string haystack, string needle) {</w:t>
      </w:r>
    </w:p>
    <w:p w14:paraId="433C5503"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int n=haystack.size();</w:t>
      </w:r>
    </w:p>
    <w:p w14:paraId="7C963E1C"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int m=needle.size();</w:t>
      </w:r>
    </w:p>
    <w:p w14:paraId="2AD9B933"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int p=0;</w:t>
      </w:r>
    </w:p>
    <w:p w14:paraId="7DA2AB45"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while(p+m-1&lt;n)</w:t>
      </w:r>
    </w:p>
    <w:p w14:paraId="64917CC9"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w:t>
      </w:r>
    </w:p>
    <w:p w14:paraId="3C6D1BA3"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if(haystack.substr(p,m)==needle)</w:t>
      </w:r>
    </w:p>
    <w:p w14:paraId="40CA1647"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return p;</w:t>
      </w:r>
    </w:p>
    <w:p w14:paraId="23C5885F"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while(p++ +m-1&lt;n&amp;&amp;haystack[p]!=needle[0]);</w:t>
      </w:r>
    </w:p>
    <w:p w14:paraId="6C0D7189"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w:t>
      </w:r>
    </w:p>
    <w:p w14:paraId="5AC98A7B" w14:textId="77777777" w:rsidR="001A44D8" w:rsidRP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return -1;</w:t>
      </w:r>
    </w:p>
    <w:p w14:paraId="2DED3108" w14:textId="00D27850" w:rsidR="001A44D8" w:rsidRDefault="001A44D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4D8">
        <w:rPr>
          <w:rFonts w:ascii="Consolas" w:eastAsia="Times New Roman" w:hAnsi="Consolas" w:cs="Courier New"/>
          <w:color w:val="263238"/>
          <w:sz w:val="20"/>
          <w:szCs w:val="20"/>
        </w:rPr>
        <w:t xml:space="preserve">    }</w:t>
      </w:r>
    </w:p>
    <w:p w14:paraId="56552E79" w14:textId="77777777" w:rsidR="00932271" w:rsidRDefault="00932271" w:rsidP="00932271">
      <w:pPr>
        <w:pStyle w:val="Heading1"/>
        <w:spacing w:before="0" w:beforeAutospacing="0" w:after="0" w:afterAutospacing="0" w:line="288" w:lineRule="atLeast"/>
        <w:textAlignment w:val="baseline"/>
        <w:rPr>
          <w:rFonts w:ascii="PT Serif" w:hAnsi="PT Serif"/>
          <w:sz w:val="62"/>
          <w:szCs w:val="62"/>
        </w:rPr>
      </w:pPr>
      <w:r>
        <w:rPr>
          <w:rFonts w:ascii="PT Serif" w:hAnsi="PT Serif"/>
          <w:sz w:val="62"/>
          <w:szCs w:val="62"/>
        </w:rPr>
        <w:t>The Knuth-Morris-Pratt Algorithm in my own words</w:t>
      </w:r>
    </w:p>
    <w:p w14:paraId="1CE4B8EB" w14:textId="77777777" w:rsidR="00932271" w:rsidRDefault="00932271" w:rsidP="00932271">
      <w:pPr>
        <w:pStyle w:val="meta"/>
        <w:spacing w:before="0" w:beforeAutospacing="0" w:after="0" w:afterAutospacing="0"/>
        <w:textAlignment w:val="baseline"/>
        <w:rPr>
          <w:rFonts w:ascii="PT Sans" w:hAnsi="PT Sans"/>
          <w:caps/>
          <w:color w:val="AAAAAA"/>
          <w:sz w:val="22"/>
          <w:szCs w:val="22"/>
        </w:rPr>
      </w:pPr>
      <w:r>
        <w:rPr>
          <w:rFonts w:ascii="PT Sans" w:hAnsi="PT Sans"/>
          <w:caps/>
          <w:color w:val="AAAAAA"/>
          <w:sz w:val="22"/>
          <w:szCs w:val="22"/>
        </w:rPr>
        <w:t>DEC 13</w:t>
      </w:r>
      <w:r>
        <w:rPr>
          <w:rFonts w:ascii="PT Sans" w:hAnsi="PT Sans"/>
          <w:caps/>
          <w:color w:val="AAAAAA"/>
          <w:sz w:val="22"/>
          <w:szCs w:val="22"/>
          <w:bdr w:val="none" w:sz="0" w:space="0" w:color="auto" w:frame="1"/>
        </w:rPr>
        <w:t>TH</w:t>
      </w:r>
      <w:r>
        <w:rPr>
          <w:rFonts w:ascii="PT Sans" w:hAnsi="PT Sans"/>
          <w:caps/>
          <w:color w:val="AAAAAA"/>
          <w:sz w:val="22"/>
          <w:szCs w:val="22"/>
        </w:rPr>
        <w:t>, 2009 | </w:t>
      </w:r>
      <w:hyperlink r:id="rId113" w:anchor="disqus_thread" w:history="1">
        <w:r>
          <w:rPr>
            <w:rStyle w:val="Hyperlink"/>
            <w:rFonts w:ascii="PT Sans" w:hAnsi="PT Sans"/>
            <w:caps/>
            <w:color w:val="1863A1"/>
            <w:sz w:val="22"/>
            <w:szCs w:val="22"/>
            <w:bdr w:val="none" w:sz="0" w:space="0" w:color="auto" w:frame="1"/>
          </w:rPr>
          <w:t>COMMENTS</w:t>
        </w:r>
      </w:hyperlink>
    </w:p>
    <w:p w14:paraId="0D96C480"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For the past few days, I’ve been reading various explanations of </w:t>
      </w:r>
      <w:hyperlink r:id="rId114" w:history="1">
        <w:r>
          <w:rPr>
            <w:rStyle w:val="Hyperlink"/>
            <w:rFonts w:ascii="PT Serif" w:hAnsi="PT Serif"/>
            <w:color w:val="1863A1"/>
            <w:sz w:val="28"/>
            <w:szCs w:val="28"/>
            <w:bdr w:val="none" w:sz="0" w:space="0" w:color="auto" w:frame="1"/>
          </w:rPr>
          <w:t>the Knuth-Morris-Pratt string searching algorithms</w:t>
        </w:r>
      </w:hyperlink>
      <w:r>
        <w:rPr>
          <w:rFonts w:ascii="PT Serif" w:hAnsi="PT Serif"/>
          <w:color w:val="222222"/>
          <w:sz w:val="28"/>
          <w:szCs w:val="28"/>
        </w:rPr>
        <w:t>. For some reason, none of the explanations were doing it for me. I kept banging my head against a brick wall once I started reading “the prefix of the suffix of the prefix of the…”.</w:t>
      </w:r>
    </w:p>
    <w:p w14:paraId="6BFD0DA8"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Finally, after reading the same paragraph of </w:t>
      </w:r>
      <w:hyperlink r:id="rId115" w:history="1">
        <w:r>
          <w:rPr>
            <w:rStyle w:val="Hyperlink"/>
            <w:rFonts w:ascii="PT Serif" w:hAnsi="PT Serif"/>
            <w:color w:val="1863A1"/>
            <w:sz w:val="28"/>
            <w:szCs w:val="28"/>
            <w:bdr w:val="none" w:sz="0" w:space="0" w:color="auto" w:frame="1"/>
          </w:rPr>
          <w:t>CLRS</w:t>
        </w:r>
      </w:hyperlink>
      <w:r>
        <w:rPr>
          <w:rFonts w:ascii="PT Serif" w:hAnsi="PT Serif"/>
          <w:color w:val="222222"/>
          <w:sz w:val="28"/>
          <w:szCs w:val="28"/>
        </w:rPr>
        <w:t> over and over for about 30 minutes, I decided to sit down, do a bunch of examples, and diagram them out. I now understand the algorithm, and can explain it. For those who think like me, here it is in my own words. As a side note, I’m not going to explain why it’s more efficient than na”ive string matching; that’s explained perfectly well in a </w:t>
      </w:r>
      <w:hyperlink r:id="rId116" w:history="1">
        <w:r>
          <w:rPr>
            <w:rStyle w:val="Hyperlink"/>
            <w:rFonts w:ascii="PT Serif" w:hAnsi="PT Serif"/>
            <w:color w:val="1863A1"/>
            <w:sz w:val="28"/>
            <w:szCs w:val="28"/>
            <w:bdr w:val="none" w:sz="0" w:space="0" w:color="auto" w:frame="1"/>
          </w:rPr>
          <w:t>multitude</w:t>
        </w:r>
      </w:hyperlink>
      <w:r>
        <w:rPr>
          <w:rFonts w:ascii="PT Serif" w:hAnsi="PT Serif"/>
          <w:color w:val="222222"/>
          <w:sz w:val="28"/>
          <w:szCs w:val="28"/>
        </w:rPr>
        <w:t> </w:t>
      </w:r>
      <w:hyperlink r:id="rId117" w:history="1">
        <w:r>
          <w:rPr>
            <w:rStyle w:val="Hyperlink"/>
            <w:rFonts w:ascii="PT Serif" w:hAnsi="PT Serif"/>
            <w:color w:val="1863A1"/>
            <w:sz w:val="28"/>
            <w:szCs w:val="28"/>
            <w:bdr w:val="none" w:sz="0" w:space="0" w:color="auto" w:frame="1"/>
          </w:rPr>
          <w:t>of</w:t>
        </w:r>
      </w:hyperlink>
      <w:r>
        <w:rPr>
          <w:rFonts w:ascii="PT Serif" w:hAnsi="PT Serif"/>
          <w:color w:val="222222"/>
          <w:sz w:val="28"/>
          <w:szCs w:val="28"/>
        </w:rPr>
        <w:t> </w:t>
      </w:r>
      <w:hyperlink r:id="rId118" w:history="1">
        <w:r>
          <w:rPr>
            <w:rStyle w:val="Hyperlink"/>
            <w:rFonts w:ascii="PT Serif" w:hAnsi="PT Serif"/>
            <w:color w:val="1863A1"/>
            <w:sz w:val="28"/>
            <w:szCs w:val="28"/>
            <w:bdr w:val="none" w:sz="0" w:space="0" w:color="auto" w:frame="1"/>
          </w:rPr>
          <w:t>places</w:t>
        </w:r>
      </w:hyperlink>
      <w:r>
        <w:rPr>
          <w:rFonts w:ascii="PT Serif" w:hAnsi="PT Serif"/>
          <w:color w:val="222222"/>
          <w:sz w:val="28"/>
          <w:szCs w:val="28"/>
        </w:rPr>
        <w:t>. I’m going to explain exactly how it works, as my brain understands it.</w:t>
      </w:r>
    </w:p>
    <w:p w14:paraId="6601D7D8" w14:textId="77777777" w:rsidR="00932271" w:rsidRDefault="00932271" w:rsidP="00932271">
      <w:pPr>
        <w:pStyle w:val="Heading2"/>
        <w:shd w:val="clear" w:color="auto" w:fill="F8F8F8"/>
        <w:spacing w:before="0" w:after="240"/>
        <w:textAlignment w:val="baseline"/>
        <w:rPr>
          <w:rFonts w:ascii="PT Serif" w:hAnsi="PT Serif"/>
          <w:color w:val="222222"/>
          <w:sz w:val="42"/>
          <w:szCs w:val="42"/>
        </w:rPr>
      </w:pPr>
      <w:r>
        <w:rPr>
          <w:rFonts w:ascii="PT Serif" w:hAnsi="PT Serif"/>
          <w:color w:val="222222"/>
          <w:sz w:val="42"/>
          <w:szCs w:val="42"/>
        </w:rPr>
        <w:lastRenderedPageBreak/>
        <w:t>The Partial Match Table</w:t>
      </w:r>
    </w:p>
    <w:p w14:paraId="6FC2765F"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The key to KMP, of course, is the partial match table. The main obstacle between me and understanding KMP was the fact that I didn’t quite fully grasp what the values in the partial match table really meant. I will now try to explain them in the simplest words possible.</w:t>
      </w:r>
    </w:p>
    <w:p w14:paraId="124412DA"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Here’s the partial match table for the pattern “abababca”:</w:t>
      </w:r>
    </w:p>
    <w:tbl>
      <w:tblPr>
        <w:tblW w:w="0" w:type="auto"/>
        <w:tblCellMar>
          <w:left w:w="0" w:type="dxa"/>
          <w:right w:w="0" w:type="dxa"/>
        </w:tblCellMar>
        <w:tblLook w:val="04A0" w:firstRow="1" w:lastRow="0" w:firstColumn="1" w:lastColumn="0" w:noHBand="0" w:noVBand="1"/>
      </w:tblPr>
      <w:tblGrid>
        <w:gridCol w:w="121"/>
        <w:gridCol w:w="9239"/>
      </w:tblGrid>
      <w:tr w:rsidR="00932271" w14:paraId="0B4520E0" w14:textId="77777777" w:rsidTr="00932271">
        <w:tc>
          <w:tcPr>
            <w:tcW w:w="0" w:type="auto"/>
            <w:tcBorders>
              <w:top w:val="nil"/>
              <w:left w:val="nil"/>
              <w:bottom w:val="nil"/>
              <w:right w:val="nil"/>
            </w:tcBorders>
            <w:vAlign w:val="center"/>
            <w:hideMark/>
          </w:tcPr>
          <w:p w14:paraId="5893DDE1"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3BB3F2C8"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0175A7AB"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3</w:t>
            </w:r>
          </w:p>
          <w:p w14:paraId="19AE09C4"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44B951FC"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char:  | a | b | a | b | a | b | c | a |</w:t>
            </w:r>
          </w:p>
          <w:p w14:paraId="148B1537"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index: | 0 | 1 | 2 | 3 | 4 | 5 | 6 | 7 | </w:t>
            </w:r>
          </w:p>
          <w:p w14:paraId="36B9A6EA" w14:textId="77777777"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value: | 0 | 0 | 1 | 2 | 3 | 4 | 0 | 1 |</w:t>
            </w:r>
          </w:p>
        </w:tc>
      </w:tr>
    </w:tbl>
    <w:p w14:paraId="760AD7E3"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If I have an eight-character pattern (let’s say “abababca” for the duration of this example), my partial match table will have eight cells. If I’m looking at the eighth and last cell in the table, I’m interested in the entire pattern (“abababca”). If I’m looking at the seventh cell in the table, I’m only interested in the first seven characters in the pattern (“abababc”); the eighth one (“a”) is irrelevant, and can go fall off a building or something. If I’m looking at the sixth cell of the in the table… you get the idea. Notice that I haven’t talked about what each cell </w:t>
      </w:r>
      <w:r>
        <w:rPr>
          <w:rStyle w:val="Emphasis"/>
          <w:rFonts w:ascii="inherit" w:hAnsi="inherit"/>
          <w:color w:val="222222"/>
          <w:sz w:val="28"/>
          <w:szCs w:val="28"/>
          <w:bdr w:val="none" w:sz="0" w:space="0" w:color="auto" w:frame="1"/>
        </w:rPr>
        <w:t>means</w:t>
      </w:r>
      <w:r>
        <w:rPr>
          <w:rFonts w:ascii="PT Serif" w:hAnsi="PT Serif"/>
          <w:color w:val="222222"/>
          <w:sz w:val="28"/>
          <w:szCs w:val="28"/>
        </w:rPr>
        <w:t> yet, but just what it’s referring to.</w:t>
      </w:r>
    </w:p>
    <w:p w14:paraId="1909073E"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Now, in order to talk about the meaning, we need to know about </w:t>
      </w:r>
      <w:r>
        <w:rPr>
          <w:rStyle w:val="Strong"/>
          <w:rFonts w:ascii="inherit" w:hAnsi="inherit"/>
          <w:color w:val="222222"/>
          <w:sz w:val="28"/>
          <w:szCs w:val="28"/>
          <w:bdr w:val="none" w:sz="0" w:space="0" w:color="auto" w:frame="1"/>
        </w:rPr>
        <w:t>proper prefixes</w:t>
      </w:r>
      <w:r>
        <w:rPr>
          <w:rFonts w:ascii="PT Serif" w:hAnsi="PT Serif"/>
          <w:color w:val="222222"/>
          <w:sz w:val="28"/>
          <w:szCs w:val="28"/>
        </w:rPr>
        <w:t> and </w:t>
      </w:r>
      <w:r>
        <w:rPr>
          <w:rStyle w:val="Strong"/>
          <w:rFonts w:ascii="inherit" w:hAnsi="inherit"/>
          <w:color w:val="222222"/>
          <w:sz w:val="28"/>
          <w:szCs w:val="28"/>
          <w:bdr w:val="none" w:sz="0" w:space="0" w:color="auto" w:frame="1"/>
        </w:rPr>
        <w:t>proper suffixes</w:t>
      </w:r>
      <w:r>
        <w:rPr>
          <w:rFonts w:ascii="PT Serif" w:hAnsi="PT Serif"/>
          <w:color w:val="222222"/>
          <w:sz w:val="28"/>
          <w:szCs w:val="28"/>
        </w:rPr>
        <w:t>.</w:t>
      </w:r>
    </w:p>
    <w:p w14:paraId="0A679F08"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Style w:val="Strong"/>
          <w:rFonts w:ascii="inherit" w:hAnsi="inherit"/>
          <w:color w:val="222222"/>
          <w:sz w:val="28"/>
          <w:szCs w:val="28"/>
          <w:bdr w:val="none" w:sz="0" w:space="0" w:color="auto" w:frame="1"/>
        </w:rPr>
        <w:t>Proper prefix</w:t>
      </w:r>
      <w:r>
        <w:rPr>
          <w:rFonts w:ascii="PT Serif" w:hAnsi="PT Serif"/>
          <w:color w:val="222222"/>
          <w:sz w:val="28"/>
          <w:szCs w:val="28"/>
        </w:rPr>
        <w:t>: All the characters in a string, with one or more cut off the end. “S”, “Sn”, “Sna”, and “Snap” are all the proper prefixes of “Snape”.</w:t>
      </w:r>
    </w:p>
    <w:p w14:paraId="444CB0A6"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Style w:val="Strong"/>
          <w:rFonts w:ascii="inherit" w:hAnsi="inherit"/>
          <w:color w:val="222222"/>
          <w:sz w:val="28"/>
          <w:szCs w:val="28"/>
          <w:bdr w:val="none" w:sz="0" w:space="0" w:color="auto" w:frame="1"/>
        </w:rPr>
        <w:t>Proper suffix</w:t>
      </w:r>
      <w:r>
        <w:rPr>
          <w:rFonts w:ascii="PT Serif" w:hAnsi="PT Serif"/>
          <w:color w:val="222222"/>
          <w:sz w:val="28"/>
          <w:szCs w:val="28"/>
        </w:rPr>
        <w:t>: All the characters in a string, with one or more cut off the beginning. “agrid”, “grid”, “rid”, “id”, and “d” are all proper suffixes of “Hagrid”.</w:t>
      </w:r>
    </w:p>
    <w:p w14:paraId="4D21B9BA"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With this in mind, I can now give the one-sentence meaning of the values in the partial match table:</w:t>
      </w:r>
    </w:p>
    <w:p w14:paraId="21DF0437"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Style w:val="Strong"/>
          <w:rFonts w:ascii="inherit" w:hAnsi="inherit"/>
          <w:color w:val="222222"/>
          <w:sz w:val="28"/>
          <w:szCs w:val="28"/>
          <w:bdr w:val="none" w:sz="0" w:space="0" w:color="auto" w:frame="1"/>
        </w:rPr>
        <w:t>The length of the longest proper prefix in the (sub)pattern that matches a proper suffix in the same (sub)pattern.</w:t>
      </w:r>
    </w:p>
    <w:p w14:paraId="03B17E30"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 xml:space="preserve">Let’s examine what I mean by that. Say we’re looking in the third cell. As you’ll remember from above, this means we’re only interested in the first </w:t>
      </w:r>
      <w:r>
        <w:rPr>
          <w:rFonts w:ascii="PT Serif" w:hAnsi="PT Serif"/>
          <w:color w:val="222222"/>
          <w:sz w:val="28"/>
          <w:szCs w:val="28"/>
        </w:rPr>
        <w:lastRenderedPageBreak/>
        <w:t>three characters (“aba”). In “aba”, there are two proper prefixes (“a” and “ab”) and two proper suffixes (“a” and “ba”). The proper prefix “ab” does not match either of the two proper suffixes. However, the proper prefix “a” matches the proper suffix “a”. Thus, </w:t>
      </w:r>
      <w:r>
        <w:rPr>
          <w:rStyle w:val="Strong"/>
          <w:rFonts w:ascii="inherit" w:hAnsi="inherit"/>
          <w:color w:val="222222"/>
          <w:sz w:val="28"/>
          <w:szCs w:val="28"/>
          <w:bdr w:val="none" w:sz="0" w:space="0" w:color="auto" w:frame="1"/>
        </w:rPr>
        <w:t>the length of the longest proper prefix that matches a proper suffix</w:t>
      </w:r>
      <w:r>
        <w:rPr>
          <w:rFonts w:ascii="PT Serif" w:hAnsi="PT Serif"/>
          <w:color w:val="222222"/>
          <w:sz w:val="28"/>
          <w:szCs w:val="28"/>
        </w:rPr>
        <w:t>, in this case, is 1.</w:t>
      </w:r>
    </w:p>
    <w:p w14:paraId="4B42A07F"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Let’s try it for cell four. Here, we’re interested in the first four characters (“abab”). We have three proper prefixes (“a”, “ab”, and “aba”) and three proper suffixes (“b”, “ab”, and “bab”). This time, “ab” is in both, and is two characters long, so cell four gets value 2.</w:t>
      </w:r>
    </w:p>
    <w:p w14:paraId="561416A8"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Just because it’s an interesting example, let’s also try it for cell five, which concerns “ababa”. We have four proper prefixes (“a”, “ab”, “aba”, and “abab”) and four proper suffixes (“a”, “ba”, “aba”, and “baba”). Now, we have two matches: “a” and “aba” are both proper prefixes and proper suffixes. Since “aba” is longer than “a”, it wins, and cell five gets value 3.</w:t>
      </w:r>
    </w:p>
    <w:p w14:paraId="5BB601CC"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Let’s skip ahead to cell seven (the second-to-last cell), which is concerned with the pattern “abababc”. Even without enumerating all the proper prefixes and suffixes, it should be obvious that there aren’t going to be any matches; all the suffixes will end with the letter “c”, and none of the prefixes will. Since there are no matches, cell seven gets 0.</w:t>
      </w:r>
    </w:p>
    <w:p w14:paraId="706FD5FC"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Finally, let’s look at cell eight, which is concerned with the entire pattern (“abababca”). Since they both start and end with “a”, we know the value will be at least 1. However, that’s where it ends; at lengths two and up, all the suffixes contain a c, while only the last prefix (“abababc”) does. This seven-character prefix does not match the seven-character suffix (“bababca”), so cell eight gets 1.</w:t>
      </w:r>
    </w:p>
    <w:p w14:paraId="0D710D73" w14:textId="77777777" w:rsidR="00932271" w:rsidRDefault="00932271" w:rsidP="00932271">
      <w:pPr>
        <w:pStyle w:val="Heading2"/>
        <w:shd w:val="clear" w:color="auto" w:fill="F8F8F8"/>
        <w:spacing w:before="0" w:after="240"/>
        <w:textAlignment w:val="baseline"/>
        <w:rPr>
          <w:rFonts w:ascii="PT Serif" w:hAnsi="PT Serif"/>
          <w:color w:val="222222"/>
          <w:sz w:val="42"/>
          <w:szCs w:val="42"/>
        </w:rPr>
      </w:pPr>
      <w:r>
        <w:rPr>
          <w:rFonts w:ascii="PT Serif" w:hAnsi="PT Serif"/>
          <w:color w:val="222222"/>
          <w:sz w:val="42"/>
          <w:szCs w:val="42"/>
        </w:rPr>
        <w:t>How to use the Partial Match Table</w:t>
      </w:r>
    </w:p>
    <w:p w14:paraId="451DB3A4"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We can use the values in the partial match table to skip ahead (rather than redoing unnecessary old comparisons) when we find partial matches. The formula works like this:</w:t>
      </w:r>
    </w:p>
    <w:p w14:paraId="1F8183A1"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Style w:val="Emphasis"/>
          <w:rFonts w:ascii="inherit" w:hAnsi="inherit"/>
          <w:color w:val="222222"/>
          <w:sz w:val="28"/>
          <w:szCs w:val="28"/>
          <w:bdr w:val="none" w:sz="0" w:space="0" w:color="auto" w:frame="1"/>
        </w:rPr>
        <w:lastRenderedPageBreak/>
        <w:t>If a partial match of length </w:t>
      </w:r>
      <w:r>
        <w:rPr>
          <w:rStyle w:val="Strong"/>
          <w:rFonts w:ascii="inherit" w:hAnsi="inherit"/>
          <w:i/>
          <w:iCs/>
          <w:color w:val="222222"/>
          <w:sz w:val="28"/>
          <w:szCs w:val="28"/>
          <w:bdr w:val="none" w:sz="0" w:space="0" w:color="auto" w:frame="1"/>
        </w:rPr>
        <w:t>partial_match_length</w:t>
      </w:r>
      <w:r>
        <w:rPr>
          <w:rStyle w:val="Emphasis"/>
          <w:rFonts w:ascii="inherit" w:hAnsi="inherit"/>
          <w:color w:val="222222"/>
          <w:sz w:val="28"/>
          <w:szCs w:val="28"/>
          <w:bdr w:val="none" w:sz="0" w:space="0" w:color="auto" w:frame="1"/>
        </w:rPr>
        <w:t> is found and </w:t>
      </w:r>
      <w:r>
        <w:rPr>
          <w:rStyle w:val="HTMLCode"/>
          <w:rFonts w:ascii="Lucida Console" w:hAnsi="Lucida Console"/>
          <w:i/>
          <w:iCs/>
          <w:color w:val="555555"/>
          <w:sz w:val="22"/>
          <w:szCs w:val="22"/>
          <w:bdr w:val="single" w:sz="6" w:space="0" w:color="DDDDDD" w:frame="1"/>
          <w:shd w:val="clear" w:color="auto" w:fill="FFFFFF"/>
        </w:rPr>
        <w:t>table[partial_match_length] &gt; 1</w:t>
      </w:r>
      <w:r>
        <w:rPr>
          <w:rStyle w:val="Emphasis"/>
          <w:rFonts w:ascii="inherit" w:hAnsi="inherit"/>
          <w:color w:val="222222"/>
          <w:sz w:val="28"/>
          <w:szCs w:val="28"/>
          <w:bdr w:val="none" w:sz="0" w:space="0" w:color="auto" w:frame="1"/>
        </w:rPr>
        <w:t>, we may skip ahead </w:t>
      </w:r>
      <w:r>
        <w:rPr>
          <w:rStyle w:val="HTMLCode"/>
          <w:rFonts w:ascii="Lucida Console" w:hAnsi="Lucida Console"/>
          <w:i/>
          <w:iCs/>
          <w:color w:val="555555"/>
          <w:sz w:val="22"/>
          <w:szCs w:val="22"/>
          <w:bdr w:val="single" w:sz="6" w:space="0" w:color="DDDDDD" w:frame="1"/>
          <w:shd w:val="clear" w:color="auto" w:fill="FFFFFF"/>
        </w:rPr>
        <w:t>partial_match_length - table[partial_match_length - 1]</w:t>
      </w:r>
      <w:r>
        <w:rPr>
          <w:rStyle w:val="Emphasis"/>
          <w:rFonts w:ascii="inherit" w:hAnsi="inherit"/>
          <w:color w:val="222222"/>
          <w:sz w:val="28"/>
          <w:szCs w:val="28"/>
          <w:bdr w:val="none" w:sz="0" w:space="0" w:color="auto" w:frame="1"/>
        </w:rPr>
        <w:t> characters.</w:t>
      </w:r>
    </w:p>
    <w:p w14:paraId="46A3844A"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Let’s say we’re matching the pattern “abababca” against the text “bacbababaabcbab”. Here’s our partial match table again for easy reference:</w:t>
      </w:r>
    </w:p>
    <w:tbl>
      <w:tblPr>
        <w:tblW w:w="0" w:type="auto"/>
        <w:tblCellMar>
          <w:left w:w="0" w:type="dxa"/>
          <w:right w:w="0" w:type="dxa"/>
        </w:tblCellMar>
        <w:tblLook w:val="04A0" w:firstRow="1" w:lastRow="0" w:firstColumn="1" w:lastColumn="0" w:noHBand="0" w:noVBand="1"/>
      </w:tblPr>
      <w:tblGrid>
        <w:gridCol w:w="121"/>
        <w:gridCol w:w="9239"/>
      </w:tblGrid>
      <w:tr w:rsidR="00932271" w14:paraId="03E429A3" w14:textId="77777777" w:rsidTr="00932271">
        <w:tc>
          <w:tcPr>
            <w:tcW w:w="0" w:type="auto"/>
            <w:tcBorders>
              <w:top w:val="nil"/>
              <w:left w:val="nil"/>
              <w:bottom w:val="nil"/>
              <w:right w:val="nil"/>
            </w:tcBorders>
            <w:vAlign w:val="center"/>
            <w:hideMark/>
          </w:tcPr>
          <w:p w14:paraId="0A16EBB2"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2C5CB2DA"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7B462EF5"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3</w:t>
            </w:r>
          </w:p>
          <w:p w14:paraId="4E845E12"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4719B620"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char:  | a | b | a | b | a | b | c | a |</w:t>
            </w:r>
          </w:p>
          <w:p w14:paraId="406CBE72"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index: | 0 | 1 | 2 | 3 | 4 | 5 | 6 | 7 | </w:t>
            </w:r>
          </w:p>
          <w:p w14:paraId="26D2E692" w14:textId="77777777"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value: | 0 | 0 | 1 | 2 | 3 | 4 | 0 | 1 |</w:t>
            </w:r>
          </w:p>
        </w:tc>
      </w:tr>
    </w:tbl>
    <w:p w14:paraId="631E0756"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The first time we get a partial match is here:</w:t>
      </w:r>
    </w:p>
    <w:tbl>
      <w:tblPr>
        <w:tblW w:w="0" w:type="auto"/>
        <w:tblCellMar>
          <w:left w:w="0" w:type="dxa"/>
          <w:right w:w="0" w:type="dxa"/>
        </w:tblCellMar>
        <w:tblLook w:val="04A0" w:firstRow="1" w:lastRow="0" w:firstColumn="1" w:lastColumn="0" w:noHBand="0" w:noVBand="1"/>
      </w:tblPr>
      <w:tblGrid>
        <w:gridCol w:w="121"/>
        <w:gridCol w:w="9239"/>
      </w:tblGrid>
      <w:tr w:rsidR="00932271" w14:paraId="1972FFB9" w14:textId="77777777" w:rsidTr="00932271">
        <w:tc>
          <w:tcPr>
            <w:tcW w:w="0" w:type="auto"/>
            <w:tcBorders>
              <w:top w:val="nil"/>
              <w:left w:val="nil"/>
              <w:bottom w:val="nil"/>
              <w:right w:val="nil"/>
            </w:tcBorders>
            <w:vAlign w:val="center"/>
            <w:hideMark/>
          </w:tcPr>
          <w:p w14:paraId="120C6621"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00B6CB72"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7FA78484"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3</w:t>
            </w:r>
          </w:p>
          <w:p w14:paraId="5893AD52"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346D016D" w14:textId="508E04AD" w:rsidR="00932271" w:rsidRDefault="00CA16D3">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B</w:t>
            </w:r>
            <w:r w:rsidR="00932271">
              <w:rPr>
                <w:rStyle w:val="line"/>
                <w:rFonts w:ascii="inherit" w:hAnsi="inherit"/>
                <w:color w:val="93A1A1"/>
                <w:bdr w:val="none" w:sz="0" w:space="0" w:color="auto" w:frame="1"/>
                <w:shd w:val="clear" w:color="auto" w:fill="000000"/>
              </w:rPr>
              <w:t>acbababaabcbab</w:t>
            </w:r>
          </w:p>
          <w:p w14:paraId="54DC75E2"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p>
          <w:p w14:paraId="28A33D4A" w14:textId="4009E35D"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 xml:space="preserve"> </w:t>
            </w:r>
            <w:r w:rsidR="000B5EBE">
              <w:rPr>
                <w:rStyle w:val="line"/>
                <w:rFonts w:ascii="inherit" w:hAnsi="inherit"/>
                <w:color w:val="93A1A1"/>
                <w:bdr w:val="none" w:sz="0" w:space="0" w:color="auto" w:frame="1"/>
                <w:shd w:val="clear" w:color="auto" w:fill="000000"/>
              </w:rPr>
              <w:t>A</w:t>
            </w:r>
            <w:r>
              <w:rPr>
                <w:rStyle w:val="line"/>
                <w:rFonts w:ascii="inherit" w:hAnsi="inherit"/>
                <w:color w:val="93A1A1"/>
                <w:bdr w:val="none" w:sz="0" w:space="0" w:color="auto" w:frame="1"/>
                <w:shd w:val="clear" w:color="auto" w:fill="000000"/>
              </w:rPr>
              <w:t>bababca</w:t>
            </w:r>
          </w:p>
        </w:tc>
      </w:tr>
    </w:tbl>
    <w:p w14:paraId="6BC92CC1"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This is a partial_match_length of 1. The value at </w:t>
      </w:r>
      <w:r>
        <w:rPr>
          <w:rStyle w:val="HTMLCode"/>
          <w:rFonts w:ascii="Lucida Console" w:hAnsi="Lucida Console"/>
          <w:color w:val="555555"/>
          <w:sz w:val="22"/>
          <w:szCs w:val="22"/>
          <w:bdr w:val="single" w:sz="6" w:space="0" w:color="DDDDDD" w:frame="1"/>
          <w:shd w:val="clear" w:color="auto" w:fill="FFFFFF"/>
        </w:rPr>
        <w:t>table[partial_match_length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table[0]</w:t>
      </w:r>
      <w:r>
        <w:rPr>
          <w:rFonts w:ascii="PT Serif" w:hAnsi="PT Serif"/>
          <w:color w:val="222222"/>
          <w:sz w:val="28"/>
          <w:szCs w:val="28"/>
        </w:rPr>
        <w:t>) is 0, so we don’t get to skip ahead any. The next partial match we get is here:</w:t>
      </w:r>
    </w:p>
    <w:tbl>
      <w:tblPr>
        <w:tblW w:w="0" w:type="auto"/>
        <w:tblCellMar>
          <w:left w:w="0" w:type="dxa"/>
          <w:right w:w="0" w:type="dxa"/>
        </w:tblCellMar>
        <w:tblLook w:val="04A0" w:firstRow="1" w:lastRow="0" w:firstColumn="1" w:lastColumn="0" w:noHBand="0" w:noVBand="1"/>
      </w:tblPr>
      <w:tblGrid>
        <w:gridCol w:w="121"/>
        <w:gridCol w:w="9239"/>
      </w:tblGrid>
      <w:tr w:rsidR="00932271" w14:paraId="64861359" w14:textId="77777777" w:rsidTr="00932271">
        <w:tc>
          <w:tcPr>
            <w:tcW w:w="0" w:type="auto"/>
            <w:tcBorders>
              <w:top w:val="nil"/>
              <w:left w:val="nil"/>
              <w:bottom w:val="nil"/>
              <w:right w:val="nil"/>
            </w:tcBorders>
            <w:vAlign w:val="center"/>
            <w:hideMark/>
          </w:tcPr>
          <w:p w14:paraId="1FC6CC12"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288F8E01"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2647906F"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3</w:t>
            </w:r>
          </w:p>
          <w:p w14:paraId="227CC486"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278C061F" w14:textId="4BEC49C6" w:rsidR="00932271" w:rsidRDefault="00CA16D3">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B</w:t>
            </w:r>
            <w:r w:rsidR="00932271">
              <w:rPr>
                <w:rStyle w:val="line"/>
                <w:rFonts w:ascii="inherit" w:hAnsi="inherit"/>
                <w:color w:val="93A1A1"/>
                <w:bdr w:val="none" w:sz="0" w:space="0" w:color="auto" w:frame="1"/>
                <w:shd w:val="clear" w:color="auto" w:fill="000000"/>
              </w:rPr>
              <w:t>acbababaabcbab</w:t>
            </w:r>
          </w:p>
          <w:p w14:paraId="41D3AB01"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p>
          <w:p w14:paraId="705413BC" w14:textId="5D38A101"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 xml:space="preserve">    </w:t>
            </w:r>
            <w:r w:rsidR="000B5EBE">
              <w:rPr>
                <w:rStyle w:val="line"/>
                <w:rFonts w:ascii="inherit" w:hAnsi="inherit"/>
                <w:color w:val="93A1A1"/>
                <w:bdr w:val="none" w:sz="0" w:space="0" w:color="auto" w:frame="1"/>
                <w:shd w:val="clear" w:color="auto" w:fill="000000"/>
              </w:rPr>
              <w:t>A</w:t>
            </w:r>
            <w:r>
              <w:rPr>
                <w:rStyle w:val="line"/>
                <w:rFonts w:ascii="inherit" w:hAnsi="inherit"/>
                <w:color w:val="93A1A1"/>
                <w:bdr w:val="none" w:sz="0" w:space="0" w:color="auto" w:frame="1"/>
                <w:shd w:val="clear" w:color="auto" w:fill="000000"/>
              </w:rPr>
              <w:t>bababca</w:t>
            </w:r>
          </w:p>
        </w:tc>
      </w:tr>
    </w:tbl>
    <w:p w14:paraId="06A12782"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This is a partial_match_length of 5. The value at </w:t>
      </w:r>
      <w:r>
        <w:rPr>
          <w:rStyle w:val="HTMLCode"/>
          <w:rFonts w:ascii="Lucida Console" w:hAnsi="Lucida Console"/>
          <w:color w:val="555555"/>
          <w:sz w:val="22"/>
          <w:szCs w:val="22"/>
          <w:bdr w:val="single" w:sz="6" w:space="0" w:color="DDDDDD" w:frame="1"/>
          <w:shd w:val="clear" w:color="auto" w:fill="FFFFFF"/>
        </w:rPr>
        <w:t>table[partial_match_length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table[4]</w:t>
      </w:r>
      <w:r>
        <w:rPr>
          <w:rFonts w:ascii="PT Serif" w:hAnsi="PT Serif"/>
          <w:color w:val="222222"/>
          <w:sz w:val="28"/>
          <w:szCs w:val="28"/>
        </w:rPr>
        <w:t>) is 3. That means we get to skip ahead </w:t>
      </w:r>
      <w:r>
        <w:rPr>
          <w:rStyle w:val="HTMLCode"/>
          <w:rFonts w:ascii="Lucida Console" w:hAnsi="Lucida Console"/>
          <w:color w:val="555555"/>
          <w:sz w:val="22"/>
          <w:szCs w:val="22"/>
          <w:bdr w:val="single" w:sz="6" w:space="0" w:color="DDDDDD" w:frame="1"/>
          <w:shd w:val="clear" w:color="auto" w:fill="FFFFFF"/>
        </w:rPr>
        <w:t>partial_match_length - table[partial_match_length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5 - table[4]</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5 - 3</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2</w:t>
      </w:r>
      <w:r>
        <w:rPr>
          <w:rFonts w:ascii="PT Serif" w:hAnsi="PT Serif"/>
          <w:color w:val="222222"/>
          <w:sz w:val="28"/>
          <w:szCs w:val="28"/>
        </w:rPr>
        <w:t>) characters:</w:t>
      </w:r>
    </w:p>
    <w:tbl>
      <w:tblPr>
        <w:tblW w:w="0" w:type="auto"/>
        <w:tblCellMar>
          <w:left w:w="0" w:type="dxa"/>
          <w:right w:w="0" w:type="dxa"/>
        </w:tblCellMar>
        <w:tblLook w:val="04A0" w:firstRow="1" w:lastRow="0" w:firstColumn="1" w:lastColumn="0" w:noHBand="0" w:noVBand="1"/>
      </w:tblPr>
      <w:tblGrid>
        <w:gridCol w:w="121"/>
        <w:gridCol w:w="9239"/>
      </w:tblGrid>
      <w:tr w:rsidR="00932271" w14:paraId="1B48F03D" w14:textId="77777777" w:rsidTr="00932271">
        <w:tc>
          <w:tcPr>
            <w:tcW w:w="0" w:type="auto"/>
            <w:tcBorders>
              <w:top w:val="nil"/>
              <w:left w:val="nil"/>
              <w:bottom w:val="nil"/>
              <w:right w:val="nil"/>
            </w:tcBorders>
            <w:vAlign w:val="center"/>
            <w:hideMark/>
          </w:tcPr>
          <w:p w14:paraId="6F756876"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06356697"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49AD5BBD"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3</w:t>
            </w:r>
          </w:p>
          <w:p w14:paraId="1AA533EF"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4</w:t>
            </w:r>
          </w:p>
          <w:p w14:paraId="4EC61C3C"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5</w:t>
            </w:r>
          </w:p>
          <w:p w14:paraId="2135FD6B"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2F47C09F"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 denotes a skip</w:t>
            </w:r>
          </w:p>
          <w:p w14:paraId="6EB569ED"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p>
          <w:p w14:paraId="40ADA4F4"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bacbababaabcbab</w:t>
            </w:r>
          </w:p>
          <w:p w14:paraId="609E0838"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xx|||</w:t>
            </w:r>
          </w:p>
          <w:p w14:paraId="29AE358B" w14:textId="77777777"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 xml:space="preserve">      abababca</w:t>
            </w:r>
          </w:p>
        </w:tc>
      </w:tr>
    </w:tbl>
    <w:p w14:paraId="5835065C" w14:textId="77777777" w:rsidR="00932271" w:rsidRDefault="00932271" w:rsidP="00932271">
      <w:pPr>
        <w:pStyle w:val="NormalWeb"/>
        <w:shd w:val="clear" w:color="auto" w:fill="F8F8F8"/>
        <w:spacing w:before="0" w:beforeAutospacing="0" w:after="0" w:afterAutospacing="0"/>
        <w:textAlignment w:val="baseline"/>
        <w:rPr>
          <w:rFonts w:ascii="PT Serif" w:hAnsi="PT Serif"/>
          <w:color w:val="222222"/>
          <w:sz w:val="28"/>
          <w:szCs w:val="28"/>
        </w:rPr>
      </w:pPr>
      <w:r>
        <w:rPr>
          <w:rFonts w:ascii="PT Serif" w:hAnsi="PT Serif"/>
          <w:color w:val="222222"/>
          <w:sz w:val="28"/>
          <w:szCs w:val="28"/>
        </w:rPr>
        <w:t>This is a partial_match_length of 3. The value at </w:t>
      </w:r>
      <w:r>
        <w:rPr>
          <w:rStyle w:val="HTMLCode"/>
          <w:rFonts w:ascii="Lucida Console" w:hAnsi="Lucida Console"/>
          <w:color w:val="555555"/>
          <w:sz w:val="22"/>
          <w:szCs w:val="22"/>
          <w:bdr w:val="single" w:sz="6" w:space="0" w:color="DDDDDD" w:frame="1"/>
          <w:shd w:val="clear" w:color="auto" w:fill="FFFFFF"/>
        </w:rPr>
        <w:t>table[partial_match_length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table[2]</w:t>
      </w:r>
      <w:r>
        <w:rPr>
          <w:rFonts w:ascii="PT Serif" w:hAnsi="PT Serif"/>
          <w:color w:val="222222"/>
          <w:sz w:val="28"/>
          <w:szCs w:val="28"/>
        </w:rPr>
        <w:t>) is 1. That means we get to skip ahead </w:t>
      </w:r>
      <w:r>
        <w:rPr>
          <w:rStyle w:val="HTMLCode"/>
          <w:rFonts w:ascii="Lucida Console" w:hAnsi="Lucida Console"/>
          <w:color w:val="555555"/>
          <w:sz w:val="22"/>
          <w:szCs w:val="22"/>
          <w:bdr w:val="single" w:sz="6" w:space="0" w:color="DDDDDD" w:frame="1"/>
          <w:shd w:val="clear" w:color="auto" w:fill="FFFFFF"/>
        </w:rPr>
        <w:t>partial_match_length - table[partial_match_length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3 - table[2]</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3 - 1</w:t>
      </w:r>
      <w:r>
        <w:rPr>
          <w:rFonts w:ascii="PT Serif" w:hAnsi="PT Serif"/>
          <w:color w:val="222222"/>
          <w:sz w:val="28"/>
          <w:szCs w:val="28"/>
        </w:rPr>
        <w:t> or </w:t>
      </w:r>
      <w:r>
        <w:rPr>
          <w:rStyle w:val="HTMLCode"/>
          <w:rFonts w:ascii="Lucida Console" w:hAnsi="Lucida Console"/>
          <w:color w:val="555555"/>
          <w:sz w:val="22"/>
          <w:szCs w:val="22"/>
          <w:bdr w:val="single" w:sz="6" w:space="0" w:color="DDDDDD" w:frame="1"/>
          <w:shd w:val="clear" w:color="auto" w:fill="FFFFFF"/>
        </w:rPr>
        <w:t>2</w:t>
      </w:r>
      <w:r>
        <w:rPr>
          <w:rFonts w:ascii="PT Serif" w:hAnsi="PT Serif"/>
          <w:color w:val="222222"/>
          <w:sz w:val="28"/>
          <w:szCs w:val="28"/>
        </w:rPr>
        <w:t>) characters:</w:t>
      </w:r>
    </w:p>
    <w:tbl>
      <w:tblPr>
        <w:tblW w:w="0" w:type="auto"/>
        <w:tblCellMar>
          <w:left w:w="0" w:type="dxa"/>
          <w:right w:w="0" w:type="dxa"/>
        </w:tblCellMar>
        <w:tblLook w:val="04A0" w:firstRow="1" w:lastRow="0" w:firstColumn="1" w:lastColumn="0" w:noHBand="0" w:noVBand="1"/>
      </w:tblPr>
      <w:tblGrid>
        <w:gridCol w:w="121"/>
        <w:gridCol w:w="9239"/>
      </w:tblGrid>
      <w:tr w:rsidR="00932271" w14:paraId="06277C83" w14:textId="77777777" w:rsidTr="00932271">
        <w:tc>
          <w:tcPr>
            <w:tcW w:w="0" w:type="auto"/>
            <w:tcBorders>
              <w:top w:val="nil"/>
              <w:left w:val="nil"/>
              <w:bottom w:val="nil"/>
              <w:right w:val="nil"/>
            </w:tcBorders>
            <w:vAlign w:val="center"/>
            <w:hideMark/>
          </w:tcPr>
          <w:p w14:paraId="0541EC17"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1</w:t>
            </w:r>
          </w:p>
          <w:p w14:paraId="4D0ADAB6"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2</w:t>
            </w:r>
          </w:p>
          <w:p w14:paraId="34756656"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lastRenderedPageBreak/>
              <w:t>3</w:t>
            </w:r>
          </w:p>
          <w:p w14:paraId="16E3D280"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4</w:t>
            </w:r>
          </w:p>
          <w:p w14:paraId="3D0F497F" w14:textId="77777777" w:rsidR="00932271" w:rsidRDefault="00932271">
            <w:pPr>
              <w:pStyle w:val="HTMLPreformatted"/>
              <w:pBdr>
                <w:right w:val="single" w:sz="6" w:space="10" w:color="00232C"/>
              </w:pBdr>
              <w:shd w:val="clear" w:color="auto" w:fill="073642"/>
              <w:spacing w:line="348" w:lineRule="atLeast"/>
              <w:jc w:val="right"/>
              <w:textAlignment w:val="baseline"/>
              <w:rPr>
                <w:rFonts w:ascii="Lucida Console" w:hAnsi="Lucida Console"/>
                <w:color w:val="93A1A1"/>
              </w:rPr>
            </w:pPr>
            <w:r>
              <w:rPr>
                <w:rStyle w:val="line-number"/>
                <w:rFonts w:ascii="Lucida Console" w:hAnsi="Lucida Console"/>
                <w:color w:val="586E75"/>
                <w:bdr w:val="none" w:sz="0" w:space="0" w:color="auto" w:frame="1"/>
              </w:rPr>
              <w:t>5</w:t>
            </w:r>
          </w:p>
          <w:p w14:paraId="0E83748B" w14:textId="77777777" w:rsidR="00932271" w:rsidRDefault="00932271">
            <w:pPr>
              <w:rPr>
                <w:rFonts w:ascii="PT Serif" w:hAnsi="PT Serif"/>
                <w:color w:val="222222"/>
                <w:sz w:val="28"/>
                <w:szCs w:val="28"/>
              </w:rPr>
            </w:pPr>
          </w:p>
        </w:tc>
        <w:tc>
          <w:tcPr>
            <w:tcW w:w="11360" w:type="dxa"/>
            <w:tcBorders>
              <w:top w:val="nil"/>
              <w:left w:val="nil"/>
              <w:bottom w:val="nil"/>
              <w:right w:val="nil"/>
            </w:tcBorders>
            <w:vAlign w:val="center"/>
            <w:hideMark/>
          </w:tcPr>
          <w:p w14:paraId="641A9F15"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lastRenderedPageBreak/>
              <w:t>// x denotes a skip</w:t>
            </w:r>
          </w:p>
          <w:p w14:paraId="6C55D75F"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p>
          <w:p w14:paraId="3434432F"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lastRenderedPageBreak/>
              <w:t>bacbababaabcbab</w:t>
            </w:r>
          </w:p>
          <w:p w14:paraId="54023CA9" w14:textId="77777777" w:rsidR="00932271" w:rsidRDefault="00932271">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xx|</w:t>
            </w:r>
          </w:p>
          <w:p w14:paraId="74DE1062" w14:textId="77777777" w:rsidR="00932271" w:rsidRDefault="00932271">
            <w:pPr>
              <w:pStyle w:val="HTMLPreformatted"/>
              <w:spacing w:line="348" w:lineRule="atLeast"/>
              <w:textAlignment w:val="baseline"/>
              <w:rPr>
                <w:rFonts w:ascii="Lucida Console" w:hAnsi="Lucida Console"/>
                <w:color w:val="93A1A1"/>
              </w:rPr>
            </w:pPr>
            <w:r>
              <w:rPr>
                <w:rStyle w:val="line"/>
                <w:rFonts w:ascii="inherit" w:hAnsi="inherit"/>
                <w:color w:val="93A1A1"/>
                <w:bdr w:val="none" w:sz="0" w:space="0" w:color="auto" w:frame="1"/>
                <w:shd w:val="clear" w:color="auto" w:fill="000000"/>
              </w:rPr>
              <w:t xml:space="preserve">        abababca</w:t>
            </w:r>
          </w:p>
        </w:tc>
      </w:tr>
    </w:tbl>
    <w:p w14:paraId="33E05946"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lastRenderedPageBreak/>
        <w:t>At this point, our pattern is longer than the remaining characters in the text, so we know there’s no match.</w:t>
      </w:r>
    </w:p>
    <w:p w14:paraId="40CDA84C" w14:textId="77777777" w:rsidR="00932271" w:rsidRDefault="00932271" w:rsidP="00932271">
      <w:pPr>
        <w:pStyle w:val="Heading2"/>
        <w:shd w:val="clear" w:color="auto" w:fill="F8F8F8"/>
        <w:spacing w:before="0" w:after="240"/>
        <w:textAlignment w:val="baseline"/>
        <w:rPr>
          <w:rFonts w:ascii="PT Serif" w:hAnsi="PT Serif"/>
          <w:color w:val="222222"/>
          <w:sz w:val="42"/>
          <w:szCs w:val="42"/>
        </w:rPr>
      </w:pPr>
      <w:r>
        <w:rPr>
          <w:rFonts w:ascii="PT Serif" w:hAnsi="PT Serif"/>
          <w:color w:val="222222"/>
          <w:sz w:val="42"/>
          <w:szCs w:val="42"/>
        </w:rPr>
        <w:t>Conclusion</w:t>
      </w:r>
    </w:p>
    <w:p w14:paraId="2CBE4B98" w14:textId="77777777" w:rsidR="00932271" w:rsidRDefault="00932271" w:rsidP="00932271">
      <w:pPr>
        <w:pStyle w:val="NormalWeb"/>
        <w:shd w:val="clear" w:color="auto" w:fill="F8F8F8"/>
        <w:spacing w:before="0" w:beforeAutospacing="0" w:after="360" w:afterAutospacing="0"/>
        <w:textAlignment w:val="baseline"/>
        <w:rPr>
          <w:rFonts w:ascii="PT Serif" w:hAnsi="PT Serif"/>
          <w:color w:val="222222"/>
          <w:sz w:val="28"/>
          <w:szCs w:val="28"/>
        </w:rPr>
      </w:pPr>
      <w:r>
        <w:rPr>
          <w:rFonts w:ascii="PT Serif" w:hAnsi="PT Serif"/>
          <w:color w:val="222222"/>
          <w:sz w:val="28"/>
          <w:szCs w:val="28"/>
        </w:rPr>
        <w:t>So there you have it. Like I promised before, it’s no exhaustive explanation or formal proof of KMP; it’s a walk through my brain, with the parts I found confusing spelled out in extreme detail. If you have any questions or notice something I messed up, please leave a comment; maybe we’ll all learn something.</w:t>
      </w:r>
    </w:p>
    <w:p w14:paraId="362D95E8" w14:textId="02CD1413" w:rsidR="00932271" w:rsidRDefault="00677B48"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77B48">
        <w:rPr>
          <w:rFonts w:ascii="Consolas" w:eastAsia="Times New Roman" w:hAnsi="Consolas" w:cs="Courier New"/>
          <w:color w:val="263238"/>
          <w:sz w:val="20"/>
          <w:szCs w:val="20"/>
          <w:highlight w:val="cyan"/>
        </w:rPr>
        <w:t>CODE BASED ON KMP ALGO</w:t>
      </w:r>
    </w:p>
    <w:p w14:paraId="062F549C"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int strStr(string haystack, string needle) {</w:t>
      </w:r>
    </w:p>
    <w:p w14:paraId="60CD9526"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if(needle.size()==0)</w:t>
      </w:r>
    </w:p>
    <w:p w14:paraId="49DFC0A6"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return 0;</w:t>
      </w:r>
    </w:p>
    <w:p w14:paraId="27EE8516"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int n=haystack.size();</w:t>
      </w:r>
    </w:p>
    <w:p w14:paraId="04745C3C"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int m=needle.size();</w:t>
      </w:r>
    </w:p>
    <w:p w14:paraId="7F0328F5"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vector&lt;int&gt;lps=func(needle);</w:t>
      </w:r>
    </w:p>
    <w:p w14:paraId="374743ED"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for(int i=0,j=0;i&lt;n;)</w:t>
      </w:r>
    </w:p>
    <w:p w14:paraId="4405BDEE"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2B541D58"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if(haystack[i]==needle[j])</w:t>
      </w:r>
    </w:p>
    <w:p w14:paraId="54F67031"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i++,j++;</w:t>
      </w:r>
    </w:p>
    <w:p w14:paraId="0D3ADC9F"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if(j==m)</w:t>
      </w:r>
    </w:p>
    <w:p w14:paraId="262E8AEB"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return i-j;</w:t>
      </w:r>
    </w:p>
    <w:p w14:paraId="629413F7"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if(i&lt;n&amp;&amp;haystack[i]!=needle[j])</w:t>
      </w:r>
    </w:p>
    <w:p w14:paraId="65CEC637"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j?j=lps[j-1]:i++;</w:t>
      </w:r>
    </w:p>
    <w:p w14:paraId="489723DE"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6947C719"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lastRenderedPageBreak/>
        <w:t xml:space="preserve">        return -1;</w:t>
      </w:r>
    </w:p>
    <w:p w14:paraId="01AE06EB"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0C4C0A04"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vector&lt;int&gt;func(string s)</w:t>
      </w:r>
    </w:p>
    <w:p w14:paraId="5C28E81D"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285D74E6"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int n=s.size();</w:t>
      </w:r>
    </w:p>
    <w:p w14:paraId="245A53FA"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vector&lt;int&gt;lps(n,0);</w:t>
      </w:r>
    </w:p>
    <w:p w14:paraId="38546F0B"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for(int i=1,len=0;i&lt;n;)</w:t>
      </w:r>
    </w:p>
    <w:p w14:paraId="1A34CEF1"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76F3B423"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if(s[i]==s[len])</w:t>
      </w:r>
    </w:p>
    <w:p w14:paraId="7E529294"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lps[i++]=++len;</w:t>
      </w:r>
    </w:p>
    <w:p w14:paraId="40CE3F50"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else if(len)</w:t>
      </w:r>
    </w:p>
    <w:p w14:paraId="435FAA2B"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len=lps[len-1];</w:t>
      </w:r>
    </w:p>
    <w:p w14:paraId="480FFFC0"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else</w:t>
      </w:r>
    </w:p>
    <w:p w14:paraId="28D33135"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lps[i++]=0;</w:t>
      </w:r>
    </w:p>
    <w:p w14:paraId="49138A88"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0DB659CD" w14:textId="77777777" w:rsidR="00BF388C" w:rsidRPr="00BF388C"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return lps;</w:t>
      </w:r>
    </w:p>
    <w:p w14:paraId="0B34BAB3" w14:textId="279FD182" w:rsidR="002528DA" w:rsidRDefault="00BF388C" w:rsidP="00BF3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388C">
        <w:rPr>
          <w:rFonts w:ascii="Consolas" w:eastAsia="Times New Roman" w:hAnsi="Consolas" w:cs="Courier New"/>
          <w:color w:val="263238"/>
          <w:sz w:val="20"/>
          <w:szCs w:val="20"/>
        </w:rPr>
        <w:t xml:space="preserve">    }</w:t>
      </w:r>
    </w:p>
    <w:p w14:paraId="1AACB2CA" w14:textId="6F5F3C5F" w:rsidR="006C6B5C" w:rsidRPr="006C6B5C" w:rsidRDefault="001A44D8" w:rsidP="006C6B5C">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244)</w:t>
      </w:r>
      <w:r w:rsidR="006C6B5C" w:rsidRPr="006C6B5C">
        <w:rPr>
          <w:rFonts w:ascii="Segoe UI" w:hAnsi="Segoe UI" w:cs="Segoe UI"/>
          <w:color w:val="263238"/>
          <w:sz w:val="21"/>
          <w:szCs w:val="21"/>
        </w:rPr>
        <w:t xml:space="preserve"> Given a string </w:t>
      </w:r>
      <w:r w:rsidR="006C6B5C" w:rsidRPr="006C6B5C">
        <w:rPr>
          <w:rFonts w:ascii="Courier New" w:hAnsi="Courier New" w:cs="Courier New"/>
          <w:color w:val="263238"/>
          <w:sz w:val="21"/>
          <w:szCs w:val="21"/>
        </w:rPr>
        <w:t>s</w:t>
      </w:r>
      <w:r w:rsidR="006C6B5C" w:rsidRPr="006C6B5C">
        <w:rPr>
          <w:rFonts w:ascii="Segoe UI" w:hAnsi="Segoe UI" w:cs="Segoe UI"/>
          <w:color w:val="263238"/>
          <w:sz w:val="21"/>
          <w:szCs w:val="21"/>
        </w:rPr>
        <w:t> of </w:t>
      </w:r>
      <w:r w:rsidR="006C6B5C" w:rsidRPr="006C6B5C">
        <w:rPr>
          <w:rFonts w:ascii="Courier New" w:hAnsi="Courier New" w:cs="Courier New"/>
          <w:color w:val="546E7A"/>
          <w:sz w:val="20"/>
          <w:szCs w:val="20"/>
          <w:shd w:val="clear" w:color="auto" w:fill="F7F9FA"/>
        </w:rPr>
        <w:t>'('</w:t>
      </w:r>
      <w:r w:rsidR="006C6B5C" w:rsidRPr="006C6B5C">
        <w:rPr>
          <w:rFonts w:ascii="Segoe UI" w:hAnsi="Segoe UI" w:cs="Segoe UI"/>
          <w:color w:val="263238"/>
          <w:sz w:val="21"/>
          <w:szCs w:val="21"/>
        </w:rPr>
        <w:t> , </w:t>
      </w:r>
      <w:r w:rsidR="006C6B5C" w:rsidRPr="006C6B5C">
        <w:rPr>
          <w:rFonts w:ascii="Courier New" w:hAnsi="Courier New" w:cs="Courier New"/>
          <w:color w:val="546E7A"/>
          <w:sz w:val="20"/>
          <w:szCs w:val="20"/>
          <w:shd w:val="clear" w:color="auto" w:fill="F7F9FA"/>
        </w:rPr>
        <w:t>')'</w:t>
      </w:r>
      <w:r w:rsidR="006C6B5C" w:rsidRPr="006C6B5C">
        <w:rPr>
          <w:rFonts w:ascii="Segoe UI" w:hAnsi="Segoe UI" w:cs="Segoe UI"/>
          <w:color w:val="263238"/>
          <w:sz w:val="21"/>
          <w:szCs w:val="21"/>
        </w:rPr>
        <w:t> and lowercase English characters.</w:t>
      </w:r>
    </w:p>
    <w:p w14:paraId="6E53B630" w14:textId="77777777" w:rsidR="006C6B5C" w:rsidRPr="006C6B5C" w:rsidRDefault="006C6B5C" w:rsidP="006C6B5C">
      <w:pPr>
        <w:shd w:val="clear" w:color="auto" w:fill="FFFFFF"/>
        <w:spacing w:after="240"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Your task is to remove the minimum number of parentheses ( </w:t>
      </w:r>
      <w:r w:rsidRPr="006C6B5C">
        <w:rPr>
          <w:rFonts w:ascii="Courier New" w:eastAsia="Times New Roman" w:hAnsi="Courier New" w:cs="Courier New"/>
          <w:color w:val="546E7A"/>
          <w:sz w:val="20"/>
          <w:szCs w:val="20"/>
          <w:shd w:val="clear" w:color="auto" w:fill="F7F9FA"/>
        </w:rPr>
        <w:t>'('</w:t>
      </w:r>
      <w:r w:rsidRPr="006C6B5C">
        <w:rPr>
          <w:rFonts w:ascii="Segoe UI" w:eastAsia="Times New Roman" w:hAnsi="Segoe UI" w:cs="Segoe UI"/>
          <w:color w:val="263238"/>
          <w:sz w:val="21"/>
          <w:szCs w:val="21"/>
        </w:rPr>
        <w:t> or </w:t>
      </w:r>
      <w:r w:rsidRPr="006C6B5C">
        <w:rPr>
          <w:rFonts w:ascii="Courier New" w:eastAsia="Times New Roman" w:hAnsi="Courier New" w:cs="Courier New"/>
          <w:color w:val="546E7A"/>
          <w:sz w:val="20"/>
          <w:szCs w:val="20"/>
          <w:shd w:val="clear" w:color="auto" w:fill="F7F9FA"/>
        </w:rPr>
        <w:t>')'</w:t>
      </w:r>
      <w:r w:rsidRPr="006C6B5C">
        <w:rPr>
          <w:rFonts w:ascii="Segoe UI" w:eastAsia="Times New Roman" w:hAnsi="Segoe UI" w:cs="Segoe UI"/>
          <w:color w:val="263238"/>
          <w:sz w:val="21"/>
          <w:szCs w:val="21"/>
        </w:rPr>
        <w:t>, in any positions ) so that the resulting </w:t>
      </w:r>
      <w:r w:rsidRPr="006C6B5C">
        <w:rPr>
          <w:rFonts w:ascii="Segoe UI" w:eastAsia="Times New Roman" w:hAnsi="Segoe UI" w:cs="Segoe UI"/>
          <w:i/>
          <w:iCs/>
          <w:color w:val="263238"/>
          <w:sz w:val="21"/>
          <w:szCs w:val="21"/>
        </w:rPr>
        <w:t>parentheses string</w:t>
      </w:r>
      <w:r w:rsidRPr="006C6B5C">
        <w:rPr>
          <w:rFonts w:ascii="Segoe UI" w:eastAsia="Times New Roman" w:hAnsi="Segoe UI" w:cs="Segoe UI"/>
          <w:color w:val="263238"/>
          <w:sz w:val="21"/>
          <w:szCs w:val="21"/>
        </w:rPr>
        <w:t> is valid and return </w:t>
      </w:r>
      <w:r w:rsidRPr="006C6B5C">
        <w:rPr>
          <w:rFonts w:ascii="Segoe UI" w:eastAsia="Times New Roman" w:hAnsi="Segoe UI" w:cs="Segoe UI"/>
          <w:b/>
          <w:bCs/>
          <w:color w:val="263238"/>
          <w:sz w:val="21"/>
          <w:szCs w:val="21"/>
        </w:rPr>
        <w:t>any</w:t>
      </w:r>
      <w:r w:rsidRPr="006C6B5C">
        <w:rPr>
          <w:rFonts w:ascii="Segoe UI" w:eastAsia="Times New Roman" w:hAnsi="Segoe UI" w:cs="Segoe UI"/>
          <w:color w:val="263238"/>
          <w:sz w:val="21"/>
          <w:szCs w:val="21"/>
        </w:rPr>
        <w:t> valid string.</w:t>
      </w:r>
    </w:p>
    <w:p w14:paraId="1C81423B" w14:textId="77777777" w:rsidR="006C6B5C" w:rsidRPr="006C6B5C" w:rsidRDefault="006C6B5C" w:rsidP="006C6B5C">
      <w:pPr>
        <w:shd w:val="clear" w:color="auto" w:fill="FFFFFF"/>
        <w:spacing w:after="240"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Formally, a </w:t>
      </w:r>
      <w:r w:rsidRPr="006C6B5C">
        <w:rPr>
          <w:rFonts w:ascii="Segoe UI" w:eastAsia="Times New Roman" w:hAnsi="Segoe UI" w:cs="Segoe UI"/>
          <w:i/>
          <w:iCs/>
          <w:color w:val="263238"/>
          <w:sz w:val="21"/>
          <w:szCs w:val="21"/>
        </w:rPr>
        <w:t>parentheses string</w:t>
      </w:r>
      <w:r w:rsidRPr="006C6B5C">
        <w:rPr>
          <w:rFonts w:ascii="Segoe UI" w:eastAsia="Times New Roman" w:hAnsi="Segoe UI" w:cs="Segoe UI"/>
          <w:color w:val="263238"/>
          <w:sz w:val="21"/>
          <w:szCs w:val="21"/>
        </w:rPr>
        <w:t> is valid if and only if:</w:t>
      </w:r>
    </w:p>
    <w:p w14:paraId="25D68F67" w14:textId="77777777" w:rsidR="006C6B5C" w:rsidRPr="006C6B5C" w:rsidRDefault="006C6B5C" w:rsidP="006C6B5C">
      <w:pPr>
        <w:numPr>
          <w:ilvl w:val="0"/>
          <w:numId w:val="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It is the empty string, contains only lowercase characters, or</w:t>
      </w:r>
    </w:p>
    <w:p w14:paraId="33481E36" w14:textId="77777777" w:rsidR="006C6B5C" w:rsidRPr="006C6B5C" w:rsidRDefault="006C6B5C" w:rsidP="006C6B5C">
      <w:pPr>
        <w:numPr>
          <w:ilvl w:val="0"/>
          <w:numId w:val="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It can be written as </w:t>
      </w:r>
      <w:r w:rsidRPr="006C6B5C">
        <w:rPr>
          <w:rFonts w:ascii="Courier New" w:eastAsia="Times New Roman" w:hAnsi="Courier New" w:cs="Courier New"/>
          <w:color w:val="546E7A"/>
          <w:sz w:val="20"/>
          <w:szCs w:val="20"/>
          <w:shd w:val="clear" w:color="auto" w:fill="F7F9FA"/>
        </w:rPr>
        <w:t>AB</w:t>
      </w:r>
      <w:r w:rsidRPr="006C6B5C">
        <w:rPr>
          <w:rFonts w:ascii="Segoe UI" w:eastAsia="Times New Roman" w:hAnsi="Segoe UI" w:cs="Segoe UI"/>
          <w:color w:val="263238"/>
          <w:sz w:val="21"/>
          <w:szCs w:val="21"/>
        </w:rPr>
        <w:t> (</w:t>
      </w:r>
      <w:r w:rsidRPr="006C6B5C">
        <w:rPr>
          <w:rFonts w:ascii="Courier New" w:eastAsia="Times New Roman" w:hAnsi="Courier New" w:cs="Courier New"/>
          <w:color w:val="546E7A"/>
          <w:sz w:val="20"/>
          <w:szCs w:val="20"/>
          <w:shd w:val="clear" w:color="auto" w:fill="F7F9FA"/>
        </w:rPr>
        <w:t>A</w:t>
      </w:r>
      <w:r w:rsidRPr="006C6B5C">
        <w:rPr>
          <w:rFonts w:ascii="Segoe UI" w:eastAsia="Times New Roman" w:hAnsi="Segoe UI" w:cs="Segoe UI"/>
          <w:color w:val="263238"/>
          <w:sz w:val="21"/>
          <w:szCs w:val="21"/>
        </w:rPr>
        <w:t> concatenated with </w:t>
      </w:r>
      <w:r w:rsidRPr="006C6B5C">
        <w:rPr>
          <w:rFonts w:ascii="Courier New" w:eastAsia="Times New Roman" w:hAnsi="Courier New" w:cs="Courier New"/>
          <w:color w:val="546E7A"/>
          <w:sz w:val="20"/>
          <w:szCs w:val="20"/>
          <w:shd w:val="clear" w:color="auto" w:fill="F7F9FA"/>
        </w:rPr>
        <w:t>B</w:t>
      </w:r>
      <w:r w:rsidRPr="006C6B5C">
        <w:rPr>
          <w:rFonts w:ascii="Segoe UI" w:eastAsia="Times New Roman" w:hAnsi="Segoe UI" w:cs="Segoe UI"/>
          <w:color w:val="263238"/>
          <w:sz w:val="21"/>
          <w:szCs w:val="21"/>
        </w:rPr>
        <w:t>), where </w:t>
      </w:r>
      <w:r w:rsidRPr="006C6B5C">
        <w:rPr>
          <w:rFonts w:ascii="Courier New" w:eastAsia="Times New Roman" w:hAnsi="Courier New" w:cs="Courier New"/>
          <w:color w:val="546E7A"/>
          <w:sz w:val="20"/>
          <w:szCs w:val="20"/>
          <w:shd w:val="clear" w:color="auto" w:fill="F7F9FA"/>
        </w:rPr>
        <w:t>A</w:t>
      </w:r>
      <w:r w:rsidRPr="006C6B5C">
        <w:rPr>
          <w:rFonts w:ascii="Segoe UI" w:eastAsia="Times New Roman" w:hAnsi="Segoe UI" w:cs="Segoe UI"/>
          <w:color w:val="263238"/>
          <w:sz w:val="21"/>
          <w:szCs w:val="21"/>
        </w:rPr>
        <w:t> and </w:t>
      </w:r>
      <w:r w:rsidRPr="006C6B5C">
        <w:rPr>
          <w:rFonts w:ascii="Courier New" w:eastAsia="Times New Roman" w:hAnsi="Courier New" w:cs="Courier New"/>
          <w:color w:val="546E7A"/>
          <w:sz w:val="20"/>
          <w:szCs w:val="20"/>
          <w:shd w:val="clear" w:color="auto" w:fill="F7F9FA"/>
        </w:rPr>
        <w:t>B</w:t>
      </w:r>
      <w:r w:rsidRPr="006C6B5C">
        <w:rPr>
          <w:rFonts w:ascii="Segoe UI" w:eastAsia="Times New Roman" w:hAnsi="Segoe UI" w:cs="Segoe UI"/>
          <w:color w:val="263238"/>
          <w:sz w:val="21"/>
          <w:szCs w:val="21"/>
        </w:rPr>
        <w:t> are valid strings, or</w:t>
      </w:r>
    </w:p>
    <w:p w14:paraId="70BBD581" w14:textId="77777777" w:rsidR="006C6B5C" w:rsidRPr="006C6B5C" w:rsidRDefault="006C6B5C" w:rsidP="006C6B5C">
      <w:pPr>
        <w:numPr>
          <w:ilvl w:val="0"/>
          <w:numId w:val="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It can be written as </w:t>
      </w:r>
      <w:r w:rsidRPr="006C6B5C">
        <w:rPr>
          <w:rFonts w:ascii="Courier New" w:eastAsia="Times New Roman" w:hAnsi="Courier New" w:cs="Courier New"/>
          <w:color w:val="546E7A"/>
          <w:sz w:val="20"/>
          <w:szCs w:val="20"/>
          <w:shd w:val="clear" w:color="auto" w:fill="F7F9FA"/>
        </w:rPr>
        <w:t>(A)</w:t>
      </w:r>
      <w:r w:rsidRPr="006C6B5C">
        <w:rPr>
          <w:rFonts w:ascii="Segoe UI" w:eastAsia="Times New Roman" w:hAnsi="Segoe UI" w:cs="Segoe UI"/>
          <w:color w:val="263238"/>
          <w:sz w:val="21"/>
          <w:szCs w:val="21"/>
        </w:rPr>
        <w:t>, where </w:t>
      </w:r>
      <w:r w:rsidRPr="006C6B5C">
        <w:rPr>
          <w:rFonts w:ascii="Courier New" w:eastAsia="Times New Roman" w:hAnsi="Courier New" w:cs="Courier New"/>
          <w:color w:val="546E7A"/>
          <w:sz w:val="20"/>
          <w:szCs w:val="20"/>
          <w:shd w:val="clear" w:color="auto" w:fill="F7F9FA"/>
        </w:rPr>
        <w:t>A</w:t>
      </w:r>
      <w:r w:rsidRPr="006C6B5C">
        <w:rPr>
          <w:rFonts w:ascii="Segoe UI" w:eastAsia="Times New Roman" w:hAnsi="Segoe UI" w:cs="Segoe UI"/>
          <w:color w:val="263238"/>
          <w:sz w:val="21"/>
          <w:szCs w:val="21"/>
        </w:rPr>
        <w:t> is a valid string.</w:t>
      </w:r>
    </w:p>
    <w:p w14:paraId="70FAB889" w14:textId="77777777" w:rsidR="006C6B5C" w:rsidRPr="006C6B5C" w:rsidRDefault="006C6B5C" w:rsidP="006C6B5C">
      <w:pPr>
        <w:shd w:val="clear" w:color="auto" w:fill="FFFFFF"/>
        <w:spacing w:after="240" w:line="240" w:lineRule="auto"/>
        <w:rPr>
          <w:rFonts w:ascii="Segoe UI" w:eastAsia="Times New Roman" w:hAnsi="Segoe UI" w:cs="Segoe UI"/>
          <w:color w:val="263238"/>
          <w:sz w:val="21"/>
          <w:szCs w:val="21"/>
        </w:rPr>
      </w:pPr>
      <w:r w:rsidRPr="006C6B5C">
        <w:rPr>
          <w:rFonts w:ascii="Segoe UI" w:eastAsia="Times New Roman" w:hAnsi="Segoe UI" w:cs="Segoe UI"/>
          <w:color w:val="263238"/>
          <w:sz w:val="21"/>
          <w:szCs w:val="21"/>
        </w:rPr>
        <w:t> </w:t>
      </w:r>
    </w:p>
    <w:p w14:paraId="5D865794" w14:textId="77777777" w:rsidR="006C6B5C" w:rsidRPr="006C6B5C" w:rsidRDefault="006C6B5C" w:rsidP="006C6B5C">
      <w:pPr>
        <w:shd w:val="clear" w:color="auto" w:fill="FFFFFF"/>
        <w:spacing w:after="240" w:line="240" w:lineRule="auto"/>
        <w:rPr>
          <w:rFonts w:ascii="Segoe UI" w:eastAsia="Times New Roman" w:hAnsi="Segoe UI" w:cs="Segoe UI"/>
          <w:color w:val="263238"/>
          <w:sz w:val="21"/>
          <w:szCs w:val="21"/>
        </w:rPr>
      </w:pPr>
      <w:r w:rsidRPr="006C6B5C">
        <w:rPr>
          <w:rFonts w:ascii="Segoe UI" w:eastAsia="Times New Roman" w:hAnsi="Segoe UI" w:cs="Segoe UI"/>
          <w:b/>
          <w:bCs/>
          <w:color w:val="263238"/>
          <w:sz w:val="21"/>
          <w:szCs w:val="21"/>
        </w:rPr>
        <w:t>Example 1:</w:t>
      </w:r>
    </w:p>
    <w:p w14:paraId="05DAB3B1" w14:textId="77777777" w:rsidR="006C6B5C" w:rsidRPr="006C6B5C" w:rsidRDefault="006C6B5C" w:rsidP="006C6B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6B5C">
        <w:rPr>
          <w:rFonts w:ascii="Consolas" w:eastAsia="Times New Roman" w:hAnsi="Consolas" w:cs="Courier New"/>
          <w:b/>
          <w:bCs/>
          <w:color w:val="263238"/>
          <w:sz w:val="20"/>
          <w:szCs w:val="20"/>
        </w:rPr>
        <w:t>Input:</w:t>
      </w:r>
      <w:r w:rsidRPr="006C6B5C">
        <w:rPr>
          <w:rFonts w:ascii="Consolas" w:eastAsia="Times New Roman" w:hAnsi="Consolas" w:cs="Courier New"/>
          <w:color w:val="263238"/>
          <w:sz w:val="20"/>
          <w:szCs w:val="20"/>
        </w:rPr>
        <w:t xml:space="preserve"> s = "lee(t(c)o)de)"</w:t>
      </w:r>
    </w:p>
    <w:p w14:paraId="322C487F" w14:textId="77777777" w:rsidR="006C6B5C" w:rsidRPr="006C6B5C" w:rsidRDefault="006C6B5C" w:rsidP="006C6B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6B5C">
        <w:rPr>
          <w:rFonts w:ascii="Consolas" w:eastAsia="Times New Roman" w:hAnsi="Consolas" w:cs="Courier New"/>
          <w:b/>
          <w:bCs/>
          <w:color w:val="263238"/>
          <w:sz w:val="20"/>
          <w:szCs w:val="20"/>
        </w:rPr>
        <w:t>Output:</w:t>
      </w:r>
      <w:r w:rsidRPr="006C6B5C">
        <w:rPr>
          <w:rFonts w:ascii="Consolas" w:eastAsia="Times New Roman" w:hAnsi="Consolas" w:cs="Courier New"/>
          <w:color w:val="263238"/>
          <w:sz w:val="20"/>
          <w:szCs w:val="20"/>
        </w:rPr>
        <w:t xml:space="preserve"> "lee(t(c)o)de"</w:t>
      </w:r>
    </w:p>
    <w:p w14:paraId="19E36A1A" w14:textId="35CCA55A" w:rsidR="001A44D8" w:rsidRDefault="006C6B5C" w:rsidP="001A44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6B5C">
        <w:rPr>
          <w:rFonts w:ascii="Consolas" w:eastAsia="Times New Roman" w:hAnsi="Consolas" w:cs="Courier New"/>
          <w:b/>
          <w:bCs/>
          <w:color w:val="263238"/>
          <w:sz w:val="20"/>
          <w:szCs w:val="20"/>
        </w:rPr>
        <w:lastRenderedPageBreak/>
        <w:t>Explanation:</w:t>
      </w:r>
      <w:r w:rsidRPr="006C6B5C">
        <w:rPr>
          <w:rFonts w:ascii="Consolas" w:eastAsia="Times New Roman" w:hAnsi="Consolas" w:cs="Courier New"/>
          <w:color w:val="263238"/>
          <w:sz w:val="20"/>
          <w:szCs w:val="20"/>
        </w:rPr>
        <w:t xml:space="preserve"> "lee(t(co)de)" , "lee(t(c)ode)" would also be accepted.</w:t>
      </w:r>
    </w:p>
    <w:p w14:paraId="7767952C" w14:textId="77777777" w:rsidR="005A25A5" w:rsidRPr="005A25A5" w:rsidRDefault="00610501"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5A25A5" w:rsidRPr="005A25A5">
        <w:rPr>
          <w:rFonts w:ascii="Consolas" w:eastAsia="Times New Roman" w:hAnsi="Consolas" w:cs="Courier New"/>
          <w:color w:val="263238"/>
          <w:sz w:val="20"/>
          <w:szCs w:val="20"/>
        </w:rPr>
        <w:t xml:space="preserve"> string minRemoveToMakeValid(string s) {</w:t>
      </w:r>
    </w:p>
    <w:p w14:paraId="5BD2BE0E"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stack&lt;int&gt;st;</w:t>
      </w:r>
    </w:p>
    <w:p w14:paraId="3ED20FB4"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for(int i=0;i&lt;s.size();i++)</w:t>
      </w:r>
    </w:p>
    <w:p w14:paraId="1BB14675"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7AE8B6B7"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if(s[i]=='(')</w:t>
      </w:r>
    </w:p>
    <w:p w14:paraId="4CB67DDF"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st.push(i);</w:t>
      </w:r>
    </w:p>
    <w:p w14:paraId="1007A35D"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if(s[i]==')')</w:t>
      </w:r>
    </w:p>
    <w:p w14:paraId="1012E7FA"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405A1658"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if(!st.empty())</w:t>
      </w:r>
    </w:p>
    <w:p w14:paraId="5B181478"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st.pop();</w:t>
      </w:r>
    </w:p>
    <w:p w14:paraId="45D62C04"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else</w:t>
      </w:r>
    </w:p>
    <w:p w14:paraId="446368EC"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s[i]='*';</w:t>
      </w:r>
    </w:p>
    <w:p w14:paraId="34BD0CE9"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53A5250E"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018B5ED5"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while(!st.empty())</w:t>
      </w:r>
    </w:p>
    <w:p w14:paraId="5AC1D590"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592ADA64"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s[st.top()]='*';</w:t>
      </w:r>
    </w:p>
    <w:p w14:paraId="5C0914E7"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st.pop();</w:t>
      </w:r>
    </w:p>
    <w:p w14:paraId="6373D54E"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6DCB070C"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s.erase(remove(s.begin(),s.end(),'*'),s.end());</w:t>
      </w:r>
    </w:p>
    <w:p w14:paraId="20DA3EEA"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return s;</w:t>
      </w:r>
    </w:p>
    <w:p w14:paraId="6FAC4BAE" w14:textId="77777777" w:rsidR="005A25A5" w:rsidRPr="005A25A5"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6AFE1762" w14:textId="3FE046A6" w:rsidR="001A44D8" w:rsidRDefault="005A25A5"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5A5">
        <w:rPr>
          <w:rFonts w:ascii="Consolas" w:eastAsia="Times New Roman" w:hAnsi="Consolas" w:cs="Courier New"/>
          <w:color w:val="263238"/>
          <w:sz w:val="20"/>
          <w:szCs w:val="20"/>
        </w:rPr>
        <w:t xml:space="preserve">       }</w:t>
      </w:r>
    </w:p>
    <w:p w14:paraId="73A7FBAC" w14:textId="34AF1F94" w:rsidR="006C6B5C" w:rsidRDefault="006C6B5C" w:rsidP="005A25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6B5C">
        <w:rPr>
          <w:rFonts w:ascii="Consolas" w:eastAsia="Times New Roman" w:hAnsi="Consolas" w:cs="Courier New"/>
          <w:color w:val="263238"/>
          <w:sz w:val="20"/>
          <w:szCs w:val="20"/>
          <w:highlight w:val="cyan"/>
        </w:rPr>
        <w:t>ANOTHER APPPROACH</w:t>
      </w:r>
      <w:r>
        <w:rPr>
          <w:rFonts w:ascii="Consolas" w:eastAsia="Times New Roman" w:hAnsi="Consolas" w:cs="Courier New"/>
          <w:color w:val="263238"/>
          <w:sz w:val="20"/>
          <w:szCs w:val="20"/>
        </w:rPr>
        <w:t>s</w:t>
      </w:r>
    </w:p>
    <w:p w14:paraId="2E460E0F" w14:textId="77777777" w:rsidR="009004C5" w:rsidRPr="009004C5" w:rsidRDefault="006C6B5C"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9004C5" w:rsidRPr="009004C5">
        <w:rPr>
          <w:rFonts w:ascii="Consolas" w:eastAsia="Times New Roman" w:hAnsi="Consolas" w:cs="Courier New"/>
          <w:color w:val="263238"/>
          <w:sz w:val="20"/>
          <w:szCs w:val="20"/>
        </w:rPr>
        <w:t xml:space="preserve"> string minRemoveToMakeValid(string s) {</w:t>
      </w:r>
    </w:p>
    <w:p w14:paraId="50962E50"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int opening=0;</w:t>
      </w:r>
    </w:p>
    <w:p w14:paraId="2C7B9D3D"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lastRenderedPageBreak/>
        <w:t xml:space="preserve">        for(int i=0;i&lt;s.size();i++)</w:t>
      </w:r>
    </w:p>
    <w:p w14:paraId="1D4BEF66"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w:t>
      </w:r>
    </w:p>
    <w:p w14:paraId="052BE56A"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if(s[i]=='(')</w:t>
      </w:r>
    </w:p>
    <w:p w14:paraId="000CC052"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opening++;</w:t>
      </w:r>
    </w:p>
    <w:p w14:paraId="043AAEBC"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else if(s[i]==')')</w:t>
      </w:r>
    </w:p>
    <w:p w14:paraId="5A4E0477"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opening--;</w:t>
      </w:r>
    </w:p>
    <w:p w14:paraId="7E0E2A21"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if(opening&lt;0)</w:t>
      </w:r>
    </w:p>
    <w:p w14:paraId="00732702"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s[i]='*',opening++;</w:t>
      </w:r>
    </w:p>
    <w:p w14:paraId="5CAC244F"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w:t>
      </w:r>
    </w:p>
    <w:p w14:paraId="52F9C776"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int closing=0;</w:t>
      </w:r>
    </w:p>
    <w:p w14:paraId="5365DA39"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for(int i=s.size();i&gt;=0;i--)</w:t>
      </w:r>
    </w:p>
    <w:p w14:paraId="0571AD2E"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w:t>
      </w:r>
    </w:p>
    <w:p w14:paraId="750D6379"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if(s[i]=='(')</w:t>
      </w:r>
    </w:p>
    <w:p w14:paraId="1DAE07C7"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closing--;</w:t>
      </w:r>
    </w:p>
    <w:p w14:paraId="386D29A5"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else if(s[i]==')')</w:t>
      </w:r>
    </w:p>
    <w:p w14:paraId="4EE37C4D"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closing++;</w:t>
      </w:r>
    </w:p>
    <w:p w14:paraId="08247C41"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if(closing&lt;0)</w:t>
      </w:r>
    </w:p>
    <w:p w14:paraId="7ABF7AC3"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s[i]='*',closing++;</w:t>
      </w:r>
    </w:p>
    <w:p w14:paraId="1ED5910A"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w:t>
      </w:r>
    </w:p>
    <w:p w14:paraId="0229EC67"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s.erase(remove(s.begin(),s.end(),'*'),s.end());</w:t>
      </w:r>
    </w:p>
    <w:p w14:paraId="1D5ECEA3" w14:textId="77777777" w:rsidR="009004C5" w:rsidRPr="009004C5"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return s;</w:t>
      </w:r>
    </w:p>
    <w:p w14:paraId="7204F115" w14:textId="592A04EE" w:rsidR="006C6B5C" w:rsidRDefault="009004C5"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004C5">
        <w:rPr>
          <w:rFonts w:ascii="Consolas" w:eastAsia="Times New Roman" w:hAnsi="Consolas" w:cs="Courier New"/>
          <w:color w:val="263238"/>
          <w:sz w:val="20"/>
          <w:szCs w:val="20"/>
        </w:rPr>
        <w:t xml:space="preserve">    }</w:t>
      </w:r>
    </w:p>
    <w:p w14:paraId="19983E73" w14:textId="32487CC0" w:rsidR="000B6CD0" w:rsidRPr="000B6CD0" w:rsidRDefault="009004C5" w:rsidP="000B6CD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245)</w:t>
      </w:r>
      <w:r w:rsidR="000B6CD0" w:rsidRPr="000B6CD0">
        <w:rPr>
          <w:rFonts w:ascii="Segoe UI" w:hAnsi="Segoe UI" w:cs="Segoe UI"/>
          <w:color w:val="263238"/>
          <w:sz w:val="21"/>
          <w:szCs w:val="21"/>
        </w:rPr>
        <w:t xml:space="preserve"> Given an array </w:t>
      </w:r>
      <w:r w:rsidR="000B6CD0" w:rsidRPr="000B6CD0">
        <w:rPr>
          <w:rFonts w:ascii="Courier New" w:hAnsi="Courier New" w:cs="Courier New"/>
          <w:color w:val="546E7A"/>
          <w:sz w:val="20"/>
          <w:szCs w:val="20"/>
          <w:shd w:val="clear" w:color="auto" w:fill="F7F9FA"/>
        </w:rPr>
        <w:t>nums</w:t>
      </w:r>
      <w:r w:rsidR="000B6CD0" w:rsidRPr="000B6CD0">
        <w:rPr>
          <w:rFonts w:ascii="Segoe UI" w:hAnsi="Segoe UI" w:cs="Segoe UI"/>
          <w:color w:val="263238"/>
          <w:sz w:val="21"/>
          <w:szCs w:val="21"/>
        </w:rPr>
        <w:t>. We define a running sum of an array as </w:t>
      </w:r>
      <w:r w:rsidR="000B6CD0" w:rsidRPr="000B6CD0">
        <w:rPr>
          <w:rFonts w:ascii="Courier New" w:hAnsi="Courier New" w:cs="Courier New"/>
          <w:color w:val="546E7A"/>
          <w:sz w:val="20"/>
          <w:szCs w:val="20"/>
          <w:shd w:val="clear" w:color="auto" w:fill="F7F9FA"/>
        </w:rPr>
        <w:t>runningSum[i] = sum(nums[0]…nums[i])</w:t>
      </w:r>
      <w:r w:rsidR="000B6CD0" w:rsidRPr="000B6CD0">
        <w:rPr>
          <w:rFonts w:ascii="Segoe UI" w:hAnsi="Segoe UI" w:cs="Segoe UI"/>
          <w:color w:val="263238"/>
          <w:sz w:val="21"/>
          <w:szCs w:val="21"/>
        </w:rPr>
        <w:t>.</w:t>
      </w:r>
    </w:p>
    <w:p w14:paraId="00A06FA3" w14:textId="77777777" w:rsidR="000B6CD0" w:rsidRPr="000B6CD0" w:rsidRDefault="000B6CD0" w:rsidP="000B6CD0">
      <w:pPr>
        <w:shd w:val="clear" w:color="auto" w:fill="FFFFFF"/>
        <w:spacing w:after="240" w:line="240" w:lineRule="auto"/>
        <w:rPr>
          <w:rFonts w:ascii="Segoe UI" w:eastAsia="Times New Roman" w:hAnsi="Segoe UI" w:cs="Segoe UI"/>
          <w:color w:val="263238"/>
          <w:sz w:val="21"/>
          <w:szCs w:val="21"/>
        </w:rPr>
      </w:pPr>
      <w:r w:rsidRPr="000B6CD0">
        <w:rPr>
          <w:rFonts w:ascii="Segoe UI" w:eastAsia="Times New Roman" w:hAnsi="Segoe UI" w:cs="Segoe UI"/>
          <w:color w:val="263238"/>
          <w:sz w:val="21"/>
          <w:szCs w:val="21"/>
        </w:rPr>
        <w:t>Return the running sum of </w:t>
      </w:r>
      <w:r w:rsidRPr="000B6CD0">
        <w:rPr>
          <w:rFonts w:ascii="Courier New" w:eastAsia="Times New Roman" w:hAnsi="Courier New" w:cs="Courier New"/>
          <w:color w:val="546E7A"/>
          <w:sz w:val="20"/>
          <w:szCs w:val="20"/>
          <w:shd w:val="clear" w:color="auto" w:fill="F7F9FA"/>
        </w:rPr>
        <w:t>nums</w:t>
      </w:r>
      <w:r w:rsidRPr="000B6CD0">
        <w:rPr>
          <w:rFonts w:ascii="Segoe UI" w:eastAsia="Times New Roman" w:hAnsi="Segoe UI" w:cs="Segoe UI"/>
          <w:color w:val="263238"/>
          <w:sz w:val="21"/>
          <w:szCs w:val="21"/>
        </w:rPr>
        <w:t>.</w:t>
      </w:r>
    </w:p>
    <w:p w14:paraId="25E779FD" w14:textId="77777777" w:rsidR="000B6CD0" w:rsidRPr="000B6CD0" w:rsidRDefault="000B6CD0" w:rsidP="000B6CD0">
      <w:pPr>
        <w:shd w:val="clear" w:color="auto" w:fill="FFFFFF"/>
        <w:spacing w:after="240" w:line="240" w:lineRule="auto"/>
        <w:rPr>
          <w:rFonts w:ascii="Segoe UI" w:eastAsia="Times New Roman" w:hAnsi="Segoe UI" w:cs="Segoe UI"/>
          <w:color w:val="263238"/>
          <w:sz w:val="21"/>
          <w:szCs w:val="21"/>
        </w:rPr>
      </w:pPr>
      <w:r w:rsidRPr="000B6CD0">
        <w:rPr>
          <w:rFonts w:ascii="Segoe UI" w:eastAsia="Times New Roman" w:hAnsi="Segoe UI" w:cs="Segoe UI"/>
          <w:color w:val="263238"/>
          <w:sz w:val="21"/>
          <w:szCs w:val="21"/>
        </w:rPr>
        <w:t> </w:t>
      </w:r>
    </w:p>
    <w:p w14:paraId="3C3F941C" w14:textId="77777777" w:rsidR="000B6CD0" w:rsidRPr="000B6CD0" w:rsidRDefault="000B6CD0" w:rsidP="000B6CD0">
      <w:pPr>
        <w:shd w:val="clear" w:color="auto" w:fill="FFFFFF"/>
        <w:spacing w:after="240" w:line="240" w:lineRule="auto"/>
        <w:rPr>
          <w:rFonts w:ascii="Segoe UI" w:eastAsia="Times New Roman" w:hAnsi="Segoe UI" w:cs="Segoe UI"/>
          <w:color w:val="263238"/>
          <w:sz w:val="21"/>
          <w:szCs w:val="21"/>
        </w:rPr>
      </w:pPr>
      <w:r w:rsidRPr="000B6CD0">
        <w:rPr>
          <w:rFonts w:ascii="Segoe UI" w:eastAsia="Times New Roman" w:hAnsi="Segoe UI" w:cs="Segoe UI"/>
          <w:b/>
          <w:bCs/>
          <w:color w:val="263238"/>
          <w:sz w:val="21"/>
          <w:szCs w:val="21"/>
        </w:rPr>
        <w:t>Example 1:</w:t>
      </w:r>
    </w:p>
    <w:p w14:paraId="6E21DA29" w14:textId="77777777" w:rsidR="000B6CD0" w:rsidRPr="000B6CD0" w:rsidRDefault="000B6CD0" w:rsidP="000B6C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6CD0">
        <w:rPr>
          <w:rFonts w:ascii="Consolas" w:eastAsia="Times New Roman" w:hAnsi="Consolas" w:cs="Courier New"/>
          <w:b/>
          <w:bCs/>
          <w:color w:val="263238"/>
          <w:sz w:val="20"/>
          <w:szCs w:val="20"/>
        </w:rPr>
        <w:lastRenderedPageBreak/>
        <w:t>Input:</w:t>
      </w:r>
      <w:r w:rsidRPr="000B6CD0">
        <w:rPr>
          <w:rFonts w:ascii="Consolas" w:eastAsia="Times New Roman" w:hAnsi="Consolas" w:cs="Courier New"/>
          <w:color w:val="263238"/>
          <w:sz w:val="20"/>
          <w:szCs w:val="20"/>
        </w:rPr>
        <w:t xml:space="preserve"> nums = [1,2,3,4]</w:t>
      </w:r>
    </w:p>
    <w:p w14:paraId="23BB5347" w14:textId="77777777" w:rsidR="000B6CD0" w:rsidRPr="000B6CD0" w:rsidRDefault="000B6CD0" w:rsidP="000B6C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6CD0">
        <w:rPr>
          <w:rFonts w:ascii="Consolas" w:eastAsia="Times New Roman" w:hAnsi="Consolas" w:cs="Courier New"/>
          <w:b/>
          <w:bCs/>
          <w:color w:val="263238"/>
          <w:sz w:val="20"/>
          <w:szCs w:val="20"/>
        </w:rPr>
        <w:t>Output:</w:t>
      </w:r>
      <w:r w:rsidRPr="000B6CD0">
        <w:rPr>
          <w:rFonts w:ascii="Consolas" w:eastAsia="Times New Roman" w:hAnsi="Consolas" w:cs="Courier New"/>
          <w:color w:val="263238"/>
          <w:sz w:val="20"/>
          <w:szCs w:val="20"/>
        </w:rPr>
        <w:t xml:space="preserve"> [1,3,6,10]</w:t>
      </w:r>
    </w:p>
    <w:p w14:paraId="00B8A263" w14:textId="1F7811D8" w:rsidR="009004C5" w:rsidRDefault="000B6CD0" w:rsidP="009004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6CD0">
        <w:rPr>
          <w:rFonts w:ascii="Consolas" w:eastAsia="Times New Roman" w:hAnsi="Consolas" w:cs="Courier New"/>
          <w:b/>
          <w:bCs/>
          <w:color w:val="263238"/>
          <w:sz w:val="20"/>
          <w:szCs w:val="20"/>
        </w:rPr>
        <w:t>Explanation:</w:t>
      </w:r>
      <w:r w:rsidRPr="000B6CD0">
        <w:rPr>
          <w:rFonts w:ascii="Consolas" w:eastAsia="Times New Roman" w:hAnsi="Consolas" w:cs="Courier New"/>
          <w:color w:val="263238"/>
          <w:sz w:val="20"/>
          <w:szCs w:val="20"/>
        </w:rPr>
        <w:t xml:space="preserve"> Running sum is obtained as follows: [1, 1+2, 1+2+3, 1+2+3+4].</w:t>
      </w:r>
    </w:p>
    <w:p w14:paraId="49BFA975" w14:textId="77777777" w:rsidR="00C0701A" w:rsidRPr="00C0701A" w:rsidRDefault="000B6CD0"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C0701A" w:rsidRPr="00C0701A">
        <w:rPr>
          <w:rFonts w:ascii="Consolas" w:eastAsia="Times New Roman" w:hAnsi="Consolas" w:cs="Courier New"/>
          <w:color w:val="263238"/>
          <w:sz w:val="20"/>
          <w:szCs w:val="20"/>
        </w:rPr>
        <w:t xml:space="preserve"> vector&lt;int&gt; runningSum(vector&lt;int&gt;&amp; nums) {</w:t>
      </w:r>
    </w:p>
    <w:p w14:paraId="58D4CC83"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int sum=nums[0];</w:t>
      </w:r>
    </w:p>
    <w:p w14:paraId="76B6A3B7"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vector&lt;int&gt;ans;</w:t>
      </w:r>
    </w:p>
    <w:p w14:paraId="57B3936C"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for(auto it:nums)</w:t>
      </w:r>
    </w:p>
    <w:p w14:paraId="1F2B7E76"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ans.push_back(it);</w:t>
      </w:r>
    </w:p>
    <w:p w14:paraId="629F41BE"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for(int i=1;i&lt;nums.size();i++)</w:t>
      </w:r>
    </w:p>
    <w:p w14:paraId="12A9FDCD"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w:t>
      </w:r>
    </w:p>
    <w:p w14:paraId="1E7A6AE8"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nums[i]=sum+nums[i];</w:t>
      </w:r>
    </w:p>
    <w:p w14:paraId="5963FA0E"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sum+=ans[i];</w:t>
      </w:r>
    </w:p>
    <w:p w14:paraId="6B7CD8A1"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w:t>
      </w:r>
    </w:p>
    <w:p w14:paraId="2F8F87C2" w14:textId="77777777" w:rsidR="00C0701A" w:rsidRPr="00C0701A"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return nums;</w:t>
      </w:r>
    </w:p>
    <w:p w14:paraId="3265ED5F" w14:textId="3057ED47" w:rsidR="009004C5" w:rsidRDefault="00C0701A"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701A">
        <w:rPr>
          <w:rFonts w:ascii="Consolas" w:eastAsia="Times New Roman" w:hAnsi="Consolas" w:cs="Courier New"/>
          <w:color w:val="263238"/>
          <w:sz w:val="20"/>
          <w:szCs w:val="20"/>
        </w:rPr>
        <w:t xml:space="preserve">    }</w:t>
      </w:r>
    </w:p>
    <w:p w14:paraId="07D2608C" w14:textId="09F1EDD6" w:rsidR="00580C23" w:rsidRDefault="00580C23"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highlight w:val="cyan"/>
        </w:rPr>
        <w:t>SHORT AND CRISP CODE</w:t>
      </w:r>
    </w:p>
    <w:p w14:paraId="7286A717"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vector&lt;int&gt; runningSum(vector&lt;int&gt;&amp; nums) {</w:t>
      </w:r>
    </w:p>
    <w:p w14:paraId="32C50A9A"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vector&lt;int&gt;ans(nums.size());</w:t>
      </w:r>
    </w:p>
    <w:p w14:paraId="4C34897D"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ans[0]=nums[0];</w:t>
      </w:r>
    </w:p>
    <w:p w14:paraId="168B6E8F"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for(int i=1;i&lt;nums.size();i++)</w:t>
      </w:r>
    </w:p>
    <w:p w14:paraId="7E1D17DF"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w:t>
      </w:r>
    </w:p>
    <w:p w14:paraId="3D29C17E"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ans[i]=ans[i-1]+nums[i];</w:t>
      </w:r>
    </w:p>
    <w:p w14:paraId="05F0E5CE"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w:t>
      </w:r>
    </w:p>
    <w:p w14:paraId="05ACB9F3" w14:textId="77777777" w:rsidR="00580C23" w:rsidRP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return ans;</w:t>
      </w:r>
    </w:p>
    <w:p w14:paraId="60123E87" w14:textId="4E6655E6" w:rsidR="00580C23" w:rsidRDefault="00580C23" w:rsidP="00580C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0C23">
        <w:rPr>
          <w:rFonts w:ascii="Consolas" w:eastAsia="Times New Roman" w:hAnsi="Consolas" w:cs="Courier New"/>
          <w:color w:val="263238"/>
          <w:sz w:val="20"/>
          <w:szCs w:val="20"/>
        </w:rPr>
        <w:t xml:space="preserve">    }</w:t>
      </w:r>
    </w:p>
    <w:p w14:paraId="2BA47774" w14:textId="79460618" w:rsidR="007430AF" w:rsidRPr="007430AF" w:rsidRDefault="00C0701A" w:rsidP="007430AF">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246</w:t>
      </w:r>
      <w:r w:rsidR="001D37E9">
        <w:rPr>
          <w:rFonts w:ascii="Consolas" w:hAnsi="Consolas" w:cs="Courier New"/>
          <w:color w:val="263238"/>
          <w:sz w:val="20"/>
          <w:szCs w:val="20"/>
        </w:rPr>
        <w:t>)</w:t>
      </w:r>
      <w:r w:rsidR="007430AF" w:rsidRPr="007430AF">
        <w:rPr>
          <w:rFonts w:ascii="Segoe UI" w:hAnsi="Segoe UI" w:cs="Segoe UI"/>
          <w:color w:val="263238"/>
          <w:sz w:val="21"/>
          <w:szCs w:val="21"/>
        </w:rPr>
        <w:t xml:space="preserve"> Given an integer array </w:t>
      </w:r>
      <w:r w:rsidR="007430AF" w:rsidRPr="007430AF">
        <w:rPr>
          <w:rFonts w:ascii="Courier New" w:hAnsi="Courier New" w:cs="Courier New"/>
          <w:color w:val="546E7A"/>
          <w:sz w:val="20"/>
          <w:szCs w:val="20"/>
          <w:shd w:val="clear" w:color="auto" w:fill="F7F9FA"/>
        </w:rPr>
        <w:t>nums</w:t>
      </w:r>
      <w:r w:rsidR="007430AF" w:rsidRPr="007430AF">
        <w:rPr>
          <w:rFonts w:ascii="Segoe UI" w:hAnsi="Segoe UI" w:cs="Segoe UI"/>
          <w:color w:val="263238"/>
          <w:sz w:val="21"/>
          <w:szCs w:val="21"/>
        </w:rPr>
        <w:t> and an integer </w:t>
      </w:r>
      <w:r w:rsidR="007430AF" w:rsidRPr="007430AF">
        <w:rPr>
          <w:rFonts w:ascii="Courier New" w:hAnsi="Courier New" w:cs="Courier New"/>
          <w:color w:val="546E7A"/>
          <w:sz w:val="20"/>
          <w:szCs w:val="20"/>
          <w:shd w:val="clear" w:color="auto" w:fill="F7F9FA"/>
        </w:rPr>
        <w:t>k</w:t>
      </w:r>
      <w:r w:rsidR="007430AF" w:rsidRPr="007430AF">
        <w:rPr>
          <w:rFonts w:ascii="Segoe UI" w:hAnsi="Segoe UI" w:cs="Segoe UI"/>
          <w:color w:val="263238"/>
          <w:sz w:val="21"/>
          <w:szCs w:val="21"/>
        </w:rPr>
        <w:t>, return </w:t>
      </w:r>
      <w:r w:rsidR="007430AF" w:rsidRPr="007430AF">
        <w:rPr>
          <w:rFonts w:ascii="Courier New" w:hAnsi="Courier New" w:cs="Courier New"/>
          <w:color w:val="546E7A"/>
          <w:sz w:val="20"/>
          <w:szCs w:val="20"/>
          <w:shd w:val="clear" w:color="auto" w:fill="F7F9FA"/>
        </w:rPr>
        <w:t>true</w:t>
      </w:r>
      <w:r w:rsidR="007430AF" w:rsidRPr="007430AF">
        <w:rPr>
          <w:rFonts w:ascii="Segoe UI" w:hAnsi="Segoe UI" w:cs="Segoe UI"/>
          <w:color w:val="263238"/>
          <w:sz w:val="21"/>
          <w:szCs w:val="21"/>
        </w:rPr>
        <w:t> if there are two </w:t>
      </w:r>
      <w:r w:rsidR="007430AF" w:rsidRPr="007430AF">
        <w:rPr>
          <w:rFonts w:ascii="Segoe UI" w:hAnsi="Segoe UI" w:cs="Segoe UI"/>
          <w:b/>
          <w:bCs/>
          <w:color w:val="263238"/>
          <w:sz w:val="21"/>
          <w:szCs w:val="21"/>
        </w:rPr>
        <w:t>distinct indices</w:t>
      </w:r>
      <w:r w:rsidR="007430AF" w:rsidRPr="007430AF">
        <w:rPr>
          <w:rFonts w:ascii="Segoe UI" w:hAnsi="Segoe UI" w:cs="Segoe UI"/>
          <w:color w:val="263238"/>
          <w:sz w:val="21"/>
          <w:szCs w:val="21"/>
        </w:rPr>
        <w:t> </w:t>
      </w:r>
      <w:r w:rsidR="007430AF" w:rsidRPr="007430AF">
        <w:rPr>
          <w:rFonts w:ascii="Courier New" w:hAnsi="Courier New" w:cs="Courier New"/>
          <w:color w:val="546E7A"/>
          <w:sz w:val="20"/>
          <w:szCs w:val="20"/>
          <w:shd w:val="clear" w:color="auto" w:fill="F7F9FA"/>
        </w:rPr>
        <w:t>i</w:t>
      </w:r>
      <w:r w:rsidR="007430AF" w:rsidRPr="007430AF">
        <w:rPr>
          <w:rFonts w:ascii="Segoe UI" w:hAnsi="Segoe UI" w:cs="Segoe UI"/>
          <w:color w:val="263238"/>
          <w:sz w:val="21"/>
          <w:szCs w:val="21"/>
        </w:rPr>
        <w:t> and </w:t>
      </w:r>
      <w:r w:rsidR="007430AF" w:rsidRPr="007430AF">
        <w:rPr>
          <w:rFonts w:ascii="Courier New" w:hAnsi="Courier New" w:cs="Courier New"/>
          <w:color w:val="546E7A"/>
          <w:sz w:val="20"/>
          <w:szCs w:val="20"/>
          <w:shd w:val="clear" w:color="auto" w:fill="F7F9FA"/>
        </w:rPr>
        <w:t>j</w:t>
      </w:r>
      <w:r w:rsidR="007430AF" w:rsidRPr="007430AF">
        <w:rPr>
          <w:rFonts w:ascii="Segoe UI" w:hAnsi="Segoe UI" w:cs="Segoe UI"/>
          <w:color w:val="263238"/>
          <w:sz w:val="21"/>
          <w:szCs w:val="21"/>
        </w:rPr>
        <w:t> in the array such that </w:t>
      </w:r>
      <w:r w:rsidR="007430AF" w:rsidRPr="007430AF">
        <w:rPr>
          <w:rFonts w:ascii="Courier New" w:hAnsi="Courier New" w:cs="Courier New"/>
          <w:color w:val="546E7A"/>
          <w:sz w:val="20"/>
          <w:szCs w:val="20"/>
          <w:shd w:val="clear" w:color="auto" w:fill="F7F9FA"/>
        </w:rPr>
        <w:t>nums[i] == nums[j]</w:t>
      </w:r>
      <w:r w:rsidR="007430AF" w:rsidRPr="007430AF">
        <w:rPr>
          <w:rFonts w:ascii="Segoe UI" w:hAnsi="Segoe UI" w:cs="Segoe UI"/>
          <w:color w:val="263238"/>
          <w:sz w:val="21"/>
          <w:szCs w:val="21"/>
        </w:rPr>
        <w:t> and </w:t>
      </w:r>
      <w:r w:rsidR="007430AF" w:rsidRPr="007430AF">
        <w:rPr>
          <w:rFonts w:ascii="Courier New" w:hAnsi="Courier New" w:cs="Courier New"/>
          <w:color w:val="546E7A"/>
          <w:sz w:val="20"/>
          <w:szCs w:val="20"/>
          <w:shd w:val="clear" w:color="auto" w:fill="F7F9FA"/>
        </w:rPr>
        <w:t>abs(i - j) &lt;= k</w:t>
      </w:r>
      <w:r w:rsidR="007430AF" w:rsidRPr="007430AF">
        <w:rPr>
          <w:rFonts w:ascii="Segoe UI" w:hAnsi="Segoe UI" w:cs="Segoe UI"/>
          <w:color w:val="263238"/>
          <w:sz w:val="21"/>
          <w:szCs w:val="21"/>
        </w:rPr>
        <w:t>.</w:t>
      </w:r>
    </w:p>
    <w:p w14:paraId="5F877A5A" w14:textId="77777777" w:rsidR="007430AF" w:rsidRPr="007430AF" w:rsidRDefault="007430AF" w:rsidP="007430AF">
      <w:pPr>
        <w:shd w:val="clear" w:color="auto" w:fill="FFFFFF"/>
        <w:spacing w:after="240" w:line="240" w:lineRule="auto"/>
        <w:rPr>
          <w:rFonts w:ascii="Segoe UI" w:eastAsia="Times New Roman" w:hAnsi="Segoe UI" w:cs="Segoe UI"/>
          <w:color w:val="263238"/>
          <w:sz w:val="21"/>
          <w:szCs w:val="21"/>
        </w:rPr>
      </w:pPr>
      <w:r w:rsidRPr="007430AF">
        <w:rPr>
          <w:rFonts w:ascii="Segoe UI" w:eastAsia="Times New Roman" w:hAnsi="Segoe UI" w:cs="Segoe UI"/>
          <w:color w:val="263238"/>
          <w:sz w:val="21"/>
          <w:szCs w:val="21"/>
        </w:rPr>
        <w:t> </w:t>
      </w:r>
    </w:p>
    <w:p w14:paraId="6B6DA709" w14:textId="77777777" w:rsidR="007430AF" w:rsidRPr="007430AF" w:rsidRDefault="007430AF" w:rsidP="007430AF">
      <w:pPr>
        <w:shd w:val="clear" w:color="auto" w:fill="FFFFFF"/>
        <w:spacing w:after="240" w:line="240" w:lineRule="auto"/>
        <w:rPr>
          <w:rFonts w:ascii="Segoe UI" w:eastAsia="Times New Roman" w:hAnsi="Segoe UI" w:cs="Segoe UI"/>
          <w:color w:val="263238"/>
          <w:sz w:val="21"/>
          <w:szCs w:val="21"/>
        </w:rPr>
      </w:pPr>
      <w:r w:rsidRPr="007430AF">
        <w:rPr>
          <w:rFonts w:ascii="Segoe UI" w:eastAsia="Times New Roman" w:hAnsi="Segoe UI" w:cs="Segoe UI"/>
          <w:b/>
          <w:bCs/>
          <w:color w:val="263238"/>
          <w:sz w:val="21"/>
          <w:szCs w:val="21"/>
        </w:rPr>
        <w:lastRenderedPageBreak/>
        <w:t>Example 1:</w:t>
      </w:r>
    </w:p>
    <w:p w14:paraId="68ADE407" w14:textId="77777777" w:rsidR="007430AF" w:rsidRPr="007430AF" w:rsidRDefault="007430AF" w:rsidP="007430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30AF">
        <w:rPr>
          <w:rFonts w:ascii="Consolas" w:eastAsia="Times New Roman" w:hAnsi="Consolas" w:cs="Courier New"/>
          <w:b/>
          <w:bCs/>
          <w:color w:val="263238"/>
          <w:sz w:val="20"/>
          <w:szCs w:val="20"/>
        </w:rPr>
        <w:t>Input:</w:t>
      </w:r>
      <w:r w:rsidRPr="007430AF">
        <w:rPr>
          <w:rFonts w:ascii="Consolas" w:eastAsia="Times New Roman" w:hAnsi="Consolas" w:cs="Courier New"/>
          <w:color w:val="263238"/>
          <w:sz w:val="20"/>
          <w:szCs w:val="20"/>
        </w:rPr>
        <w:t xml:space="preserve"> nums = [1,2,3,1], k = 3</w:t>
      </w:r>
    </w:p>
    <w:p w14:paraId="02957FC8" w14:textId="70A2AB24" w:rsidR="00C0701A" w:rsidRDefault="007430AF" w:rsidP="00C070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30AF">
        <w:rPr>
          <w:rFonts w:ascii="Consolas" w:eastAsia="Times New Roman" w:hAnsi="Consolas" w:cs="Courier New"/>
          <w:b/>
          <w:bCs/>
          <w:color w:val="263238"/>
          <w:sz w:val="20"/>
          <w:szCs w:val="20"/>
        </w:rPr>
        <w:t>Output:</w:t>
      </w:r>
      <w:r w:rsidRPr="007430AF">
        <w:rPr>
          <w:rFonts w:ascii="Consolas" w:eastAsia="Times New Roman" w:hAnsi="Consolas" w:cs="Courier New"/>
          <w:color w:val="263238"/>
          <w:sz w:val="20"/>
          <w:szCs w:val="20"/>
        </w:rPr>
        <w:t xml:space="preserve"> true</w:t>
      </w:r>
    </w:p>
    <w:p w14:paraId="22961280" w14:textId="77777777" w:rsidR="004D01A3" w:rsidRPr="004D01A3" w:rsidRDefault="00C0701A"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4D01A3" w:rsidRPr="004D01A3">
        <w:rPr>
          <w:rFonts w:ascii="Consolas" w:eastAsia="Times New Roman" w:hAnsi="Consolas" w:cs="Courier New"/>
          <w:color w:val="263238"/>
          <w:sz w:val="20"/>
          <w:szCs w:val="20"/>
        </w:rPr>
        <w:t xml:space="preserve"> bool containsNearbyDuplicate(vector&lt;int&gt;&amp; nums, int k) {</w:t>
      </w:r>
    </w:p>
    <w:p w14:paraId="7250775D"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unordered_map&lt;int,int&gt;mp;</w:t>
      </w:r>
    </w:p>
    <w:p w14:paraId="140013D6"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for(int i=0;i&lt;nums.size();i++)</w:t>
      </w:r>
    </w:p>
    <w:p w14:paraId="6205C5B1"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w:t>
      </w:r>
    </w:p>
    <w:p w14:paraId="127E060C"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if(mp[nums[i]]!=0&amp;&amp;i-mp[nums[i]]&lt;k)</w:t>
      </w:r>
    </w:p>
    <w:p w14:paraId="07BABFAC"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return 1;</w:t>
      </w:r>
    </w:p>
    <w:p w14:paraId="2257DDA3"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else</w:t>
      </w:r>
    </w:p>
    <w:p w14:paraId="1FDE79E1"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mp[nums[i]]=i+1;</w:t>
      </w:r>
    </w:p>
    <w:p w14:paraId="34F6610A"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w:t>
      </w:r>
    </w:p>
    <w:p w14:paraId="6AF58E3A" w14:textId="77777777" w:rsidR="004D01A3" w:rsidRPr="004D01A3"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return 0;</w:t>
      </w:r>
    </w:p>
    <w:p w14:paraId="174B715F" w14:textId="695E3FDA" w:rsidR="00C0701A" w:rsidRDefault="004D01A3"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01A3">
        <w:rPr>
          <w:rFonts w:ascii="Consolas" w:eastAsia="Times New Roman" w:hAnsi="Consolas" w:cs="Courier New"/>
          <w:color w:val="263238"/>
          <w:sz w:val="20"/>
          <w:szCs w:val="20"/>
        </w:rPr>
        <w:t xml:space="preserve">    }</w:t>
      </w:r>
    </w:p>
    <w:p w14:paraId="240BB305" w14:textId="09DD1D4B" w:rsidR="00942E7B" w:rsidRPr="00942E7B" w:rsidRDefault="004D01A3" w:rsidP="00942E7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247)</w:t>
      </w:r>
      <w:r w:rsidR="00942E7B" w:rsidRPr="00942E7B">
        <w:rPr>
          <w:rFonts w:ascii="Segoe UI" w:hAnsi="Segoe UI" w:cs="Segoe UI"/>
          <w:color w:val="263238"/>
          <w:sz w:val="21"/>
          <w:szCs w:val="21"/>
        </w:rPr>
        <w:t xml:space="preserve"> Given an array of strings </w:t>
      </w:r>
      <w:r w:rsidR="00942E7B" w:rsidRPr="00942E7B">
        <w:rPr>
          <w:rFonts w:ascii="Courier New" w:hAnsi="Courier New" w:cs="Courier New"/>
          <w:color w:val="546E7A"/>
          <w:sz w:val="20"/>
          <w:szCs w:val="20"/>
          <w:shd w:val="clear" w:color="auto" w:fill="F7F9FA"/>
        </w:rPr>
        <w:t>strs</w:t>
      </w:r>
      <w:r w:rsidR="00942E7B" w:rsidRPr="00942E7B">
        <w:rPr>
          <w:rFonts w:ascii="Segoe UI" w:hAnsi="Segoe UI" w:cs="Segoe UI"/>
          <w:color w:val="263238"/>
          <w:sz w:val="21"/>
          <w:szCs w:val="21"/>
        </w:rPr>
        <w:t>, group </w:t>
      </w:r>
      <w:r w:rsidR="00942E7B" w:rsidRPr="00942E7B">
        <w:rPr>
          <w:rFonts w:ascii="Segoe UI" w:hAnsi="Segoe UI" w:cs="Segoe UI"/>
          <w:b/>
          <w:bCs/>
          <w:color w:val="263238"/>
          <w:sz w:val="21"/>
          <w:szCs w:val="21"/>
        </w:rPr>
        <w:t>the anagrams</w:t>
      </w:r>
      <w:r w:rsidR="00942E7B" w:rsidRPr="00942E7B">
        <w:rPr>
          <w:rFonts w:ascii="Segoe UI" w:hAnsi="Segoe UI" w:cs="Segoe UI"/>
          <w:color w:val="263238"/>
          <w:sz w:val="21"/>
          <w:szCs w:val="21"/>
        </w:rPr>
        <w:t> together. You can return the answer in </w:t>
      </w:r>
      <w:r w:rsidR="00942E7B" w:rsidRPr="00942E7B">
        <w:rPr>
          <w:rFonts w:ascii="Segoe UI" w:hAnsi="Segoe UI" w:cs="Segoe UI"/>
          <w:b/>
          <w:bCs/>
          <w:color w:val="263238"/>
          <w:sz w:val="21"/>
          <w:szCs w:val="21"/>
        </w:rPr>
        <w:t>any order</w:t>
      </w:r>
      <w:r w:rsidR="00942E7B" w:rsidRPr="00942E7B">
        <w:rPr>
          <w:rFonts w:ascii="Segoe UI" w:hAnsi="Segoe UI" w:cs="Segoe UI"/>
          <w:color w:val="263238"/>
          <w:sz w:val="21"/>
          <w:szCs w:val="21"/>
        </w:rPr>
        <w:t>.</w:t>
      </w:r>
    </w:p>
    <w:p w14:paraId="6FDF9F3B" w14:textId="77777777" w:rsidR="00942E7B" w:rsidRPr="00942E7B" w:rsidRDefault="00942E7B" w:rsidP="00942E7B">
      <w:pPr>
        <w:shd w:val="clear" w:color="auto" w:fill="FFFFFF"/>
        <w:spacing w:after="240" w:line="240" w:lineRule="auto"/>
        <w:rPr>
          <w:rFonts w:ascii="Segoe UI" w:eastAsia="Times New Roman" w:hAnsi="Segoe UI" w:cs="Segoe UI"/>
          <w:color w:val="263238"/>
          <w:sz w:val="21"/>
          <w:szCs w:val="21"/>
        </w:rPr>
      </w:pPr>
      <w:r w:rsidRPr="00942E7B">
        <w:rPr>
          <w:rFonts w:ascii="Segoe UI" w:eastAsia="Times New Roman" w:hAnsi="Segoe UI" w:cs="Segoe UI"/>
          <w:color w:val="263238"/>
          <w:sz w:val="21"/>
          <w:szCs w:val="21"/>
        </w:rPr>
        <w:t>An </w:t>
      </w:r>
      <w:r w:rsidRPr="00942E7B">
        <w:rPr>
          <w:rFonts w:ascii="Segoe UI" w:eastAsia="Times New Roman" w:hAnsi="Segoe UI" w:cs="Segoe UI"/>
          <w:b/>
          <w:bCs/>
          <w:color w:val="263238"/>
          <w:sz w:val="21"/>
          <w:szCs w:val="21"/>
        </w:rPr>
        <w:t>Anagram</w:t>
      </w:r>
      <w:r w:rsidRPr="00942E7B">
        <w:rPr>
          <w:rFonts w:ascii="Segoe UI" w:eastAsia="Times New Roman" w:hAnsi="Segoe UI" w:cs="Segoe UI"/>
          <w:color w:val="263238"/>
          <w:sz w:val="21"/>
          <w:szCs w:val="21"/>
        </w:rPr>
        <w:t> is a word or phrase formed by rearranging the letters of a different word or phrase, typically using all the original letters exactly once.</w:t>
      </w:r>
    </w:p>
    <w:p w14:paraId="70EC8128" w14:textId="77777777" w:rsidR="00942E7B" w:rsidRPr="00942E7B" w:rsidRDefault="00942E7B" w:rsidP="00942E7B">
      <w:pPr>
        <w:shd w:val="clear" w:color="auto" w:fill="FFFFFF"/>
        <w:spacing w:after="240" w:line="240" w:lineRule="auto"/>
        <w:rPr>
          <w:rFonts w:ascii="Segoe UI" w:eastAsia="Times New Roman" w:hAnsi="Segoe UI" w:cs="Segoe UI"/>
          <w:color w:val="263238"/>
          <w:sz w:val="21"/>
          <w:szCs w:val="21"/>
        </w:rPr>
      </w:pPr>
      <w:r w:rsidRPr="00942E7B">
        <w:rPr>
          <w:rFonts w:ascii="Segoe UI" w:eastAsia="Times New Roman" w:hAnsi="Segoe UI" w:cs="Segoe UI"/>
          <w:color w:val="263238"/>
          <w:sz w:val="21"/>
          <w:szCs w:val="21"/>
        </w:rPr>
        <w:t> </w:t>
      </w:r>
    </w:p>
    <w:p w14:paraId="3C23DCEF" w14:textId="77777777" w:rsidR="00942E7B" w:rsidRPr="00942E7B" w:rsidRDefault="00942E7B" w:rsidP="00942E7B">
      <w:pPr>
        <w:shd w:val="clear" w:color="auto" w:fill="FFFFFF"/>
        <w:spacing w:after="240" w:line="240" w:lineRule="auto"/>
        <w:rPr>
          <w:rFonts w:ascii="Segoe UI" w:eastAsia="Times New Roman" w:hAnsi="Segoe UI" w:cs="Segoe UI"/>
          <w:color w:val="263238"/>
          <w:sz w:val="21"/>
          <w:szCs w:val="21"/>
        </w:rPr>
      </w:pPr>
      <w:r w:rsidRPr="00942E7B">
        <w:rPr>
          <w:rFonts w:ascii="Segoe UI" w:eastAsia="Times New Roman" w:hAnsi="Segoe UI" w:cs="Segoe UI"/>
          <w:b/>
          <w:bCs/>
          <w:color w:val="263238"/>
          <w:sz w:val="21"/>
          <w:szCs w:val="21"/>
        </w:rPr>
        <w:t>Example 1:</w:t>
      </w:r>
    </w:p>
    <w:p w14:paraId="46DF8AF9" w14:textId="77777777" w:rsidR="00942E7B" w:rsidRPr="00942E7B" w:rsidRDefault="00942E7B" w:rsidP="00942E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42E7B">
        <w:rPr>
          <w:rFonts w:ascii="Consolas" w:eastAsia="Times New Roman" w:hAnsi="Consolas" w:cs="Courier New"/>
          <w:b/>
          <w:bCs/>
          <w:color w:val="263238"/>
          <w:sz w:val="20"/>
          <w:szCs w:val="20"/>
        </w:rPr>
        <w:t>Input:</w:t>
      </w:r>
      <w:r w:rsidRPr="00942E7B">
        <w:rPr>
          <w:rFonts w:ascii="Consolas" w:eastAsia="Times New Roman" w:hAnsi="Consolas" w:cs="Courier New"/>
          <w:color w:val="263238"/>
          <w:sz w:val="20"/>
          <w:szCs w:val="20"/>
        </w:rPr>
        <w:t xml:space="preserve"> strs = ["eat","tea","tan","ate","nat","bat"]</w:t>
      </w:r>
    </w:p>
    <w:p w14:paraId="1C029140" w14:textId="37F2CA2C" w:rsidR="004D01A3" w:rsidRDefault="00942E7B" w:rsidP="004D01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42E7B">
        <w:rPr>
          <w:rFonts w:ascii="Consolas" w:eastAsia="Times New Roman" w:hAnsi="Consolas" w:cs="Courier New"/>
          <w:b/>
          <w:bCs/>
          <w:color w:val="263238"/>
          <w:sz w:val="20"/>
          <w:szCs w:val="20"/>
        </w:rPr>
        <w:t>Output:</w:t>
      </w:r>
      <w:r w:rsidRPr="00942E7B">
        <w:rPr>
          <w:rFonts w:ascii="Consolas" w:eastAsia="Times New Roman" w:hAnsi="Consolas" w:cs="Courier New"/>
          <w:color w:val="263238"/>
          <w:sz w:val="20"/>
          <w:szCs w:val="20"/>
        </w:rPr>
        <w:t xml:space="preserve"> [["bat"],["nat","tan"],["ate","eat","tea"]]</w:t>
      </w:r>
    </w:p>
    <w:p w14:paraId="022F9322" w14:textId="5C7CF850" w:rsidR="00517EE2" w:rsidRPr="00517EE2" w:rsidRDefault="004D01A3"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517EE2" w:rsidRPr="00517EE2">
        <w:t xml:space="preserve"> </w:t>
      </w:r>
      <w:r w:rsidR="00517EE2" w:rsidRPr="00517EE2">
        <w:rPr>
          <w:rFonts w:ascii="Consolas" w:eastAsia="Times New Roman" w:hAnsi="Consolas" w:cs="Courier New"/>
          <w:color w:val="263238"/>
          <w:sz w:val="20"/>
          <w:szCs w:val="20"/>
        </w:rPr>
        <w:t>vector&lt;vector&lt;string&gt;&gt; groupAnagrams(vector&lt;string&gt;&amp; strs) {</w:t>
      </w:r>
    </w:p>
    <w:p w14:paraId="762C36A6"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unordered_map&lt;string,vector&lt;string&gt;&gt;mp;</w:t>
      </w:r>
    </w:p>
    <w:p w14:paraId="19396598"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for(auto it:strs)</w:t>
      </w:r>
    </w:p>
    <w:p w14:paraId="49FB36EF"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w:t>
      </w:r>
    </w:p>
    <w:p w14:paraId="457749F0"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string temp=it;</w:t>
      </w:r>
    </w:p>
    <w:p w14:paraId="0C5C513C"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sort(temp.begin(),temp.end());</w:t>
      </w:r>
    </w:p>
    <w:p w14:paraId="4CA5247E"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lastRenderedPageBreak/>
        <w:t xml:space="preserve">            mp[temp].push_back(it);</w:t>
      </w:r>
    </w:p>
    <w:p w14:paraId="7675CA5D"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w:t>
      </w:r>
    </w:p>
    <w:p w14:paraId="1FE154C3"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vector&lt;vector&lt;string&gt;&gt;ans;</w:t>
      </w:r>
    </w:p>
    <w:p w14:paraId="227D83CD"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for(auto it:mp)</w:t>
      </w:r>
    </w:p>
    <w:p w14:paraId="44360379"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w:t>
      </w:r>
    </w:p>
    <w:p w14:paraId="6730150B"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ans.push_back(it.second);</w:t>
      </w:r>
    </w:p>
    <w:p w14:paraId="3AA429E7"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w:t>
      </w:r>
    </w:p>
    <w:p w14:paraId="46E853C4" w14:textId="77777777" w:rsidR="00517EE2" w:rsidRPr="00517EE2"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return ans;</w:t>
      </w:r>
    </w:p>
    <w:p w14:paraId="0CC70085" w14:textId="59E25FAB" w:rsidR="004D01A3" w:rsidRDefault="00517EE2"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7EE2">
        <w:rPr>
          <w:rFonts w:ascii="Consolas" w:eastAsia="Times New Roman" w:hAnsi="Consolas" w:cs="Courier New"/>
          <w:color w:val="263238"/>
          <w:sz w:val="20"/>
          <w:szCs w:val="20"/>
        </w:rPr>
        <w:t xml:space="preserve">    }</w:t>
      </w:r>
    </w:p>
    <w:p w14:paraId="759A3F4C" w14:textId="549F635D" w:rsidR="00B84C3F" w:rsidRPr="00B84C3F" w:rsidRDefault="00517EE2" w:rsidP="00B84C3F">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248)</w:t>
      </w:r>
      <w:r w:rsidR="00B84C3F" w:rsidRPr="00B84C3F">
        <w:rPr>
          <w:rFonts w:ascii="Segoe UI" w:hAnsi="Segoe UI" w:cs="Segoe UI"/>
          <w:color w:val="263238"/>
          <w:sz w:val="21"/>
          <w:szCs w:val="21"/>
        </w:rPr>
        <w:t xml:space="preserve"> Given </w:t>
      </w:r>
      <w:r w:rsidR="00B84C3F" w:rsidRPr="00B84C3F">
        <w:rPr>
          <w:rFonts w:ascii="Courier New" w:hAnsi="Courier New" w:cs="Courier New"/>
          <w:color w:val="546E7A"/>
          <w:sz w:val="20"/>
          <w:szCs w:val="20"/>
          <w:shd w:val="clear" w:color="auto" w:fill="F7F9FA"/>
        </w:rPr>
        <w:t>n</w:t>
      </w:r>
      <w:r w:rsidR="00B84C3F" w:rsidRPr="00B84C3F">
        <w:rPr>
          <w:rFonts w:ascii="Segoe UI" w:hAnsi="Segoe UI" w:cs="Segoe UI"/>
          <w:color w:val="263238"/>
          <w:sz w:val="21"/>
          <w:szCs w:val="21"/>
        </w:rPr>
        <w:t> pairs of parentheses, write a function to </w:t>
      </w:r>
      <w:r w:rsidR="00B84C3F" w:rsidRPr="00B84C3F">
        <w:rPr>
          <w:rFonts w:ascii="Segoe UI" w:hAnsi="Segoe UI" w:cs="Segoe UI"/>
          <w:i/>
          <w:iCs/>
          <w:color w:val="263238"/>
          <w:sz w:val="21"/>
          <w:szCs w:val="21"/>
        </w:rPr>
        <w:t>generate all combinations of well-formed parentheses</w:t>
      </w:r>
      <w:r w:rsidR="00B84C3F" w:rsidRPr="00B84C3F">
        <w:rPr>
          <w:rFonts w:ascii="Segoe UI" w:hAnsi="Segoe UI" w:cs="Segoe UI"/>
          <w:color w:val="263238"/>
          <w:sz w:val="21"/>
          <w:szCs w:val="21"/>
        </w:rPr>
        <w:t>.</w:t>
      </w:r>
    </w:p>
    <w:p w14:paraId="397B4C95" w14:textId="77777777" w:rsidR="00B84C3F" w:rsidRPr="00B84C3F" w:rsidRDefault="00B84C3F" w:rsidP="00B84C3F">
      <w:pPr>
        <w:shd w:val="clear" w:color="auto" w:fill="FFFFFF"/>
        <w:spacing w:after="240" w:line="240" w:lineRule="auto"/>
        <w:rPr>
          <w:rFonts w:ascii="Segoe UI" w:eastAsia="Times New Roman" w:hAnsi="Segoe UI" w:cs="Segoe UI"/>
          <w:color w:val="263238"/>
          <w:sz w:val="21"/>
          <w:szCs w:val="21"/>
        </w:rPr>
      </w:pPr>
      <w:r w:rsidRPr="00B84C3F">
        <w:rPr>
          <w:rFonts w:ascii="Segoe UI" w:eastAsia="Times New Roman" w:hAnsi="Segoe UI" w:cs="Segoe UI"/>
          <w:color w:val="263238"/>
          <w:sz w:val="21"/>
          <w:szCs w:val="21"/>
        </w:rPr>
        <w:t> </w:t>
      </w:r>
    </w:p>
    <w:p w14:paraId="4A35C147" w14:textId="77777777" w:rsidR="00B84C3F" w:rsidRPr="00B84C3F" w:rsidRDefault="00B84C3F" w:rsidP="00B84C3F">
      <w:pPr>
        <w:shd w:val="clear" w:color="auto" w:fill="FFFFFF"/>
        <w:spacing w:after="240" w:line="240" w:lineRule="auto"/>
        <w:rPr>
          <w:rFonts w:ascii="Segoe UI" w:eastAsia="Times New Roman" w:hAnsi="Segoe UI" w:cs="Segoe UI"/>
          <w:color w:val="263238"/>
          <w:sz w:val="21"/>
          <w:szCs w:val="21"/>
        </w:rPr>
      </w:pPr>
      <w:r w:rsidRPr="00B84C3F">
        <w:rPr>
          <w:rFonts w:ascii="Segoe UI" w:eastAsia="Times New Roman" w:hAnsi="Segoe UI" w:cs="Segoe UI"/>
          <w:b/>
          <w:bCs/>
          <w:color w:val="263238"/>
          <w:sz w:val="21"/>
          <w:szCs w:val="21"/>
        </w:rPr>
        <w:t>Example 1:</w:t>
      </w:r>
    </w:p>
    <w:p w14:paraId="0B448FC5" w14:textId="77777777" w:rsidR="00B84C3F" w:rsidRPr="00B84C3F" w:rsidRDefault="00B84C3F" w:rsidP="00B84C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84C3F">
        <w:rPr>
          <w:rFonts w:ascii="Consolas" w:eastAsia="Times New Roman" w:hAnsi="Consolas" w:cs="Courier New"/>
          <w:b/>
          <w:bCs/>
          <w:color w:val="263238"/>
          <w:sz w:val="20"/>
          <w:szCs w:val="20"/>
        </w:rPr>
        <w:t>Input:</w:t>
      </w:r>
      <w:r w:rsidRPr="00B84C3F">
        <w:rPr>
          <w:rFonts w:ascii="Consolas" w:eastAsia="Times New Roman" w:hAnsi="Consolas" w:cs="Courier New"/>
          <w:color w:val="263238"/>
          <w:sz w:val="20"/>
          <w:szCs w:val="20"/>
        </w:rPr>
        <w:t xml:space="preserve"> n = 3</w:t>
      </w:r>
    </w:p>
    <w:p w14:paraId="631BC3AB" w14:textId="3A92EBAC" w:rsidR="00517EE2" w:rsidRDefault="00B84C3F" w:rsidP="00517E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84C3F">
        <w:rPr>
          <w:rFonts w:ascii="Consolas" w:eastAsia="Times New Roman" w:hAnsi="Consolas" w:cs="Courier New"/>
          <w:b/>
          <w:bCs/>
          <w:color w:val="263238"/>
          <w:sz w:val="20"/>
          <w:szCs w:val="20"/>
        </w:rPr>
        <w:t>Output:</w:t>
      </w:r>
      <w:r w:rsidRPr="00B84C3F">
        <w:rPr>
          <w:rFonts w:ascii="Consolas" w:eastAsia="Times New Roman" w:hAnsi="Consolas" w:cs="Courier New"/>
          <w:color w:val="263238"/>
          <w:sz w:val="20"/>
          <w:szCs w:val="20"/>
        </w:rPr>
        <w:t xml:space="preserve"> ["((()))","(()())","(())()","()(())","()()()"]</w:t>
      </w:r>
    </w:p>
    <w:p w14:paraId="04B7359B" w14:textId="106B1EC1" w:rsidR="006E4518" w:rsidRPr="006E4518" w:rsidRDefault="004F7E62"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6E4518" w:rsidRPr="006E4518">
        <w:t xml:space="preserve"> </w:t>
      </w:r>
      <w:r w:rsidR="006E4518" w:rsidRPr="006E4518">
        <w:rPr>
          <w:rFonts w:ascii="Consolas" w:eastAsia="Times New Roman" w:hAnsi="Consolas" w:cs="Courier New"/>
          <w:color w:val="263238"/>
          <w:sz w:val="20"/>
          <w:szCs w:val="20"/>
        </w:rPr>
        <w:t>vector&lt;string&gt; generateParenthesis(int n) {</w:t>
      </w:r>
    </w:p>
    <w:p w14:paraId="039020ED"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vector&lt;string&gt;ans;</w:t>
      </w:r>
    </w:p>
    <w:p w14:paraId="4B4BDE9E"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func(ans,"",n,n);</w:t>
      </w:r>
    </w:p>
    <w:p w14:paraId="38A827EB"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return ans;</w:t>
      </w:r>
    </w:p>
    <w:p w14:paraId="26103804"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w:t>
      </w:r>
    </w:p>
    <w:p w14:paraId="5741BC88"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void func(vector&lt;string&gt;&amp;ans,string s,int l,int r)</w:t>
      </w:r>
    </w:p>
    <w:p w14:paraId="0FEA8766"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w:t>
      </w:r>
    </w:p>
    <w:p w14:paraId="33590D4D"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if(l==0&amp;&amp;r==0)</w:t>
      </w:r>
    </w:p>
    <w:p w14:paraId="7A60141E"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w:t>
      </w:r>
    </w:p>
    <w:p w14:paraId="52F0B83C"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ans.push_back(s);</w:t>
      </w:r>
    </w:p>
    <w:p w14:paraId="77D8C104"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return ;</w:t>
      </w:r>
    </w:p>
    <w:p w14:paraId="5171B3E2"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w:t>
      </w:r>
    </w:p>
    <w:p w14:paraId="120EC1A4"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lastRenderedPageBreak/>
        <w:t xml:space="preserve">        if(l&gt;0)</w:t>
      </w:r>
    </w:p>
    <w:p w14:paraId="5B277091"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func(ans,s+"(",l-1,r);</w:t>
      </w:r>
    </w:p>
    <w:p w14:paraId="1316492A"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if(r&gt;l)</w:t>
      </w:r>
    </w:p>
    <w:p w14:paraId="5901859B" w14:textId="77777777" w:rsidR="006E4518" w:rsidRPr="006E4518"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func(ans,s+")",l,r-1);</w:t>
      </w:r>
    </w:p>
    <w:p w14:paraId="04E76075" w14:textId="2A6F71BD" w:rsidR="004F7E62" w:rsidRDefault="006E4518"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518">
        <w:rPr>
          <w:rFonts w:ascii="Consolas" w:eastAsia="Times New Roman" w:hAnsi="Consolas" w:cs="Courier New"/>
          <w:color w:val="263238"/>
          <w:sz w:val="20"/>
          <w:szCs w:val="20"/>
        </w:rPr>
        <w:t xml:space="preserve">    }</w:t>
      </w:r>
    </w:p>
    <w:p w14:paraId="38B56AAF" w14:textId="00F1F738" w:rsidR="00067BFD" w:rsidRPr="00067BFD" w:rsidRDefault="006E4518" w:rsidP="00067BFD">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249)</w:t>
      </w:r>
      <w:r w:rsidR="00067BFD" w:rsidRPr="00067BFD">
        <w:rPr>
          <w:rFonts w:ascii="Segoe UI" w:hAnsi="Segoe UI" w:cs="Segoe UI"/>
          <w:color w:val="263238"/>
          <w:sz w:val="21"/>
          <w:szCs w:val="21"/>
        </w:rPr>
        <w:t xml:space="preserve"> You are given an integer array </w:t>
      </w:r>
      <w:r w:rsidR="00067BFD" w:rsidRPr="00067BFD">
        <w:rPr>
          <w:rFonts w:ascii="Courier New" w:hAnsi="Courier New" w:cs="Courier New"/>
          <w:color w:val="546E7A"/>
          <w:sz w:val="20"/>
          <w:szCs w:val="20"/>
          <w:shd w:val="clear" w:color="auto" w:fill="F7F9FA"/>
        </w:rPr>
        <w:t>digits</w:t>
      </w:r>
      <w:r w:rsidR="00067BFD" w:rsidRPr="00067BFD">
        <w:rPr>
          <w:rFonts w:ascii="Segoe UI" w:hAnsi="Segoe UI" w:cs="Segoe UI"/>
          <w:color w:val="263238"/>
          <w:sz w:val="21"/>
          <w:szCs w:val="21"/>
        </w:rPr>
        <w:t>, where each element is a digit. The array may contain duplicates.</w:t>
      </w:r>
    </w:p>
    <w:p w14:paraId="22CA9ACF" w14:textId="77777777" w:rsidR="00067BFD" w:rsidRPr="00067BFD" w:rsidRDefault="00067BFD" w:rsidP="00067BFD">
      <w:pPr>
        <w:shd w:val="clear" w:color="auto" w:fill="FFFFFF"/>
        <w:spacing w:after="240"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You need to find </w:t>
      </w:r>
      <w:r w:rsidRPr="00067BFD">
        <w:rPr>
          <w:rFonts w:ascii="Segoe UI" w:eastAsia="Times New Roman" w:hAnsi="Segoe UI" w:cs="Segoe UI"/>
          <w:b/>
          <w:bCs/>
          <w:color w:val="263238"/>
          <w:sz w:val="21"/>
          <w:szCs w:val="21"/>
        </w:rPr>
        <w:t>all</w:t>
      </w:r>
      <w:r w:rsidRPr="00067BFD">
        <w:rPr>
          <w:rFonts w:ascii="Segoe UI" w:eastAsia="Times New Roman" w:hAnsi="Segoe UI" w:cs="Segoe UI"/>
          <w:color w:val="263238"/>
          <w:sz w:val="21"/>
          <w:szCs w:val="21"/>
        </w:rPr>
        <w:t> the </w:t>
      </w:r>
      <w:r w:rsidRPr="00067BFD">
        <w:rPr>
          <w:rFonts w:ascii="Segoe UI" w:eastAsia="Times New Roman" w:hAnsi="Segoe UI" w:cs="Segoe UI"/>
          <w:b/>
          <w:bCs/>
          <w:color w:val="263238"/>
          <w:sz w:val="21"/>
          <w:szCs w:val="21"/>
        </w:rPr>
        <w:t>unique</w:t>
      </w:r>
      <w:r w:rsidRPr="00067BFD">
        <w:rPr>
          <w:rFonts w:ascii="Segoe UI" w:eastAsia="Times New Roman" w:hAnsi="Segoe UI" w:cs="Segoe UI"/>
          <w:color w:val="263238"/>
          <w:sz w:val="21"/>
          <w:szCs w:val="21"/>
        </w:rPr>
        <w:t> integers that follow the given requirements:</w:t>
      </w:r>
    </w:p>
    <w:p w14:paraId="51A1CBDE" w14:textId="77777777" w:rsidR="00067BFD" w:rsidRPr="00067BFD" w:rsidRDefault="00067BFD" w:rsidP="00067BFD">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The integer consists of the </w:t>
      </w:r>
      <w:r w:rsidRPr="00067BFD">
        <w:rPr>
          <w:rFonts w:ascii="Segoe UI" w:eastAsia="Times New Roman" w:hAnsi="Segoe UI" w:cs="Segoe UI"/>
          <w:b/>
          <w:bCs/>
          <w:color w:val="263238"/>
          <w:sz w:val="21"/>
          <w:szCs w:val="21"/>
        </w:rPr>
        <w:t>concatenation</w:t>
      </w:r>
      <w:r w:rsidRPr="00067BFD">
        <w:rPr>
          <w:rFonts w:ascii="Segoe UI" w:eastAsia="Times New Roman" w:hAnsi="Segoe UI" w:cs="Segoe UI"/>
          <w:color w:val="263238"/>
          <w:sz w:val="21"/>
          <w:szCs w:val="21"/>
        </w:rPr>
        <w:t> of </w:t>
      </w:r>
      <w:r w:rsidRPr="00067BFD">
        <w:rPr>
          <w:rFonts w:ascii="Segoe UI" w:eastAsia="Times New Roman" w:hAnsi="Segoe UI" w:cs="Segoe UI"/>
          <w:b/>
          <w:bCs/>
          <w:color w:val="263238"/>
          <w:sz w:val="21"/>
          <w:szCs w:val="21"/>
        </w:rPr>
        <w:t>three</w:t>
      </w:r>
      <w:r w:rsidRPr="00067BFD">
        <w:rPr>
          <w:rFonts w:ascii="Segoe UI" w:eastAsia="Times New Roman" w:hAnsi="Segoe UI" w:cs="Segoe UI"/>
          <w:color w:val="263238"/>
          <w:sz w:val="21"/>
          <w:szCs w:val="21"/>
        </w:rPr>
        <w:t> elements from </w:t>
      </w:r>
      <w:r w:rsidRPr="00067BFD">
        <w:rPr>
          <w:rFonts w:ascii="Courier New" w:eastAsia="Times New Roman" w:hAnsi="Courier New" w:cs="Courier New"/>
          <w:color w:val="546E7A"/>
          <w:sz w:val="20"/>
          <w:szCs w:val="20"/>
          <w:shd w:val="clear" w:color="auto" w:fill="F7F9FA"/>
        </w:rPr>
        <w:t>digits</w:t>
      </w:r>
      <w:r w:rsidRPr="00067BFD">
        <w:rPr>
          <w:rFonts w:ascii="Segoe UI" w:eastAsia="Times New Roman" w:hAnsi="Segoe UI" w:cs="Segoe UI"/>
          <w:color w:val="263238"/>
          <w:sz w:val="21"/>
          <w:szCs w:val="21"/>
        </w:rPr>
        <w:t> in </w:t>
      </w:r>
      <w:r w:rsidRPr="00067BFD">
        <w:rPr>
          <w:rFonts w:ascii="Segoe UI" w:eastAsia="Times New Roman" w:hAnsi="Segoe UI" w:cs="Segoe UI"/>
          <w:b/>
          <w:bCs/>
          <w:color w:val="263238"/>
          <w:sz w:val="21"/>
          <w:szCs w:val="21"/>
        </w:rPr>
        <w:t>any</w:t>
      </w:r>
      <w:r w:rsidRPr="00067BFD">
        <w:rPr>
          <w:rFonts w:ascii="Segoe UI" w:eastAsia="Times New Roman" w:hAnsi="Segoe UI" w:cs="Segoe UI"/>
          <w:color w:val="263238"/>
          <w:sz w:val="21"/>
          <w:szCs w:val="21"/>
        </w:rPr>
        <w:t> arbitrary order.</w:t>
      </w:r>
    </w:p>
    <w:p w14:paraId="4716E73A" w14:textId="77777777" w:rsidR="00067BFD" w:rsidRPr="00067BFD" w:rsidRDefault="00067BFD" w:rsidP="00067BFD">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The integer does not have </w:t>
      </w:r>
      <w:r w:rsidRPr="00067BFD">
        <w:rPr>
          <w:rFonts w:ascii="Segoe UI" w:eastAsia="Times New Roman" w:hAnsi="Segoe UI" w:cs="Segoe UI"/>
          <w:b/>
          <w:bCs/>
          <w:color w:val="263238"/>
          <w:sz w:val="21"/>
          <w:szCs w:val="21"/>
        </w:rPr>
        <w:t>leading zeros</w:t>
      </w:r>
      <w:r w:rsidRPr="00067BFD">
        <w:rPr>
          <w:rFonts w:ascii="Segoe UI" w:eastAsia="Times New Roman" w:hAnsi="Segoe UI" w:cs="Segoe UI"/>
          <w:color w:val="263238"/>
          <w:sz w:val="21"/>
          <w:szCs w:val="21"/>
        </w:rPr>
        <w:t>.</w:t>
      </w:r>
    </w:p>
    <w:p w14:paraId="54B18545" w14:textId="77777777" w:rsidR="00067BFD" w:rsidRPr="00067BFD" w:rsidRDefault="00067BFD" w:rsidP="00067BFD">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The integer is </w:t>
      </w:r>
      <w:r w:rsidRPr="00067BFD">
        <w:rPr>
          <w:rFonts w:ascii="Segoe UI" w:eastAsia="Times New Roman" w:hAnsi="Segoe UI" w:cs="Segoe UI"/>
          <w:b/>
          <w:bCs/>
          <w:color w:val="263238"/>
          <w:sz w:val="21"/>
          <w:szCs w:val="21"/>
        </w:rPr>
        <w:t>even</w:t>
      </w:r>
      <w:r w:rsidRPr="00067BFD">
        <w:rPr>
          <w:rFonts w:ascii="Segoe UI" w:eastAsia="Times New Roman" w:hAnsi="Segoe UI" w:cs="Segoe UI"/>
          <w:color w:val="263238"/>
          <w:sz w:val="21"/>
          <w:szCs w:val="21"/>
        </w:rPr>
        <w:t>.</w:t>
      </w:r>
    </w:p>
    <w:p w14:paraId="395282CE" w14:textId="77777777" w:rsidR="00067BFD" w:rsidRPr="00067BFD" w:rsidRDefault="00067BFD" w:rsidP="00067BFD">
      <w:pPr>
        <w:shd w:val="clear" w:color="auto" w:fill="FFFFFF"/>
        <w:spacing w:after="240"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For example, if the given </w:t>
      </w:r>
      <w:r w:rsidRPr="00067BFD">
        <w:rPr>
          <w:rFonts w:ascii="Courier New" w:eastAsia="Times New Roman" w:hAnsi="Courier New" w:cs="Courier New"/>
          <w:color w:val="546E7A"/>
          <w:sz w:val="20"/>
          <w:szCs w:val="20"/>
          <w:shd w:val="clear" w:color="auto" w:fill="F7F9FA"/>
        </w:rPr>
        <w:t>digits</w:t>
      </w:r>
      <w:r w:rsidRPr="00067BFD">
        <w:rPr>
          <w:rFonts w:ascii="Segoe UI" w:eastAsia="Times New Roman" w:hAnsi="Segoe UI" w:cs="Segoe UI"/>
          <w:color w:val="263238"/>
          <w:sz w:val="21"/>
          <w:szCs w:val="21"/>
        </w:rPr>
        <w:t> were </w:t>
      </w:r>
      <w:r w:rsidRPr="00067BFD">
        <w:rPr>
          <w:rFonts w:ascii="Courier New" w:eastAsia="Times New Roman" w:hAnsi="Courier New" w:cs="Courier New"/>
          <w:color w:val="546E7A"/>
          <w:sz w:val="20"/>
          <w:szCs w:val="20"/>
          <w:shd w:val="clear" w:color="auto" w:fill="F7F9FA"/>
        </w:rPr>
        <w:t>[1, 2, 3]</w:t>
      </w:r>
      <w:r w:rsidRPr="00067BFD">
        <w:rPr>
          <w:rFonts w:ascii="Segoe UI" w:eastAsia="Times New Roman" w:hAnsi="Segoe UI" w:cs="Segoe UI"/>
          <w:color w:val="263238"/>
          <w:sz w:val="21"/>
          <w:szCs w:val="21"/>
        </w:rPr>
        <w:t>, integers </w:t>
      </w:r>
      <w:r w:rsidRPr="00067BFD">
        <w:rPr>
          <w:rFonts w:ascii="Courier New" w:eastAsia="Times New Roman" w:hAnsi="Courier New" w:cs="Courier New"/>
          <w:color w:val="546E7A"/>
          <w:sz w:val="20"/>
          <w:szCs w:val="20"/>
          <w:shd w:val="clear" w:color="auto" w:fill="F7F9FA"/>
        </w:rPr>
        <w:t>132</w:t>
      </w:r>
      <w:r w:rsidRPr="00067BFD">
        <w:rPr>
          <w:rFonts w:ascii="Segoe UI" w:eastAsia="Times New Roman" w:hAnsi="Segoe UI" w:cs="Segoe UI"/>
          <w:color w:val="263238"/>
          <w:sz w:val="21"/>
          <w:szCs w:val="21"/>
        </w:rPr>
        <w:t> and </w:t>
      </w:r>
      <w:r w:rsidRPr="00067BFD">
        <w:rPr>
          <w:rFonts w:ascii="Courier New" w:eastAsia="Times New Roman" w:hAnsi="Courier New" w:cs="Courier New"/>
          <w:color w:val="546E7A"/>
          <w:sz w:val="20"/>
          <w:szCs w:val="20"/>
          <w:shd w:val="clear" w:color="auto" w:fill="F7F9FA"/>
        </w:rPr>
        <w:t>312</w:t>
      </w:r>
      <w:r w:rsidRPr="00067BFD">
        <w:rPr>
          <w:rFonts w:ascii="Segoe UI" w:eastAsia="Times New Roman" w:hAnsi="Segoe UI" w:cs="Segoe UI"/>
          <w:color w:val="263238"/>
          <w:sz w:val="21"/>
          <w:szCs w:val="21"/>
        </w:rPr>
        <w:t> follow the requirements.</w:t>
      </w:r>
    </w:p>
    <w:p w14:paraId="2D70F167" w14:textId="77777777" w:rsidR="00067BFD" w:rsidRPr="00067BFD" w:rsidRDefault="00067BFD" w:rsidP="00067BFD">
      <w:pPr>
        <w:shd w:val="clear" w:color="auto" w:fill="FFFFFF"/>
        <w:spacing w:after="240"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Return </w:t>
      </w:r>
      <w:r w:rsidRPr="00067BFD">
        <w:rPr>
          <w:rFonts w:ascii="Segoe UI" w:eastAsia="Times New Roman" w:hAnsi="Segoe UI" w:cs="Segoe UI"/>
          <w:i/>
          <w:iCs/>
          <w:color w:val="263238"/>
          <w:sz w:val="21"/>
          <w:szCs w:val="21"/>
        </w:rPr>
        <w:t>a </w:t>
      </w:r>
      <w:r w:rsidRPr="00067BFD">
        <w:rPr>
          <w:rFonts w:ascii="Segoe UI" w:eastAsia="Times New Roman" w:hAnsi="Segoe UI" w:cs="Segoe UI"/>
          <w:b/>
          <w:bCs/>
          <w:i/>
          <w:iCs/>
          <w:color w:val="263238"/>
          <w:sz w:val="21"/>
          <w:szCs w:val="21"/>
        </w:rPr>
        <w:t>sorted</w:t>
      </w:r>
      <w:r w:rsidRPr="00067BFD">
        <w:rPr>
          <w:rFonts w:ascii="Segoe UI" w:eastAsia="Times New Roman" w:hAnsi="Segoe UI" w:cs="Segoe UI"/>
          <w:i/>
          <w:iCs/>
          <w:color w:val="263238"/>
          <w:sz w:val="21"/>
          <w:szCs w:val="21"/>
        </w:rPr>
        <w:t> array of the unique integers.</w:t>
      </w:r>
    </w:p>
    <w:p w14:paraId="60E9CAB7" w14:textId="77777777" w:rsidR="00067BFD" w:rsidRPr="00067BFD" w:rsidRDefault="00067BFD" w:rsidP="00067BFD">
      <w:pPr>
        <w:shd w:val="clear" w:color="auto" w:fill="FFFFFF"/>
        <w:spacing w:after="240" w:line="240" w:lineRule="auto"/>
        <w:rPr>
          <w:rFonts w:ascii="Segoe UI" w:eastAsia="Times New Roman" w:hAnsi="Segoe UI" w:cs="Segoe UI"/>
          <w:color w:val="263238"/>
          <w:sz w:val="21"/>
          <w:szCs w:val="21"/>
        </w:rPr>
      </w:pPr>
      <w:r w:rsidRPr="00067BFD">
        <w:rPr>
          <w:rFonts w:ascii="Segoe UI" w:eastAsia="Times New Roman" w:hAnsi="Segoe UI" w:cs="Segoe UI"/>
          <w:color w:val="263238"/>
          <w:sz w:val="21"/>
          <w:szCs w:val="21"/>
        </w:rPr>
        <w:t> </w:t>
      </w:r>
    </w:p>
    <w:p w14:paraId="0412C792" w14:textId="77777777" w:rsidR="00067BFD" w:rsidRPr="00067BFD" w:rsidRDefault="00067BFD" w:rsidP="00067BFD">
      <w:pPr>
        <w:shd w:val="clear" w:color="auto" w:fill="FFFFFF"/>
        <w:spacing w:after="240" w:line="240" w:lineRule="auto"/>
        <w:rPr>
          <w:rFonts w:ascii="Segoe UI" w:eastAsia="Times New Roman" w:hAnsi="Segoe UI" w:cs="Segoe UI"/>
          <w:color w:val="263238"/>
          <w:sz w:val="21"/>
          <w:szCs w:val="21"/>
        </w:rPr>
      </w:pPr>
      <w:r w:rsidRPr="00067BFD">
        <w:rPr>
          <w:rFonts w:ascii="Segoe UI" w:eastAsia="Times New Roman" w:hAnsi="Segoe UI" w:cs="Segoe UI"/>
          <w:b/>
          <w:bCs/>
          <w:color w:val="263238"/>
          <w:sz w:val="21"/>
          <w:szCs w:val="21"/>
        </w:rPr>
        <w:t>Example 1:</w:t>
      </w:r>
    </w:p>
    <w:p w14:paraId="5F7ECD88"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b/>
          <w:bCs/>
          <w:color w:val="263238"/>
          <w:sz w:val="20"/>
          <w:szCs w:val="20"/>
        </w:rPr>
        <w:t>Input:</w:t>
      </w:r>
      <w:r w:rsidRPr="00067BFD">
        <w:rPr>
          <w:rFonts w:ascii="Consolas" w:eastAsia="Times New Roman" w:hAnsi="Consolas" w:cs="Courier New"/>
          <w:color w:val="263238"/>
          <w:sz w:val="20"/>
          <w:szCs w:val="20"/>
        </w:rPr>
        <w:t xml:space="preserve"> digits = [2,1,3,0]</w:t>
      </w:r>
    </w:p>
    <w:p w14:paraId="1E9FBBAA"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b/>
          <w:bCs/>
          <w:color w:val="263238"/>
          <w:sz w:val="20"/>
          <w:szCs w:val="20"/>
        </w:rPr>
        <w:t>Output:</w:t>
      </w:r>
      <w:r w:rsidRPr="00067BFD">
        <w:rPr>
          <w:rFonts w:ascii="Consolas" w:eastAsia="Times New Roman" w:hAnsi="Consolas" w:cs="Courier New"/>
          <w:color w:val="263238"/>
          <w:sz w:val="20"/>
          <w:szCs w:val="20"/>
        </w:rPr>
        <w:t xml:space="preserve"> [102,120,130,132,210,230,302,310,312,320]</w:t>
      </w:r>
    </w:p>
    <w:p w14:paraId="70EF39C1"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b/>
          <w:bCs/>
          <w:color w:val="263238"/>
          <w:sz w:val="20"/>
          <w:szCs w:val="20"/>
        </w:rPr>
        <w:t>Explanation:</w:t>
      </w:r>
      <w:r w:rsidRPr="00067BFD">
        <w:rPr>
          <w:rFonts w:ascii="Consolas" w:eastAsia="Times New Roman" w:hAnsi="Consolas" w:cs="Courier New"/>
          <w:color w:val="263238"/>
          <w:sz w:val="20"/>
          <w:szCs w:val="20"/>
        </w:rPr>
        <w:t xml:space="preserve"> </w:t>
      </w:r>
    </w:p>
    <w:p w14:paraId="24878884"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All the possible integers that follow the requirements are in the output array. </w:t>
      </w:r>
    </w:p>
    <w:p w14:paraId="01C68769" w14:textId="316F0544" w:rsidR="006E4518" w:rsidRDefault="00067BFD" w:rsidP="006E45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Notice that there are no </w:t>
      </w:r>
      <w:r w:rsidRPr="00067BFD">
        <w:rPr>
          <w:rFonts w:ascii="Consolas" w:eastAsia="Times New Roman" w:hAnsi="Consolas" w:cs="Courier New"/>
          <w:b/>
          <w:bCs/>
          <w:color w:val="263238"/>
          <w:sz w:val="20"/>
          <w:szCs w:val="20"/>
        </w:rPr>
        <w:t>odd</w:t>
      </w:r>
      <w:r w:rsidRPr="00067BFD">
        <w:rPr>
          <w:rFonts w:ascii="Consolas" w:eastAsia="Times New Roman" w:hAnsi="Consolas" w:cs="Courier New"/>
          <w:color w:val="263238"/>
          <w:sz w:val="20"/>
          <w:szCs w:val="20"/>
        </w:rPr>
        <w:t xml:space="preserve"> integers or integers with </w:t>
      </w:r>
      <w:r w:rsidRPr="00067BFD">
        <w:rPr>
          <w:rFonts w:ascii="Consolas" w:eastAsia="Times New Roman" w:hAnsi="Consolas" w:cs="Courier New"/>
          <w:b/>
          <w:bCs/>
          <w:color w:val="263238"/>
          <w:sz w:val="20"/>
          <w:szCs w:val="20"/>
        </w:rPr>
        <w:t>leading zeros</w:t>
      </w:r>
      <w:r w:rsidRPr="00067BFD">
        <w:rPr>
          <w:rFonts w:ascii="Consolas" w:eastAsia="Times New Roman" w:hAnsi="Consolas" w:cs="Courier New"/>
          <w:color w:val="263238"/>
          <w:sz w:val="20"/>
          <w:szCs w:val="20"/>
        </w:rPr>
        <w:t>.</w:t>
      </w:r>
    </w:p>
    <w:p w14:paraId="3EFB1748" w14:textId="2D1ED265" w:rsidR="00067BFD" w:rsidRPr="00067BFD" w:rsidRDefault="006E4518"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67BFD" w:rsidRPr="00067BFD">
        <w:t xml:space="preserve"> </w:t>
      </w:r>
      <w:r w:rsidR="00067BFD" w:rsidRPr="00067BFD">
        <w:rPr>
          <w:rFonts w:ascii="Consolas" w:eastAsia="Times New Roman" w:hAnsi="Consolas" w:cs="Courier New"/>
          <w:color w:val="263238"/>
          <w:sz w:val="20"/>
          <w:szCs w:val="20"/>
        </w:rPr>
        <w:t>vector&lt;int&gt; findEvenNumbers(vector&lt;int&gt;&amp; digits) {</w:t>
      </w:r>
    </w:p>
    <w:p w14:paraId="41B8E898"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int n=digits.size();</w:t>
      </w:r>
    </w:p>
    <w:p w14:paraId="6DBFD4F9"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unordered_set&lt;int&gt;st;</w:t>
      </w:r>
    </w:p>
    <w:p w14:paraId="735A58C7"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for(int i=0;i&lt;n;i++)</w:t>
      </w:r>
    </w:p>
    <w:p w14:paraId="6C0CC21A"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407F4A5E"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for(int j=0;j&lt;n;j++)</w:t>
      </w:r>
    </w:p>
    <w:p w14:paraId="6E54D9C7"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48339B22"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lastRenderedPageBreak/>
        <w:t xml:space="preserve">                for(int k=0;k&lt;n;k++)</w:t>
      </w:r>
    </w:p>
    <w:p w14:paraId="7ED33A4B"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08705260"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if(i==j||j==k||i==k)</w:t>
      </w:r>
    </w:p>
    <w:p w14:paraId="5814DB8E"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continue;</w:t>
      </w:r>
    </w:p>
    <w:p w14:paraId="3337B6A5"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if(digits[i]==0)</w:t>
      </w:r>
    </w:p>
    <w:p w14:paraId="7B66AC88"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continue;</w:t>
      </w:r>
    </w:p>
    <w:p w14:paraId="2CF5E062"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if(digits[k]%2==1)</w:t>
      </w:r>
    </w:p>
    <w:p w14:paraId="6FADD68E"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continue;</w:t>
      </w:r>
    </w:p>
    <w:p w14:paraId="7B0D064F"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int x=digits[i]*100+digits[j]*10+digits[k];</w:t>
      </w:r>
    </w:p>
    <w:p w14:paraId="3DB8074D"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st.insert(x);</w:t>
      </w:r>
    </w:p>
    <w:p w14:paraId="57FCDF86"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1B180D9F"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04CF3C7F"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1D507C4D"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vector&lt;int&gt;ans;</w:t>
      </w:r>
    </w:p>
    <w:p w14:paraId="33BD573C"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for(auto it:st)</w:t>
      </w:r>
    </w:p>
    <w:p w14:paraId="01C87AA8"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03163B0E"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ans.push_back(it);</w:t>
      </w:r>
    </w:p>
    <w:p w14:paraId="06E42829"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79E56D7A"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sort(ans.begin(),ans.end());</w:t>
      </w:r>
    </w:p>
    <w:p w14:paraId="71A5C990" w14:textId="77777777" w:rsidR="00067BFD" w:rsidRPr="00067BFD"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return ans;</w:t>
      </w:r>
    </w:p>
    <w:p w14:paraId="1A217A0A" w14:textId="003284D7" w:rsidR="006E4518" w:rsidRDefault="00067BFD" w:rsidP="00067B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67BFD">
        <w:rPr>
          <w:rFonts w:ascii="Consolas" w:eastAsia="Times New Roman" w:hAnsi="Consolas" w:cs="Courier New"/>
          <w:color w:val="263238"/>
          <w:sz w:val="20"/>
          <w:szCs w:val="20"/>
        </w:rPr>
        <w:t xml:space="preserve">    }</w:t>
      </w:r>
    </w:p>
    <w:p w14:paraId="234F59BB" w14:textId="2798B010" w:rsidR="00F95719" w:rsidRPr="00CB130F" w:rsidRDefault="000C5684" w:rsidP="009D3A1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C5684">
        <w:rPr>
          <w:rFonts w:ascii="Consolas" w:eastAsia="Times New Roman" w:hAnsi="Consolas" w:cs="Courier New"/>
          <w:color w:val="FF0000"/>
          <w:sz w:val="20"/>
          <w:szCs w:val="20"/>
          <w:highlight w:val="cyan"/>
        </w:rPr>
        <w:t xml:space="preserve">MUST </w:t>
      </w:r>
      <w:r w:rsidRPr="003939A3">
        <w:rPr>
          <w:rFonts w:ascii="Consolas" w:eastAsia="Times New Roman" w:hAnsi="Consolas" w:cs="Courier New"/>
          <w:color w:val="FF0000"/>
          <w:sz w:val="20"/>
          <w:szCs w:val="20"/>
          <w:highlight w:val="cyan"/>
        </w:rPr>
        <w:t>DO</w:t>
      </w:r>
      <w:r w:rsidR="00295123" w:rsidRPr="003939A3">
        <w:rPr>
          <w:rFonts w:ascii="Consolas" w:eastAsia="Times New Roman" w:hAnsi="Consolas" w:cs="Courier New"/>
          <w:color w:val="FF0000"/>
          <w:sz w:val="20"/>
          <w:szCs w:val="20"/>
          <w:highlight w:val="cyan"/>
        </w:rPr>
        <w:t xml:space="preserve"> SORTING ALGO’S</w:t>
      </w:r>
    </w:p>
    <w:p w14:paraId="0F04BEF2"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color w:val="424242"/>
          <w:sz w:val="21"/>
          <w:szCs w:val="21"/>
        </w:rPr>
        <w:t>Sorting is the rearrangement of elements in into a specific order.</w:t>
      </w:r>
      <w:r w:rsidRPr="003939A3">
        <w:rPr>
          <w:rFonts w:ascii="Segoe UI" w:eastAsia="Times New Roman" w:hAnsi="Segoe UI" w:cs="Segoe UI"/>
          <w:color w:val="424242"/>
          <w:sz w:val="21"/>
          <w:szCs w:val="21"/>
        </w:rPr>
        <w:br/>
        <w:t>Sorting algorithms helps in making the solution easier and efficient.</w:t>
      </w:r>
      <w:r w:rsidRPr="003939A3">
        <w:rPr>
          <w:rFonts w:ascii="Segoe UI" w:eastAsia="Times New Roman" w:hAnsi="Segoe UI" w:cs="Segoe UI"/>
          <w:color w:val="424242"/>
          <w:sz w:val="21"/>
          <w:szCs w:val="21"/>
        </w:rPr>
        <w:br/>
        <w:t>Some basic yet important sort algorithms, that one must know are as follows:</w:t>
      </w:r>
    </w:p>
    <w:p w14:paraId="441DFC7E" w14:textId="3CF80239"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1. Selection Sort:</w:t>
      </w:r>
      <w:r w:rsidRPr="003939A3">
        <w:rPr>
          <w:rFonts w:ascii="Segoe UI" w:eastAsia="Times New Roman" w:hAnsi="Segoe UI" w:cs="Segoe UI"/>
          <w:color w:val="424242"/>
          <w:sz w:val="21"/>
          <w:szCs w:val="21"/>
        </w:rPr>
        <w:t> It sorts an array by repeatedly finding the minimum element (considering decresing order) from unsorted part and putting it at the beginning.</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0B8A1F6B" wp14:editId="7B245C5B">
            <wp:extent cx="5943600" cy="3510280"/>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4D6C388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selection_sort</w:t>
      </w:r>
      <w:r w:rsidRPr="003939A3">
        <w:rPr>
          <w:rFonts w:ascii="Consolas" w:eastAsia="Times New Roman" w:hAnsi="Consolas" w:cs="Courier New"/>
          <w:color w:val="5C2699"/>
          <w:sz w:val="20"/>
          <w:szCs w:val="20"/>
        </w:rPr>
        <w:t>(vector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&gt;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4BC25DB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min_index=i;</w:t>
      </w:r>
    </w:p>
    <w:p w14:paraId="7A918C1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j=i;j&lt;n;j++){</w:t>
      </w:r>
    </w:p>
    <w:p w14:paraId="3CB950E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(arr[j]&lt;arr[min_index])</w:t>
      </w:r>
    </w:p>
    <w:p w14:paraId="2C61D7C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min_index=j;</w:t>
      </w:r>
    </w:p>
    <w:p w14:paraId="409FE50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5122216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swap(arr[i],arr[min_index]);</w:t>
      </w:r>
    </w:p>
    <w:p w14:paraId="25690AF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r w:rsidRPr="003939A3">
        <w:rPr>
          <w:rFonts w:ascii="Consolas" w:eastAsia="Times New Roman" w:hAnsi="Consolas" w:cs="Courier New"/>
          <w:color w:val="263238"/>
          <w:sz w:val="20"/>
          <w:szCs w:val="20"/>
        </w:rPr>
        <w:tab/>
      </w:r>
    </w:p>
    <w:p w14:paraId="49D5B02B" w14:textId="31A5A898"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2. Bubble Sort:</w:t>
      </w:r>
      <w:r w:rsidRPr="003939A3">
        <w:rPr>
          <w:rFonts w:ascii="Segoe UI" w:eastAsia="Times New Roman" w:hAnsi="Segoe UI" w:cs="Segoe UI"/>
          <w:color w:val="424242"/>
          <w:sz w:val="21"/>
          <w:szCs w:val="21"/>
        </w:rPr>
        <w:t> It works by repeatedly swapping the adjacent wrong elements.</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4CE3F801" wp14:editId="5CC5F71B">
            <wp:extent cx="3695700" cy="2773680"/>
            <wp:effectExtent l="0" t="0" r="0" b="762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95700" cy="2773680"/>
                    </a:xfrm>
                    <a:prstGeom prst="rect">
                      <a:avLst/>
                    </a:prstGeom>
                    <a:noFill/>
                    <a:ln>
                      <a:noFill/>
                    </a:ln>
                  </pic:spPr>
                </pic:pic>
              </a:graphicData>
            </a:graphic>
          </wp:inline>
        </w:drawing>
      </w:r>
    </w:p>
    <w:p w14:paraId="25D43BB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bubble_sort</w:t>
      </w:r>
      <w:r w:rsidRPr="003939A3">
        <w:rPr>
          <w:rFonts w:ascii="Consolas" w:eastAsia="Times New Roman" w:hAnsi="Consolas" w:cs="Courier New"/>
          <w:color w:val="5C2699"/>
          <w:sz w:val="20"/>
          <w:szCs w:val="20"/>
        </w:rPr>
        <w:t>(vector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&gt;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5A028F2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itr=</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;itr&lt;n;itr++){</w:t>
      </w:r>
    </w:p>
    <w:p w14:paraId="2F3A983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;j&lt;(n-itr-);j++){</w:t>
      </w:r>
    </w:p>
    <w:p w14:paraId="75ED858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(arr[j]&gt;arr[j+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3427DA2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swap(arr[j],arr[j+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77E8721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2B6EB6F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516E52C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106ACB2E"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Recursive Bubble Sort:</w:t>
      </w:r>
    </w:p>
    <w:p w14:paraId="6C01553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bubble_sort</w:t>
      </w:r>
      <w:r w:rsidRPr="003939A3">
        <w:rPr>
          <w:rFonts w:ascii="Consolas" w:eastAsia="Times New Roman" w:hAnsi="Consolas" w:cs="Courier New"/>
          <w:color w:val="5C2699"/>
          <w:sz w:val="20"/>
          <w:szCs w:val="20"/>
        </w:rPr>
        <w:t>(vector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&gt;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0A2FE17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 xml:space="preserve"> (n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006A00"/>
          <w:sz w:val="20"/>
          <w:szCs w:val="20"/>
        </w:rPr>
        <w:t>// Base case</w:t>
      </w:r>
    </w:p>
    <w:p w14:paraId="69E9B06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w:t>
      </w:r>
    </w:p>
    <w:p w14:paraId="45214A4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p>
    <w:p w14:paraId="292AED4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i&lt;n</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i++)</w:t>
      </w:r>
    </w:p>
    <w:p w14:paraId="6EDE20D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 xml:space="preserve"> (arr[i] &gt; 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AA007E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swap(arr[i], 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85C946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p>
    <w:p w14:paraId="22B6A2B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 xml:space="preserve">    bubble_sort(arr, n</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38E0CA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0B87E392" w14:textId="3F55868D"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3. Insertion Sort:</w:t>
      </w:r>
      <w:r w:rsidRPr="003939A3">
        <w:rPr>
          <w:rFonts w:ascii="Segoe UI" w:eastAsia="Times New Roman" w:hAnsi="Segoe UI" w:cs="Segoe UI"/>
          <w:color w:val="424242"/>
          <w:sz w:val="21"/>
          <w:szCs w:val="21"/>
        </w:rPr>
        <w:t> Values from unsorted part is picked and placed at the sorted position.</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60AE17AD" wp14:editId="5AEFDF47">
            <wp:extent cx="3436620" cy="4191000"/>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36620" cy="4191000"/>
                    </a:xfrm>
                    <a:prstGeom prst="rect">
                      <a:avLst/>
                    </a:prstGeom>
                    <a:noFill/>
                    <a:ln>
                      <a:noFill/>
                    </a:ln>
                  </pic:spPr>
                </pic:pic>
              </a:graphicData>
            </a:graphic>
          </wp:inline>
        </w:drawing>
      </w:r>
    </w:p>
    <w:p w14:paraId="7732126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insertion_sort</w:t>
      </w:r>
      <w:r w:rsidRPr="003939A3">
        <w:rPr>
          <w:rFonts w:ascii="Consolas" w:eastAsia="Times New Roman" w:hAnsi="Consolas" w:cs="Courier New"/>
          <w:color w:val="5C2699"/>
          <w:sz w:val="20"/>
          <w:szCs w:val="20"/>
        </w:rPr>
        <w:t>(vector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&gt;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56F90CB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;j&lt;n;j++){</w:t>
      </w:r>
    </w:p>
    <w:p w14:paraId="2B6A199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e=arr[i];</w:t>
      </w:r>
    </w:p>
    <w:p w14:paraId="2065279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63AC0B3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(j&gt;=</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xml:space="preserve"> &amp;&amp; arr[j]&lt;arr[j]&gt;e){</w:t>
      </w:r>
    </w:p>
    <w:p w14:paraId="5A363A0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a[j+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]=a[j];</w:t>
      </w:r>
    </w:p>
    <w:p w14:paraId="6D5C251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j=j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030785F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52AB784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a[j+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]=e;</w:t>
      </w:r>
    </w:p>
    <w:p w14:paraId="1732E97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r w:rsidRPr="003939A3">
        <w:rPr>
          <w:rFonts w:ascii="Consolas" w:eastAsia="Times New Roman" w:hAnsi="Consolas" w:cs="Courier New"/>
          <w:color w:val="263238"/>
          <w:sz w:val="20"/>
          <w:szCs w:val="20"/>
        </w:rPr>
        <w:tab/>
      </w:r>
    </w:p>
    <w:p w14:paraId="173302ED" w14:textId="779D4541"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4. Shell Sort:</w:t>
      </w:r>
      <w:r w:rsidRPr="003939A3">
        <w:rPr>
          <w:rFonts w:ascii="Segoe UI" w:eastAsia="Times New Roman" w:hAnsi="Segoe UI" w:cs="Segoe UI"/>
          <w:color w:val="424242"/>
          <w:sz w:val="21"/>
          <w:szCs w:val="21"/>
        </w:rPr>
        <w:t> It is the variation of Insertion sort, as here the elements are moved far ahead.</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11CF3579" wp14:editId="0E1285A2">
            <wp:extent cx="4427220" cy="2499360"/>
            <wp:effectExtent l="0" t="0" r="0" b="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27220" cy="2499360"/>
                    </a:xfrm>
                    <a:prstGeom prst="rect">
                      <a:avLst/>
                    </a:prstGeom>
                    <a:noFill/>
                    <a:ln>
                      <a:noFill/>
                    </a:ln>
                  </pic:spPr>
                </pic:pic>
              </a:graphicData>
            </a:graphic>
          </wp:inline>
        </w:drawing>
      </w:r>
    </w:p>
    <w:p w14:paraId="1B03F44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shell_sort</w:t>
      </w:r>
      <w:r w:rsidRPr="003939A3">
        <w:rPr>
          <w:rFonts w:ascii="Consolas" w:eastAsia="Times New Roman" w:hAnsi="Consolas" w:cs="Courier New"/>
          <w:color w:val="5C2699"/>
          <w:sz w:val="20"/>
          <w:szCs w:val="20"/>
        </w:rPr>
        <w:t>(vector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&gt;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01BEE16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gap = n/</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 xml:space="preserve">; gap &gt;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xml:space="preserve">; gap /= </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 xml:space="preserve">) { </w:t>
      </w:r>
    </w:p>
    <w:p w14:paraId="12DAA45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 = gap; i &lt; n; 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xml:space="preserve">)  { </w:t>
      </w:r>
    </w:p>
    <w:p w14:paraId="68E012C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temp = arr[i]; </w:t>
      </w:r>
    </w:p>
    <w:p w14:paraId="773D0CF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             </w:t>
      </w:r>
    </w:p>
    <w:p w14:paraId="7C286F0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(j = i; j &gt;= gap &amp;&amp; arr[j - gap] &gt; temp; j -= gap) </w:t>
      </w:r>
    </w:p>
    <w:p w14:paraId="363811A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arr[j] = arr[j - gap]; </w:t>
      </w:r>
    </w:p>
    <w:p w14:paraId="200ABAE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arr[j] = temp; </w:t>
      </w:r>
    </w:p>
    <w:p w14:paraId="56B09AA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 </w:t>
      </w:r>
    </w:p>
    <w:p w14:paraId="502948F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 </w:t>
      </w:r>
    </w:p>
    <w:p w14:paraId="5AE00457" w14:textId="028E1B1B"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5. Merge Sort:</w:t>
      </w:r>
      <w:r w:rsidRPr="003939A3">
        <w:rPr>
          <w:rFonts w:ascii="Segoe UI" w:eastAsia="Times New Roman" w:hAnsi="Segoe UI" w:cs="Segoe UI"/>
          <w:color w:val="424242"/>
          <w:sz w:val="21"/>
          <w:szCs w:val="21"/>
        </w:rPr>
        <w:t> It is based on </w:t>
      </w:r>
      <w:r w:rsidRPr="003939A3">
        <w:rPr>
          <w:rFonts w:ascii="Segoe UI" w:eastAsia="Times New Roman" w:hAnsi="Segoe UI" w:cs="Segoe UI"/>
          <w:b/>
          <w:bCs/>
          <w:color w:val="424242"/>
          <w:sz w:val="21"/>
          <w:szCs w:val="21"/>
        </w:rPr>
        <w:t>Divide and Conquer algorithm</w:t>
      </w:r>
      <w:r w:rsidRPr="003939A3">
        <w:rPr>
          <w:rFonts w:ascii="Segoe UI" w:eastAsia="Times New Roman" w:hAnsi="Segoe UI" w:cs="Segoe UI"/>
          <w:color w:val="424242"/>
          <w:sz w:val="21"/>
          <w:szCs w:val="21"/>
        </w:rPr>
        <w:t>. It divides the input array into two halves, calls itself for the two halves, and then merges the two sorted halves.</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55430C77" wp14:editId="009C2D9A">
            <wp:extent cx="5943600" cy="2968625"/>
            <wp:effectExtent l="0" t="0" r="0" b="3175"/>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5F135FA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merge_sort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start,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end)</w:t>
      </w:r>
      <w:r w:rsidRPr="003939A3">
        <w:rPr>
          <w:rFonts w:ascii="Consolas" w:eastAsia="Times New Roman" w:hAnsi="Consolas" w:cs="Courier New"/>
          <w:color w:val="263238"/>
          <w:sz w:val="20"/>
          <w:szCs w:val="20"/>
        </w:rPr>
        <w:t>{</w:t>
      </w:r>
    </w:p>
    <w:p w14:paraId="054AB3D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(start==end)</w:t>
      </w:r>
    </w:p>
    <w:p w14:paraId="1DE2DF5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w:t>
      </w:r>
    </w:p>
    <w:p w14:paraId="239F772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mid=(start+end)/</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w:t>
      </w:r>
    </w:p>
    <w:p w14:paraId="37AA1B5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merge_sort(arr,start,mid);</w:t>
      </w:r>
    </w:p>
    <w:p w14:paraId="13E8614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merge_sort(arr,mid+</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,end);</w:t>
      </w:r>
    </w:p>
    <w:p w14:paraId="54E7C35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merge(arr,start,end);</w:t>
      </w:r>
    </w:p>
    <w:p w14:paraId="5A3ED54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3789B0E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85393A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merge</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start,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end)</w:t>
      </w:r>
      <w:r w:rsidRPr="003939A3">
        <w:rPr>
          <w:rFonts w:ascii="Consolas" w:eastAsia="Times New Roman" w:hAnsi="Consolas" w:cs="Courier New"/>
          <w:color w:val="263238"/>
          <w:sz w:val="20"/>
          <w:szCs w:val="20"/>
        </w:rPr>
        <w:t>{</w:t>
      </w:r>
    </w:p>
    <w:p w14:paraId="79539D4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mid=(start+end)/</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w:t>
      </w:r>
    </w:p>
    <w:p w14:paraId="17C53DB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i=start;</w:t>
      </w:r>
    </w:p>
    <w:p w14:paraId="04DDE48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j=mid+</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F94243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k=start;</w:t>
      </w:r>
    </w:p>
    <w:p w14:paraId="013D6B4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temp[</w:t>
      </w:r>
      <w:r w:rsidRPr="003939A3">
        <w:rPr>
          <w:rFonts w:ascii="Consolas" w:eastAsia="Times New Roman" w:hAnsi="Consolas" w:cs="Courier New"/>
          <w:color w:val="1C00CF"/>
          <w:sz w:val="20"/>
          <w:szCs w:val="20"/>
        </w:rPr>
        <w:t>100</w:t>
      </w:r>
      <w:r w:rsidRPr="003939A3">
        <w:rPr>
          <w:rFonts w:ascii="Consolas" w:eastAsia="Times New Roman" w:hAnsi="Consolas" w:cs="Courier New"/>
          <w:color w:val="263238"/>
          <w:sz w:val="20"/>
          <w:szCs w:val="20"/>
        </w:rPr>
        <w:t>];</w:t>
      </w:r>
    </w:p>
    <w:p w14:paraId="2C48755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(i&lt;=mid &amp;&amp; j&lt;end){</w:t>
      </w:r>
    </w:p>
    <w:p w14:paraId="72C9F3C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(arr[i] &lt; arr[j])</w:t>
      </w:r>
    </w:p>
    <w:p w14:paraId="4899091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temp[k++]=arr[i++];</w:t>
      </w:r>
    </w:p>
    <w:p w14:paraId="31FEB50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else</w:t>
      </w:r>
    </w:p>
    <w:p w14:paraId="1372FF0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temp[k++]=arr[j++];</w:t>
      </w:r>
    </w:p>
    <w:p w14:paraId="3DAE2ED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5E48E27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(i&lt;=mid){</w:t>
      </w:r>
    </w:p>
    <w:p w14:paraId="2D2618E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temp[k++]=arr[i++];</w:t>
      </w:r>
      <w:r w:rsidRPr="003939A3">
        <w:rPr>
          <w:rFonts w:ascii="Consolas" w:eastAsia="Times New Roman" w:hAnsi="Consolas" w:cs="Courier New"/>
          <w:color w:val="263238"/>
          <w:sz w:val="20"/>
          <w:szCs w:val="20"/>
        </w:rPr>
        <w:tab/>
      </w:r>
    </w:p>
    <w:p w14:paraId="2996059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7B609FF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(j&lt;=end){</w:t>
      </w:r>
    </w:p>
    <w:p w14:paraId="44E565C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temp[k++]=arr[j++];</w:t>
      </w:r>
      <w:r w:rsidRPr="003939A3">
        <w:rPr>
          <w:rFonts w:ascii="Consolas" w:eastAsia="Times New Roman" w:hAnsi="Consolas" w:cs="Courier New"/>
          <w:color w:val="263238"/>
          <w:sz w:val="20"/>
          <w:szCs w:val="20"/>
        </w:rPr>
        <w:tab/>
      </w:r>
    </w:p>
    <w:p w14:paraId="2F7D586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r w:rsidRPr="003939A3">
        <w:rPr>
          <w:rFonts w:ascii="Consolas" w:eastAsia="Times New Roman" w:hAnsi="Consolas" w:cs="Courier New"/>
          <w:color w:val="263238"/>
          <w:sz w:val="20"/>
          <w:szCs w:val="20"/>
        </w:rPr>
        <w:tab/>
      </w:r>
    </w:p>
    <w:p w14:paraId="76B4751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(i=start;i&lt;=end;i++)</w:t>
      </w:r>
    </w:p>
    <w:p w14:paraId="03FC531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arr[i]=temp[i];</w:t>
      </w:r>
    </w:p>
    <w:p w14:paraId="250EC7CB" w14:textId="73D75C23" w:rsidR="004B0089" w:rsidRDefault="004B0089" w:rsidP="003939A3">
      <w:pPr>
        <w:shd w:val="clear" w:color="auto" w:fill="FFFFFF"/>
        <w:spacing w:after="240" w:line="240" w:lineRule="auto"/>
        <w:rPr>
          <w:rFonts w:ascii="Segoe UI" w:eastAsia="Times New Roman" w:hAnsi="Segoe UI" w:cs="Segoe UI"/>
          <w:b/>
          <w:bCs/>
          <w:color w:val="424242"/>
          <w:sz w:val="21"/>
          <w:szCs w:val="21"/>
        </w:rPr>
      </w:pPr>
      <w:r>
        <w:rPr>
          <w:rFonts w:ascii="Segoe UI" w:eastAsia="Times New Roman" w:hAnsi="Segoe UI" w:cs="Segoe UI"/>
          <w:b/>
          <w:bCs/>
          <w:color w:val="424242"/>
          <w:sz w:val="21"/>
          <w:szCs w:val="21"/>
        </w:rPr>
        <w:t>CODE</w:t>
      </w:r>
      <w:r w:rsidR="002B40F6">
        <w:rPr>
          <w:rFonts w:ascii="Segoe UI" w:eastAsia="Times New Roman" w:hAnsi="Segoe UI" w:cs="Segoe UI"/>
          <w:b/>
          <w:bCs/>
          <w:color w:val="424242"/>
          <w:sz w:val="21"/>
          <w:szCs w:val="21"/>
        </w:rPr>
        <w:t xml:space="preserve"> 1)</w:t>
      </w:r>
      <w:r>
        <w:rPr>
          <w:rFonts w:ascii="Segoe UI" w:eastAsia="Times New Roman" w:hAnsi="Segoe UI" w:cs="Segoe UI"/>
          <w:b/>
          <w:bCs/>
          <w:color w:val="424242"/>
          <w:sz w:val="21"/>
          <w:szCs w:val="21"/>
        </w:rPr>
        <w:t>:</w:t>
      </w:r>
    </w:p>
    <w:p w14:paraId="3DD9A19A" w14:textId="0398D134" w:rsidR="002B40F6" w:rsidRPr="00235B49" w:rsidRDefault="002B40F6" w:rsidP="003939A3">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class Solution</w:t>
      </w:r>
      <w:r w:rsidRPr="00235B49">
        <w:rPr>
          <w:rFonts w:ascii="Consolas" w:hAnsi="Consolas"/>
          <w:i/>
          <w:iCs/>
          <w:color w:val="000000" w:themeColor="text1"/>
          <w:sz w:val="21"/>
          <w:szCs w:val="21"/>
        </w:rPr>
        <w:br/>
        <w:t>{</w:t>
      </w:r>
      <w:r w:rsidRPr="00235B49">
        <w:rPr>
          <w:rFonts w:ascii="Consolas" w:hAnsi="Consolas"/>
          <w:i/>
          <w:iCs/>
          <w:color w:val="000000" w:themeColor="text1"/>
          <w:sz w:val="21"/>
          <w:szCs w:val="21"/>
        </w:rPr>
        <w:br/>
      </w:r>
      <w:r w:rsidRPr="00235B49">
        <w:rPr>
          <w:rStyle w:val="HTMLCode"/>
          <w:rFonts w:ascii="Consolas" w:eastAsiaTheme="majorEastAsia" w:hAnsi="Consolas"/>
          <w:i/>
          <w:iCs/>
          <w:color w:val="000000" w:themeColor="text1"/>
          <w:sz w:val="18"/>
          <w:szCs w:val="18"/>
        </w:rPr>
        <w:t>public:</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void merge(int arr[], int l, int m, int 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int left=l,right=m+1;</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vector&lt;int&gt; temp;</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while(left&lt;=m &amp;&amp; right &lt;=r){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if(arr[left]&gt;arr[right]){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temp.push_back(arr[right]);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right++;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else{</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temp.push_back(arr[left]);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left++;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while(left&lt;=m){</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temp.push_back(arr[left++]);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while(right&lt;=r){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temp.push_back(arr[right++]);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for(int i=l;i&lt;=r;i++){</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arr[i]=temp[i-l];</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i/>
          <w:iCs/>
          <w:color w:val="000000" w:themeColor="text1"/>
          <w:sz w:val="21"/>
          <w:szCs w:val="21"/>
        </w:rPr>
        <w:br/>
      </w:r>
      <w:r w:rsidRPr="00235B49">
        <w:rPr>
          <w:rStyle w:val="HTMLCode"/>
          <w:rFonts w:ascii="Consolas" w:eastAsiaTheme="majorEastAsia" w:hAnsi="Consolas"/>
          <w:i/>
          <w:iCs/>
          <w:color w:val="000000" w:themeColor="text1"/>
          <w:sz w:val="18"/>
          <w:szCs w:val="18"/>
        </w:rPr>
        <w:t>public:</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lastRenderedPageBreak/>
        <w:t>void mergeSort(int arr[], int l, int 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if(l == r) return;</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int m=(l+r)&gt;&gt;1;</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mergeSort(arr,l,m);</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mergeSort(arr,m+1,r);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merge(arr,l,m,r);</w:t>
      </w:r>
      <w:r w:rsidRPr="00235B49">
        <w:rPr>
          <w:rFonts w:ascii="Consolas" w:hAnsi="Consolas" w:cs="Courier New"/>
          <w:i/>
          <w:iCs/>
          <w:color w:val="000000" w:themeColor="text1"/>
          <w:sz w:val="18"/>
          <w:szCs w:val="18"/>
        </w:rPr>
        <w:br/>
      </w:r>
      <w:r w:rsidRPr="00235B49">
        <w:rPr>
          <w:rStyle w:val="HTMLCode"/>
          <w:rFonts w:ascii="Consolas" w:eastAsiaTheme="majorEastAsia" w:hAnsi="Consolas"/>
          <w:i/>
          <w:iCs/>
          <w:color w:val="000000" w:themeColor="text1"/>
          <w:sz w:val="18"/>
          <w:szCs w:val="18"/>
        </w:rPr>
        <w:t>}</w:t>
      </w:r>
      <w:r w:rsidRPr="00235B49">
        <w:rPr>
          <w:rFonts w:ascii="Consolas" w:hAnsi="Consolas"/>
          <w:i/>
          <w:iCs/>
          <w:color w:val="000000" w:themeColor="text1"/>
          <w:sz w:val="21"/>
          <w:szCs w:val="21"/>
        </w:rPr>
        <w:br/>
        <w:t>};</w:t>
      </w:r>
    </w:p>
    <w:p w14:paraId="11D17815" w14:textId="269C3FB3" w:rsidR="002B40F6" w:rsidRPr="00235B49" w:rsidRDefault="002B40F6" w:rsidP="003939A3">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CODE 2)</w:t>
      </w:r>
    </w:p>
    <w:p w14:paraId="61BD76FD" w14:textId="3F25BF58" w:rsidR="004C26C9" w:rsidRPr="00235B49" w:rsidRDefault="002B40F6"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w:t>
      </w:r>
      <w:r w:rsidR="004C26C9" w:rsidRPr="00235B49">
        <w:rPr>
          <w:rFonts w:ascii="Consolas" w:hAnsi="Consolas"/>
          <w:i/>
          <w:iCs/>
          <w:color w:val="000000" w:themeColor="text1"/>
          <w:sz w:val="21"/>
          <w:szCs w:val="21"/>
        </w:rPr>
        <w:t>class solution</w:t>
      </w:r>
    </w:p>
    <w:p w14:paraId="4285E2DF" w14:textId="0EB8C72B"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color w:val="000000" w:themeColor="text1"/>
        </w:rPr>
        <w:t xml:space="preserve"> </w:t>
      </w:r>
      <w:r w:rsidRPr="00235B49">
        <w:rPr>
          <w:rFonts w:ascii="Consolas" w:hAnsi="Consolas"/>
          <w:i/>
          <w:iCs/>
          <w:color w:val="000000" w:themeColor="text1"/>
          <w:sz w:val="21"/>
          <w:szCs w:val="21"/>
        </w:rPr>
        <w:t>{</w:t>
      </w:r>
    </w:p>
    <w:p w14:paraId="255D599C"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public:</w:t>
      </w:r>
    </w:p>
    <w:p w14:paraId="09436BEC"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void merge(int arr[], int l, int m, int r)</w:t>
      </w:r>
    </w:p>
    <w:p w14:paraId="7A9003B0"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01EA77AB"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 Your code here</w:t>
      </w:r>
    </w:p>
    <w:p w14:paraId="1AFD90FF"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n1=m-l+1;</w:t>
      </w:r>
    </w:p>
    <w:p w14:paraId="0CB0511F"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n2=r-m;</w:t>
      </w:r>
    </w:p>
    <w:p w14:paraId="6324CB81"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a[n1];</w:t>
      </w:r>
    </w:p>
    <w:p w14:paraId="15A00B60"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b[n2];</w:t>
      </w:r>
    </w:p>
    <w:p w14:paraId="37E130DA"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for(int i=0;i&lt;n1;i++){</w:t>
      </w:r>
    </w:p>
    <w:p w14:paraId="551BDFE7"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a[i]=arr[l+i];</w:t>
      </w:r>
    </w:p>
    <w:p w14:paraId="2969906A"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51D5F0C6"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for(int j=0;j&lt;n2;j++){</w:t>
      </w:r>
    </w:p>
    <w:p w14:paraId="1782B399"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b[j]=arr[m+1+j];</w:t>
      </w:r>
    </w:p>
    <w:p w14:paraId="0C30BBFE"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44A8B6B8"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i=0,j=0,k=l;</w:t>
      </w:r>
    </w:p>
    <w:p w14:paraId="17769A92"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while(i&lt;n1 &amp;&amp; j&lt;n2){</w:t>
      </w:r>
    </w:p>
    <w:p w14:paraId="3C1491D4"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if(a[i]&lt;=b[j]){</w:t>
      </w:r>
    </w:p>
    <w:p w14:paraId="7C2B5418"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arr[k++]=a[i++];</w:t>
      </w:r>
    </w:p>
    <w:p w14:paraId="25461402"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}else{</w:t>
      </w:r>
    </w:p>
    <w:p w14:paraId="0C7A4ACD"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lastRenderedPageBreak/>
        <w:t xml:space="preserve">                arr[k++]=b[j++];</w:t>
      </w:r>
    </w:p>
    <w:p w14:paraId="4A94452E"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352EE415"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62F0C275"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while(i&lt;n1){</w:t>
      </w:r>
    </w:p>
    <w:p w14:paraId="4960F19F"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arr[k++]=a[i++];</w:t>
      </w:r>
    </w:p>
    <w:p w14:paraId="272248EA"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6953FEEA"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while(j&lt;n2){</w:t>
      </w:r>
    </w:p>
    <w:p w14:paraId="566742E7"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arr[k++]=b[j++];</w:t>
      </w:r>
    </w:p>
    <w:p w14:paraId="527E8756"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5B1ACBE7"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p>
    <w:p w14:paraId="2E0D38B5"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4C453EC9"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public:</w:t>
      </w:r>
    </w:p>
    <w:p w14:paraId="1786865B"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void mergeSort(int arr[], int l, int r)</w:t>
      </w:r>
    </w:p>
    <w:p w14:paraId="1EDD02AA"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1FBBF0AD"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//code here</w:t>
      </w:r>
    </w:p>
    <w:p w14:paraId="080CEA2D"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if(l&lt;r){</w:t>
      </w:r>
    </w:p>
    <w:p w14:paraId="72808534"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int mid=l+(r-l)/2;</w:t>
      </w:r>
    </w:p>
    <w:p w14:paraId="47831952"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mergeSort(arr,l,mid);</w:t>
      </w:r>
    </w:p>
    <w:p w14:paraId="0B6F3B54"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mergeSort(arr,mid+1,r);</w:t>
      </w:r>
    </w:p>
    <w:p w14:paraId="4543C581"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merge(arr,l,mid,r);</w:t>
      </w:r>
    </w:p>
    <w:p w14:paraId="53FCC459"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2305660C" w14:textId="77777777" w:rsidR="004C26C9" w:rsidRPr="00235B49" w:rsidRDefault="004C26C9" w:rsidP="004C26C9">
      <w:pPr>
        <w:shd w:val="clear" w:color="auto" w:fill="FFFFFF"/>
        <w:spacing w:after="240" w:line="240" w:lineRule="auto"/>
        <w:rPr>
          <w:rFonts w:ascii="Consolas" w:hAnsi="Consolas"/>
          <w:i/>
          <w:iCs/>
          <w:color w:val="000000" w:themeColor="text1"/>
          <w:sz w:val="21"/>
          <w:szCs w:val="21"/>
        </w:rPr>
      </w:pPr>
      <w:r w:rsidRPr="00235B49">
        <w:rPr>
          <w:rFonts w:ascii="Consolas" w:hAnsi="Consolas"/>
          <w:i/>
          <w:iCs/>
          <w:color w:val="000000" w:themeColor="text1"/>
          <w:sz w:val="21"/>
          <w:szCs w:val="21"/>
        </w:rPr>
        <w:t xml:space="preserve">  }</w:t>
      </w:r>
    </w:p>
    <w:p w14:paraId="049B7400" w14:textId="21289A6D" w:rsidR="002B40F6" w:rsidRDefault="004C26C9" w:rsidP="004C26C9">
      <w:pPr>
        <w:shd w:val="clear" w:color="auto" w:fill="FFFFFF"/>
        <w:spacing w:after="240" w:line="240" w:lineRule="auto"/>
        <w:rPr>
          <w:rFonts w:ascii="Segoe UI" w:eastAsia="Times New Roman" w:hAnsi="Segoe UI" w:cs="Segoe UI"/>
          <w:b/>
          <w:bCs/>
          <w:color w:val="424242"/>
          <w:sz w:val="21"/>
          <w:szCs w:val="21"/>
        </w:rPr>
      </w:pPr>
      <w:r w:rsidRPr="004C26C9">
        <w:rPr>
          <w:rFonts w:ascii="Consolas" w:hAnsi="Consolas"/>
          <w:i/>
          <w:iCs/>
          <w:color w:val="E83E8C"/>
          <w:sz w:val="21"/>
          <w:szCs w:val="21"/>
        </w:rPr>
        <w:t xml:space="preserve">   </w:t>
      </w:r>
    </w:p>
    <w:p w14:paraId="60903CCF" w14:textId="77777777" w:rsidR="004B0089" w:rsidRDefault="004B0089" w:rsidP="003939A3">
      <w:pPr>
        <w:shd w:val="clear" w:color="auto" w:fill="FFFFFF"/>
        <w:spacing w:after="240" w:line="240" w:lineRule="auto"/>
        <w:rPr>
          <w:rFonts w:ascii="Segoe UI" w:eastAsia="Times New Roman" w:hAnsi="Segoe UI" w:cs="Segoe UI"/>
          <w:b/>
          <w:bCs/>
          <w:color w:val="424242"/>
          <w:sz w:val="21"/>
          <w:szCs w:val="21"/>
        </w:rPr>
      </w:pPr>
    </w:p>
    <w:p w14:paraId="020B5BB7" w14:textId="43139036"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6. Quick Sort:</w:t>
      </w:r>
      <w:r w:rsidRPr="003939A3">
        <w:rPr>
          <w:rFonts w:ascii="Segoe UI" w:eastAsia="Times New Roman" w:hAnsi="Segoe UI" w:cs="Segoe UI"/>
          <w:color w:val="424242"/>
          <w:sz w:val="21"/>
          <w:szCs w:val="21"/>
        </w:rPr>
        <w:t> It is alse based on </w:t>
      </w:r>
      <w:r w:rsidRPr="003939A3">
        <w:rPr>
          <w:rFonts w:ascii="Segoe UI" w:eastAsia="Times New Roman" w:hAnsi="Segoe UI" w:cs="Segoe UI"/>
          <w:b/>
          <w:bCs/>
          <w:color w:val="424242"/>
          <w:sz w:val="21"/>
          <w:szCs w:val="21"/>
        </w:rPr>
        <w:t>Divide and Conquer algorithm</w:t>
      </w:r>
      <w:r w:rsidRPr="003939A3">
        <w:rPr>
          <w:rFonts w:ascii="Segoe UI" w:eastAsia="Times New Roman" w:hAnsi="Segoe UI" w:cs="Segoe UI"/>
          <w:color w:val="424242"/>
          <w:sz w:val="21"/>
          <w:szCs w:val="21"/>
        </w:rPr>
        <w:t>. It picks an element as pivot and partitions the given array around the picked pivot.</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08422333" wp14:editId="61DD3B2E">
            <wp:extent cx="5943600" cy="2637155"/>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p>
    <w:p w14:paraId="08CA393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quick_sort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start,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end)</w:t>
      </w:r>
      <w:r w:rsidRPr="003939A3">
        <w:rPr>
          <w:rFonts w:ascii="Consolas" w:eastAsia="Times New Roman" w:hAnsi="Consolas" w:cs="Courier New"/>
          <w:color w:val="263238"/>
          <w:sz w:val="20"/>
          <w:szCs w:val="20"/>
        </w:rPr>
        <w:t>{</w:t>
      </w:r>
    </w:p>
    <w:p w14:paraId="51020CF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(start&gt;=end)</w:t>
      </w:r>
    </w:p>
    <w:p w14:paraId="56B80E4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w:t>
      </w:r>
    </w:p>
    <w:p w14:paraId="6E07967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p=partition(arr,start,end);</w:t>
      </w:r>
    </w:p>
    <w:p w14:paraId="3423948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quick_sort(arr,start,p</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405649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quick_sort(arr,p+</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,end);</w:t>
      </w:r>
    </w:p>
    <w:p w14:paraId="6DF0F07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4F46BA0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675ACD6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partition</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start,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end)</w:t>
      </w:r>
      <w:r w:rsidRPr="003939A3">
        <w:rPr>
          <w:rFonts w:ascii="Consolas" w:eastAsia="Times New Roman" w:hAnsi="Consolas" w:cs="Courier New"/>
          <w:color w:val="263238"/>
          <w:sz w:val="20"/>
          <w:szCs w:val="20"/>
        </w:rPr>
        <w:t>{</w:t>
      </w:r>
    </w:p>
    <w:p w14:paraId="2186806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i=start</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3FF8815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j=start;</w:t>
      </w:r>
    </w:p>
    <w:p w14:paraId="3B8636C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pivot=arr[end];</w:t>
      </w:r>
    </w:p>
    <w:p w14:paraId="26F134A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(;j&lt;=end</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0E7DF73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(arr[j]&lt;=pivot){</w:t>
      </w:r>
    </w:p>
    <w:p w14:paraId="1182895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i++;</w:t>
      </w:r>
    </w:p>
    <w:p w14:paraId="57DBD8E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swap(arr[i],arr[j]);</w:t>
      </w:r>
    </w:p>
    <w:p w14:paraId="281DBB6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17AB97A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ab/>
      </w:r>
      <w:r w:rsidRPr="003939A3">
        <w:rPr>
          <w:rFonts w:ascii="Consolas" w:eastAsia="Times New Roman" w:hAnsi="Consolas" w:cs="Courier New"/>
          <w:color w:val="263238"/>
          <w:sz w:val="20"/>
          <w:szCs w:val="20"/>
        </w:rPr>
        <w:tab/>
        <w:t>j=j+</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2CE5490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732F018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swap(arr[i+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],arr[end]);</w:t>
      </w:r>
    </w:p>
    <w:p w14:paraId="6D59B70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25CEBF6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079115F4" w14:textId="11E534E3"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7. Bucket Sort:</w:t>
      </w:r>
      <w:r w:rsidRPr="003939A3">
        <w:rPr>
          <w:rFonts w:ascii="Segoe UI" w:eastAsia="Times New Roman" w:hAnsi="Segoe UI" w:cs="Segoe UI"/>
          <w:color w:val="424242"/>
          <w:sz w:val="21"/>
          <w:szCs w:val="21"/>
        </w:rPr>
        <w:t> Bucket sort, or bin sort, is a sorting algorithm that works by distributing the elements of an array into a number of buckets.</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6C4D1991" wp14:editId="773D9E0C">
            <wp:extent cx="2964180" cy="1249680"/>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64180" cy="1249680"/>
                    </a:xfrm>
                    <a:prstGeom prst="rect">
                      <a:avLst/>
                    </a:prstGeom>
                    <a:noFill/>
                    <a:ln>
                      <a:noFill/>
                    </a:ln>
                  </pic:spPr>
                </pic:pic>
              </a:graphicData>
            </a:graphic>
          </wp:inline>
        </w:drawing>
      </w:r>
    </w:p>
    <w:p w14:paraId="6403F51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bucket_sort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06DDC60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vector</w:t>
      </w:r>
      <w:r w:rsidRPr="003939A3">
        <w:rPr>
          <w:rFonts w:ascii="Consolas" w:eastAsia="Times New Roman" w:hAnsi="Consolas" w:cs="Courier New"/>
          <w:color w:val="263238"/>
          <w:sz w:val="20"/>
          <w:szCs w:val="20"/>
        </w:rPr>
        <w:t>&lt;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&gt; a[</w:t>
      </w:r>
      <w:r w:rsidRPr="003939A3">
        <w:rPr>
          <w:rFonts w:ascii="Consolas" w:eastAsia="Times New Roman" w:hAnsi="Consolas" w:cs="Courier New"/>
          <w:color w:val="1C00CF"/>
          <w:sz w:val="20"/>
          <w:szCs w:val="20"/>
        </w:rPr>
        <w:t>101</w:t>
      </w:r>
      <w:r w:rsidRPr="003939A3">
        <w:rPr>
          <w:rFonts w:ascii="Consolas" w:eastAsia="Times New Roman" w:hAnsi="Consolas" w:cs="Courier New"/>
          <w:color w:val="263238"/>
          <w:sz w:val="20"/>
          <w:szCs w:val="20"/>
        </w:rPr>
        <w:t>];</w:t>
      </w:r>
    </w:p>
    <w:p w14:paraId="0502B22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i &lt; n; i++) {</w:t>
      </w:r>
    </w:p>
    <w:p w14:paraId="5378E06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a[i] = n * arr[i]; </w:t>
      </w:r>
    </w:p>
    <w:p w14:paraId="5F449FC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a[a[i]].push_back(arr[i]);</w:t>
      </w:r>
    </w:p>
    <w:p w14:paraId="66B2C4D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p>
    <w:p w14:paraId="7336A91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p>
    <w:p w14:paraId="13011B7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100</w:t>
      </w:r>
      <w:r w:rsidRPr="003939A3">
        <w:rPr>
          <w:rFonts w:ascii="Consolas" w:eastAsia="Times New Roman" w:hAnsi="Consolas" w:cs="Courier New"/>
          <w:color w:val="263238"/>
          <w:sz w:val="20"/>
          <w:szCs w:val="20"/>
        </w:rPr>
        <w:t>;i&gt;=</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w:t>
      </w:r>
    </w:p>
    <w:p w14:paraId="2C885F4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it:a)</w:t>
      </w:r>
    </w:p>
    <w:p w14:paraId="06BD057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cout</w:t>
      </w:r>
      <w:r w:rsidRPr="003939A3">
        <w:rPr>
          <w:rFonts w:ascii="Consolas" w:eastAsia="Times New Roman" w:hAnsi="Consolas" w:cs="Courier New"/>
          <w:color w:val="263238"/>
          <w:sz w:val="20"/>
          <w:szCs w:val="20"/>
        </w:rPr>
        <w:t>&lt;&lt;it&lt;&lt;</w:t>
      </w:r>
      <w:r w:rsidRPr="003939A3">
        <w:rPr>
          <w:rFonts w:ascii="Consolas" w:eastAsia="Times New Roman" w:hAnsi="Consolas" w:cs="Courier New"/>
          <w:color w:val="C41A16"/>
          <w:sz w:val="20"/>
          <w:szCs w:val="20"/>
        </w:rPr>
        <w:t>" "</w:t>
      </w:r>
      <w:r w:rsidRPr="003939A3">
        <w:rPr>
          <w:rFonts w:ascii="Consolas" w:eastAsia="Times New Roman" w:hAnsi="Consolas" w:cs="Courier New"/>
          <w:color w:val="263238"/>
          <w:sz w:val="20"/>
          <w:szCs w:val="20"/>
        </w:rPr>
        <w:t>;</w:t>
      </w:r>
    </w:p>
    <w:p w14:paraId="1C87365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r w:rsidRPr="003939A3">
        <w:rPr>
          <w:rFonts w:ascii="Consolas" w:eastAsia="Times New Roman" w:hAnsi="Consolas" w:cs="Courier New"/>
          <w:color w:val="263238"/>
          <w:sz w:val="20"/>
          <w:szCs w:val="20"/>
        </w:rPr>
        <w:tab/>
      </w:r>
    </w:p>
    <w:p w14:paraId="0A3C837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4E8C6098"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8. Wave Sort:</w:t>
      </w:r>
      <w:r w:rsidRPr="003939A3">
        <w:rPr>
          <w:rFonts w:ascii="Segoe UI" w:eastAsia="Times New Roman" w:hAnsi="Segoe UI" w:cs="Segoe UI"/>
          <w:color w:val="424242"/>
          <w:sz w:val="21"/>
          <w:szCs w:val="21"/>
        </w:rPr>
        <w:t> Given an unsorted array of integers, sort the array into a wave like array. An array ‘arr[0..n-1]’ is sorted in wave form if arr[0] &gt;= arr[1] &lt;= arr[2] &gt;= arr[3] &lt;= arr[4] &gt;= …..</w:t>
      </w:r>
    </w:p>
    <w:p w14:paraId="7A62846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wave_sort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307F484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;i&lt;n;i+=</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w:t>
      </w:r>
    </w:p>
    <w:p w14:paraId="1E0591C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xml:space="preserve"> &amp;&amp; arr[i]&lt;arr[i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6B771E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swap(arr[i],arr[i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698FA7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(i!=(n</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&amp;&amp; arr[i]&lt;arr[i+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5CC86E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swap(arr[i],arr[i+</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525F710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r w:rsidRPr="003939A3">
        <w:rPr>
          <w:rFonts w:ascii="Consolas" w:eastAsia="Times New Roman" w:hAnsi="Consolas" w:cs="Courier New"/>
          <w:color w:val="263238"/>
          <w:sz w:val="20"/>
          <w:szCs w:val="20"/>
        </w:rPr>
        <w:tab/>
      </w:r>
    </w:p>
    <w:p w14:paraId="32800D1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i &lt; n; i++) {</w:t>
      </w:r>
    </w:p>
    <w:p w14:paraId="7582BBE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 xml:space="preserve">  </w:t>
      </w:r>
      <w:r w:rsidRPr="003939A3">
        <w:rPr>
          <w:rFonts w:ascii="Consolas" w:eastAsia="Times New Roman" w:hAnsi="Consolas" w:cs="Courier New"/>
          <w:color w:val="5C2699"/>
          <w:sz w:val="20"/>
          <w:szCs w:val="20"/>
        </w:rPr>
        <w:t>cout</w:t>
      </w:r>
      <w:r w:rsidRPr="003939A3">
        <w:rPr>
          <w:rFonts w:ascii="Consolas" w:eastAsia="Times New Roman" w:hAnsi="Consolas" w:cs="Courier New"/>
          <w:color w:val="263238"/>
          <w:sz w:val="20"/>
          <w:szCs w:val="20"/>
        </w:rPr>
        <w:t>&lt;&lt;arr[i]&lt;&lt;</w:t>
      </w:r>
      <w:r w:rsidRPr="003939A3">
        <w:rPr>
          <w:rFonts w:ascii="Consolas" w:eastAsia="Times New Roman" w:hAnsi="Consolas" w:cs="Courier New"/>
          <w:color w:val="C41A16"/>
          <w:sz w:val="20"/>
          <w:szCs w:val="20"/>
        </w:rPr>
        <w:t>" "</w:t>
      </w:r>
      <w:r w:rsidRPr="003939A3">
        <w:rPr>
          <w:rFonts w:ascii="Consolas" w:eastAsia="Times New Roman" w:hAnsi="Consolas" w:cs="Courier New"/>
          <w:color w:val="263238"/>
          <w:sz w:val="20"/>
          <w:szCs w:val="20"/>
        </w:rPr>
        <w:t>;</w:t>
      </w:r>
    </w:p>
    <w:p w14:paraId="336FDF5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 xml:space="preserve"> }</w:t>
      </w:r>
    </w:p>
    <w:p w14:paraId="65D7021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p>
    <w:p w14:paraId="0476FF46"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9. Single Pass (DNF):</w:t>
      </w:r>
      <w:r w:rsidRPr="003939A3">
        <w:rPr>
          <w:rFonts w:ascii="Segoe UI" w:eastAsia="Times New Roman" w:hAnsi="Segoe UI" w:cs="Segoe UI"/>
          <w:color w:val="424242"/>
          <w:sz w:val="21"/>
          <w:szCs w:val="21"/>
        </w:rPr>
        <w:t> Given an array arr[] consisting 0s, 1s and 2s. Sorting is required for this special case.</w:t>
      </w:r>
    </w:p>
    <w:p w14:paraId="642BE3A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dnf_sort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02C8E1C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low=</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6F8B131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high=n</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56769B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mid=</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2B4F69A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(mid&lt;=high){</w:t>
      </w:r>
    </w:p>
    <w:p w14:paraId="2095BD4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(arr[mid]==</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2B8C40A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swap(arr[mid],arr[low]);</w:t>
      </w:r>
    </w:p>
    <w:p w14:paraId="3E997FB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low++;</w:t>
      </w:r>
    </w:p>
    <w:p w14:paraId="21C6688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mid++;</w:t>
      </w:r>
    </w:p>
    <w:p w14:paraId="53A4C7F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73989FD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(arr[mid]==</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1396CD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mid++;</w:t>
      </w:r>
    </w:p>
    <w:p w14:paraId="5310B39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(arr[mid]==</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w:t>
      </w:r>
    </w:p>
    <w:p w14:paraId="42C698F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swap(arr[mid],arr[high]);</w:t>
      </w:r>
    </w:p>
    <w:p w14:paraId="57E8531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high--;</w:t>
      </w:r>
    </w:p>
    <w:p w14:paraId="06C96FA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78CC432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4F3872C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439806D9" w14:textId="20050102"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10. Counting Sort:</w:t>
      </w:r>
      <w:r w:rsidRPr="003939A3">
        <w:rPr>
          <w:rFonts w:ascii="Segoe UI" w:eastAsia="Times New Roman" w:hAnsi="Segoe UI" w:cs="Segoe UI"/>
          <w:color w:val="424242"/>
          <w:sz w:val="21"/>
          <w:szCs w:val="21"/>
        </w:rPr>
        <w:t> It is a sorting technique based on keys between a specific range.</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64DAB8CC" wp14:editId="01F49BAE">
            <wp:extent cx="3695700" cy="2087880"/>
            <wp:effectExtent l="0" t="0" r="0" b="762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95700" cy="2087880"/>
                    </a:xfrm>
                    <a:prstGeom prst="rect">
                      <a:avLst/>
                    </a:prstGeom>
                    <a:noFill/>
                    <a:ln>
                      <a:noFill/>
                    </a:ln>
                  </pic:spPr>
                </pic:pic>
              </a:graphicData>
            </a:graphic>
          </wp:inline>
        </w:drawing>
      </w:r>
    </w:p>
    <w:p w14:paraId="3A4B826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void count_sort(int arr[],int n){</w:t>
      </w:r>
    </w:p>
    <w:p w14:paraId="7DD6A5D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int output[n];</w:t>
      </w:r>
    </w:p>
    <w:p w14:paraId="2EA650E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int </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p>
    <w:p w14:paraId="3D7A6F2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memset(</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sizeof</w:t>
      </w:r>
      <w:r w:rsidRPr="003939A3">
        <w:rPr>
          <w:rFonts w:ascii="Consolas" w:eastAsia="Times New Roman" w:hAnsi="Consolas" w:cs="Courier New"/>
          <w:color w:val="263238"/>
          <w:sz w:val="20"/>
          <w:szCs w:val="20"/>
        </w:rPr>
        <w:t>(</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w:t>
      </w:r>
    </w:p>
    <w:p w14:paraId="1D08199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;i&lt;n;i++)</w:t>
      </w:r>
    </w:p>
    <w:p w14:paraId="5AC9B20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[arr[i]];</w:t>
      </w:r>
    </w:p>
    <w:p w14:paraId="06C0AFE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i&lt;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;i++)</w:t>
      </w:r>
    </w:p>
    <w:p w14:paraId="2928410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 xml:space="preserve">[i] += </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 xml:space="preserve">[i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0854624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 ++i) {</w:t>
      </w:r>
    </w:p>
    <w:p w14:paraId="284BB78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output[</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 xml:space="preserve">[arr[i]]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 arr[i];</w:t>
      </w:r>
    </w:p>
    <w:p w14:paraId="7BCC9F8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count</w:t>
      </w:r>
      <w:r w:rsidRPr="003939A3">
        <w:rPr>
          <w:rFonts w:ascii="Consolas" w:eastAsia="Times New Roman" w:hAnsi="Consolas" w:cs="Courier New"/>
          <w:color w:val="263238"/>
          <w:sz w:val="20"/>
          <w:szCs w:val="20"/>
        </w:rPr>
        <w:t>[arr[i]];</w:t>
      </w:r>
    </w:p>
    <w:p w14:paraId="741167B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p>
    <w:p w14:paraId="5AC5D28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722AF556" w14:textId="3749BEEC"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11. Radix Sort:</w:t>
      </w:r>
      <w:r w:rsidRPr="003939A3">
        <w:rPr>
          <w:rFonts w:ascii="Segoe UI" w:eastAsia="Times New Roman" w:hAnsi="Segoe UI" w:cs="Segoe UI"/>
          <w:color w:val="424242"/>
          <w:sz w:val="21"/>
          <w:szCs w:val="21"/>
        </w:rPr>
        <w:t> The idea of it is to do digit by digit sort starting from least significant digit to most significant digit. It is upgraded form of counting sort.</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35F06451" wp14:editId="0BF7AA37">
            <wp:extent cx="5943600" cy="4467225"/>
            <wp:effectExtent l="0" t="0" r="0" b="9525"/>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7512D21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count_sort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6E127AE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output[n];</w:t>
      </w:r>
    </w:p>
    <w:p w14:paraId="56027CF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count[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p>
    <w:p w14:paraId="3881B3E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memset</w:t>
      </w:r>
      <w:r w:rsidRPr="003939A3">
        <w:rPr>
          <w:rFonts w:ascii="Consolas" w:eastAsia="Times New Roman" w:hAnsi="Consolas" w:cs="Courier New"/>
          <w:color w:val="263238"/>
          <w:sz w:val="20"/>
          <w:szCs w:val="20"/>
        </w:rPr>
        <w:t xml:space="preserve">(count,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sizeof</w:t>
      </w:r>
      <w:r w:rsidRPr="003939A3">
        <w:rPr>
          <w:rFonts w:ascii="Consolas" w:eastAsia="Times New Roman" w:hAnsi="Consolas" w:cs="Courier New"/>
          <w:color w:val="263238"/>
          <w:sz w:val="20"/>
          <w:szCs w:val="20"/>
        </w:rPr>
        <w:t>(count));</w:t>
      </w:r>
    </w:p>
    <w:p w14:paraId="62DE7A8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;i&lt;n;i++)</w:t>
      </w:r>
    </w:p>
    <w:p w14:paraId="0C0F8B4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++count[(arr[i]/</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p>
    <w:p w14:paraId="4B5FBEE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i&lt;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;i++)</w:t>
      </w:r>
    </w:p>
    <w:p w14:paraId="332C352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count[i] += count[i - </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4201108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 ++i) {</w:t>
      </w:r>
    </w:p>
    <w:p w14:paraId="3DE5188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output[count[(arr[i]/</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 = arr[i];</w:t>
      </w:r>
    </w:p>
    <w:p w14:paraId="18EB30C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--count[(arr[i]/</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p>
    <w:p w14:paraId="11BA7F6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 xml:space="preserve">    }</w:t>
      </w:r>
    </w:p>
    <w:p w14:paraId="3AB5A49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65776A4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135F01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radix_sort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arr[],</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n)</w:t>
      </w:r>
      <w:r w:rsidRPr="003939A3">
        <w:rPr>
          <w:rFonts w:ascii="Consolas" w:eastAsia="Times New Roman" w:hAnsi="Consolas" w:cs="Courier New"/>
          <w:color w:val="263238"/>
          <w:sz w:val="20"/>
          <w:szCs w:val="20"/>
        </w:rPr>
        <w:t>{</w:t>
      </w:r>
    </w:p>
    <w:p w14:paraId="7D47FC8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max_ele=INT_MIN;</w:t>
      </w:r>
    </w:p>
    <w:p w14:paraId="4DAF383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;i&lt;n;i++)</w:t>
      </w:r>
    </w:p>
    <w:p w14:paraId="560C249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max_ele=max(get_max,arr[i]);</w:t>
      </w:r>
    </w:p>
    <w:p w14:paraId="2AE49EC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;max_ele/</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&gt;=</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w:t>
      </w:r>
    </w:p>
    <w:p w14:paraId="1FAD188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count_sort(arr,n,</w:t>
      </w:r>
      <w:r w:rsidRPr="003939A3">
        <w:rPr>
          <w:rFonts w:ascii="Consolas" w:eastAsia="Times New Roman" w:hAnsi="Consolas" w:cs="Courier New"/>
          <w:color w:val="5C2699"/>
          <w:sz w:val="20"/>
          <w:szCs w:val="20"/>
        </w:rPr>
        <w:t>exp</w:t>
      </w:r>
      <w:r w:rsidRPr="003939A3">
        <w:rPr>
          <w:rFonts w:ascii="Consolas" w:eastAsia="Times New Roman" w:hAnsi="Consolas" w:cs="Courier New"/>
          <w:color w:val="263238"/>
          <w:sz w:val="20"/>
          <w:szCs w:val="20"/>
        </w:rPr>
        <w:t>);</w:t>
      </w:r>
    </w:p>
    <w:p w14:paraId="4E92EF2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 =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 i &lt; n; i++) {</w:t>
      </w:r>
    </w:p>
    <w:p w14:paraId="75EC70A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 xml:space="preserve">  </w:t>
      </w:r>
      <w:r w:rsidRPr="003939A3">
        <w:rPr>
          <w:rFonts w:ascii="Consolas" w:eastAsia="Times New Roman" w:hAnsi="Consolas" w:cs="Courier New"/>
          <w:color w:val="5C2699"/>
          <w:sz w:val="20"/>
          <w:szCs w:val="20"/>
        </w:rPr>
        <w:t>cout</w:t>
      </w:r>
      <w:r w:rsidRPr="003939A3">
        <w:rPr>
          <w:rFonts w:ascii="Consolas" w:eastAsia="Times New Roman" w:hAnsi="Consolas" w:cs="Courier New"/>
          <w:color w:val="263238"/>
          <w:sz w:val="20"/>
          <w:szCs w:val="20"/>
        </w:rPr>
        <w:t>&lt;&lt;arr[i]&lt;&lt;</w:t>
      </w:r>
      <w:r w:rsidRPr="003939A3">
        <w:rPr>
          <w:rFonts w:ascii="Consolas" w:eastAsia="Times New Roman" w:hAnsi="Consolas" w:cs="Courier New"/>
          <w:color w:val="C41A16"/>
          <w:sz w:val="20"/>
          <w:szCs w:val="20"/>
        </w:rPr>
        <w:t>" "</w:t>
      </w:r>
      <w:r w:rsidRPr="003939A3">
        <w:rPr>
          <w:rFonts w:ascii="Consolas" w:eastAsia="Times New Roman" w:hAnsi="Consolas" w:cs="Courier New"/>
          <w:color w:val="263238"/>
          <w:sz w:val="20"/>
          <w:szCs w:val="20"/>
        </w:rPr>
        <w:t>;</w:t>
      </w:r>
    </w:p>
    <w:p w14:paraId="0AAB4C5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 xml:space="preserve"> }</w:t>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p>
    <w:p w14:paraId="689CF8D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t xml:space="preserve"> </w:t>
      </w:r>
    </w:p>
    <w:p w14:paraId="6902B893" w14:textId="237F06CA"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lastRenderedPageBreak/>
        <w:t>12. Heap Sort:</w:t>
      </w:r>
      <w:r w:rsidRPr="003939A3">
        <w:rPr>
          <w:rFonts w:ascii="Segoe UI" w:eastAsia="Times New Roman" w:hAnsi="Segoe UI" w:cs="Segoe UI"/>
          <w:color w:val="424242"/>
          <w:sz w:val="21"/>
          <w:szCs w:val="21"/>
        </w:rPr>
        <w:t> It is a </w:t>
      </w:r>
      <w:r w:rsidRPr="003939A3">
        <w:rPr>
          <w:rFonts w:ascii="Segoe UI" w:eastAsia="Times New Roman" w:hAnsi="Segoe UI" w:cs="Segoe UI"/>
          <w:b/>
          <w:bCs/>
          <w:color w:val="424242"/>
          <w:sz w:val="21"/>
          <w:szCs w:val="21"/>
        </w:rPr>
        <w:t>comparison based sorting</w:t>
      </w:r>
      <w:r w:rsidRPr="003939A3">
        <w:rPr>
          <w:rFonts w:ascii="Segoe UI" w:eastAsia="Times New Roman" w:hAnsi="Segoe UI" w:cs="Segoe UI"/>
          <w:color w:val="424242"/>
          <w:sz w:val="21"/>
          <w:szCs w:val="21"/>
        </w:rPr>
        <w:t> technique based on Binary Heap data structure.</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62455B14" wp14:editId="74E5807C">
            <wp:extent cx="5943600" cy="7795895"/>
            <wp:effectExtent l="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7795895"/>
                    </a:xfrm>
                    <a:prstGeom prst="rect">
                      <a:avLst/>
                    </a:prstGeom>
                    <a:noFill/>
                    <a:ln>
                      <a:noFill/>
                    </a:ln>
                  </pic:spPr>
                </pic:pic>
              </a:graphicData>
            </a:graphic>
          </wp:inline>
        </w:drawing>
      </w:r>
    </w:p>
    <w:p w14:paraId="286FDE4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5C2699"/>
          <w:sz w:val="20"/>
          <w:szCs w:val="20"/>
        </w:rPr>
        <w:lastRenderedPageBreak/>
        <w:t>int</w:t>
      </w:r>
      <w:r w:rsidRPr="003939A3">
        <w:rPr>
          <w:rFonts w:ascii="Consolas" w:eastAsia="Times New Roman" w:hAnsi="Consolas" w:cs="Courier New"/>
          <w:color w:val="263238"/>
          <w:sz w:val="20"/>
          <w:szCs w:val="20"/>
        </w:rPr>
        <w:t xml:space="preserve"> arr[</w:t>
      </w:r>
      <w:r w:rsidRPr="003939A3">
        <w:rPr>
          <w:rFonts w:ascii="Consolas" w:eastAsia="Times New Roman" w:hAnsi="Consolas" w:cs="Courier New"/>
          <w:color w:val="1C00CF"/>
          <w:sz w:val="20"/>
          <w:szCs w:val="20"/>
        </w:rPr>
        <w:t>10</w:t>
      </w:r>
      <w:r w:rsidRPr="003939A3">
        <w:rPr>
          <w:rFonts w:ascii="Consolas" w:eastAsia="Times New Roman" w:hAnsi="Consolas" w:cs="Courier New"/>
          <w:color w:val="263238"/>
          <w:sz w:val="20"/>
          <w:szCs w:val="20"/>
        </w:rPr>
        <w:t>]= {</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3</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17</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30</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7</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25</w:t>
      </w:r>
      <w:r w:rsidRPr="003939A3">
        <w:rPr>
          <w:rFonts w:ascii="Consolas" w:eastAsia="Times New Roman" w:hAnsi="Consolas" w:cs="Courier New"/>
          <w:color w:val="263238"/>
          <w:sz w:val="20"/>
          <w:szCs w:val="20"/>
        </w:rPr>
        <w:t>,</w:t>
      </w:r>
      <w:r w:rsidRPr="003939A3">
        <w:rPr>
          <w:rFonts w:ascii="Consolas" w:eastAsia="Times New Roman" w:hAnsi="Consolas" w:cs="Courier New"/>
          <w:color w:val="1C00CF"/>
          <w:sz w:val="20"/>
          <w:szCs w:val="20"/>
        </w:rPr>
        <w:t>19</w:t>
      </w:r>
      <w:r w:rsidRPr="003939A3">
        <w:rPr>
          <w:rFonts w:ascii="Consolas" w:eastAsia="Times New Roman" w:hAnsi="Consolas" w:cs="Courier New"/>
          <w:color w:val="263238"/>
          <w:sz w:val="20"/>
          <w:szCs w:val="20"/>
        </w:rPr>
        <w:t>}</w:t>
      </w:r>
    </w:p>
    <w:p w14:paraId="66AE514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heap_sort</w:t>
      </w:r>
      <w:r w:rsidRPr="003939A3">
        <w:rPr>
          <w:rFonts w:ascii="Consolas" w:eastAsia="Times New Roman" w:hAnsi="Consolas" w:cs="Courier New"/>
          <w:color w:val="263238"/>
          <w:sz w:val="20"/>
          <w:szCs w:val="20"/>
        </w:rPr>
        <w:t>(</w:t>
      </w:r>
      <w:r w:rsidRPr="003939A3">
        <w:rPr>
          <w:rFonts w:ascii="Consolas" w:eastAsia="Times New Roman" w:hAnsi="Consolas" w:cs="Courier New"/>
          <w:color w:val="5C2699"/>
          <w:sz w:val="20"/>
          <w:szCs w:val="20"/>
        </w:rPr>
        <w:t>int idx</w:t>
      </w:r>
      <w:r w:rsidRPr="003939A3">
        <w:rPr>
          <w:rFonts w:ascii="Consolas" w:eastAsia="Times New Roman" w:hAnsi="Consolas" w:cs="Courier New"/>
          <w:color w:val="263238"/>
          <w:sz w:val="20"/>
          <w:szCs w:val="20"/>
        </w:rPr>
        <w:t>){</w:t>
      </w:r>
    </w:p>
    <w:p w14:paraId="48721A8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int</w:t>
      </w:r>
      <w:r w:rsidRPr="003939A3">
        <w:rPr>
          <w:rFonts w:ascii="Consolas" w:eastAsia="Times New Roman" w:hAnsi="Consolas" w:cs="Courier New"/>
          <w:color w:val="263238"/>
          <w:sz w:val="20"/>
          <w:szCs w:val="20"/>
        </w:rPr>
        <w:t xml:space="preserve"> left=</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*idx;</w:t>
      </w:r>
    </w:p>
    <w:p w14:paraId="5C710DF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int</w:t>
      </w:r>
      <w:r w:rsidRPr="003939A3">
        <w:rPr>
          <w:rFonts w:ascii="Consolas" w:eastAsia="Times New Roman" w:hAnsi="Consolas" w:cs="Courier New"/>
          <w:color w:val="263238"/>
          <w:sz w:val="20"/>
          <w:szCs w:val="20"/>
        </w:rPr>
        <w:t xml:space="preserve"> right=</w:t>
      </w:r>
      <w:r w:rsidRPr="003939A3">
        <w:rPr>
          <w:rFonts w:ascii="Consolas" w:eastAsia="Times New Roman" w:hAnsi="Consolas" w:cs="Courier New"/>
          <w:color w:val="1C00CF"/>
          <w:sz w:val="20"/>
          <w:szCs w:val="20"/>
        </w:rPr>
        <w:t>2</w:t>
      </w:r>
      <w:r w:rsidRPr="003939A3">
        <w:rPr>
          <w:rFonts w:ascii="Consolas" w:eastAsia="Times New Roman" w:hAnsi="Consolas" w:cs="Courier New"/>
          <w:color w:val="263238"/>
          <w:sz w:val="20"/>
          <w:szCs w:val="20"/>
        </w:rPr>
        <w:t>*idx+</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7832149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int</w:t>
      </w:r>
      <w:r w:rsidRPr="003939A3">
        <w:rPr>
          <w:rFonts w:ascii="Consolas" w:eastAsia="Times New Roman" w:hAnsi="Consolas" w:cs="Courier New"/>
          <w:color w:val="263238"/>
          <w:sz w:val="20"/>
          <w:szCs w:val="20"/>
        </w:rPr>
        <w:t xml:space="preserve"> min_idx=idx;</w:t>
      </w:r>
    </w:p>
    <w:p w14:paraId="344D173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int</w:t>
      </w:r>
      <w:r w:rsidRPr="003939A3">
        <w:rPr>
          <w:rFonts w:ascii="Consolas" w:eastAsia="Times New Roman" w:hAnsi="Consolas" w:cs="Courier New"/>
          <w:color w:val="263238"/>
          <w:sz w:val="20"/>
          <w:szCs w:val="20"/>
        </w:rPr>
        <w:t xml:space="preserve"> last=arr.size()</w:t>
      </w:r>
      <w:r w:rsidRPr="003939A3">
        <w:rPr>
          <w:rFonts w:ascii="Consolas" w:eastAsia="Times New Roman" w:hAnsi="Consolas" w:cs="Courier New"/>
          <w:color w:val="1C00CF"/>
          <w:sz w:val="20"/>
          <w:szCs w:val="20"/>
        </w:rPr>
        <w:t>-1</w:t>
      </w:r>
      <w:r w:rsidRPr="003939A3">
        <w:rPr>
          <w:rFonts w:ascii="Consolas" w:eastAsia="Times New Roman" w:hAnsi="Consolas" w:cs="Courier New"/>
          <w:color w:val="263238"/>
          <w:sz w:val="20"/>
          <w:szCs w:val="20"/>
        </w:rPr>
        <w:t>;</w:t>
      </w:r>
    </w:p>
    <w:p w14:paraId="0C7F4B9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(left &lt;= last &amp;&amp; compare(arr[left],arr[idx])</w:t>
      </w:r>
    </w:p>
    <w:p w14:paraId="0A84318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min_idx=left;</w:t>
      </w:r>
    </w:p>
    <w:p w14:paraId="0C6C048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(right &lt;= last &amp;&amp; compare(arr[right],arr[idx])</w:t>
      </w:r>
    </w:p>
    <w:p w14:paraId="26F72AC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min_idx=right;</w:t>
      </w:r>
    </w:p>
    <w:p w14:paraId="7331E04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(min_idx!=idx){</w:t>
      </w:r>
    </w:p>
    <w:p w14:paraId="5B76BE0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swap(arr[idx],arr[min_idx]);</w:t>
      </w:r>
    </w:p>
    <w:p w14:paraId="75657E5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heap_sort(min_idx);</w:t>
      </w:r>
    </w:p>
    <w:p w14:paraId="51ACC15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6B8242F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p>
    <w:p w14:paraId="7F50743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5C2699"/>
          <w:sz w:val="20"/>
          <w:szCs w:val="20"/>
        </w:rPr>
        <w:t>bool</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compare</w:t>
      </w:r>
      <w:r w:rsidRPr="003939A3">
        <w:rPr>
          <w:rFonts w:ascii="Consolas" w:eastAsia="Times New Roman" w:hAnsi="Consolas" w:cs="Courier New"/>
          <w:color w:val="263238"/>
          <w:sz w:val="20"/>
          <w:szCs w:val="20"/>
        </w:rPr>
        <w:t>(</w:t>
      </w:r>
      <w:r w:rsidRPr="003939A3">
        <w:rPr>
          <w:rFonts w:ascii="Consolas" w:eastAsia="Times New Roman" w:hAnsi="Consolas" w:cs="Courier New"/>
          <w:color w:val="5C2699"/>
          <w:sz w:val="20"/>
          <w:szCs w:val="20"/>
        </w:rPr>
        <w:t>int a,int b</w:t>
      </w:r>
      <w:r w:rsidRPr="003939A3">
        <w:rPr>
          <w:rFonts w:ascii="Consolas" w:eastAsia="Times New Roman" w:hAnsi="Consolas" w:cs="Courier New"/>
          <w:color w:val="263238"/>
          <w:sz w:val="20"/>
          <w:szCs w:val="20"/>
        </w:rPr>
        <w:t>){</w:t>
      </w:r>
    </w:p>
    <w:p w14:paraId="4C885F7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(minHeap)</w:t>
      </w:r>
    </w:p>
    <w:p w14:paraId="26C241B4"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 xml:space="preserve"> a&lt;b;</w:t>
      </w:r>
    </w:p>
    <w:p w14:paraId="055F4D1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else</w:t>
      </w:r>
    </w:p>
    <w:p w14:paraId="341D35C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 xml:space="preserve"> a&gt;b;</w:t>
      </w:r>
    </w:p>
    <w:p w14:paraId="5FA43B7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3A8A95A8"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13. Tree Sort:</w:t>
      </w:r>
      <w:r w:rsidRPr="003939A3">
        <w:rPr>
          <w:rFonts w:ascii="Segoe UI" w:eastAsia="Times New Roman" w:hAnsi="Segoe UI" w:cs="Segoe UI"/>
          <w:color w:val="424242"/>
          <w:sz w:val="21"/>
          <w:szCs w:val="21"/>
        </w:rPr>
        <w:t> It is a sorting algorithm that is based on Binary Search Tree data structure.</w:t>
      </w:r>
    </w:p>
    <w:p w14:paraId="719C1BC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tree_sort(node *root,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arr[],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&amp;index) { </w:t>
      </w:r>
    </w:p>
    <w:p w14:paraId="0CE39C8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 xml:space="preserve"> (root != </w:t>
      </w:r>
      <w:r w:rsidRPr="003939A3">
        <w:rPr>
          <w:rFonts w:ascii="Consolas" w:eastAsia="Times New Roman" w:hAnsi="Consolas" w:cs="Courier New"/>
          <w:color w:val="AA0D91"/>
          <w:sz w:val="20"/>
          <w:szCs w:val="20"/>
        </w:rPr>
        <w:t>NULL</w:t>
      </w:r>
      <w:r w:rsidRPr="003939A3">
        <w:rPr>
          <w:rFonts w:ascii="Consolas" w:eastAsia="Times New Roman" w:hAnsi="Consolas" w:cs="Courier New"/>
          <w:color w:val="263238"/>
          <w:sz w:val="20"/>
          <w:szCs w:val="20"/>
        </w:rPr>
        <w:t xml:space="preserve">){ </w:t>
      </w:r>
    </w:p>
    <w:p w14:paraId="12F7E5A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tree_sort(root-&gt;left, arr, i); </w:t>
      </w:r>
    </w:p>
    <w:p w14:paraId="4B31AA2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arr[i++] = root-&gt;key; </w:t>
      </w:r>
    </w:p>
    <w:p w14:paraId="4B5A8C3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tree_sort(root-&gt;right, arr, i); </w:t>
      </w:r>
    </w:p>
    <w:p w14:paraId="6BC2DEB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 xml:space="preserve">    } </w:t>
      </w:r>
    </w:p>
    <w:p w14:paraId="2DE71B8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 xml:space="preserve">} </w:t>
      </w:r>
    </w:p>
    <w:p w14:paraId="1617C610"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b/>
          <w:bCs/>
          <w:color w:val="424242"/>
          <w:sz w:val="21"/>
          <w:szCs w:val="21"/>
        </w:rPr>
        <w:t>14. Topoplogical Sort:</w:t>
      </w:r>
      <w:r w:rsidRPr="003939A3">
        <w:rPr>
          <w:rFonts w:ascii="Segoe UI" w:eastAsia="Times New Roman" w:hAnsi="Segoe UI" w:cs="Segoe UI"/>
          <w:color w:val="424242"/>
          <w:sz w:val="21"/>
          <w:szCs w:val="21"/>
        </w:rPr>
        <w:t> It is for Directed Acyclic Graph (DAG) only.</w:t>
      </w:r>
    </w:p>
    <w:p w14:paraId="29161A3F"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color w:val="424242"/>
          <w:sz w:val="21"/>
          <w:szCs w:val="21"/>
        </w:rPr>
        <w:t>Graph:</w:t>
      </w:r>
      <w:r w:rsidRPr="003939A3">
        <w:rPr>
          <w:rFonts w:ascii="Segoe UI" w:eastAsia="Times New Roman" w:hAnsi="Segoe UI" w:cs="Segoe UI"/>
          <w:color w:val="424242"/>
          <w:sz w:val="21"/>
          <w:szCs w:val="21"/>
        </w:rPr>
        <w:br/>
        <w:t>map&lt;T,lis&gt;l;</w:t>
      </w:r>
    </w:p>
    <w:p w14:paraId="4FF9B2D6"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color w:val="424242"/>
          <w:sz w:val="21"/>
          <w:szCs w:val="21"/>
        </w:rPr>
        <w:t>Using DFS</w:t>
      </w:r>
    </w:p>
    <w:p w14:paraId="394E8E5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template</w:t>
      </w:r>
      <w:r w:rsidRPr="003939A3">
        <w:rPr>
          <w:rFonts w:ascii="Consolas" w:eastAsia="Times New Roman" w:hAnsi="Consolas" w:cs="Courier New"/>
          <w:color w:val="263238"/>
          <w:sz w:val="20"/>
          <w:szCs w:val="20"/>
        </w:rPr>
        <w:t xml:space="preserve"> &lt;</w:t>
      </w:r>
      <w:r w:rsidRPr="003939A3">
        <w:rPr>
          <w:rFonts w:ascii="Consolas" w:eastAsia="Times New Roman" w:hAnsi="Consolas" w:cs="Courier New"/>
          <w:color w:val="AA0D91"/>
          <w:sz w:val="20"/>
          <w:szCs w:val="20"/>
        </w:rPr>
        <w:t>typename</w:t>
      </w:r>
      <w:r w:rsidRPr="003939A3">
        <w:rPr>
          <w:rFonts w:ascii="Consolas" w:eastAsia="Times New Roman" w:hAnsi="Consolas" w:cs="Courier New"/>
          <w:color w:val="263238"/>
          <w:sz w:val="20"/>
          <w:szCs w:val="20"/>
        </w:rPr>
        <w:t xml:space="preserve"> T&gt;</w:t>
      </w:r>
    </w:p>
    <w:p w14:paraId="15B6735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dfs</w:t>
      </w:r>
      <w:r w:rsidRPr="003939A3">
        <w:rPr>
          <w:rFonts w:ascii="Consolas" w:eastAsia="Times New Roman" w:hAnsi="Consolas" w:cs="Courier New"/>
          <w:color w:val="5C2699"/>
          <w:sz w:val="20"/>
          <w:szCs w:val="20"/>
        </w:rPr>
        <w:t>()</w:t>
      </w:r>
      <w:r w:rsidRPr="003939A3">
        <w:rPr>
          <w:rFonts w:ascii="Consolas" w:eastAsia="Times New Roman" w:hAnsi="Consolas" w:cs="Courier New"/>
          <w:color w:val="263238"/>
          <w:sz w:val="20"/>
          <w:szCs w:val="20"/>
        </w:rPr>
        <w:t>{</w:t>
      </w:r>
    </w:p>
    <w:p w14:paraId="1373E079"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map</w:t>
      </w:r>
      <w:r w:rsidRPr="003939A3">
        <w:rPr>
          <w:rFonts w:ascii="Consolas" w:eastAsia="Times New Roman" w:hAnsi="Consolas" w:cs="Courier New"/>
          <w:color w:val="263238"/>
          <w:sz w:val="20"/>
          <w:szCs w:val="20"/>
        </w:rPr>
        <w:t>&lt;T,</w:t>
      </w:r>
      <w:r w:rsidRPr="003939A3">
        <w:rPr>
          <w:rFonts w:ascii="Consolas" w:eastAsia="Times New Roman" w:hAnsi="Consolas" w:cs="Courier New"/>
          <w:color w:val="AA0D91"/>
          <w:sz w:val="20"/>
          <w:szCs w:val="20"/>
        </w:rPr>
        <w:t>bool</w:t>
      </w:r>
      <w:r w:rsidRPr="003939A3">
        <w:rPr>
          <w:rFonts w:ascii="Consolas" w:eastAsia="Times New Roman" w:hAnsi="Consolas" w:cs="Courier New"/>
          <w:color w:val="263238"/>
          <w:sz w:val="20"/>
          <w:szCs w:val="20"/>
        </w:rPr>
        <w:t>&gt; visited;</w:t>
      </w:r>
    </w:p>
    <w:p w14:paraId="5F772BD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list</w:t>
      </w:r>
      <w:r w:rsidRPr="003939A3">
        <w:rPr>
          <w:rFonts w:ascii="Consolas" w:eastAsia="Times New Roman" w:hAnsi="Consolas" w:cs="Courier New"/>
          <w:color w:val="263238"/>
          <w:sz w:val="20"/>
          <w:szCs w:val="20"/>
        </w:rPr>
        <w:t xml:space="preserve"> &lt;T&gt;ordering;</w:t>
      </w:r>
    </w:p>
    <w:p w14:paraId="79D9C58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p : l){</w:t>
      </w:r>
    </w:p>
    <w:p w14:paraId="327C820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 node=p.first;</w:t>
      </w:r>
    </w:p>
    <w:p w14:paraId="6D94E4E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visited[node]=fasle;</w:t>
      </w:r>
    </w:p>
    <w:p w14:paraId="041DC7F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058CE6A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p : l){</w:t>
      </w:r>
    </w:p>
    <w:p w14:paraId="0978AC8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T node=p.fisrt;</w:t>
      </w:r>
    </w:p>
    <w:p w14:paraId="757F31B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(!visited[node])</w:t>
      </w:r>
    </w:p>
    <w:p w14:paraId="2BA3640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dfs_helper(node,visited,ordering);</w:t>
      </w:r>
    </w:p>
    <w:p w14:paraId="3640D72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708BBE8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node:ordering){</w:t>
      </w:r>
    </w:p>
    <w:p w14:paraId="3C18169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cout</w:t>
      </w:r>
      <w:r w:rsidRPr="003939A3">
        <w:rPr>
          <w:rFonts w:ascii="Consolas" w:eastAsia="Times New Roman" w:hAnsi="Consolas" w:cs="Courier New"/>
          <w:color w:val="263238"/>
          <w:sz w:val="20"/>
          <w:szCs w:val="20"/>
        </w:rPr>
        <w:t>&lt;&lt;node&lt;&lt;</w:t>
      </w:r>
      <w:r w:rsidRPr="003939A3">
        <w:rPr>
          <w:rFonts w:ascii="Consolas" w:eastAsia="Times New Roman" w:hAnsi="Consolas" w:cs="Courier New"/>
          <w:color w:val="C41A16"/>
          <w:sz w:val="20"/>
          <w:szCs w:val="20"/>
        </w:rPr>
        <w:t>" "</w:t>
      </w:r>
      <w:r w:rsidRPr="003939A3">
        <w:rPr>
          <w:rFonts w:ascii="Consolas" w:eastAsia="Times New Roman" w:hAnsi="Consolas" w:cs="Courier New"/>
          <w:color w:val="263238"/>
          <w:sz w:val="20"/>
          <w:szCs w:val="20"/>
        </w:rPr>
        <w:t>;</w:t>
      </w:r>
    </w:p>
    <w:p w14:paraId="0327232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0F7B6A0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0C9F5B8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5885F68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dfs_helper</w:t>
      </w:r>
      <w:r w:rsidRPr="003939A3">
        <w:rPr>
          <w:rFonts w:ascii="Consolas" w:eastAsia="Times New Roman" w:hAnsi="Consolas" w:cs="Courier New"/>
          <w:color w:val="5C2699"/>
          <w:sz w:val="20"/>
          <w:szCs w:val="20"/>
        </w:rPr>
        <w:t>(T src,map &lt;T,</w:t>
      </w:r>
      <w:r w:rsidRPr="003939A3">
        <w:rPr>
          <w:rFonts w:ascii="Consolas" w:eastAsia="Times New Roman" w:hAnsi="Consolas" w:cs="Courier New"/>
          <w:color w:val="AA0D91"/>
          <w:sz w:val="20"/>
          <w:szCs w:val="20"/>
        </w:rPr>
        <w:t>bool</w:t>
      </w:r>
      <w:r w:rsidRPr="003939A3">
        <w:rPr>
          <w:rFonts w:ascii="Consolas" w:eastAsia="Times New Roman" w:hAnsi="Consolas" w:cs="Courier New"/>
          <w:color w:val="5C2699"/>
          <w:sz w:val="20"/>
          <w:szCs w:val="20"/>
        </w:rPr>
        <w:t>&gt; &amp;visited,list&lt;T&gt; &amp;ordering)</w:t>
      </w:r>
      <w:r w:rsidRPr="003939A3">
        <w:rPr>
          <w:rFonts w:ascii="Consolas" w:eastAsia="Times New Roman" w:hAnsi="Consolas" w:cs="Courier New"/>
          <w:color w:val="263238"/>
          <w:sz w:val="20"/>
          <w:szCs w:val="20"/>
        </w:rPr>
        <w:t>{</w:t>
      </w:r>
    </w:p>
    <w:p w14:paraId="264F2EE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visited[src]=</w:t>
      </w:r>
      <w:r w:rsidRPr="003939A3">
        <w:rPr>
          <w:rFonts w:ascii="Consolas" w:eastAsia="Times New Roman" w:hAnsi="Consolas" w:cs="Courier New"/>
          <w:color w:val="AA0D91"/>
          <w:sz w:val="20"/>
          <w:szCs w:val="20"/>
        </w:rPr>
        <w:t>true</w:t>
      </w:r>
      <w:r w:rsidRPr="003939A3">
        <w:rPr>
          <w:rFonts w:ascii="Consolas" w:eastAsia="Times New Roman" w:hAnsi="Consolas" w:cs="Courier New"/>
          <w:color w:val="263238"/>
          <w:sz w:val="20"/>
          <w:szCs w:val="20"/>
        </w:rPr>
        <w:t>;</w:t>
      </w:r>
    </w:p>
    <w:p w14:paraId="46C7EF1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(T nbr : l[src]){</w:t>
      </w:r>
    </w:p>
    <w:p w14:paraId="7F2B6F7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(!visited[nbr]</w:t>
      </w:r>
    </w:p>
    <w:p w14:paraId="4060E21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dfs_helper(nbr,visited,ordering);</w:t>
      </w:r>
    </w:p>
    <w:p w14:paraId="5FCEFB9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22971BF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ordering.push_front(src);</w:t>
      </w:r>
    </w:p>
    <w:p w14:paraId="1A187E1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return</w:t>
      </w:r>
      <w:r w:rsidRPr="003939A3">
        <w:rPr>
          <w:rFonts w:ascii="Consolas" w:eastAsia="Times New Roman" w:hAnsi="Consolas" w:cs="Courier New"/>
          <w:color w:val="263238"/>
          <w:sz w:val="20"/>
          <w:szCs w:val="20"/>
        </w:rPr>
        <w:t xml:space="preserve"> ;</w:t>
      </w:r>
    </w:p>
    <w:p w14:paraId="38AAFEE5"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p>
    <w:p w14:paraId="1301614C" w14:textId="77777777" w:rsidR="003939A3" w:rsidRPr="003939A3" w:rsidRDefault="003939A3" w:rsidP="003939A3">
      <w:pPr>
        <w:shd w:val="clear" w:color="auto" w:fill="FFFFFF"/>
        <w:spacing w:after="240" w:line="240" w:lineRule="auto"/>
        <w:rPr>
          <w:rFonts w:ascii="Segoe UI" w:eastAsia="Times New Roman" w:hAnsi="Segoe UI" w:cs="Segoe UI"/>
          <w:color w:val="424242"/>
          <w:sz w:val="21"/>
          <w:szCs w:val="21"/>
        </w:rPr>
      </w:pPr>
      <w:r w:rsidRPr="003939A3">
        <w:rPr>
          <w:rFonts w:ascii="Segoe UI" w:eastAsia="Times New Roman" w:hAnsi="Segoe UI" w:cs="Segoe UI"/>
          <w:color w:val="424242"/>
          <w:sz w:val="21"/>
          <w:szCs w:val="21"/>
        </w:rPr>
        <w:t>Using BFS</w:t>
      </w:r>
    </w:p>
    <w:p w14:paraId="36FE6CB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AA0D91"/>
          <w:sz w:val="20"/>
          <w:szCs w:val="20"/>
        </w:rPr>
        <w:t>void</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1C00CF"/>
          <w:sz w:val="20"/>
          <w:szCs w:val="20"/>
        </w:rPr>
        <w:t>topological_sort</w:t>
      </w:r>
      <w:r w:rsidRPr="003939A3">
        <w:rPr>
          <w:rFonts w:ascii="Consolas" w:eastAsia="Times New Roman" w:hAnsi="Consolas" w:cs="Courier New"/>
          <w:color w:val="5C2699"/>
          <w:sz w:val="20"/>
          <w:szCs w:val="20"/>
        </w:rPr>
        <w:t>()</w:t>
      </w:r>
      <w:r w:rsidRPr="003939A3">
        <w:rPr>
          <w:rFonts w:ascii="Consolas" w:eastAsia="Times New Roman" w:hAnsi="Consolas" w:cs="Courier New"/>
          <w:color w:val="263238"/>
          <w:sz w:val="20"/>
          <w:szCs w:val="20"/>
        </w:rPr>
        <w:t>{</w:t>
      </w:r>
    </w:p>
    <w:p w14:paraId="599E571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*indegree=</w:t>
      </w:r>
      <w:r w:rsidRPr="003939A3">
        <w:rPr>
          <w:rFonts w:ascii="Consolas" w:eastAsia="Times New Roman" w:hAnsi="Consolas" w:cs="Courier New"/>
          <w:color w:val="AA0D91"/>
          <w:sz w:val="20"/>
          <w:szCs w:val="20"/>
        </w:rPr>
        <w:t>new</w:t>
      </w:r>
      <w:r w:rsidRPr="003939A3">
        <w:rPr>
          <w:rFonts w:ascii="Consolas" w:eastAsia="Times New Roman" w:hAnsi="Consolas" w:cs="Courier New"/>
          <w:color w:val="263238"/>
          <w:sz w:val="20"/>
          <w:szCs w:val="20"/>
        </w:rPr>
        <w:t xml:space="preserve"> </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[V];</w:t>
      </w:r>
    </w:p>
    <w:p w14:paraId="2A80E62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;i&lt;V;i++)</w:t>
      </w:r>
    </w:p>
    <w:p w14:paraId="2E0B22B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indegree[i]=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7C40970E"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;i&lt;V;i++){</w:t>
      </w:r>
    </w:p>
    <w:p w14:paraId="54EFF197"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x=p.first();</w:t>
      </w:r>
    </w:p>
    <w:p w14:paraId="1414114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y:l[i])</w:t>
      </w:r>
    </w:p>
    <w:p w14:paraId="60E7F8C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indegree[y]++;</w:t>
      </w:r>
    </w:p>
    <w:p w14:paraId="3E3FF3A3"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36728C0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queue</w:t>
      </w:r>
      <w:r w:rsidRPr="003939A3">
        <w:rPr>
          <w:rFonts w:ascii="Consolas" w:eastAsia="Times New Roman" w:hAnsi="Consolas" w:cs="Courier New"/>
          <w:color w:val="263238"/>
          <w:sz w:val="20"/>
          <w:szCs w:val="20"/>
        </w:rPr>
        <w:t xml:space="preserve"> &lt;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&gt; q</w:t>
      </w:r>
    </w:p>
    <w:p w14:paraId="6372E43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1C00CF"/>
          <w:sz w:val="20"/>
          <w:szCs w:val="20"/>
        </w:rPr>
        <w:t>for</w:t>
      </w:r>
      <w:r w:rsidRPr="003939A3">
        <w:rPr>
          <w:rFonts w:ascii="Consolas" w:eastAsia="Times New Roman" w:hAnsi="Consolas" w:cs="Courier New"/>
          <w:color w:val="5C2699"/>
          <w:sz w:val="20"/>
          <w:szCs w:val="20"/>
        </w:rPr>
        <w:t>(</w:t>
      </w:r>
      <w:r w:rsidRPr="003939A3">
        <w:rPr>
          <w:rFonts w:ascii="Consolas" w:eastAsia="Times New Roman" w:hAnsi="Consolas" w:cs="Courier New"/>
          <w:color w:val="AA0D91"/>
          <w:sz w:val="20"/>
          <w:szCs w:val="20"/>
        </w:rPr>
        <w:t>int</w:t>
      </w:r>
      <w:r w:rsidRPr="003939A3">
        <w:rPr>
          <w:rFonts w:ascii="Consolas" w:eastAsia="Times New Roman" w:hAnsi="Consolas" w:cs="Courier New"/>
          <w:color w:val="5C2699"/>
          <w:sz w:val="20"/>
          <w:szCs w:val="20"/>
        </w:rPr>
        <w:t xml:space="preserve"> 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5C2699"/>
          <w:sz w:val="20"/>
          <w:szCs w:val="20"/>
        </w:rPr>
        <w:t>;i&lt;V;i++)</w:t>
      </w:r>
      <w:r w:rsidRPr="003939A3">
        <w:rPr>
          <w:rFonts w:ascii="Consolas" w:eastAsia="Times New Roman" w:hAnsi="Consolas" w:cs="Courier New"/>
          <w:color w:val="263238"/>
          <w:sz w:val="20"/>
          <w:szCs w:val="20"/>
        </w:rPr>
        <w:t>{</w:t>
      </w:r>
    </w:p>
    <w:p w14:paraId="49AB40D1"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(inegree[i]==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49E27C66"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q.push(i);</w:t>
      </w:r>
    </w:p>
    <w:p w14:paraId="10CB332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5E76B17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while</w:t>
      </w:r>
      <w:r w:rsidRPr="003939A3">
        <w:rPr>
          <w:rFonts w:ascii="Consolas" w:eastAsia="Times New Roman" w:hAnsi="Consolas" w:cs="Courier New"/>
          <w:color w:val="263238"/>
          <w:sz w:val="20"/>
          <w:szCs w:val="20"/>
        </w:rPr>
        <w:t>(!q.empty()){</w:t>
      </w:r>
    </w:p>
    <w:p w14:paraId="0A84037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int</w:t>
      </w:r>
      <w:r w:rsidRPr="003939A3">
        <w:rPr>
          <w:rFonts w:ascii="Consolas" w:eastAsia="Times New Roman" w:hAnsi="Consolas" w:cs="Courier New"/>
          <w:color w:val="263238"/>
          <w:sz w:val="20"/>
          <w:szCs w:val="20"/>
        </w:rPr>
        <w:t xml:space="preserve"> node=q.front()'</w:t>
      </w:r>
    </w:p>
    <w:p w14:paraId="0584E9A2"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5C2699"/>
          <w:sz w:val="20"/>
          <w:szCs w:val="20"/>
        </w:rPr>
        <w:t>cout</w:t>
      </w:r>
      <w:r w:rsidRPr="003939A3">
        <w:rPr>
          <w:rFonts w:ascii="Consolas" w:eastAsia="Times New Roman" w:hAnsi="Consolas" w:cs="Courier New"/>
          <w:color w:val="263238"/>
          <w:sz w:val="20"/>
          <w:szCs w:val="20"/>
        </w:rPr>
        <w:t>&lt;&lt;node&lt;&lt;</w:t>
      </w:r>
      <w:r w:rsidRPr="003939A3">
        <w:rPr>
          <w:rFonts w:ascii="Consolas" w:eastAsia="Times New Roman" w:hAnsi="Consolas" w:cs="Courier New"/>
          <w:color w:val="C41A16"/>
          <w:sz w:val="20"/>
          <w:szCs w:val="20"/>
        </w:rPr>
        <w:t>" "</w:t>
      </w:r>
      <w:r w:rsidRPr="003939A3">
        <w:rPr>
          <w:rFonts w:ascii="Consolas" w:eastAsia="Times New Roman" w:hAnsi="Consolas" w:cs="Courier New"/>
          <w:color w:val="263238"/>
          <w:sz w:val="20"/>
          <w:szCs w:val="20"/>
        </w:rPr>
        <w:t>;</w:t>
      </w:r>
    </w:p>
    <w:p w14:paraId="5703AEB0"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q.pop();</w:t>
      </w:r>
    </w:p>
    <w:p w14:paraId="435170AD"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for</w:t>
      </w:r>
      <w:r w:rsidRPr="003939A3">
        <w:rPr>
          <w:rFonts w:ascii="Consolas" w:eastAsia="Times New Roman" w:hAnsi="Consolas" w:cs="Courier New"/>
          <w:color w:val="263238"/>
          <w:sz w:val="20"/>
          <w:szCs w:val="20"/>
        </w:rPr>
        <w:t>(</w:t>
      </w:r>
      <w:r w:rsidRPr="003939A3">
        <w:rPr>
          <w:rFonts w:ascii="Consolas" w:eastAsia="Times New Roman" w:hAnsi="Consolas" w:cs="Courier New"/>
          <w:color w:val="AA0D91"/>
          <w:sz w:val="20"/>
          <w:szCs w:val="20"/>
        </w:rPr>
        <w:t>auto</w:t>
      </w:r>
      <w:r w:rsidRPr="003939A3">
        <w:rPr>
          <w:rFonts w:ascii="Consolas" w:eastAsia="Times New Roman" w:hAnsi="Consolas" w:cs="Courier New"/>
          <w:color w:val="263238"/>
          <w:sz w:val="20"/>
          <w:szCs w:val="20"/>
        </w:rPr>
        <w:t xml:space="preserve"> nbr:l[node]){</w:t>
      </w:r>
    </w:p>
    <w:p w14:paraId="265C756A"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indegree[nbr]--;</w:t>
      </w:r>
    </w:p>
    <w:p w14:paraId="441131CF"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lastRenderedPageBreak/>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AA0D91"/>
          <w:sz w:val="20"/>
          <w:szCs w:val="20"/>
        </w:rPr>
        <w:t>if</w:t>
      </w:r>
      <w:r w:rsidRPr="003939A3">
        <w:rPr>
          <w:rFonts w:ascii="Consolas" w:eastAsia="Times New Roman" w:hAnsi="Consolas" w:cs="Courier New"/>
          <w:color w:val="263238"/>
          <w:sz w:val="20"/>
          <w:szCs w:val="20"/>
        </w:rPr>
        <w:t>(inegree[i]==</w:t>
      </w:r>
      <w:r w:rsidRPr="003939A3">
        <w:rPr>
          <w:rFonts w:ascii="Consolas" w:eastAsia="Times New Roman" w:hAnsi="Consolas" w:cs="Courier New"/>
          <w:color w:val="1C00CF"/>
          <w:sz w:val="20"/>
          <w:szCs w:val="20"/>
        </w:rPr>
        <w:t>0</w:t>
      </w:r>
      <w:r w:rsidRPr="003939A3">
        <w:rPr>
          <w:rFonts w:ascii="Consolas" w:eastAsia="Times New Roman" w:hAnsi="Consolas" w:cs="Courier New"/>
          <w:color w:val="263238"/>
          <w:sz w:val="20"/>
          <w:szCs w:val="20"/>
        </w:rPr>
        <w:t>)</w:t>
      </w:r>
    </w:p>
    <w:p w14:paraId="62B0A4EB"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q.push(i);</w:t>
      </w:r>
    </w:p>
    <w:p w14:paraId="2DB3B99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r>
      <w:r w:rsidRPr="003939A3">
        <w:rPr>
          <w:rFonts w:ascii="Consolas" w:eastAsia="Times New Roman" w:hAnsi="Consolas" w:cs="Courier New"/>
          <w:color w:val="263238"/>
          <w:sz w:val="20"/>
          <w:szCs w:val="20"/>
        </w:rPr>
        <w:tab/>
        <w:t>}</w:t>
      </w:r>
    </w:p>
    <w:p w14:paraId="62E3B71C"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ab/>
        <w:t>}</w:t>
      </w:r>
    </w:p>
    <w:p w14:paraId="54F4A488" w14:textId="77777777" w:rsidR="003939A3" w:rsidRPr="003939A3" w:rsidRDefault="003939A3" w:rsidP="003939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39A3">
        <w:rPr>
          <w:rFonts w:ascii="Consolas" w:eastAsia="Times New Roman" w:hAnsi="Consolas" w:cs="Courier New"/>
          <w:color w:val="263238"/>
          <w:sz w:val="20"/>
          <w:szCs w:val="20"/>
        </w:rPr>
        <w:t>}</w:t>
      </w:r>
      <w:r w:rsidRPr="003939A3">
        <w:rPr>
          <w:rFonts w:ascii="Consolas" w:eastAsia="Times New Roman" w:hAnsi="Consolas" w:cs="Courier New"/>
          <w:color w:val="263238"/>
          <w:sz w:val="20"/>
          <w:szCs w:val="20"/>
        </w:rPr>
        <w:tab/>
      </w:r>
    </w:p>
    <w:p w14:paraId="4858DCCF" w14:textId="1BE56466" w:rsidR="003939A3" w:rsidRDefault="003939A3" w:rsidP="003939A3">
      <w:pPr>
        <w:shd w:val="clear" w:color="auto" w:fill="FFFFFF"/>
        <w:spacing w:after="0" w:line="240" w:lineRule="auto"/>
        <w:rPr>
          <w:rFonts w:ascii="Segoe UI" w:eastAsia="Times New Roman" w:hAnsi="Segoe UI" w:cs="Segoe UI"/>
          <w:b/>
          <w:bCs/>
          <w:color w:val="424242"/>
          <w:sz w:val="21"/>
          <w:szCs w:val="21"/>
        </w:rPr>
      </w:pPr>
      <w:r w:rsidRPr="003939A3">
        <w:rPr>
          <w:rFonts w:ascii="Segoe UI" w:eastAsia="Times New Roman" w:hAnsi="Segoe UI" w:cs="Segoe UI"/>
          <w:b/>
          <w:bCs/>
          <w:color w:val="424242"/>
          <w:sz w:val="21"/>
          <w:szCs w:val="21"/>
        </w:rPr>
        <w:t>Time and Space Complexities of all the above algorithms:</w:t>
      </w:r>
      <w:r w:rsidRPr="003939A3">
        <w:rPr>
          <w:rFonts w:ascii="Segoe UI" w:eastAsia="Times New Roman" w:hAnsi="Segoe UI" w:cs="Segoe UI"/>
          <w:color w:val="424242"/>
          <w:sz w:val="21"/>
          <w:szCs w:val="21"/>
        </w:rPr>
        <w:br/>
      </w:r>
      <w:r w:rsidRPr="003939A3">
        <w:rPr>
          <w:rFonts w:ascii="Segoe UI" w:eastAsia="Times New Roman" w:hAnsi="Segoe UI" w:cs="Segoe UI"/>
          <w:noProof/>
          <w:color w:val="424242"/>
          <w:sz w:val="21"/>
          <w:szCs w:val="21"/>
        </w:rPr>
        <w:drawing>
          <wp:inline distT="0" distB="0" distL="0" distR="0" wp14:anchorId="19C3FE70" wp14:editId="0B501FEC">
            <wp:extent cx="5943600" cy="4345940"/>
            <wp:effectExtent l="0" t="0" r="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1E8D9DD2" w14:textId="77777777" w:rsidR="009208D6" w:rsidRPr="003939A3" w:rsidRDefault="009208D6" w:rsidP="003939A3">
      <w:pPr>
        <w:shd w:val="clear" w:color="auto" w:fill="FFFFFF"/>
        <w:spacing w:after="0" w:line="240" w:lineRule="auto"/>
        <w:rPr>
          <w:rFonts w:ascii="Segoe UI" w:eastAsia="Times New Roman" w:hAnsi="Segoe UI" w:cs="Segoe UI"/>
          <w:color w:val="424242"/>
          <w:sz w:val="21"/>
          <w:szCs w:val="21"/>
          <w:vertAlign w:val="subscript"/>
        </w:rPr>
      </w:pPr>
    </w:p>
    <w:p w14:paraId="1512615B" w14:textId="65590DEE" w:rsidR="00CA7E25" w:rsidRDefault="0065489A" w:rsidP="00996679">
      <w:pPr>
        <w:pStyle w:val="NormalWeb"/>
        <w:shd w:val="clear" w:color="auto" w:fill="FFFFFF"/>
        <w:spacing w:before="0" w:beforeAutospacing="0" w:after="240" w:afterAutospacing="0"/>
        <w:rPr>
          <w:rFonts w:ascii="Segoe UI" w:hAnsi="Segoe UI" w:cs="Segoe UI"/>
          <w:color w:val="424242"/>
          <w:sz w:val="21"/>
          <w:szCs w:val="21"/>
        </w:rPr>
      </w:pPr>
      <w:r w:rsidRPr="00A71B26">
        <w:rPr>
          <w:rFonts w:ascii="Segoe UI" w:hAnsi="Segoe UI" w:cs="Segoe UI"/>
          <w:color w:val="424242"/>
          <w:sz w:val="21"/>
          <w:szCs w:val="21"/>
          <w:highlight w:val="cyan"/>
        </w:rPr>
        <w:t>BINARY ALGO USING RECURSION</w:t>
      </w:r>
    </w:p>
    <w:p w14:paraId="5A7F9D79"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int func(int arr[],int l,int r,int k)</w:t>
      </w:r>
    </w:p>
    <w:p w14:paraId="6CC90398"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w:t>
      </w:r>
    </w:p>
    <w:p w14:paraId="769BD9D9"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if(r&gt;=l)</w:t>
      </w:r>
    </w:p>
    <w:p w14:paraId="54014EF2"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w:t>
      </w:r>
    </w:p>
    <w:p w14:paraId="513E7028"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int mid=l+(r-l)/2;</w:t>
      </w:r>
    </w:p>
    <w:p w14:paraId="63618AFE"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lastRenderedPageBreak/>
        <w:t xml:space="preserve">            if(arr[mid]==k)</w:t>
      </w:r>
    </w:p>
    <w:p w14:paraId="301E11A9"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return mid;</w:t>
      </w:r>
    </w:p>
    <w:p w14:paraId="0C983CA4"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if(arr[mid]&gt;k)</w:t>
      </w:r>
    </w:p>
    <w:p w14:paraId="475B148D"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return func(arr,l,mid-1,k);</w:t>
      </w:r>
    </w:p>
    <w:p w14:paraId="0C304F2D"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return func(arr,mid+1,r,k);</w:t>
      </w:r>
    </w:p>
    <w:p w14:paraId="345A1EAE"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w:t>
      </w:r>
    </w:p>
    <w:p w14:paraId="0057CEEF"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return -1;</w:t>
      </w:r>
    </w:p>
    <w:p w14:paraId="43AA5282"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w:t>
      </w:r>
    </w:p>
    <w:p w14:paraId="782C1B18"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int binarysearch(int arr[], int n, int k){</w:t>
      </w:r>
    </w:p>
    <w:p w14:paraId="4F185616"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 code here</w:t>
      </w:r>
    </w:p>
    <w:p w14:paraId="73AB7942" w14:textId="77777777" w:rsidR="0065489A" w:rsidRPr="0065489A" w:rsidRDefault="0065489A" w:rsidP="0065489A">
      <w:pPr>
        <w:pStyle w:val="NormalWeb"/>
        <w:shd w:val="clear" w:color="auto" w:fill="FFFFFF"/>
        <w:spacing w:after="240"/>
        <w:rPr>
          <w:rFonts w:ascii="Segoe UI" w:hAnsi="Segoe UI" w:cs="Segoe UI"/>
          <w:color w:val="424242"/>
          <w:sz w:val="21"/>
          <w:szCs w:val="21"/>
        </w:rPr>
      </w:pPr>
      <w:r w:rsidRPr="0065489A">
        <w:rPr>
          <w:rFonts w:ascii="Segoe UI" w:hAnsi="Segoe UI" w:cs="Segoe UI"/>
          <w:color w:val="424242"/>
          <w:sz w:val="21"/>
          <w:szCs w:val="21"/>
        </w:rPr>
        <w:t xml:space="preserve">        return func(arr,0,n-1,k);</w:t>
      </w:r>
    </w:p>
    <w:p w14:paraId="353BD47B" w14:textId="71925E6A" w:rsidR="0065489A" w:rsidRDefault="0065489A" w:rsidP="0065489A">
      <w:pPr>
        <w:pStyle w:val="NormalWeb"/>
        <w:shd w:val="clear" w:color="auto" w:fill="FFFFFF"/>
        <w:spacing w:before="0" w:beforeAutospacing="0" w:after="240" w:afterAutospacing="0"/>
        <w:rPr>
          <w:rFonts w:ascii="Segoe UI" w:hAnsi="Segoe UI" w:cs="Segoe UI"/>
          <w:color w:val="424242"/>
          <w:sz w:val="21"/>
          <w:szCs w:val="21"/>
        </w:rPr>
      </w:pPr>
      <w:r w:rsidRPr="0065489A">
        <w:rPr>
          <w:rFonts w:ascii="Segoe UI" w:hAnsi="Segoe UI" w:cs="Segoe UI"/>
          <w:color w:val="424242"/>
          <w:sz w:val="21"/>
          <w:szCs w:val="21"/>
        </w:rPr>
        <w:t xml:space="preserve">    }</w:t>
      </w:r>
    </w:p>
    <w:p w14:paraId="07E3BF63" w14:textId="00D0AB1F" w:rsidR="00500C94" w:rsidRDefault="00500C94" w:rsidP="00500C9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250)</w:t>
      </w:r>
      <w:r w:rsidRPr="00500C94">
        <w:rPr>
          <w:rFonts w:ascii="Segoe UI" w:hAnsi="Segoe UI" w:cs="Segoe UI"/>
          <w:color w:val="263238"/>
          <w:sz w:val="21"/>
          <w:szCs w:val="21"/>
        </w:rPr>
        <w:t xml:space="preserve"> </w:t>
      </w:r>
      <w:r>
        <w:rPr>
          <w:rFonts w:ascii="Segoe UI" w:hAnsi="Segoe UI" w:cs="Segoe UI"/>
          <w:color w:val="263238"/>
          <w:sz w:val="21"/>
          <w:szCs w:val="21"/>
        </w:rPr>
        <w:t>Given an integer </w:t>
      </w:r>
      <w:r>
        <w:rPr>
          <w:rStyle w:val="HTMLCode"/>
          <w:color w:val="546E7A"/>
          <w:shd w:val="clear" w:color="auto" w:fill="F7F9FA"/>
        </w:rPr>
        <w:t>n</w:t>
      </w:r>
      <w:r>
        <w:rPr>
          <w:rFonts w:ascii="Segoe UI" w:hAnsi="Segoe UI" w:cs="Segoe UI"/>
          <w:color w:val="263238"/>
          <w:sz w:val="21"/>
          <w:szCs w:val="21"/>
        </w:rPr>
        <w:t>, return </w:t>
      </w:r>
      <w:r>
        <w:rPr>
          <w:rStyle w:val="Emphasis"/>
          <w:rFonts w:ascii="Segoe UI" w:hAnsi="Segoe UI" w:cs="Segoe UI"/>
          <w:color w:val="263238"/>
          <w:sz w:val="21"/>
          <w:szCs w:val="21"/>
        </w:rPr>
        <w:t>the number of prime numbers that are strictly less than</w:t>
      </w:r>
      <w:r>
        <w:rPr>
          <w:rFonts w:ascii="Segoe UI" w:hAnsi="Segoe UI" w:cs="Segoe UI"/>
          <w:color w:val="263238"/>
          <w:sz w:val="21"/>
          <w:szCs w:val="21"/>
        </w:rPr>
        <w:t> </w:t>
      </w:r>
      <w:r>
        <w:rPr>
          <w:rStyle w:val="HTMLCode"/>
          <w:color w:val="546E7A"/>
          <w:shd w:val="clear" w:color="auto" w:fill="F7F9FA"/>
        </w:rPr>
        <w:t>n</w:t>
      </w:r>
      <w:r>
        <w:rPr>
          <w:rFonts w:ascii="Segoe UI" w:hAnsi="Segoe UI" w:cs="Segoe UI"/>
          <w:color w:val="263238"/>
          <w:sz w:val="21"/>
          <w:szCs w:val="21"/>
        </w:rPr>
        <w:t>.</w:t>
      </w:r>
    </w:p>
    <w:p w14:paraId="4731E8EC" w14:textId="77777777" w:rsidR="00500C94" w:rsidRDefault="00500C94" w:rsidP="00500C9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0C179CB" w14:textId="77777777" w:rsidR="00500C94" w:rsidRDefault="00500C94" w:rsidP="00500C9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796A4A04" w14:textId="77777777" w:rsidR="00500C94" w:rsidRDefault="00500C94" w:rsidP="00500C9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 = 10</w:t>
      </w:r>
    </w:p>
    <w:p w14:paraId="7DA68385" w14:textId="77777777" w:rsidR="00500C94" w:rsidRDefault="00500C94" w:rsidP="00500C9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14:paraId="1C10D974" w14:textId="194082F1" w:rsidR="00500C94" w:rsidRPr="00500C94" w:rsidRDefault="00500C94" w:rsidP="00500C9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4 prime numbers less than 10, they are 2, 3, 5, 7.</w:t>
      </w:r>
    </w:p>
    <w:p w14:paraId="7B0FCEFC" w14:textId="77777777" w:rsidR="000015B3" w:rsidRPr="000015B3" w:rsidRDefault="00500C94" w:rsidP="000015B3">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0015B3" w:rsidRPr="000015B3">
        <w:rPr>
          <w:rFonts w:ascii="Segoe UI" w:hAnsi="Segoe UI" w:cs="Segoe UI"/>
          <w:color w:val="424242"/>
          <w:sz w:val="21"/>
          <w:szCs w:val="21"/>
        </w:rPr>
        <w:t xml:space="preserve">    int countPrimes(int n) {</w:t>
      </w:r>
    </w:p>
    <w:p w14:paraId="28848179"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if(n==0||n==1)</w:t>
      </w:r>
    </w:p>
    <w:p w14:paraId="7E67D665"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return 0;</w:t>
      </w:r>
    </w:p>
    <w:p w14:paraId="7098DFEB"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vector&lt;int&gt;sieve(n,1);</w:t>
      </w:r>
    </w:p>
    <w:p w14:paraId="33D324B2"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sieve[0]=0;</w:t>
      </w:r>
    </w:p>
    <w:p w14:paraId="463390EA"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sieve[1]=0;</w:t>
      </w:r>
    </w:p>
    <w:p w14:paraId="434B2917"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lastRenderedPageBreak/>
        <w:t xml:space="preserve">        for(int i=0;i&lt;sqrt(n);i++)</w:t>
      </w:r>
    </w:p>
    <w:p w14:paraId="35742728"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440EEE2A"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if(sieve[i])</w:t>
      </w:r>
    </w:p>
    <w:p w14:paraId="0BD3A9C9"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52254668"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for(int j=i*i;j&lt;n;j+=i)</w:t>
      </w:r>
    </w:p>
    <w:p w14:paraId="7B0ADB12"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6A8332D4"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sieve[j]=0;</w:t>
      </w:r>
    </w:p>
    <w:p w14:paraId="4641E16E"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687220CF"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7D619BF5"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w:t>
      </w:r>
    </w:p>
    <w:p w14:paraId="24A90263" w14:textId="77777777" w:rsidR="000015B3" w:rsidRPr="000015B3" w:rsidRDefault="000015B3" w:rsidP="000015B3">
      <w:pPr>
        <w:pStyle w:val="NormalWeb"/>
        <w:shd w:val="clear" w:color="auto" w:fill="FFFFFF"/>
        <w:spacing w:after="240"/>
        <w:rPr>
          <w:rFonts w:ascii="Segoe UI" w:hAnsi="Segoe UI" w:cs="Segoe UI"/>
          <w:color w:val="424242"/>
          <w:sz w:val="21"/>
          <w:szCs w:val="21"/>
        </w:rPr>
      </w:pPr>
      <w:r w:rsidRPr="000015B3">
        <w:rPr>
          <w:rFonts w:ascii="Segoe UI" w:hAnsi="Segoe UI" w:cs="Segoe UI"/>
          <w:color w:val="424242"/>
          <w:sz w:val="21"/>
          <w:szCs w:val="21"/>
        </w:rPr>
        <w:t xml:space="preserve">        return count(sieve.begin(),sieve.end(),1);</w:t>
      </w:r>
    </w:p>
    <w:p w14:paraId="256389AA" w14:textId="02CD5787" w:rsidR="00500C94" w:rsidRDefault="000015B3" w:rsidP="000015B3">
      <w:pPr>
        <w:pStyle w:val="NormalWeb"/>
        <w:shd w:val="clear" w:color="auto" w:fill="FFFFFF"/>
        <w:spacing w:before="0" w:beforeAutospacing="0" w:after="240" w:afterAutospacing="0"/>
        <w:rPr>
          <w:rFonts w:ascii="Segoe UI" w:hAnsi="Segoe UI" w:cs="Segoe UI"/>
          <w:color w:val="424242"/>
          <w:sz w:val="21"/>
          <w:szCs w:val="21"/>
        </w:rPr>
      </w:pPr>
      <w:r w:rsidRPr="000015B3">
        <w:rPr>
          <w:rFonts w:ascii="Segoe UI" w:hAnsi="Segoe UI" w:cs="Segoe UI"/>
          <w:color w:val="424242"/>
          <w:sz w:val="21"/>
          <w:szCs w:val="21"/>
        </w:rPr>
        <w:t xml:space="preserve">    }</w:t>
      </w:r>
    </w:p>
    <w:p w14:paraId="17FBD1C5" w14:textId="3C2FF232" w:rsidR="008D34CA" w:rsidRPr="008D34CA" w:rsidRDefault="000015B3" w:rsidP="008D34CA">
      <w:pPr>
        <w:pStyle w:val="NormalWeb"/>
        <w:shd w:val="clear" w:color="auto" w:fill="FFFFFF"/>
        <w:spacing w:before="0" w:beforeAutospacing="0" w:after="150" w:afterAutospacing="0"/>
        <w:rPr>
          <w:rFonts w:ascii="Arial" w:hAnsi="Arial" w:cs="Arial"/>
          <w:color w:val="333333"/>
          <w:sz w:val="21"/>
          <w:szCs w:val="21"/>
        </w:rPr>
      </w:pPr>
      <w:r>
        <w:rPr>
          <w:rFonts w:ascii="Segoe UI" w:hAnsi="Segoe UI" w:cs="Segoe UI"/>
          <w:color w:val="424242"/>
          <w:sz w:val="21"/>
          <w:szCs w:val="21"/>
        </w:rPr>
        <w:t>251)</w:t>
      </w:r>
      <w:r w:rsidR="008D34CA" w:rsidRPr="008D34CA">
        <w:rPr>
          <w:rFonts w:ascii="Arial" w:hAnsi="Arial" w:cs="Arial"/>
          <w:color w:val="333333"/>
          <w:sz w:val="27"/>
          <w:szCs w:val="27"/>
        </w:rPr>
        <w:t xml:space="preserve"> Given a set of </w:t>
      </w:r>
      <w:r w:rsidR="008D34CA" w:rsidRPr="008D34CA">
        <w:rPr>
          <w:rFonts w:ascii="Arial" w:hAnsi="Arial" w:cs="Arial"/>
          <w:b/>
          <w:bCs/>
          <w:color w:val="333333"/>
          <w:sz w:val="27"/>
          <w:szCs w:val="27"/>
        </w:rPr>
        <w:t>N</w:t>
      </w:r>
      <w:r w:rsidR="008D34CA" w:rsidRPr="008D34CA">
        <w:rPr>
          <w:rFonts w:ascii="Arial" w:hAnsi="Arial" w:cs="Arial"/>
          <w:color w:val="333333"/>
          <w:sz w:val="27"/>
          <w:szCs w:val="27"/>
        </w:rPr>
        <w:t> jobs where each </w:t>
      </w:r>
      <w:r w:rsidR="008D34CA" w:rsidRPr="008D34CA">
        <w:rPr>
          <w:rFonts w:ascii="Arial" w:hAnsi="Arial" w:cs="Arial"/>
          <w:b/>
          <w:bCs/>
          <w:color w:val="333333"/>
          <w:sz w:val="27"/>
          <w:szCs w:val="27"/>
        </w:rPr>
        <w:t>job</w:t>
      </w:r>
      <w:r w:rsidR="008D34CA" w:rsidRPr="008D34CA">
        <w:rPr>
          <w:rFonts w:ascii="Arial" w:hAnsi="Arial" w:cs="Arial"/>
          <w:b/>
          <w:bCs/>
          <w:color w:val="333333"/>
          <w:sz w:val="20"/>
          <w:szCs w:val="20"/>
          <w:vertAlign w:val="subscript"/>
        </w:rPr>
        <w:t>i</w:t>
      </w:r>
      <w:r w:rsidR="008D34CA" w:rsidRPr="008D34CA">
        <w:rPr>
          <w:rFonts w:ascii="Arial" w:hAnsi="Arial" w:cs="Arial"/>
          <w:color w:val="333333"/>
          <w:sz w:val="27"/>
          <w:szCs w:val="27"/>
        </w:rPr>
        <w:t> has a deadline and profit associated with it.</w:t>
      </w:r>
    </w:p>
    <w:p w14:paraId="32AB41EB" w14:textId="77777777" w:rsidR="008D34CA" w:rsidRPr="008D34CA" w:rsidRDefault="008D34CA" w:rsidP="008D34CA">
      <w:pPr>
        <w:shd w:val="clear" w:color="auto" w:fill="FFFFFF"/>
        <w:spacing w:after="150" w:line="240" w:lineRule="auto"/>
        <w:rPr>
          <w:rFonts w:ascii="Arial" w:eastAsia="Times New Roman" w:hAnsi="Arial" w:cs="Arial"/>
          <w:color w:val="333333"/>
          <w:sz w:val="21"/>
          <w:szCs w:val="21"/>
        </w:rPr>
      </w:pPr>
      <w:r w:rsidRPr="008D34CA">
        <w:rPr>
          <w:rFonts w:ascii="Arial" w:eastAsia="Times New Roman" w:hAnsi="Arial" w:cs="Arial"/>
          <w:color w:val="333333"/>
          <w:sz w:val="27"/>
          <w:szCs w:val="27"/>
        </w:rPr>
        <w:t>Each job takes </w:t>
      </w:r>
      <w:r w:rsidRPr="008D34CA">
        <w:rPr>
          <w:rFonts w:ascii="Arial" w:eastAsia="Times New Roman" w:hAnsi="Arial" w:cs="Arial"/>
          <w:b/>
          <w:bCs/>
          <w:i/>
          <w:iCs/>
          <w:color w:val="333333"/>
          <w:sz w:val="27"/>
          <w:szCs w:val="27"/>
        </w:rPr>
        <w:t>1</w:t>
      </w:r>
      <w:r w:rsidRPr="008D34CA">
        <w:rPr>
          <w:rFonts w:ascii="Arial" w:eastAsia="Times New Roman" w:hAnsi="Arial" w:cs="Arial"/>
          <w:color w:val="333333"/>
          <w:sz w:val="27"/>
          <w:szCs w:val="27"/>
        </w:rPr>
        <w:t> unit of time to complete and only one job can be scheduled at a time. We earn the profit associated with job if and only if the job is completed by its deadline.</w:t>
      </w:r>
    </w:p>
    <w:p w14:paraId="6F0C958E" w14:textId="77777777" w:rsidR="008D34CA" w:rsidRPr="008D34CA" w:rsidRDefault="008D34CA" w:rsidP="008D34CA">
      <w:pPr>
        <w:shd w:val="clear" w:color="auto" w:fill="FFFFFF"/>
        <w:spacing w:after="150" w:line="240" w:lineRule="auto"/>
        <w:rPr>
          <w:rFonts w:ascii="Arial" w:eastAsia="Times New Roman" w:hAnsi="Arial" w:cs="Arial"/>
          <w:color w:val="333333"/>
          <w:sz w:val="21"/>
          <w:szCs w:val="21"/>
        </w:rPr>
      </w:pPr>
      <w:r w:rsidRPr="008D34CA">
        <w:rPr>
          <w:rFonts w:ascii="Arial" w:eastAsia="Times New Roman" w:hAnsi="Arial" w:cs="Arial"/>
          <w:color w:val="333333"/>
          <w:sz w:val="27"/>
          <w:szCs w:val="27"/>
        </w:rPr>
        <w:t>Find the number of jobs done and the </w:t>
      </w:r>
      <w:r w:rsidRPr="008D34CA">
        <w:rPr>
          <w:rFonts w:ascii="Arial" w:eastAsia="Times New Roman" w:hAnsi="Arial" w:cs="Arial"/>
          <w:b/>
          <w:bCs/>
          <w:color w:val="333333"/>
          <w:sz w:val="27"/>
          <w:szCs w:val="27"/>
        </w:rPr>
        <w:t>maximum profit</w:t>
      </w:r>
      <w:r w:rsidRPr="008D34CA">
        <w:rPr>
          <w:rFonts w:ascii="Arial" w:eastAsia="Times New Roman" w:hAnsi="Arial" w:cs="Arial"/>
          <w:color w:val="333333"/>
          <w:sz w:val="27"/>
          <w:szCs w:val="27"/>
        </w:rPr>
        <w:t>.</w:t>
      </w:r>
    </w:p>
    <w:p w14:paraId="50D269D6" w14:textId="77777777" w:rsidR="008D34CA" w:rsidRPr="008D34CA" w:rsidRDefault="008D34CA" w:rsidP="008D34CA">
      <w:pPr>
        <w:shd w:val="clear" w:color="auto" w:fill="FFFFFF"/>
        <w:spacing w:after="150" w:line="240" w:lineRule="auto"/>
        <w:rPr>
          <w:rFonts w:ascii="Arial" w:eastAsia="Times New Roman" w:hAnsi="Arial" w:cs="Arial"/>
          <w:color w:val="333333"/>
          <w:sz w:val="21"/>
          <w:szCs w:val="21"/>
        </w:rPr>
      </w:pPr>
      <w:r w:rsidRPr="008D34CA">
        <w:rPr>
          <w:rFonts w:ascii="Arial" w:eastAsia="Times New Roman" w:hAnsi="Arial" w:cs="Arial"/>
          <w:b/>
          <w:bCs/>
          <w:color w:val="333333"/>
          <w:sz w:val="27"/>
          <w:szCs w:val="27"/>
        </w:rPr>
        <w:t>Note: </w:t>
      </w:r>
      <w:r w:rsidRPr="008D34CA">
        <w:rPr>
          <w:rFonts w:ascii="Arial" w:eastAsia="Times New Roman" w:hAnsi="Arial" w:cs="Arial"/>
          <w:color w:val="333333"/>
          <w:sz w:val="27"/>
          <w:szCs w:val="27"/>
        </w:rPr>
        <w:t>Jobs will be given in the form (Job</w:t>
      </w:r>
      <w:r w:rsidRPr="008D34CA">
        <w:rPr>
          <w:rFonts w:ascii="Arial" w:eastAsia="Times New Roman" w:hAnsi="Arial" w:cs="Arial"/>
          <w:color w:val="333333"/>
          <w:sz w:val="20"/>
          <w:szCs w:val="20"/>
          <w:vertAlign w:val="subscript"/>
        </w:rPr>
        <w:t>id</w:t>
      </w:r>
      <w:r w:rsidRPr="008D34CA">
        <w:rPr>
          <w:rFonts w:ascii="Arial" w:eastAsia="Times New Roman" w:hAnsi="Arial" w:cs="Arial"/>
          <w:color w:val="333333"/>
          <w:sz w:val="27"/>
          <w:szCs w:val="27"/>
        </w:rPr>
        <w:t>, Deadline, Profit) associated with that Job.</w:t>
      </w:r>
    </w:p>
    <w:p w14:paraId="33331D52" w14:textId="77777777" w:rsidR="008D34CA" w:rsidRPr="008D34CA" w:rsidRDefault="008D34CA" w:rsidP="008D34CA">
      <w:pPr>
        <w:shd w:val="clear" w:color="auto" w:fill="FFFFFF"/>
        <w:spacing w:after="150" w:line="240" w:lineRule="auto"/>
        <w:rPr>
          <w:rFonts w:ascii="Arial" w:eastAsia="Times New Roman" w:hAnsi="Arial" w:cs="Arial"/>
          <w:color w:val="333333"/>
          <w:sz w:val="21"/>
          <w:szCs w:val="21"/>
        </w:rPr>
      </w:pPr>
      <w:r w:rsidRPr="008D34CA">
        <w:rPr>
          <w:rFonts w:ascii="Arial" w:eastAsia="Times New Roman" w:hAnsi="Arial" w:cs="Arial"/>
          <w:color w:val="333333"/>
          <w:sz w:val="21"/>
          <w:szCs w:val="21"/>
        </w:rPr>
        <w:br/>
      </w:r>
      <w:r w:rsidRPr="008D34CA">
        <w:rPr>
          <w:rFonts w:ascii="Arial" w:eastAsia="Times New Roman" w:hAnsi="Arial" w:cs="Arial"/>
          <w:b/>
          <w:bCs/>
          <w:color w:val="333333"/>
          <w:sz w:val="27"/>
          <w:szCs w:val="27"/>
        </w:rPr>
        <w:t>Example 1:</w:t>
      </w:r>
    </w:p>
    <w:p w14:paraId="4AF89FD1"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D34CA">
        <w:rPr>
          <w:rFonts w:ascii="Consolas" w:eastAsia="Times New Roman" w:hAnsi="Consolas" w:cs="Courier New"/>
          <w:b/>
          <w:bCs/>
          <w:color w:val="333333"/>
          <w:sz w:val="27"/>
          <w:szCs w:val="27"/>
        </w:rPr>
        <w:t>Input:</w:t>
      </w:r>
    </w:p>
    <w:p w14:paraId="3F17E446"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D34CA">
        <w:rPr>
          <w:rFonts w:ascii="Consolas" w:eastAsia="Times New Roman" w:hAnsi="Consolas" w:cs="Courier New"/>
          <w:color w:val="333333"/>
          <w:sz w:val="27"/>
          <w:szCs w:val="27"/>
        </w:rPr>
        <w:t>N = 4</w:t>
      </w:r>
    </w:p>
    <w:p w14:paraId="129D38FC"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D34CA">
        <w:rPr>
          <w:rFonts w:ascii="Consolas" w:eastAsia="Times New Roman" w:hAnsi="Consolas" w:cs="Courier New"/>
          <w:color w:val="333333"/>
          <w:sz w:val="27"/>
          <w:szCs w:val="27"/>
        </w:rPr>
        <w:t>Jobs = {(1,4,20),(2,1,10),(3,1,40),(4,1,30)}</w:t>
      </w:r>
    </w:p>
    <w:p w14:paraId="349FD013"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D34CA">
        <w:rPr>
          <w:rFonts w:ascii="Consolas" w:eastAsia="Times New Roman" w:hAnsi="Consolas" w:cs="Courier New"/>
          <w:b/>
          <w:bCs/>
          <w:color w:val="333333"/>
          <w:sz w:val="27"/>
          <w:szCs w:val="27"/>
        </w:rPr>
        <w:t>Output:</w:t>
      </w:r>
    </w:p>
    <w:p w14:paraId="71FE290A"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D34CA">
        <w:rPr>
          <w:rFonts w:ascii="Consolas" w:eastAsia="Times New Roman" w:hAnsi="Consolas" w:cs="Courier New"/>
          <w:color w:val="333333"/>
          <w:sz w:val="27"/>
          <w:szCs w:val="27"/>
        </w:rPr>
        <w:t>2 60</w:t>
      </w:r>
    </w:p>
    <w:p w14:paraId="3E79510E"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8D34CA">
        <w:rPr>
          <w:rFonts w:ascii="Consolas" w:eastAsia="Times New Roman" w:hAnsi="Consolas" w:cs="Courier New"/>
          <w:b/>
          <w:bCs/>
          <w:color w:val="333333"/>
          <w:sz w:val="27"/>
          <w:szCs w:val="27"/>
        </w:rPr>
        <w:lastRenderedPageBreak/>
        <w:t>Explanation:</w:t>
      </w:r>
    </w:p>
    <w:p w14:paraId="4F2759A1" w14:textId="77777777" w:rsidR="008D34CA"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D34CA">
        <w:rPr>
          <w:rFonts w:ascii="Consolas" w:eastAsia="Times New Roman" w:hAnsi="Consolas" w:cs="Courier New"/>
          <w:color w:val="333333"/>
          <w:sz w:val="27"/>
          <w:szCs w:val="27"/>
        </w:rPr>
        <w:t>Job</w:t>
      </w:r>
      <w:r w:rsidRPr="008D34CA">
        <w:rPr>
          <w:rFonts w:ascii="Consolas" w:eastAsia="Times New Roman" w:hAnsi="Consolas" w:cs="Courier New"/>
          <w:color w:val="333333"/>
          <w:sz w:val="20"/>
          <w:szCs w:val="20"/>
          <w:vertAlign w:val="subscript"/>
        </w:rPr>
        <w:t>1</w:t>
      </w:r>
      <w:r w:rsidRPr="008D34CA">
        <w:rPr>
          <w:rFonts w:ascii="Consolas" w:eastAsia="Times New Roman" w:hAnsi="Consolas" w:cs="Courier New"/>
          <w:color w:val="333333"/>
          <w:sz w:val="27"/>
          <w:szCs w:val="27"/>
        </w:rPr>
        <w:t> and Job</w:t>
      </w:r>
      <w:r w:rsidRPr="008D34CA">
        <w:rPr>
          <w:rFonts w:ascii="Consolas" w:eastAsia="Times New Roman" w:hAnsi="Consolas" w:cs="Courier New"/>
          <w:color w:val="333333"/>
          <w:sz w:val="20"/>
          <w:szCs w:val="20"/>
          <w:vertAlign w:val="subscript"/>
        </w:rPr>
        <w:t xml:space="preserve">3 </w:t>
      </w:r>
      <w:r w:rsidRPr="008D34CA">
        <w:rPr>
          <w:rFonts w:ascii="Consolas" w:eastAsia="Times New Roman" w:hAnsi="Consolas" w:cs="Courier New"/>
          <w:color w:val="333333"/>
          <w:sz w:val="27"/>
          <w:szCs w:val="27"/>
        </w:rPr>
        <w:t>can be done with</w:t>
      </w:r>
    </w:p>
    <w:p w14:paraId="6A717887" w14:textId="6D7205C3" w:rsidR="000015B3" w:rsidRPr="008D34CA" w:rsidRDefault="008D34CA" w:rsidP="008D34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D34CA">
        <w:rPr>
          <w:rFonts w:ascii="Consolas" w:eastAsia="Times New Roman" w:hAnsi="Consolas" w:cs="Courier New"/>
          <w:color w:val="333333"/>
          <w:sz w:val="27"/>
          <w:szCs w:val="27"/>
        </w:rPr>
        <w:t>maximum profit of 60 (20+40).</w:t>
      </w:r>
    </w:p>
    <w:p w14:paraId="41AB9A13" w14:textId="77777777" w:rsidR="002703A7" w:rsidRPr="002703A7" w:rsidRDefault="000015B3" w:rsidP="002703A7">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2703A7" w:rsidRPr="002703A7">
        <w:rPr>
          <w:rFonts w:ascii="Segoe UI" w:hAnsi="Segoe UI" w:cs="Segoe UI"/>
          <w:color w:val="424242"/>
          <w:sz w:val="21"/>
          <w:szCs w:val="21"/>
        </w:rPr>
        <w:t xml:space="preserve"> static bool comp(Job a, Job b){</w:t>
      </w:r>
    </w:p>
    <w:p w14:paraId="6F42B1A0"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return a.profit &gt; b.profit;</w:t>
      </w:r>
    </w:p>
    <w:p w14:paraId="6CA54873"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1BD95166"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7B148600"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vector&lt;int&gt; JobScheduling(Job arr[], int n) </w:t>
      </w:r>
    </w:p>
    <w:p w14:paraId="5D65A6EF"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 </w:t>
      </w:r>
    </w:p>
    <w:p w14:paraId="1FC1FF42"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 your code here</w:t>
      </w:r>
    </w:p>
    <w:p w14:paraId="706A580C"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sort(arr,arr+n,comp);</w:t>
      </w:r>
    </w:p>
    <w:p w14:paraId="3AC0B2BB"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int day=0,profit=0;</w:t>
      </w:r>
    </w:p>
    <w:p w14:paraId="0D9578D8"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bool done[n] = {0};</w:t>
      </w:r>
    </w:p>
    <w:p w14:paraId="3A499FD4"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35856C0C"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for(int i=0;i&lt;n;i++){</w:t>
      </w:r>
    </w:p>
    <w:p w14:paraId="5A8ECEA4"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for(int j=min(n,arr[i].dead-1);j&gt;=0;j--){</w:t>
      </w:r>
    </w:p>
    <w:p w14:paraId="339A51F4"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if(done[j]==false){</w:t>
      </w:r>
    </w:p>
    <w:p w14:paraId="4246D874"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day+=1;</w:t>
      </w:r>
    </w:p>
    <w:p w14:paraId="32EAB9AD"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profit+=arr[i].profit;</w:t>
      </w:r>
    </w:p>
    <w:p w14:paraId="71E1EC06"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done[j]=true;</w:t>
      </w:r>
    </w:p>
    <w:p w14:paraId="03289BA4"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break;</w:t>
      </w:r>
    </w:p>
    <w:p w14:paraId="47E7A6FD"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1CFE0B89"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590D4628"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lastRenderedPageBreak/>
        <w:t xml:space="preserve">       }</w:t>
      </w:r>
    </w:p>
    <w:p w14:paraId="6D495FFE"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w:t>
      </w:r>
    </w:p>
    <w:p w14:paraId="32F48FF5" w14:textId="77777777" w:rsidR="002703A7" w:rsidRPr="002703A7" w:rsidRDefault="002703A7" w:rsidP="002703A7">
      <w:pPr>
        <w:pStyle w:val="NormalWeb"/>
        <w:shd w:val="clear" w:color="auto" w:fill="FFFFFF"/>
        <w:spacing w:after="240"/>
        <w:rPr>
          <w:rFonts w:ascii="Segoe UI" w:hAnsi="Segoe UI" w:cs="Segoe UI"/>
          <w:color w:val="424242"/>
          <w:sz w:val="21"/>
          <w:szCs w:val="21"/>
        </w:rPr>
      </w:pPr>
      <w:r w:rsidRPr="002703A7">
        <w:rPr>
          <w:rFonts w:ascii="Segoe UI" w:hAnsi="Segoe UI" w:cs="Segoe UI"/>
          <w:color w:val="424242"/>
          <w:sz w:val="21"/>
          <w:szCs w:val="21"/>
        </w:rPr>
        <w:t xml:space="preserve">       return {day,profit};</w:t>
      </w:r>
    </w:p>
    <w:p w14:paraId="4F7C6D32" w14:textId="6B436711" w:rsidR="000015B3" w:rsidRDefault="002703A7" w:rsidP="002703A7">
      <w:pPr>
        <w:pStyle w:val="NormalWeb"/>
        <w:shd w:val="clear" w:color="auto" w:fill="FFFFFF"/>
        <w:spacing w:before="0" w:beforeAutospacing="0" w:after="240" w:afterAutospacing="0"/>
        <w:rPr>
          <w:rFonts w:ascii="Segoe UI" w:hAnsi="Segoe UI" w:cs="Segoe UI"/>
          <w:color w:val="424242"/>
          <w:sz w:val="21"/>
          <w:szCs w:val="21"/>
        </w:rPr>
      </w:pPr>
      <w:r w:rsidRPr="002703A7">
        <w:rPr>
          <w:rFonts w:ascii="Segoe UI" w:hAnsi="Segoe UI" w:cs="Segoe UI"/>
          <w:color w:val="424242"/>
          <w:sz w:val="21"/>
          <w:szCs w:val="21"/>
        </w:rPr>
        <w:t xml:space="preserve">   }</w:t>
      </w:r>
    </w:p>
    <w:p w14:paraId="1F18722D" w14:textId="7A8626C7" w:rsidR="003871D6" w:rsidRPr="003871D6" w:rsidRDefault="002703A7" w:rsidP="003871D6">
      <w:pPr>
        <w:pStyle w:val="NormalWeb"/>
        <w:shd w:val="clear" w:color="auto" w:fill="FFFFFF"/>
        <w:spacing w:before="0" w:beforeAutospacing="0" w:after="150" w:afterAutospacing="0"/>
        <w:rPr>
          <w:rFonts w:ascii="Arial" w:hAnsi="Arial" w:cs="Arial"/>
          <w:color w:val="333333"/>
          <w:sz w:val="21"/>
          <w:szCs w:val="21"/>
        </w:rPr>
      </w:pPr>
      <w:r>
        <w:rPr>
          <w:rFonts w:ascii="Segoe UI" w:hAnsi="Segoe UI" w:cs="Segoe UI"/>
          <w:color w:val="424242"/>
          <w:sz w:val="21"/>
          <w:szCs w:val="21"/>
        </w:rPr>
        <w:t>252)</w:t>
      </w:r>
      <w:r w:rsidR="003871D6" w:rsidRPr="003871D6">
        <w:rPr>
          <w:rFonts w:ascii="Arial" w:hAnsi="Arial" w:cs="Arial"/>
          <w:color w:val="333333"/>
          <w:sz w:val="27"/>
          <w:szCs w:val="27"/>
        </w:rPr>
        <w:t xml:space="preserve"> The n-queens puzzle is the problem of placing </w:t>
      </w:r>
      <w:r w:rsidR="003871D6" w:rsidRPr="003871D6">
        <w:rPr>
          <w:rFonts w:ascii="Arial" w:hAnsi="Arial" w:cs="Arial"/>
          <w:b/>
          <w:bCs/>
          <w:color w:val="333333"/>
          <w:sz w:val="27"/>
          <w:szCs w:val="27"/>
        </w:rPr>
        <w:t>n</w:t>
      </w:r>
      <w:r w:rsidR="003871D6" w:rsidRPr="003871D6">
        <w:rPr>
          <w:rFonts w:ascii="Arial" w:hAnsi="Arial" w:cs="Arial"/>
          <w:color w:val="333333"/>
          <w:sz w:val="27"/>
          <w:szCs w:val="27"/>
        </w:rPr>
        <w:t> queens on a (</w:t>
      </w:r>
      <w:r w:rsidR="003871D6" w:rsidRPr="003871D6">
        <w:rPr>
          <w:rFonts w:ascii="Arial" w:hAnsi="Arial" w:cs="Arial"/>
          <w:b/>
          <w:bCs/>
          <w:color w:val="333333"/>
          <w:sz w:val="27"/>
          <w:szCs w:val="27"/>
        </w:rPr>
        <w:t>n×n)</w:t>
      </w:r>
      <w:r w:rsidR="003871D6" w:rsidRPr="003871D6">
        <w:rPr>
          <w:rFonts w:ascii="Arial" w:hAnsi="Arial" w:cs="Arial"/>
          <w:color w:val="333333"/>
          <w:sz w:val="27"/>
          <w:szCs w:val="27"/>
        </w:rPr>
        <w:t> chessboard such that no two queens can attack each other.</w:t>
      </w:r>
      <w:r w:rsidR="003871D6" w:rsidRPr="003871D6">
        <w:rPr>
          <w:rFonts w:ascii="Arial" w:hAnsi="Arial" w:cs="Arial"/>
          <w:color w:val="333333"/>
          <w:sz w:val="27"/>
          <w:szCs w:val="27"/>
        </w:rPr>
        <w:br/>
        <w:t>Given an integer n, find all distinct solutions to the n-queens puzzle. Each solution contains distinct board configurations of the n-queens’ placement, where the solutions are a permutation of [1,2,3..n] in increasing order, here the number in the </w:t>
      </w:r>
      <w:r w:rsidR="003871D6" w:rsidRPr="003871D6">
        <w:rPr>
          <w:rFonts w:ascii="Arial" w:hAnsi="Arial" w:cs="Arial"/>
          <w:i/>
          <w:iCs/>
          <w:color w:val="333333"/>
          <w:sz w:val="27"/>
          <w:szCs w:val="27"/>
        </w:rPr>
        <w:t>ith</w:t>
      </w:r>
      <w:r w:rsidR="003871D6" w:rsidRPr="003871D6">
        <w:rPr>
          <w:rFonts w:ascii="Arial" w:hAnsi="Arial" w:cs="Arial"/>
          <w:color w:val="333333"/>
          <w:sz w:val="27"/>
          <w:szCs w:val="27"/>
        </w:rPr>
        <w:t> place denotes that the </w:t>
      </w:r>
      <w:r w:rsidR="003871D6" w:rsidRPr="003871D6">
        <w:rPr>
          <w:rFonts w:ascii="Arial" w:hAnsi="Arial" w:cs="Arial"/>
          <w:i/>
          <w:iCs/>
          <w:color w:val="333333"/>
          <w:sz w:val="27"/>
          <w:szCs w:val="27"/>
        </w:rPr>
        <w:t>ith</w:t>
      </w:r>
      <w:r w:rsidR="003871D6" w:rsidRPr="003871D6">
        <w:rPr>
          <w:rFonts w:ascii="Arial" w:hAnsi="Arial" w:cs="Arial"/>
          <w:color w:val="333333"/>
          <w:sz w:val="27"/>
          <w:szCs w:val="27"/>
        </w:rPr>
        <w:t>-column queen is placed in the row with that number. For eg below figure represents a chessboard [3 1 4 2].</w:t>
      </w:r>
      <w:r w:rsidR="003871D6" w:rsidRPr="003871D6">
        <w:rPr>
          <w:rFonts w:ascii="Arial" w:hAnsi="Arial" w:cs="Arial"/>
          <w:color w:val="333333"/>
          <w:sz w:val="27"/>
          <w:szCs w:val="27"/>
        </w:rPr>
        <w:br/>
      </w:r>
      <w:r w:rsidR="003871D6" w:rsidRPr="003871D6">
        <w:rPr>
          <w:rFonts w:ascii="Arial" w:hAnsi="Arial" w:cs="Arial"/>
          <w:color w:val="333333"/>
          <w:sz w:val="27"/>
          <w:szCs w:val="27"/>
        </w:rPr>
        <w:br/>
      </w:r>
      <w:r w:rsidR="003871D6" w:rsidRPr="003871D6">
        <w:rPr>
          <w:rFonts w:ascii="Arial" w:hAnsi="Arial" w:cs="Arial"/>
          <w:noProof/>
          <w:color w:val="333333"/>
          <w:sz w:val="27"/>
          <w:szCs w:val="27"/>
        </w:rPr>
        <w:drawing>
          <wp:inline distT="0" distB="0" distL="0" distR="0" wp14:anchorId="1974561E" wp14:editId="11A4CE2C">
            <wp:extent cx="3459480" cy="30022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59480" cy="3002280"/>
                    </a:xfrm>
                    <a:prstGeom prst="rect">
                      <a:avLst/>
                    </a:prstGeom>
                    <a:noFill/>
                    <a:ln>
                      <a:noFill/>
                    </a:ln>
                  </pic:spPr>
                </pic:pic>
              </a:graphicData>
            </a:graphic>
          </wp:inline>
        </w:drawing>
      </w:r>
    </w:p>
    <w:p w14:paraId="07E0E172" w14:textId="77777777" w:rsidR="003871D6" w:rsidRPr="003871D6" w:rsidRDefault="003871D6" w:rsidP="003871D6">
      <w:pPr>
        <w:shd w:val="clear" w:color="auto" w:fill="FFFFFF"/>
        <w:spacing w:after="150" w:line="240" w:lineRule="auto"/>
        <w:rPr>
          <w:rFonts w:ascii="Arial" w:eastAsia="Times New Roman" w:hAnsi="Arial" w:cs="Arial"/>
          <w:color w:val="333333"/>
          <w:sz w:val="21"/>
          <w:szCs w:val="21"/>
        </w:rPr>
      </w:pPr>
      <w:r w:rsidRPr="003871D6">
        <w:rPr>
          <w:rFonts w:ascii="Arial" w:eastAsia="Times New Roman" w:hAnsi="Arial" w:cs="Arial"/>
          <w:color w:val="333333"/>
          <w:sz w:val="21"/>
          <w:szCs w:val="21"/>
        </w:rPr>
        <w:t> </w:t>
      </w:r>
    </w:p>
    <w:p w14:paraId="593595A0" w14:textId="77777777" w:rsidR="003871D6" w:rsidRPr="003871D6" w:rsidRDefault="003871D6" w:rsidP="003871D6">
      <w:pPr>
        <w:shd w:val="clear" w:color="auto" w:fill="FFFFFF"/>
        <w:spacing w:after="150" w:line="240" w:lineRule="auto"/>
        <w:rPr>
          <w:rFonts w:ascii="Arial" w:eastAsia="Times New Roman" w:hAnsi="Arial" w:cs="Arial"/>
          <w:color w:val="333333"/>
          <w:sz w:val="21"/>
          <w:szCs w:val="21"/>
        </w:rPr>
      </w:pPr>
      <w:r w:rsidRPr="003871D6">
        <w:rPr>
          <w:rFonts w:ascii="Arial" w:eastAsia="Times New Roman" w:hAnsi="Arial" w:cs="Arial"/>
          <w:b/>
          <w:bCs/>
          <w:color w:val="333333"/>
          <w:sz w:val="27"/>
          <w:szCs w:val="27"/>
        </w:rPr>
        <w:t>Example 1:</w:t>
      </w:r>
    </w:p>
    <w:p w14:paraId="77B9F257"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t>Input:</w:t>
      </w:r>
    </w:p>
    <w:p w14:paraId="3392DDEE"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color w:val="333333"/>
          <w:sz w:val="27"/>
          <w:szCs w:val="27"/>
        </w:rPr>
        <w:t>1</w:t>
      </w:r>
    </w:p>
    <w:p w14:paraId="2458C3B6"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t>Output:</w:t>
      </w:r>
    </w:p>
    <w:p w14:paraId="7C58E532"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color w:val="333333"/>
          <w:sz w:val="27"/>
          <w:szCs w:val="27"/>
        </w:rPr>
        <w:t>[1]</w:t>
      </w:r>
    </w:p>
    <w:p w14:paraId="795DA553"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lastRenderedPageBreak/>
        <w:t>Explaination:</w:t>
      </w:r>
    </w:p>
    <w:p w14:paraId="189C4C3A"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color w:val="333333"/>
          <w:sz w:val="27"/>
          <w:szCs w:val="27"/>
        </w:rPr>
        <w:t xml:space="preserve">Only one queen can be placed </w:t>
      </w:r>
    </w:p>
    <w:p w14:paraId="3F251647"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871D6">
        <w:rPr>
          <w:rFonts w:ascii="Consolas" w:eastAsia="Times New Roman" w:hAnsi="Consolas" w:cs="Courier New"/>
          <w:color w:val="333333"/>
          <w:sz w:val="27"/>
          <w:szCs w:val="27"/>
        </w:rPr>
        <w:t>in the single cell available.</w:t>
      </w:r>
    </w:p>
    <w:p w14:paraId="0CD46708" w14:textId="77777777" w:rsidR="003871D6" w:rsidRPr="003871D6" w:rsidRDefault="003871D6" w:rsidP="003871D6">
      <w:pPr>
        <w:shd w:val="clear" w:color="auto" w:fill="FFFFFF"/>
        <w:spacing w:after="150" w:line="240" w:lineRule="auto"/>
        <w:rPr>
          <w:rFonts w:ascii="Arial" w:eastAsia="Times New Roman" w:hAnsi="Arial" w:cs="Arial"/>
          <w:color w:val="333333"/>
          <w:sz w:val="21"/>
          <w:szCs w:val="21"/>
        </w:rPr>
      </w:pPr>
      <w:r w:rsidRPr="003871D6">
        <w:rPr>
          <w:rFonts w:ascii="Arial" w:eastAsia="Times New Roman" w:hAnsi="Arial" w:cs="Arial"/>
          <w:b/>
          <w:bCs/>
          <w:color w:val="333333"/>
          <w:sz w:val="27"/>
          <w:szCs w:val="27"/>
        </w:rPr>
        <w:t>Example 2:</w:t>
      </w:r>
    </w:p>
    <w:p w14:paraId="4B814B16"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t>Input:</w:t>
      </w:r>
    </w:p>
    <w:p w14:paraId="3A2A7923"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color w:val="333333"/>
          <w:sz w:val="27"/>
          <w:szCs w:val="27"/>
        </w:rPr>
        <w:t>4</w:t>
      </w:r>
    </w:p>
    <w:p w14:paraId="0A760E02"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t>Output:</w:t>
      </w:r>
    </w:p>
    <w:p w14:paraId="6E04117B"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color w:val="333333"/>
          <w:sz w:val="27"/>
          <w:szCs w:val="27"/>
        </w:rPr>
        <w:t>[2 4 1 3 ] [3 1 4 2 ]</w:t>
      </w:r>
    </w:p>
    <w:p w14:paraId="2D1F82B6" w14:textId="77777777" w:rsidR="003871D6"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871D6">
        <w:rPr>
          <w:rFonts w:ascii="Consolas" w:eastAsia="Times New Roman" w:hAnsi="Consolas" w:cs="Courier New"/>
          <w:b/>
          <w:bCs/>
          <w:color w:val="333333"/>
          <w:sz w:val="27"/>
          <w:szCs w:val="27"/>
        </w:rPr>
        <w:t>Explaination:</w:t>
      </w:r>
    </w:p>
    <w:p w14:paraId="12B6B39B" w14:textId="0B5F312D" w:rsidR="002703A7" w:rsidRPr="003871D6" w:rsidRDefault="003871D6" w:rsidP="003871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871D6">
        <w:rPr>
          <w:rFonts w:ascii="Consolas" w:eastAsia="Times New Roman" w:hAnsi="Consolas" w:cs="Courier New"/>
          <w:color w:val="333333"/>
          <w:sz w:val="27"/>
          <w:szCs w:val="27"/>
        </w:rPr>
        <w:t>These are the 2 possible solutions.</w:t>
      </w:r>
    </w:p>
    <w:p w14:paraId="357D122B" w14:textId="3EC4F139" w:rsidR="00CB0603" w:rsidRPr="00CB0603" w:rsidRDefault="002703A7" w:rsidP="00CB0603">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CB0603" w:rsidRPr="00CB0603">
        <w:t xml:space="preserve"> </w:t>
      </w:r>
      <w:r w:rsidR="00CB0603" w:rsidRPr="00CB0603">
        <w:rPr>
          <w:rFonts w:ascii="Segoe UI" w:hAnsi="Segoe UI" w:cs="Segoe UI"/>
          <w:color w:val="424242"/>
          <w:sz w:val="21"/>
          <w:szCs w:val="21"/>
        </w:rPr>
        <w:t>int arr[11];</w:t>
      </w:r>
    </w:p>
    <w:p w14:paraId="1A2ECF78"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 vector&lt;int&gt;temp;</w:t>
      </w:r>
    </w:p>
    <w:p w14:paraId="10D9EBE3"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bool place(int k, int i)</w:t>
      </w:r>
    </w:p>
    <w:p w14:paraId="133B2D46"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604486AF"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for(int j=1;j &lt;= k-1; j++)</w:t>
      </w:r>
    </w:p>
    <w:p w14:paraId="3FEFC084"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6BB952BB"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if(arr[j]==i || (abs(arr[j]-i) == abs(j-k)))</w:t>
      </w:r>
    </w:p>
    <w:p w14:paraId="3FA7B46A"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return false;</w:t>
      </w:r>
    </w:p>
    <w:p w14:paraId="1FC11051"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4C9BA3AE"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return true;</w:t>
      </w:r>
    </w:p>
    <w:p w14:paraId="09E32328"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69C859F2"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void check(int k ,int n, vector&lt;vector&lt;int&gt;&gt;&amp;ans)</w:t>
      </w:r>
    </w:p>
    <w:p w14:paraId="462F7D6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26EA556C"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for(int i=1;i&lt;=n;i++)</w:t>
      </w:r>
    </w:p>
    <w:p w14:paraId="06DBDFE3"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lastRenderedPageBreak/>
        <w:t xml:space="preserve">        {</w:t>
      </w:r>
    </w:p>
    <w:p w14:paraId="3C28BE2A"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//memset(temp, 0, sizeof(temp));</w:t>
      </w:r>
    </w:p>
    <w:p w14:paraId="02141BAA"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vector&lt;int&gt;temp;</w:t>
      </w:r>
    </w:p>
    <w:p w14:paraId="58760A6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if(place(k, i))</w:t>
      </w:r>
    </w:p>
    <w:p w14:paraId="4379A307"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2C702853"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arr[k]=i;</w:t>
      </w:r>
    </w:p>
    <w:p w14:paraId="65C7B764"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39D35CDB"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if(k==n)</w:t>
      </w:r>
    </w:p>
    <w:p w14:paraId="7C9E1C1D"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58A98D94"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for(int j=1;j &lt;= n;j++)</w:t>
      </w:r>
    </w:p>
    <w:p w14:paraId="7BA9492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2867FD3D"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temp.push_back(arr[j]);</w:t>
      </w:r>
    </w:p>
    <w:p w14:paraId="386ADD1C"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76B14DBD"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ans.push_back(temp);</w:t>
      </w:r>
    </w:p>
    <w:p w14:paraId="0B00524F"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266263E9"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else</w:t>
      </w:r>
    </w:p>
    <w:p w14:paraId="279FB8DD"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3583BA3F"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check(k+1, n, ans);</w:t>
      </w:r>
    </w:p>
    <w:p w14:paraId="198CD310"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4A89CDED"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23ADD10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5E387113"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w:t>
      </w:r>
    </w:p>
    <w:p w14:paraId="3656D1F3"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vector&lt;vector&lt;int&gt;&gt; nQueen(int n) {</w:t>
      </w:r>
    </w:p>
    <w:p w14:paraId="3BC12E4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lastRenderedPageBreak/>
        <w:t xml:space="preserve">        // code here</w:t>
      </w:r>
    </w:p>
    <w:p w14:paraId="7D18E27B"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vector&lt;vector&lt;int&gt;&gt;ans;</w:t>
      </w:r>
    </w:p>
    <w:p w14:paraId="3EB58B95"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check(1, n, ans);</w:t>
      </w:r>
    </w:p>
    <w:p w14:paraId="55B8B98E" w14:textId="77777777" w:rsidR="00CB0603" w:rsidRPr="00CB0603" w:rsidRDefault="00CB0603" w:rsidP="00CB0603">
      <w:pPr>
        <w:pStyle w:val="NormalWeb"/>
        <w:shd w:val="clear" w:color="auto" w:fill="FFFFFF"/>
        <w:spacing w:after="240"/>
        <w:rPr>
          <w:rFonts w:ascii="Segoe UI" w:hAnsi="Segoe UI" w:cs="Segoe UI"/>
          <w:color w:val="424242"/>
          <w:sz w:val="21"/>
          <w:szCs w:val="21"/>
        </w:rPr>
      </w:pPr>
      <w:r w:rsidRPr="00CB0603">
        <w:rPr>
          <w:rFonts w:ascii="Segoe UI" w:hAnsi="Segoe UI" w:cs="Segoe UI"/>
          <w:color w:val="424242"/>
          <w:sz w:val="21"/>
          <w:szCs w:val="21"/>
        </w:rPr>
        <w:t xml:space="preserve">        return ans;</w:t>
      </w:r>
    </w:p>
    <w:p w14:paraId="229A8EC9" w14:textId="2AB3620A" w:rsidR="002703A7" w:rsidRDefault="00CB0603" w:rsidP="00CB0603">
      <w:pPr>
        <w:pStyle w:val="NormalWeb"/>
        <w:shd w:val="clear" w:color="auto" w:fill="FFFFFF"/>
        <w:spacing w:before="0" w:beforeAutospacing="0" w:after="240" w:afterAutospacing="0"/>
        <w:rPr>
          <w:rFonts w:ascii="Segoe UI" w:hAnsi="Segoe UI" w:cs="Segoe UI"/>
          <w:color w:val="424242"/>
          <w:sz w:val="21"/>
          <w:szCs w:val="21"/>
        </w:rPr>
      </w:pPr>
      <w:r w:rsidRPr="00CB0603">
        <w:rPr>
          <w:rFonts w:ascii="Segoe UI" w:hAnsi="Segoe UI" w:cs="Segoe UI"/>
          <w:color w:val="424242"/>
          <w:sz w:val="21"/>
          <w:szCs w:val="21"/>
        </w:rPr>
        <w:t xml:space="preserve">    }</w:t>
      </w:r>
    </w:p>
    <w:p w14:paraId="2E051527" w14:textId="463B9BA0" w:rsidR="005D4818" w:rsidRPr="005D4818" w:rsidRDefault="00CB0603" w:rsidP="005D4818">
      <w:pPr>
        <w:pStyle w:val="NormalWeb"/>
        <w:shd w:val="clear" w:color="auto" w:fill="FFFFFF"/>
        <w:spacing w:before="0" w:beforeAutospacing="0" w:after="150" w:afterAutospacing="0"/>
        <w:rPr>
          <w:rFonts w:ascii="Arial" w:hAnsi="Arial" w:cs="Arial"/>
          <w:color w:val="333333"/>
          <w:sz w:val="21"/>
          <w:szCs w:val="21"/>
        </w:rPr>
      </w:pPr>
      <w:r>
        <w:rPr>
          <w:rFonts w:ascii="Segoe UI" w:hAnsi="Segoe UI" w:cs="Segoe UI"/>
          <w:color w:val="424242"/>
          <w:sz w:val="21"/>
          <w:szCs w:val="21"/>
        </w:rPr>
        <w:t>253)</w:t>
      </w:r>
      <w:r w:rsidR="005D4818" w:rsidRPr="005D4818">
        <w:rPr>
          <w:rFonts w:ascii="Arial" w:hAnsi="Arial" w:cs="Arial"/>
          <w:color w:val="333333"/>
          <w:sz w:val="27"/>
          <w:szCs w:val="27"/>
        </w:rPr>
        <w:t xml:space="preserve"> Given an incomplete Sudoku configuration in terms of a 9 x 9  2-D square matrix (grid[][]), the task to find a solved Sudoku. For simplicity, you may assume that there will be only one unique solution.</w:t>
      </w:r>
      <w:r w:rsidR="005D4818" w:rsidRPr="005D4818">
        <w:rPr>
          <w:rFonts w:ascii="Arial" w:hAnsi="Arial" w:cs="Arial"/>
          <w:color w:val="333333"/>
          <w:sz w:val="27"/>
          <w:szCs w:val="27"/>
        </w:rPr>
        <w:br/>
      </w:r>
      <w:r w:rsidR="005D4818" w:rsidRPr="005D4818">
        <w:rPr>
          <w:rFonts w:ascii="Arial" w:hAnsi="Arial" w:cs="Arial"/>
          <w:color w:val="333333"/>
          <w:sz w:val="27"/>
          <w:szCs w:val="27"/>
        </w:rPr>
        <w:br/>
      </w:r>
      <w:r w:rsidR="005D4818" w:rsidRPr="005D4818">
        <w:rPr>
          <w:rFonts w:ascii="Arial" w:hAnsi="Arial" w:cs="Arial"/>
          <w:b/>
          <w:bCs/>
          <w:color w:val="333333"/>
          <w:sz w:val="27"/>
          <w:szCs w:val="27"/>
        </w:rPr>
        <w:t>Sample Sudoku for you to get the logic for its solution:</w:t>
      </w:r>
      <w:r w:rsidR="005D4818" w:rsidRPr="005D4818">
        <w:rPr>
          <w:rFonts w:ascii="Arial" w:hAnsi="Arial" w:cs="Arial"/>
          <w:color w:val="333333"/>
          <w:sz w:val="27"/>
          <w:szCs w:val="27"/>
        </w:rPr>
        <w:br/>
      </w:r>
      <w:r w:rsidR="005D4818" w:rsidRPr="005D4818">
        <w:rPr>
          <w:rFonts w:ascii="Arial" w:hAnsi="Arial" w:cs="Arial"/>
          <w:color w:val="333333"/>
          <w:sz w:val="27"/>
          <w:szCs w:val="27"/>
        </w:rPr>
        <w:br/>
      </w:r>
      <w:r w:rsidR="005D4818" w:rsidRPr="005D4818">
        <w:rPr>
          <w:rFonts w:ascii="Arial" w:hAnsi="Arial" w:cs="Arial"/>
          <w:noProof/>
          <w:color w:val="333333"/>
          <w:sz w:val="27"/>
          <w:szCs w:val="27"/>
        </w:rPr>
        <w:drawing>
          <wp:inline distT="0" distB="0" distL="0" distR="0" wp14:anchorId="63CF97F2" wp14:editId="6E26168A">
            <wp:extent cx="2979420" cy="2575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9420" cy="2575560"/>
                    </a:xfrm>
                    <a:prstGeom prst="rect">
                      <a:avLst/>
                    </a:prstGeom>
                    <a:noFill/>
                    <a:ln>
                      <a:noFill/>
                    </a:ln>
                  </pic:spPr>
                </pic:pic>
              </a:graphicData>
            </a:graphic>
          </wp:inline>
        </w:drawing>
      </w:r>
    </w:p>
    <w:p w14:paraId="140944C6" w14:textId="77777777" w:rsidR="005D4818" w:rsidRPr="005D4818" w:rsidRDefault="005D4818" w:rsidP="005D4818">
      <w:pPr>
        <w:shd w:val="clear" w:color="auto" w:fill="FFFFFF"/>
        <w:spacing w:after="150" w:line="240" w:lineRule="auto"/>
        <w:rPr>
          <w:rFonts w:ascii="Arial" w:eastAsia="Times New Roman" w:hAnsi="Arial" w:cs="Arial"/>
          <w:color w:val="333333"/>
          <w:sz w:val="21"/>
          <w:szCs w:val="21"/>
        </w:rPr>
      </w:pPr>
      <w:r w:rsidRPr="005D4818">
        <w:rPr>
          <w:rFonts w:ascii="Arial" w:eastAsia="Times New Roman" w:hAnsi="Arial" w:cs="Arial"/>
          <w:color w:val="333333"/>
          <w:sz w:val="21"/>
          <w:szCs w:val="21"/>
        </w:rPr>
        <w:br/>
      </w:r>
      <w:r w:rsidRPr="005D4818">
        <w:rPr>
          <w:rFonts w:ascii="Arial" w:eastAsia="Times New Roman" w:hAnsi="Arial" w:cs="Arial"/>
          <w:b/>
          <w:bCs/>
          <w:color w:val="333333"/>
          <w:sz w:val="27"/>
          <w:szCs w:val="27"/>
        </w:rPr>
        <w:t>Example 1:</w:t>
      </w:r>
    </w:p>
    <w:p w14:paraId="42A01DF8"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5D4818">
        <w:rPr>
          <w:rFonts w:ascii="Consolas" w:eastAsia="Times New Roman" w:hAnsi="Consolas" w:cs="Courier New"/>
          <w:b/>
          <w:bCs/>
          <w:color w:val="333333"/>
          <w:sz w:val="27"/>
          <w:szCs w:val="27"/>
        </w:rPr>
        <w:t>Input:</w:t>
      </w:r>
    </w:p>
    <w:p w14:paraId="13AA9C39"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 xml:space="preserve">grid[][] = </w:t>
      </w:r>
    </w:p>
    <w:p w14:paraId="1337E41E"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[[3 0 6 5 0 8 4 0 0],</w:t>
      </w:r>
    </w:p>
    <w:p w14:paraId="62370938"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[5 2 0 0 0 0 0 0 0],</w:t>
      </w:r>
    </w:p>
    <w:p w14:paraId="74699DA1"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D4818">
        <w:rPr>
          <w:rFonts w:ascii="Consolas" w:eastAsia="Times New Roman" w:hAnsi="Consolas" w:cs="Courier New"/>
          <w:color w:val="333333"/>
          <w:sz w:val="27"/>
          <w:szCs w:val="27"/>
        </w:rPr>
        <w:t>[0 8 7 0 0 0 0 3 1 ],</w:t>
      </w:r>
    </w:p>
    <w:p w14:paraId="12D12619"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[0 0 3 0 1 0 0 8 0],</w:t>
      </w:r>
    </w:p>
    <w:p w14:paraId="7CAF4340"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[9 0 0 8 6 3 0 0 5],</w:t>
      </w:r>
    </w:p>
    <w:p w14:paraId="6AB3FAF7"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lastRenderedPageBreak/>
        <w:t>[0 5 0 0 9 0 6 0 0],</w:t>
      </w:r>
    </w:p>
    <w:p w14:paraId="15AFB45E"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[1 3 0 0 0 0 2 5 0],</w:t>
      </w:r>
    </w:p>
    <w:p w14:paraId="10A73D70"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[0 0 0 0 0 0 0 7 4],</w:t>
      </w:r>
    </w:p>
    <w:p w14:paraId="7AECA981"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[0 0 5 2 0 6 3 0 0]]</w:t>
      </w:r>
    </w:p>
    <w:p w14:paraId="642FC66D"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5D4818">
        <w:rPr>
          <w:rFonts w:ascii="Consolas" w:eastAsia="Times New Roman" w:hAnsi="Consolas" w:cs="Courier New"/>
          <w:b/>
          <w:bCs/>
          <w:color w:val="333333"/>
          <w:sz w:val="27"/>
          <w:szCs w:val="27"/>
        </w:rPr>
        <w:t>Output:</w:t>
      </w:r>
    </w:p>
    <w:p w14:paraId="17DC3A83"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3 1 6 5 7 8 4 9 2</w:t>
      </w:r>
    </w:p>
    <w:p w14:paraId="76BD712E"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5 2 9 1 3 4 7 6 8</w:t>
      </w:r>
    </w:p>
    <w:p w14:paraId="5CABD763"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4 8 7 6 2 9 5 3 1</w:t>
      </w:r>
    </w:p>
    <w:p w14:paraId="4772DD89"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2 6 3 4 1 5 9 8 7</w:t>
      </w:r>
    </w:p>
    <w:p w14:paraId="1CA9B22E"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9 7 4 8 6 3 1 2 5</w:t>
      </w:r>
    </w:p>
    <w:p w14:paraId="35254748"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8 5 1 7 9 2 6 4 3</w:t>
      </w:r>
    </w:p>
    <w:p w14:paraId="722C7450"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1 3 8 9 4 7 2 5 6</w:t>
      </w:r>
    </w:p>
    <w:p w14:paraId="2E771521" w14:textId="77777777" w:rsidR="005D4818"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5D4818">
        <w:rPr>
          <w:rFonts w:ascii="Consolas" w:eastAsia="Times New Roman" w:hAnsi="Consolas" w:cs="Courier New"/>
          <w:color w:val="333333"/>
          <w:sz w:val="27"/>
          <w:szCs w:val="27"/>
        </w:rPr>
        <w:t>6 9 2 3 5 1 8 7 4</w:t>
      </w:r>
    </w:p>
    <w:p w14:paraId="717CAE32" w14:textId="0762EC37" w:rsidR="00CB0603" w:rsidRPr="005D4818" w:rsidRDefault="005D4818" w:rsidP="005D48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D4818">
        <w:rPr>
          <w:rFonts w:ascii="Consolas" w:eastAsia="Times New Roman" w:hAnsi="Consolas" w:cs="Courier New"/>
          <w:color w:val="333333"/>
          <w:sz w:val="27"/>
          <w:szCs w:val="27"/>
        </w:rPr>
        <w:t>7 4 5 2 8 6 3 1 9</w:t>
      </w:r>
    </w:p>
    <w:p w14:paraId="71904CBD" w14:textId="269020BE" w:rsidR="00DF22A0" w:rsidRPr="00DF22A0" w:rsidRDefault="00CB0603" w:rsidP="00DF22A0">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DF22A0" w:rsidRPr="00DF22A0">
        <w:t xml:space="preserve"> </w:t>
      </w:r>
      <w:r w:rsidR="00DF22A0" w:rsidRPr="00DF22A0">
        <w:rPr>
          <w:rFonts w:ascii="Segoe UI" w:hAnsi="Segoe UI" w:cs="Segoe UI"/>
          <w:color w:val="424242"/>
          <w:sz w:val="21"/>
          <w:szCs w:val="21"/>
        </w:rPr>
        <w:t>bool is_safe(int grid[9][9],int no,int i,int j) {</w:t>
      </w:r>
    </w:p>
    <w:p w14:paraId="47DCE3C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x=0;x&lt;9;x++) {</w:t>
      </w:r>
    </w:p>
    <w:p w14:paraId="001AF92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if(grid[i][x]==no || grid[x][j]==no) {</w:t>
      </w:r>
    </w:p>
    <w:p w14:paraId="25D5E973"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false;</w:t>
      </w:r>
    </w:p>
    <w:p w14:paraId="1A6999C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603E1819"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492F73F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int sx = (i/3)*3;</w:t>
      </w:r>
    </w:p>
    <w:p w14:paraId="3C8182E2"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int sy = (j/3)*3;</w:t>
      </w:r>
    </w:p>
    <w:p w14:paraId="4F86E700"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x=sx;x&lt;sx+3;x++) {</w:t>
      </w:r>
    </w:p>
    <w:p w14:paraId="0558CF1C"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y=sy;y&lt;sy+3;y++) {</w:t>
      </w:r>
    </w:p>
    <w:p w14:paraId="3B0E0C0F"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if(grid[x][y]==no) {</w:t>
      </w:r>
    </w:p>
    <w:p w14:paraId="24F17FB5"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lastRenderedPageBreak/>
        <w:t xml:space="preserve">                    return false;</w:t>
      </w:r>
    </w:p>
    <w:p w14:paraId="5FBCF794"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6F72C4C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20F3E23B"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473AC67A"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true;</w:t>
      </w:r>
    </w:p>
    <w:p w14:paraId="34DD1661"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20B05BD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bool solve_soduku(int grid[9][9],int i,int j) {</w:t>
      </w:r>
    </w:p>
    <w:p w14:paraId="28BFD6FE"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if(i==9) {</w:t>
      </w:r>
    </w:p>
    <w:p w14:paraId="62A7953B"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true;</w:t>
      </w:r>
    </w:p>
    <w:p w14:paraId="5214D2CC"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03E7B833"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if(j==9) {</w:t>
      </w:r>
    </w:p>
    <w:p w14:paraId="6B923911"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solve_soduku(grid,i+1,0);</w:t>
      </w:r>
    </w:p>
    <w:p w14:paraId="63A43863"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2E140781"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if(grid[i][j]!=0) {</w:t>
      </w:r>
    </w:p>
    <w:p w14:paraId="5170BC0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solve_soduku(grid,i,j+1);</w:t>
      </w:r>
    </w:p>
    <w:p w14:paraId="6CEA1C0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6C4311CF"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no=1;no&lt;=9;no++) {</w:t>
      </w:r>
    </w:p>
    <w:p w14:paraId="640F326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if(is_safe(grid,no,i,j)) {</w:t>
      </w:r>
    </w:p>
    <w:p w14:paraId="360D6B2A"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grid[i][j] = no;</w:t>
      </w:r>
    </w:p>
    <w:p w14:paraId="3BD50A9E"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if(solve_soduku(grid,i,j+1)) {</w:t>
      </w:r>
    </w:p>
    <w:p w14:paraId="77051980"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true;</w:t>
      </w:r>
    </w:p>
    <w:p w14:paraId="19B035FE"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181419BB"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562BE73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lastRenderedPageBreak/>
        <w:t xml:space="preserve">        }</w:t>
      </w:r>
    </w:p>
    <w:p w14:paraId="6D51D902"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grid[i][j] = 0;</w:t>
      </w:r>
    </w:p>
    <w:p w14:paraId="77FF0C1F"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false;</w:t>
      </w:r>
    </w:p>
    <w:p w14:paraId="0E80FEC5"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05BA88A3"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bool SolveSudoku(int grid[N][N])  </w:t>
      </w:r>
    </w:p>
    <w:p w14:paraId="60188A1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 </w:t>
      </w:r>
    </w:p>
    <w:p w14:paraId="28775D84"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 Your code here</w:t>
      </w:r>
    </w:p>
    <w:p w14:paraId="064B68C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return solve_soduku(grid,0,0);</w:t>
      </w:r>
    </w:p>
    <w:p w14:paraId="15FF22EA"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77EB1A3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11597418"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//Function to print grids of the Sudoku.</w:t>
      </w:r>
    </w:p>
    <w:p w14:paraId="2FC7748B"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void printGrid (int grid[N][N]) </w:t>
      </w:r>
    </w:p>
    <w:p w14:paraId="11CEB857"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42828BCA"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 Your code here </w:t>
      </w:r>
    </w:p>
    <w:p w14:paraId="2539A857"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i=0;i&lt;9;i++) {</w:t>
      </w:r>
    </w:p>
    <w:p w14:paraId="2FFBD0EC"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for(int j=0;j&lt;9;j++) {</w:t>
      </w:r>
    </w:p>
    <w:p w14:paraId="6A8AB3DD"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cout&lt;&lt;grid[i][j]&lt;&lt;" ";</w:t>
      </w:r>
    </w:p>
    <w:p w14:paraId="66232616"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6D78FD0C" w14:textId="77777777" w:rsidR="00DF22A0" w:rsidRPr="00DF22A0" w:rsidRDefault="00DF22A0" w:rsidP="00DF22A0">
      <w:pPr>
        <w:pStyle w:val="NormalWeb"/>
        <w:shd w:val="clear" w:color="auto" w:fill="FFFFFF"/>
        <w:spacing w:after="240"/>
        <w:rPr>
          <w:rFonts w:ascii="Segoe UI" w:hAnsi="Segoe UI" w:cs="Segoe UI"/>
          <w:color w:val="424242"/>
          <w:sz w:val="21"/>
          <w:szCs w:val="21"/>
        </w:rPr>
      </w:pPr>
      <w:r w:rsidRPr="00DF22A0">
        <w:rPr>
          <w:rFonts w:ascii="Segoe UI" w:hAnsi="Segoe UI" w:cs="Segoe UI"/>
          <w:color w:val="424242"/>
          <w:sz w:val="21"/>
          <w:szCs w:val="21"/>
        </w:rPr>
        <w:t xml:space="preserve">        }</w:t>
      </w:r>
    </w:p>
    <w:p w14:paraId="481C7E18" w14:textId="55909425" w:rsidR="00CB0603" w:rsidRDefault="00DF22A0" w:rsidP="00DF22A0">
      <w:pPr>
        <w:pStyle w:val="NormalWeb"/>
        <w:shd w:val="clear" w:color="auto" w:fill="FFFFFF"/>
        <w:spacing w:before="0" w:beforeAutospacing="0" w:after="240" w:afterAutospacing="0"/>
        <w:rPr>
          <w:rFonts w:ascii="Segoe UI" w:hAnsi="Segoe UI" w:cs="Segoe UI"/>
          <w:color w:val="424242"/>
          <w:sz w:val="21"/>
          <w:szCs w:val="21"/>
        </w:rPr>
      </w:pPr>
      <w:r w:rsidRPr="00DF22A0">
        <w:rPr>
          <w:rFonts w:ascii="Segoe UI" w:hAnsi="Segoe UI" w:cs="Segoe UI"/>
          <w:color w:val="424242"/>
          <w:sz w:val="21"/>
          <w:szCs w:val="21"/>
        </w:rPr>
        <w:t xml:space="preserve">    }</w:t>
      </w:r>
    </w:p>
    <w:p w14:paraId="4F785CF2" w14:textId="6E361D89" w:rsidR="00DB52D0" w:rsidRPr="00DB52D0" w:rsidRDefault="00DF22A0" w:rsidP="00DB52D0">
      <w:pPr>
        <w:pStyle w:val="NormalWeb"/>
        <w:shd w:val="clear" w:color="auto" w:fill="FFFFFF"/>
        <w:spacing w:before="0" w:beforeAutospacing="0" w:after="150" w:afterAutospacing="0"/>
        <w:rPr>
          <w:rFonts w:ascii="Arial" w:hAnsi="Arial" w:cs="Arial"/>
          <w:color w:val="333333"/>
          <w:sz w:val="21"/>
          <w:szCs w:val="21"/>
        </w:rPr>
      </w:pPr>
      <w:r>
        <w:rPr>
          <w:rFonts w:ascii="Segoe UI" w:hAnsi="Segoe UI" w:cs="Segoe UI"/>
          <w:color w:val="424242"/>
          <w:sz w:val="21"/>
          <w:szCs w:val="21"/>
        </w:rPr>
        <w:t>254)</w:t>
      </w:r>
      <w:r w:rsidR="00DB52D0" w:rsidRPr="00DB52D0">
        <w:rPr>
          <w:rFonts w:ascii="Arial" w:hAnsi="Arial" w:cs="Arial"/>
          <w:color w:val="333333"/>
          <w:sz w:val="27"/>
          <w:szCs w:val="27"/>
        </w:rPr>
        <w:t xml:space="preserve"> Given an undirected graph and an integer </w:t>
      </w:r>
      <w:r w:rsidR="00DB52D0" w:rsidRPr="00DB52D0">
        <w:rPr>
          <w:rFonts w:ascii="Arial" w:hAnsi="Arial" w:cs="Arial"/>
          <w:b/>
          <w:bCs/>
          <w:color w:val="333333"/>
          <w:sz w:val="27"/>
          <w:szCs w:val="27"/>
        </w:rPr>
        <w:t>M</w:t>
      </w:r>
      <w:r w:rsidR="00DB52D0" w:rsidRPr="00DB52D0">
        <w:rPr>
          <w:rFonts w:ascii="Arial" w:hAnsi="Arial" w:cs="Arial"/>
          <w:color w:val="333333"/>
          <w:sz w:val="27"/>
          <w:szCs w:val="27"/>
        </w:rPr>
        <w:t>. The task is to determine if the graph can be colored with at most M colors such that no two adjacent vertices of the graph are colored with the same color. Here coloring of a graph means the assignment of colors to all vertices. Print 1 if it is possible to colour vertices and 0 otherwise.</w:t>
      </w:r>
    </w:p>
    <w:p w14:paraId="57928E53" w14:textId="77777777" w:rsidR="00DB52D0" w:rsidRPr="00DB52D0" w:rsidRDefault="00DB52D0" w:rsidP="00DB52D0">
      <w:pPr>
        <w:shd w:val="clear" w:color="auto" w:fill="FFFFFF"/>
        <w:spacing w:after="150" w:line="240" w:lineRule="auto"/>
        <w:rPr>
          <w:rFonts w:ascii="Arial" w:eastAsia="Times New Roman" w:hAnsi="Arial" w:cs="Arial"/>
          <w:color w:val="333333"/>
          <w:sz w:val="21"/>
          <w:szCs w:val="21"/>
        </w:rPr>
      </w:pPr>
      <w:r w:rsidRPr="00DB52D0">
        <w:rPr>
          <w:rFonts w:ascii="Arial" w:eastAsia="Times New Roman" w:hAnsi="Arial" w:cs="Arial"/>
          <w:b/>
          <w:bCs/>
          <w:color w:val="333333"/>
          <w:sz w:val="27"/>
          <w:szCs w:val="27"/>
        </w:rPr>
        <w:lastRenderedPageBreak/>
        <w:t>Example 1:</w:t>
      </w:r>
    </w:p>
    <w:p w14:paraId="2C6ADAE6"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B52D0">
        <w:rPr>
          <w:rFonts w:ascii="Consolas" w:eastAsia="Times New Roman" w:hAnsi="Consolas" w:cs="Courier New"/>
          <w:b/>
          <w:bCs/>
          <w:color w:val="333333"/>
          <w:sz w:val="27"/>
          <w:szCs w:val="27"/>
        </w:rPr>
        <w:t>Input:</w:t>
      </w:r>
    </w:p>
    <w:p w14:paraId="1A5C6DBE"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B52D0">
        <w:rPr>
          <w:rFonts w:ascii="Consolas" w:eastAsia="Times New Roman" w:hAnsi="Consolas" w:cs="Courier New"/>
          <w:color w:val="333333"/>
          <w:sz w:val="27"/>
          <w:szCs w:val="27"/>
        </w:rPr>
        <w:t>N = 4</w:t>
      </w:r>
    </w:p>
    <w:p w14:paraId="66EAD0BD"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B52D0">
        <w:rPr>
          <w:rFonts w:ascii="Consolas" w:eastAsia="Times New Roman" w:hAnsi="Consolas" w:cs="Courier New"/>
          <w:color w:val="333333"/>
          <w:sz w:val="27"/>
          <w:szCs w:val="27"/>
        </w:rPr>
        <w:t>M = 3</w:t>
      </w:r>
    </w:p>
    <w:p w14:paraId="5956BDC6"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B52D0">
        <w:rPr>
          <w:rFonts w:ascii="Consolas" w:eastAsia="Times New Roman" w:hAnsi="Consolas" w:cs="Courier New"/>
          <w:color w:val="333333"/>
          <w:sz w:val="27"/>
          <w:szCs w:val="27"/>
        </w:rPr>
        <w:t>E = 5</w:t>
      </w:r>
    </w:p>
    <w:p w14:paraId="6FBB29F9"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B52D0">
        <w:rPr>
          <w:rFonts w:ascii="Consolas" w:eastAsia="Times New Roman" w:hAnsi="Consolas" w:cs="Courier New"/>
          <w:color w:val="333333"/>
          <w:sz w:val="27"/>
          <w:szCs w:val="27"/>
        </w:rPr>
        <w:t>Edges[] = {(0,1),(1,2),(2,3),(3,0),(0,2)}</w:t>
      </w:r>
    </w:p>
    <w:p w14:paraId="7A461583"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DB52D0">
        <w:rPr>
          <w:rFonts w:ascii="Consolas" w:eastAsia="Times New Roman" w:hAnsi="Consolas" w:cs="Courier New"/>
          <w:b/>
          <w:bCs/>
          <w:color w:val="333333"/>
          <w:sz w:val="27"/>
          <w:szCs w:val="27"/>
        </w:rPr>
        <w:t xml:space="preserve">Output: </w:t>
      </w:r>
      <w:r w:rsidRPr="00DB52D0">
        <w:rPr>
          <w:rFonts w:ascii="Consolas" w:eastAsia="Times New Roman" w:hAnsi="Consolas" w:cs="Courier New"/>
          <w:color w:val="333333"/>
          <w:sz w:val="27"/>
          <w:szCs w:val="27"/>
        </w:rPr>
        <w:t>1</w:t>
      </w:r>
    </w:p>
    <w:p w14:paraId="6DB43DB2" w14:textId="77777777" w:rsidR="00DB52D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B52D0">
        <w:rPr>
          <w:rFonts w:ascii="Consolas" w:eastAsia="Times New Roman" w:hAnsi="Consolas" w:cs="Courier New"/>
          <w:b/>
          <w:bCs/>
          <w:color w:val="333333"/>
          <w:sz w:val="27"/>
          <w:szCs w:val="27"/>
        </w:rPr>
        <w:t xml:space="preserve">Explanation: </w:t>
      </w:r>
      <w:r w:rsidRPr="00DB52D0">
        <w:rPr>
          <w:rFonts w:ascii="Consolas" w:eastAsia="Times New Roman" w:hAnsi="Consolas" w:cs="Courier New"/>
          <w:color w:val="333333"/>
          <w:sz w:val="27"/>
          <w:szCs w:val="27"/>
        </w:rPr>
        <w:t>It is possible to colour the</w:t>
      </w:r>
    </w:p>
    <w:p w14:paraId="4A1360D9" w14:textId="6DB06DB6" w:rsidR="00DF22A0" w:rsidRPr="00DB52D0" w:rsidRDefault="00DB52D0" w:rsidP="00DB52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B52D0">
        <w:rPr>
          <w:rFonts w:ascii="Consolas" w:eastAsia="Times New Roman" w:hAnsi="Consolas" w:cs="Courier New"/>
          <w:color w:val="333333"/>
          <w:sz w:val="27"/>
          <w:szCs w:val="27"/>
        </w:rPr>
        <w:t>given graph using 3 colours.</w:t>
      </w:r>
    </w:p>
    <w:p w14:paraId="0CD372BA" w14:textId="1F16D48E" w:rsidR="00DB52D0" w:rsidRPr="00DB52D0" w:rsidRDefault="00DF22A0" w:rsidP="00DB52D0">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DB52D0" w:rsidRPr="00DB52D0">
        <w:t xml:space="preserve"> </w:t>
      </w:r>
      <w:r w:rsidR="00DB52D0" w:rsidRPr="00DB52D0">
        <w:rPr>
          <w:rFonts w:ascii="Segoe UI" w:hAnsi="Segoe UI" w:cs="Segoe UI"/>
          <w:color w:val="424242"/>
          <w:sz w:val="21"/>
          <w:szCs w:val="21"/>
        </w:rPr>
        <w:t>bool help(bool mat[101][101],int n,int c,vector&lt;int&gt; &amp;col,int V){</w:t>
      </w:r>
    </w:p>
    <w:p w14:paraId="26E51374"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for(int i = 0; i &lt; V ; i ++){</w:t>
      </w:r>
    </w:p>
    <w:p w14:paraId="3D28005D"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if(i == n) continue;</w:t>
      </w:r>
    </w:p>
    <w:p w14:paraId="42A2C49B"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if(mat[n][i] == 1 and col[i] == c )</w:t>
      </w:r>
    </w:p>
    <w:p w14:paraId="795D3975"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return false;</w:t>
      </w:r>
    </w:p>
    <w:p w14:paraId="087244D4"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w:t>
      </w:r>
    </w:p>
    <w:p w14:paraId="22C72E4B"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return true;</w:t>
      </w:r>
    </w:p>
    <w:p w14:paraId="4E47AC57"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w:t>
      </w:r>
    </w:p>
    <w:p w14:paraId="2EAB6F2E"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bool coloring(bool mat[101][101],int n,vector&lt;int&gt; &amp;col,int V,int m){</w:t>
      </w:r>
    </w:p>
    <w:p w14:paraId="01D50EEE"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if( n == V ) { return true; }</w:t>
      </w:r>
    </w:p>
    <w:p w14:paraId="65AA846B"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for(int i  = 0 ; i &lt;  m ; i ++){</w:t>
      </w:r>
    </w:p>
    <w:p w14:paraId="59A6F369"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if(help(mat,n,i,col,V) == true){</w:t>
      </w:r>
    </w:p>
    <w:p w14:paraId="74D4DB42"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col[n] = i;</w:t>
      </w:r>
    </w:p>
    <w:p w14:paraId="24EC6432"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if(coloring(mat , n + 1 , col , V , m)) return true;</w:t>
      </w:r>
    </w:p>
    <w:p w14:paraId="1BCC9753"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col[n] = -1; </w:t>
      </w:r>
    </w:p>
    <w:p w14:paraId="12D617BB"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lastRenderedPageBreak/>
        <w:t xml:space="preserve">         }</w:t>
      </w:r>
    </w:p>
    <w:p w14:paraId="3A592CD6"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w:t>
      </w:r>
    </w:p>
    <w:p w14:paraId="0A19E7A9"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return false;</w:t>
      </w:r>
    </w:p>
    <w:p w14:paraId="1ED8F0AC"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w:t>
      </w:r>
    </w:p>
    <w:p w14:paraId="0395CBC2"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bool graphColoring(bool graph[101][101], int m, int V)</w:t>
      </w:r>
    </w:p>
    <w:p w14:paraId="24B679B7"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w:t>
      </w:r>
    </w:p>
    <w:p w14:paraId="076829B7"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vector&lt;int&gt; col(V,-1);</w:t>
      </w:r>
    </w:p>
    <w:p w14:paraId="421508DA" w14:textId="77777777" w:rsidR="00DB52D0" w:rsidRPr="00DB52D0" w:rsidRDefault="00DB52D0" w:rsidP="00DB52D0">
      <w:pPr>
        <w:pStyle w:val="NormalWeb"/>
        <w:shd w:val="clear" w:color="auto" w:fill="FFFFFF"/>
        <w:spacing w:after="240"/>
        <w:rPr>
          <w:rFonts w:ascii="Segoe UI" w:hAnsi="Segoe UI" w:cs="Segoe UI"/>
          <w:color w:val="424242"/>
          <w:sz w:val="21"/>
          <w:szCs w:val="21"/>
        </w:rPr>
      </w:pPr>
      <w:r w:rsidRPr="00DB52D0">
        <w:rPr>
          <w:rFonts w:ascii="Segoe UI" w:hAnsi="Segoe UI" w:cs="Segoe UI"/>
          <w:color w:val="424242"/>
          <w:sz w:val="21"/>
          <w:szCs w:val="21"/>
        </w:rPr>
        <w:t xml:space="preserve">    return coloring(graph,0,col,V,m);</w:t>
      </w:r>
    </w:p>
    <w:p w14:paraId="3FBB40C3" w14:textId="3C0175F4" w:rsidR="00DF22A0" w:rsidRDefault="00DB52D0" w:rsidP="00DB52D0">
      <w:pPr>
        <w:pStyle w:val="NormalWeb"/>
        <w:shd w:val="clear" w:color="auto" w:fill="FFFFFF"/>
        <w:spacing w:before="0" w:beforeAutospacing="0" w:after="240" w:afterAutospacing="0"/>
        <w:rPr>
          <w:rFonts w:ascii="Segoe UI" w:hAnsi="Segoe UI" w:cs="Segoe UI"/>
          <w:color w:val="424242"/>
          <w:sz w:val="21"/>
          <w:szCs w:val="21"/>
        </w:rPr>
      </w:pPr>
      <w:r w:rsidRPr="00DB52D0">
        <w:rPr>
          <w:rFonts w:ascii="Segoe UI" w:hAnsi="Segoe UI" w:cs="Segoe UI"/>
          <w:color w:val="424242"/>
          <w:sz w:val="21"/>
          <w:szCs w:val="21"/>
        </w:rPr>
        <w:t>}</w:t>
      </w:r>
    </w:p>
    <w:p w14:paraId="71FD3855" w14:textId="40AA30C5" w:rsidR="00B67A60" w:rsidRPr="00B67A60" w:rsidRDefault="00DB52D0" w:rsidP="00B67A60">
      <w:pPr>
        <w:pStyle w:val="NormalWeb"/>
        <w:shd w:val="clear" w:color="auto" w:fill="FFFFFF"/>
        <w:spacing w:before="0" w:beforeAutospacing="0" w:after="150" w:afterAutospacing="0"/>
        <w:rPr>
          <w:rFonts w:ascii="Arial" w:hAnsi="Arial" w:cs="Arial"/>
          <w:color w:val="333333"/>
          <w:sz w:val="21"/>
          <w:szCs w:val="21"/>
        </w:rPr>
      </w:pPr>
      <w:r>
        <w:rPr>
          <w:rFonts w:ascii="Segoe UI" w:hAnsi="Segoe UI" w:cs="Segoe UI"/>
          <w:color w:val="424242"/>
          <w:sz w:val="21"/>
          <w:szCs w:val="21"/>
        </w:rPr>
        <w:t>255)</w:t>
      </w:r>
      <w:r w:rsidR="00B67A60" w:rsidRPr="00B67A60">
        <w:rPr>
          <w:rFonts w:ascii="Arial" w:hAnsi="Arial" w:cs="Arial"/>
          <w:color w:val="333333"/>
          <w:sz w:val="27"/>
          <w:szCs w:val="27"/>
        </w:rPr>
        <w:t xml:space="preserve"> Given two sorted arrays </w:t>
      </w:r>
      <w:r w:rsidR="00B67A60" w:rsidRPr="00B67A60">
        <w:rPr>
          <w:rFonts w:ascii="Arial" w:hAnsi="Arial" w:cs="Arial"/>
          <w:b/>
          <w:bCs/>
          <w:color w:val="333333"/>
          <w:sz w:val="27"/>
          <w:szCs w:val="27"/>
        </w:rPr>
        <w:t>arr1</w:t>
      </w:r>
      <w:r w:rsidR="00B67A60" w:rsidRPr="00B67A60">
        <w:rPr>
          <w:rFonts w:ascii="Arial" w:hAnsi="Arial" w:cs="Arial"/>
          <w:color w:val="333333"/>
          <w:sz w:val="27"/>
          <w:szCs w:val="27"/>
        </w:rPr>
        <w:t> and </w:t>
      </w:r>
      <w:r w:rsidR="00B67A60" w:rsidRPr="00B67A60">
        <w:rPr>
          <w:rFonts w:ascii="Arial" w:hAnsi="Arial" w:cs="Arial"/>
          <w:b/>
          <w:bCs/>
          <w:color w:val="333333"/>
          <w:sz w:val="27"/>
          <w:szCs w:val="27"/>
        </w:rPr>
        <w:t>arr2</w:t>
      </w:r>
      <w:r w:rsidR="00B67A60" w:rsidRPr="00B67A60">
        <w:rPr>
          <w:rFonts w:ascii="Arial" w:hAnsi="Arial" w:cs="Arial"/>
          <w:color w:val="333333"/>
          <w:sz w:val="27"/>
          <w:szCs w:val="27"/>
        </w:rPr>
        <w:t> of size </w:t>
      </w:r>
      <w:r w:rsidR="00B67A60" w:rsidRPr="00B67A60">
        <w:rPr>
          <w:rFonts w:ascii="Arial" w:hAnsi="Arial" w:cs="Arial"/>
          <w:b/>
          <w:bCs/>
          <w:color w:val="333333"/>
          <w:sz w:val="27"/>
          <w:szCs w:val="27"/>
        </w:rPr>
        <w:t>N</w:t>
      </w:r>
      <w:r w:rsidR="00B67A60" w:rsidRPr="00B67A60">
        <w:rPr>
          <w:rFonts w:ascii="Arial" w:hAnsi="Arial" w:cs="Arial"/>
          <w:color w:val="333333"/>
          <w:sz w:val="27"/>
          <w:szCs w:val="27"/>
        </w:rPr>
        <w:t> and </w:t>
      </w:r>
      <w:r w:rsidR="00B67A60" w:rsidRPr="00B67A60">
        <w:rPr>
          <w:rFonts w:ascii="Arial" w:hAnsi="Arial" w:cs="Arial"/>
          <w:b/>
          <w:bCs/>
          <w:color w:val="333333"/>
          <w:sz w:val="27"/>
          <w:szCs w:val="27"/>
        </w:rPr>
        <w:t>M</w:t>
      </w:r>
      <w:r w:rsidR="00B67A60" w:rsidRPr="00B67A60">
        <w:rPr>
          <w:rFonts w:ascii="Arial" w:hAnsi="Arial" w:cs="Arial"/>
          <w:color w:val="333333"/>
          <w:sz w:val="27"/>
          <w:szCs w:val="27"/>
        </w:rPr>
        <w:t> respectively and an element </w:t>
      </w:r>
      <w:r w:rsidR="00B67A60" w:rsidRPr="00B67A60">
        <w:rPr>
          <w:rFonts w:ascii="Arial" w:hAnsi="Arial" w:cs="Arial"/>
          <w:b/>
          <w:bCs/>
          <w:color w:val="333333"/>
          <w:sz w:val="27"/>
          <w:szCs w:val="27"/>
        </w:rPr>
        <w:t>K</w:t>
      </w:r>
      <w:r w:rsidR="00B67A60" w:rsidRPr="00B67A60">
        <w:rPr>
          <w:rFonts w:ascii="Arial" w:hAnsi="Arial" w:cs="Arial"/>
          <w:color w:val="333333"/>
          <w:sz w:val="27"/>
          <w:szCs w:val="27"/>
        </w:rPr>
        <w:t>. The task is to find the element that would be at the k’th position of the final sorted array.</w:t>
      </w:r>
      <w:r w:rsidR="00B67A60" w:rsidRPr="00B67A60">
        <w:rPr>
          <w:rFonts w:ascii="Arial" w:hAnsi="Arial" w:cs="Arial"/>
          <w:color w:val="333333"/>
          <w:sz w:val="21"/>
          <w:szCs w:val="21"/>
        </w:rPr>
        <w:br/>
        <w:t> </w:t>
      </w:r>
    </w:p>
    <w:p w14:paraId="1A670559" w14:textId="77777777" w:rsidR="00B67A60" w:rsidRPr="00B67A60" w:rsidRDefault="00B67A60" w:rsidP="00B67A60">
      <w:pPr>
        <w:shd w:val="clear" w:color="auto" w:fill="FFFFFF"/>
        <w:spacing w:after="150" w:line="240" w:lineRule="auto"/>
        <w:rPr>
          <w:rFonts w:ascii="Arial" w:eastAsia="Times New Roman" w:hAnsi="Arial" w:cs="Arial"/>
          <w:color w:val="333333"/>
          <w:sz w:val="21"/>
          <w:szCs w:val="21"/>
        </w:rPr>
      </w:pPr>
      <w:r w:rsidRPr="00B67A60">
        <w:rPr>
          <w:rFonts w:ascii="Arial" w:eastAsia="Times New Roman" w:hAnsi="Arial" w:cs="Arial"/>
          <w:b/>
          <w:bCs/>
          <w:color w:val="333333"/>
          <w:sz w:val="27"/>
          <w:szCs w:val="27"/>
        </w:rPr>
        <w:t>Example 1:</w:t>
      </w:r>
    </w:p>
    <w:p w14:paraId="7D44F388"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b/>
          <w:bCs/>
          <w:color w:val="333333"/>
          <w:sz w:val="27"/>
          <w:szCs w:val="27"/>
        </w:rPr>
        <w:t>Input:</w:t>
      </w:r>
    </w:p>
    <w:p w14:paraId="593F9E31"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arr1[] = {2, 3, 6, 7, 9}</w:t>
      </w:r>
    </w:p>
    <w:p w14:paraId="78A4AC51"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arr2[] = {1, 4, 8, 10}</w:t>
      </w:r>
    </w:p>
    <w:p w14:paraId="60739C8E"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k = 5</w:t>
      </w:r>
    </w:p>
    <w:p w14:paraId="4E49DA9D"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b/>
          <w:bCs/>
          <w:color w:val="333333"/>
          <w:sz w:val="27"/>
          <w:szCs w:val="27"/>
        </w:rPr>
        <w:t>Output:</w:t>
      </w:r>
    </w:p>
    <w:p w14:paraId="02548983"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6</w:t>
      </w:r>
    </w:p>
    <w:p w14:paraId="002C1D37"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b/>
          <w:bCs/>
          <w:color w:val="333333"/>
          <w:sz w:val="27"/>
          <w:szCs w:val="27"/>
        </w:rPr>
        <w:t>Explanation:</w:t>
      </w:r>
    </w:p>
    <w:p w14:paraId="37698A6B"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The final sorted array would be -</w:t>
      </w:r>
    </w:p>
    <w:p w14:paraId="66F007A0" w14:textId="77777777" w:rsidR="00B67A6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67A60">
        <w:rPr>
          <w:rFonts w:ascii="Consolas" w:eastAsia="Times New Roman" w:hAnsi="Consolas" w:cs="Courier New"/>
          <w:color w:val="333333"/>
          <w:sz w:val="27"/>
          <w:szCs w:val="27"/>
        </w:rPr>
        <w:t>1, 2, 3, 4, 6, 7, 8, 9, 10</w:t>
      </w:r>
    </w:p>
    <w:p w14:paraId="184D8E73" w14:textId="4C9A1D3F" w:rsidR="00DB52D0" w:rsidRPr="00B67A60" w:rsidRDefault="00B67A60" w:rsidP="00B67A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67A60">
        <w:rPr>
          <w:rFonts w:ascii="Consolas" w:eastAsia="Times New Roman" w:hAnsi="Consolas" w:cs="Courier New"/>
          <w:color w:val="333333"/>
          <w:sz w:val="27"/>
          <w:szCs w:val="27"/>
        </w:rPr>
        <w:t>The 5th element of this array is 6.</w:t>
      </w:r>
    </w:p>
    <w:p w14:paraId="2E5F4DA6" w14:textId="77777777" w:rsidR="00A62ED3" w:rsidRPr="00A62ED3" w:rsidRDefault="00DB52D0" w:rsidP="00A62ED3">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A62ED3" w:rsidRPr="00A62ED3">
        <w:rPr>
          <w:rFonts w:ascii="Segoe UI" w:hAnsi="Segoe UI" w:cs="Segoe UI"/>
          <w:color w:val="424242"/>
          <w:sz w:val="21"/>
          <w:szCs w:val="21"/>
        </w:rPr>
        <w:t xml:space="preserve">    int kthElement(int arr1[], int arr2[], int n, int m, int k)</w:t>
      </w:r>
    </w:p>
    <w:p w14:paraId="19329746"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w:t>
      </w:r>
    </w:p>
    <w:p w14:paraId="44E21439"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lastRenderedPageBreak/>
        <w:t xml:space="preserve">        vector&lt;int&gt;ans;</w:t>
      </w:r>
    </w:p>
    <w:p w14:paraId="302EA699"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for(int i=0;i&lt;n;i++)</w:t>
      </w:r>
    </w:p>
    <w:p w14:paraId="08BA17E6"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w:t>
      </w:r>
    </w:p>
    <w:p w14:paraId="66337DA3"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ans.push_back(arr1[i]);</w:t>
      </w:r>
    </w:p>
    <w:p w14:paraId="6067C110"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w:t>
      </w:r>
    </w:p>
    <w:p w14:paraId="07665D68"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for(int i=0;i&lt;m;i++)</w:t>
      </w:r>
    </w:p>
    <w:p w14:paraId="7D1A030B"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w:t>
      </w:r>
    </w:p>
    <w:p w14:paraId="69F3B9E6"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ans.push_back(arr2[i]);</w:t>
      </w:r>
    </w:p>
    <w:p w14:paraId="462FA4F7"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w:t>
      </w:r>
    </w:p>
    <w:p w14:paraId="2CD86D9A"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sort(ans.begin(),ans.end());</w:t>
      </w:r>
    </w:p>
    <w:p w14:paraId="05F16692" w14:textId="77777777" w:rsidR="00A62ED3" w:rsidRPr="00A62ED3" w:rsidRDefault="00A62ED3" w:rsidP="00A62ED3">
      <w:pPr>
        <w:pStyle w:val="NormalWeb"/>
        <w:shd w:val="clear" w:color="auto" w:fill="FFFFFF"/>
        <w:spacing w:after="240"/>
        <w:rPr>
          <w:rFonts w:ascii="Segoe UI" w:hAnsi="Segoe UI" w:cs="Segoe UI"/>
          <w:color w:val="424242"/>
          <w:sz w:val="21"/>
          <w:szCs w:val="21"/>
        </w:rPr>
      </w:pPr>
      <w:r w:rsidRPr="00A62ED3">
        <w:rPr>
          <w:rFonts w:ascii="Segoe UI" w:hAnsi="Segoe UI" w:cs="Segoe UI"/>
          <w:color w:val="424242"/>
          <w:sz w:val="21"/>
          <w:szCs w:val="21"/>
        </w:rPr>
        <w:t xml:space="preserve">        return ans[k-1];</w:t>
      </w:r>
    </w:p>
    <w:p w14:paraId="35386112" w14:textId="18F8964E" w:rsidR="00DB52D0" w:rsidRDefault="00A62ED3" w:rsidP="00A62ED3">
      <w:pPr>
        <w:pStyle w:val="NormalWeb"/>
        <w:shd w:val="clear" w:color="auto" w:fill="FFFFFF"/>
        <w:spacing w:before="0" w:beforeAutospacing="0" w:after="240" w:afterAutospacing="0"/>
        <w:rPr>
          <w:rFonts w:ascii="Segoe UI" w:hAnsi="Segoe UI" w:cs="Segoe UI"/>
          <w:color w:val="424242"/>
          <w:sz w:val="21"/>
          <w:szCs w:val="21"/>
        </w:rPr>
      </w:pPr>
      <w:r w:rsidRPr="00A62ED3">
        <w:rPr>
          <w:rFonts w:ascii="Segoe UI" w:hAnsi="Segoe UI" w:cs="Segoe UI"/>
          <w:color w:val="424242"/>
          <w:sz w:val="21"/>
          <w:szCs w:val="21"/>
        </w:rPr>
        <w:t xml:space="preserve">    }</w:t>
      </w:r>
    </w:p>
    <w:p w14:paraId="07858C1B" w14:textId="692FF286" w:rsidR="000A6781" w:rsidRDefault="000A6781" w:rsidP="00A62ED3">
      <w:pPr>
        <w:pStyle w:val="NormalWeb"/>
        <w:shd w:val="clear" w:color="auto" w:fill="FFFFFF"/>
        <w:spacing w:before="0" w:beforeAutospacing="0" w:after="240" w:afterAutospacing="0"/>
        <w:rPr>
          <w:rFonts w:ascii="Segoe UI" w:hAnsi="Segoe UI" w:cs="Segoe UI"/>
          <w:color w:val="424242"/>
          <w:sz w:val="21"/>
          <w:szCs w:val="21"/>
        </w:rPr>
      </w:pPr>
      <w:r w:rsidRPr="000A6781">
        <w:rPr>
          <w:rFonts w:ascii="Segoe UI" w:hAnsi="Segoe UI" w:cs="Segoe UI"/>
          <w:color w:val="424242"/>
          <w:sz w:val="21"/>
          <w:szCs w:val="21"/>
          <w:highlight w:val="cyan"/>
        </w:rPr>
        <w:t>ANOTHER APPROACH</w:t>
      </w:r>
    </w:p>
    <w:p w14:paraId="2F42FD7A" w14:textId="77AB90E5" w:rsidR="008D5BEF" w:rsidRPr="008D5BEF" w:rsidRDefault="008D5BEF" w:rsidP="008D5BEF">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Pr="008D5BEF">
        <w:t xml:space="preserve"> </w:t>
      </w:r>
      <w:r w:rsidRPr="008D5BEF">
        <w:rPr>
          <w:rFonts w:ascii="Segoe UI" w:hAnsi="Segoe UI" w:cs="Segoe UI"/>
          <w:color w:val="424242"/>
          <w:sz w:val="21"/>
          <w:szCs w:val="21"/>
        </w:rPr>
        <w:t>int kthElement(int arr1[], int arr2[], int n, int m, int k)</w:t>
      </w:r>
    </w:p>
    <w:p w14:paraId="3802EF70"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w:t>
      </w:r>
    </w:p>
    <w:p w14:paraId="63A8656A"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if(n==0)return arr2[k-1];</w:t>
      </w:r>
    </w:p>
    <w:p w14:paraId="4E478985"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if(m==0)return arr1[k-1];</w:t>
      </w:r>
    </w:p>
    <w:p w14:paraId="29739061"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if(k==1)return min(arr1[0],arr2[0]);</w:t>
      </w:r>
    </w:p>
    <w:p w14:paraId="5176A3A4"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w:t>
      </w:r>
    </w:p>
    <w:p w14:paraId="4F70B294"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int i=min(k/2,n);</w:t>
      </w:r>
    </w:p>
    <w:p w14:paraId="317FB61A"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int j=min(k/2,m);</w:t>
      </w:r>
    </w:p>
    <w:p w14:paraId="0B79D139"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w:t>
      </w:r>
    </w:p>
    <w:p w14:paraId="5B5C4003"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if(arr1[i-1]&lt;arr2[j-1])</w:t>
      </w:r>
    </w:p>
    <w:p w14:paraId="7D1097CA"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lastRenderedPageBreak/>
        <w:t xml:space="preserve">       return kthElement(arr1+i,arr2,n-i,m,k-i);</w:t>
      </w:r>
    </w:p>
    <w:p w14:paraId="009C2562"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else</w:t>
      </w:r>
    </w:p>
    <w:p w14:paraId="0152E3F7" w14:textId="77777777" w:rsidR="008D5BEF" w:rsidRPr="008D5BEF" w:rsidRDefault="008D5BEF" w:rsidP="008D5BEF">
      <w:pPr>
        <w:pStyle w:val="NormalWeb"/>
        <w:shd w:val="clear" w:color="auto" w:fill="FFFFFF"/>
        <w:spacing w:after="240"/>
        <w:rPr>
          <w:rFonts w:ascii="Segoe UI" w:hAnsi="Segoe UI" w:cs="Segoe UI"/>
          <w:color w:val="424242"/>
          <w:sz w:val="21"/>
          <w:szCs w:val="21"/>
        </w:rPr>
      </w:pPr>
      <w:r w:rsidRPr="008D5BEF">
        <w:rPr>
          <w:rFonts w:ascii="Segoe UI" w:hAnsi="Segoe UI" w:cs="Segoe UI"/>
          <w:color w:val="424242"/>
          <w:sz w:val="21"/>
          <w:szCs w:val="21"/>
        </w:rPr>
        <w:t xml:space="preserve">       return kthElement(arr1,arr2+j,n,m-j,k-j);</w:t>
      </w:r>
    </w:p>
    <w:p w14:paraId="4939207F" w14:textId="64003985" w:rsidR="008D5BEF" w:rsidRDefault="008D5BEF" w:rsidP="008D5BEF">
      <w:pPr>
        <w:pStyle w:val="NormalWeb"/>
        <w:shd w:val="clear" w:color="auto" w:fill="FFFFFF"/>
        <w:spacing w:before="0" w:beforeAutospacing="0" w:after="240" w:afterAutospacing="0"/>
        <w:rPr>
          <w:rFonts w:ascii="Segoe UI" w:hAnsi="Segoe UI" w:cs="Segoe UI"/>
          <w:color w:val="424242"/>
          <w:sz w:val="21"/>
          <w:szCs w:val="21"/>
        </w:rPr>
      </w:pPr>
      <w:r w:rsidRPr="008D5BEF">
        <w:rPr>
          <w:rFonts w:ascii="Segoe UI" w:hAnsi="Segoe UI" w:cs="Segoe UI"/>
          <w:color w:val="424242"/>
          <w:sz w:val="21"/>
          <w:szCs w:val="21"/>
        </w:rPr>
        <w:t xml:space="preserve">    }</w:t>
      </w:r>
    </w:p>
    <w:p w14:paraId="62551D0C" w14:textId="30774215" w:rsidR="00E64CFF" w:rsidRPr="00E64CFF" w:rsidRDefault="00A62ED3" w:rsidP="00E64C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256)</w:t>
      </w:r>
      <w:r w:rsidR="00E64CFF" w:rsidRPr="00E64CFF">
        <w:rPr>
          <w:rFonts w:ascii="Segoe UI" w:hAnsi="Segoe UI" w:cs="Segoe UI"/>
          <w:color w:val="263238"/>
          <w:sz w:val="21"/>
          <w:szCs w:val="21"/>
        </w:rPr>
        <w:t xml:space="preserve"> The </w:t>
      </w:r>
      <w:r w:rsidR="00E64CFF" w:rsidRPr="00E64CFF">
        <w:rPr>
          <w:rFonts w:ascii="Segoe UI" w:hAnsi="Segoe UI" w:cs="Segoe UI"/>
          <w:b/>
          <w:bCs/>
          <w:color w:val="263238"/>
          <w:sz w:val="21"/>
          <w:szCs w:val="21"/>
        </w:rPr>
        <w:t>count-and-say</w:t>
      </w:r>
      <w:r w:rsidR="00E64CFF" w:rsidRPr="00E64CFF">
        <w:rPr>
          <w:rFonts w:ascii="Segoe UI" w:hAnsi="Segoe UI" w:cs="Segoe UI"/>
          <w:color w:val="263238"/>
          <w:sz w:val="21"/>
          <w:szCs w:val="21"/>
        </w:rPr>
        <w:t> sequence is a sequence of digit strings defined by the recursive formula:</w:t>
      </w:r>
    </w:p>
    <w:p w14:paraId="764837D0" w14:textId="77777777" w:rsidR="00E64CFF" w:rsidRPr="00E64CFF" w:rsidRDefault="00E64CFF" w:rsidP="00E64CFF">
      <w:pPr>
        <w:numPr>
          <w:ilvl w:val="0"/>
          <w:numId w:val="5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64CFF">
        <w:rPr>
          <w:rFonts w:ascii="Courier New" w:eastAsia="Times New Roman" w:hAnsi="Courier New" w:cs="Courier New"/>
          <w:color w:val="546E7A"/>
          <w:sz w:val="20"/>
          <w:szCs w:val="20"/>
          <w:shd w:val="clear" w:color="auto" w:fill="F7F9FA"/>
        </w:rPr>
        <w:t>countAndSay(1) = "1"</w:t>
      </w:r>
    </w:p>
    <w:p w14:paraId="4B921A54" w14:textId="77777777" w:rsidR="00E64CFF" w:rsidRPr="00E64CFF" w:rsidRDefault="00E64CFF" w:rsidP="00E64CFF">
      <w:pPr>
        <w:numPr>
          <w:ilvl w:val="0"/>
          <w:numId w:val="5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64CFF">
        <w:rPr>
          <w:rFonts w:ascii="Courier New" w:eastAsia="Times New Roman" w:hAnsi="Courier New" w:cs="Courier New"/>
          <w:color w:val="546E7A"/>
          <w:sz w:val="20"/>
          <w:szCs w:val="20"/>
          <w:shd w:val="clear" w:color="auto" w:fill="F7F9FA"/>
        </w:rPr>
        <w:t>countAndSay(n)</w:t>
      </w:r>
      <w:r w:rsidRPr="00E64CFF">
        <w:rPr>
          <w:rFonts w:ascii="Segoe UI" w:eastAsia="Times New Roman" w:hAnsi="Segoe UI" w:cs="Segoe UI"/>
          <w:color w:val="263238"/>
          <w:sz w:val="21"/>
          <w:szCs w:val="21"/>
        </w:rPr>
        <w:t> is the way you would "say" the digit string from </w:t>
      </w:r>
      <w:r w:rsidRPr="00E64CFF">
        <w:rPr>
          <w:rFonts w:ascii="Courier New" w:eastAsia="Times New Roman" w:hAnsi="Courier New" w:cs="Courier New"/>
          <w:color w:val="546E7A"/>
          <w:sz w:val="20"/>
          <w:szCs w:val="20"/>
          <w:shd w:val="clear" w:color="auto" w:fill="F7F9FA"/>
        </w:rPr>
        <w:t>countAndSay(n-1)</w:t>
      </w:r>
      <w:r w:rsidRPr="00E64CFF">
        <w:rPr>
          <w:rFonts w:ascii="Segoe UI" w:eastAsia="Times New Roman" w:hAnsi="Segoe UI" w:cs="Segoe UI"/>
          <w:color w:val="263238"/>
          <w:sz w:val="21"/>
          <w:szCs w:val="21"/>
        </w:rPr>
        <w:t>, which is then converted into a different digit string.</w:t>
      </w:r>
    </w:p>
    <w:p w14:paraId="3F08D46B"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color w:val="263238"/>
          <w:sz w:val="21"/>
          <w:szCs w:val="21"/>
        </w:rPr>
        <w:t>To determine how you "say" a digit string, split it into the </w:t>
      </w:r>
      <w:r w:rsidRPr="00E64CFF">
        <w:rPr>
          <w:rFonts w:ascii="Segoe UI" w:eastAsia="Times New Roman" w:hAnsi="Segoe UI" w:cs="Segoe UI"/>
          <w:b/>
          <w:bCs/>
          <w:color w:val="263238"/>
          <w:sz w:val="21"/>
          <w:szCs w:val="21"/>
        </w:rPr>
        <w:t>minimal</w:t>
      </w:r>
      <w:r w:rsidRPr="00E64CFF">
        <w:rPr>
          <w:rFonts w:ascii="Segoe UI" w:eastAsia="Times New Roman" w:hAnsi="Segoe UI" w:cs="Segoe UI"/>
          <w:color w:val="263238"/>
          <w:sz w:val="21"/>
          <w:szCs w:val="21"/>
        </w:rPr>
        <w:t> number of groups so that each group is a contiguous section all of the </w:t>
      </w:r>
      <w:r w:rsidRPr="00E64CFF">
        <w:rPr>
          <w:rFonts w:ascii="Segoe UI" w:eastAsia="Times New Roman" w:hAnsi="Segoe UI" w:cs="Segoe UI"/>
          <w:b/>
          <w:bCs/>
          <w:color w:val="263238"/>
          <w:sz w:val="21"/>
          <w:szCs w:val="21"/>
        </w:rPr>
        <w:t>same character.</w:t>
      </w:r>
      <w:r w:rsidRPr="00E64CFF">
        <w:rPr>
          <w:rFonts w:ascii="Segoe UI" w:eastAsia="Times New Roman" w:hAnsi="Segoe UI" w:cs="Segoe UI"/>
          <w:color w:val="263238"/>
          <w:sz w:val="21"/>
          <w:szCs w:val="21"/>
        </w:rPr>
        <w:t> Then for each group, say the number of characters, then say the character. To convert the saying into a digit string, replace the counts with a number and concatenate every saying.</w:t>
      </w:r>
    </w:p>
    <w:p w14:paraId="50C9E6C9"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color w:val="263238"/>
          <w:sz w:val="21"/>
          <w:szCs w:val="21"/>
        </w:rPr>
        <w:t>For example, the saying and conversion for digit string </w:t>
      </w:r>
      <w:r w:rsidRPr="00E64CFF">
        <w:rPr>
          <w:rFonts w:ascii="Courier New" w:eastAsia="Times New Roman" w:hAnsi="Courier New" w:cs="Courier New"/>
          <w:color w:val="546E7A"/>
          <w:sz w:val="20"/>
          <w:szCs w:val="20"/>
          <w:shd w:val="clear" w:color="auto" w:fill="F7F9FA"/>
        </w:rPr>
        <w:t>"3322251"</w:t>
      </w:r>
      <w:r w:rsidRPr="00E64CFF">
        <w:rPr>
          <w:rFonts w:ascii="Segoe UI" w:eastAsia="Times New Roman" w:hAnsi="Segoe UI" w:cs="Segoe UI"/>
          <w:color w:val="263238"/>
          <w:sz w:val="21"/>
          <w:szCs w:val="21"/>
        </w:rPr>
        <w:t>:</w:t>
      </w:r>
    </w:p>
    <w:p w14:paraId="6CA785A8" w14:textId="553C5E54" w:rsidR="00E64CFF" w:rsidRPr="00E64CFF" w:rsidRDefault="00E64CFF" w:rsidP="00E64CFF">
      <w:pPr>
        <w:spacing w:after="0" w:line="240" w:lineRule="auto"/>
        <w:rPr>
          <w:rFonts w:ascii="Times New Roman" w:eastAsia="Times New Roman" w:hAnsi="Times New Roman" w:cs="Times New Roman"/>
          <w:sz w:val="24"/>
          <w:szCs w:val="24"/>
        </w:rPr>
      </w:pPr>
      <w:r w:rsidRPr="00E64CFF">
        <w:rPr>
          <w:rFonts w:ascii="Times New Roman" w:eastAsia="Times New Roman" w:hAnsi="Times New Roman" w:cs="Times New Roman"/>
          <w:noProof/>
          <w:sz w:val="24"/>
          <w:szCs w:val="24"/>
        </w:rPr>
        <w:drawing>
          <wp:inline distT="0" distB="0" distL="0" distR="0" wp14:anchorId="1F74E3D5" wp14:editId="1297664D">
            <wp:extent cx="553212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32120" cy="1638300"/>
                    </a:xfrm>
                    <a:prstGeom prst="rect">
                      <a:avLst/>
                    </a:prstGeom>
                    <a:noFill/>
                    <a:ln>
                      <a:noFill/>
                    </a:ln>
                  </pic:spPr>
                </pic:pic>
              </a:graphicData>
            </a:graphic>
          </wp:inline>
        </w:drawing>
      </w:r>
    </w:p>
    <w:p w14:paraId="71BF79A9"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color w:val="263238"/>
          <w:sz w:val="21"/>
          <w:szCs w:val="21"/>
        </w:rPr>
        <w:t>Given a positive integer </w:t>
      </w:r>
      <w:r w:rsidRPr="00E64CFF">
        <w:rPr>
          <w:rFonts w:ascii="Courier New" w:eastAsia="Times New Roman" w:hAnsi="Courier New" w:cs="Courier New"/>
          <w:color w:val="546E7A"/>
          <w:sz w:val="20"/>
          <w:szCs w:val="20"/>
          <w:shd w:val="clear" w:color="auto" w:fill="F7F9FA"/>
        </w:rPr>
        <w:t>n</w:t>
      </w:r>
      <w:r w:rsidRPr="00E64CFF">
        <w:rPr>
          <w:rFonts w:ascii="Segoe UI" w:eastAsia="Times New Roman" w:hAnsi="Segoe UI" w:cs="Segoe UI"/>
          <w:color w:val="263238"/>
          <w:sz w:val="21"/>
          <w:szCs w:val="21"/>
        </w:rPr>
        <w:t>, return </w:t>
      </w:r>
      <w:r w:rsidRPr="00E64CFF">
        <w:rPr>
          <w:rFonts w:ascii="Segoe UI" w:eastAsia="Times New Roman" w:hAnsi="Segoe UI" w:cs="Segoe UI"/>
          <w:i/>
          <w:iCs/>
          <w:color w:val="263238"/>
          <w:sz w:val="21"/>
          <w:szCs w:val="21"/>
        </w:rPr>
        <w:t>the </w:t>
      </w:r>
      <w:r w:rsidRPr="00E64CFF">
        <w:rPr>
          <w:rFonts w:ascii="Courier New" w:eastAsia="Times New Roman" w:hAnsi="Courier New" w:cs="Courier New"/>
          <w:color w:val="546E7A"/>
          <w:sz w:val="20"/>
          <w:szCs w:val="20"/>
          <w:shd w:val="clear" w:color="auto" w:fill="F7F9FA"/>
        </w:rPr>
        <w:t>n</w:t>
      </w:r>
      <w:r w:rsidRPr="00E64CFF">
        <w:rPr>
          <w:rFonts w:ascii="Courier New" w:eastAsia="Times New Roman" w:hAnsi="Courier New" w:cs="Courier New"/>
          <w:color w:val="546E7A"/>
          <w:sz w:val="15"/>
          <w:szCs w:val="15"/>
          <w:shd w:val="clear" w:color="auto" w:fill="F7F9FA"/>
          <w:vertAlign w:val="superscript"/>
        </w:rPr>
        <w:t>th</w:t>
      </w:r>
      <w:r w:rsidRPr="00E64CFF">
        <w:rPr>
          <w:rFonts w:ascii="Segoe UI" w:eastAsia="Times New Roman" w:hAnsi="Segoe UI" w:cs="Segoe UI"/>
          <w:i/>
          <w:iCs/>
          <w:color w:val="263238"/>
          <w:sz w:val="21"/>
          <w:szCs w:val="21"/>
        </w:rPr>
        <w:t> term of the </w:t>
      </w:r>
      <w:r w:rsidRPr="00E64CFF">
        <w:rPr>
          <w:rFonts w:ascii="Segoe UI" w:eastAsia="Times New Roman" w:hAnsi="Segoe UI" w:cs="Segoe UI"/>
          <w:b/>
          <w:bCs/>
          <w:i/>
          <w:iCs/>
          <w:color w:val="263238"/>
          <w:sz w:val="21"/>
          <w:szCs w:val="21"/>
        </w:rPr>
        <w:t>count-and-say</w:t>
      </w:r>
      <w:r w:rsidRPr="00E64CFF">
        <w:rPr>
          <w:rFonts w:ascii="Segoe UI" w:eastAsia="Times New Roman" w:hAnsi="Segoe UI" w:cs="Segoe UI"/>
          <w:i/>
          <w:iCs/>
          <w:color w:val="263238"/>
          <w:sz w:val="21"/>
          <w:szCs w:val="21"/>
        </w:rPr>
        <w:t> sequence</w:t>
      </w:r>
      <w:r w:rsidRPr="00E64CFF">
        <w:rPr>
          <w:rFonts w:ascii="Segoe UI" w:eastAsia="Times New Roman" w:hAnsi="Segoe UI" w:cs="Segoe UI"/>
          <w:color w:val="263238"/>
          <w:sz w:val="21"/>
          <w:szCs w:val="21"/>
        </w:rPr>
        <w:t>.</w:t>
      </w:r>
    </w:p>
    <w:p w14:paraId="59AB3D82"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color w:val="263238"/>
          <w:sz w:val="21"/>
          <w:szCs w:val="21"/>
        </w:rPr>
        <w:t> </w:t>
      </w:r>
    </w:p>
    <w:p w14:paraId="19637A79"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b/>
          <w:bCs/>
          <w:color w:val="263238"/>
          <w:sz w:val="21"/>
          <w:szCs w:val="21"/>
        </w:rPr>
        <w:t>Example 1:</w:t>
      </w:r>
    </w:p>
    <w:p w14:paraId="185E2A0F"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t>Input:</w:t>
      </w:r>
      <w:r w:rsidRPr="00E64CFF">
        <w:rPr>
          <w:rFonts w:ascii="Consolas" w:eastAsia="Times New Roman" w:hAnsi="Consolas" w:cs="Courier New"/>
          <w:color w:val="263238"/>
          <w:sz w:val="20"/>
          <w:szCs w:val="20"/>
        </w:rPr>
        <w:t xml:space="preserve"> n = 1</w:t>
      </w:r>
    </w:p>
    <w:p w14:paraId="6F803A78"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t>Output:</w:t>
      </w:r>
      <w:r w:rsidRPr="00E64CFF">
        <w:rPr>
          <w:rFonts w:ascii="Consolas" w:eastAsia="Times New Roman" w:hAnsi="Consolas" w:cs="Courier New"/>
          <w:color w:val="263238"/>
          <w:sz w:val="20"/>
          <w:szCs w:val="20"/>
        </w:rPr>
        <w:t xml:space="preserve"> "1"</w:t>
      </w:r>
    </w:p>
    <w:p w14:paraId="254FF034"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t>Explanation:</w:t>
      </w:r>
      <w:r w:rsidRPr="00E64CFF">
        <w:rPr>
          <w:rFonts w:ascii="Consolas" w:eastAsia="Times New Roman" w:hAnsi="Consolas" w:cs="Courier New"/>
          <w:color w:val="263238"/>
          <w:sz w:val="20"/>
          <w:szCs w:val="20"/>
        </w:rPr>
        <w:t xml:space="preserve"> This is the base case.</w:t>
      </w:r>
    </w:p>
    <w:p w14:paraId="06BEAFDE" w14:textId="77777777" w:rsidR="00E64CFF" w:rsidRPr="00E64CFF" w:rsidRDefault="00E64CFF" w:rsidP="00E64CFF">
      <w:pPr>
        <w:shd w:val="clear" w:color="auto" w:fill="FFFFFF"/>
        <w:spacing w:after="240" w:line="240" w:lineRule="auto"/>
        <w:rPr>
          <w:rFonts w:ascii="Segoe UI" w:eastAsia="Times New Roman" w:hAnsi="Segoe UI" w:cs="Segoe UI"/>
          <w:color w:val="263238"/>
          <w:sz w:val="21"/>
          <w:szCs w:val="21"/>
        </w:rPr>
      </w:pPr>
      <w:r w:rsidRPr="00E64CFF">
        <w:rPr>
          <w:rFonts w:ascii="Segoe UI" w:eastAsia="Times New Roman" w:hAnsi="Segoe UI" w:cs="Segoe UI"/>
          <w:b/>
          <w:bCs/>
          <w:color w:val="263238"/>
          <w:sz w:val="21"/>
          <w:szCs w:val="21"/>
        </w:rPr>
        <w:t>Example 2:</w:t>
      </w:r>
    </w:p>
    <w:p w14:paraId="5C6D9B3B"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t>Input:</w:t>
      </w:r>
      <w:r w:rsidRPr="00E64CFF">
        <w:rPr>
          <w:rFonts w:ascii="Consolas" w:eastAsia="Times New Roman" w:hAnsi="Consolas" w:cs="Courier New"/>
          <w:color w:val="263238"/>
          <w:sz w:val="20"/>
          <w:szCs w:val="20"/>
        </w:rPr>
        <w:t xml:space="preserve"> n = 4</w:t>
      </w:r>
    </w:p>
    <w:p w14:paraId="73E9207D"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t>Output:</w:t>
      </w:r>
      <w:r w:rsidRPr="00E64CFF">
        <w:rPr>
          <w:rFonts w:ascii="Consolas" w:eastAsia="Times New Roman" w:hAnsi="Consolas" w:cs="Courier New"/>
          <w:color w:val="263238"/>
          <w:sz w:val="20"/>
          <w:szCs w:val="20"/>
        </w:rPr>
        <w:t xml:space="preserve"> "1211"</w:t>
      </w:r>
    </w:p>
    <w:p w14:paraId="5190577E"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b/>
          <w:bCs/>
          <w:color w:val="263238"/>
          <w:sz w:val="20"/>
          <w:szCs w:val="20"/>
        </w:rPr>
        <w:lastRenderedPageBreak/>
        <w:t>Explanation:</w:t>
      </w:r>
    </w:p>
    <w:p w14:paraId="29794ED2"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color w:val="263238"/>
          <w:sz w:val="20"/>
          <w:szCs w:val="20"/>
        </w:rPr>
        <w:t>countAndSay(1) = "1"</w:t>
      </w:r>
    </w:p>
    <w:p w14:paraId="2DD1A429"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color w:val="263238"/>
          <w:sz w:val="20"/>
          <w:szCs w:val="20"/>
        </w:rPr>
        <w:t>countAndSay(2) = say "1" = one 1 = "11"</w:t>
      </w:r>
    </w:p>
    <w:p w14:paraId="5E937283" w14:textId="77777777" w:rsidR="00E64CFF"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color w:val="263238"/>
          <w:sz w:val="20"/>
          <w:szCs w:val="20"/>
        </w:rPr>
        <w:t>countAndSay(3) = say "11" = two 1's = "21"</w:t>
      </w:r>
    </w:p>
    <w:p w14:paraId="470BE602" w14:textId="6E347FF1" w:rsidR="00E40739" w:rsidRPr="00E64CFF" w:rsidRDefault="00E64CFF" w:rsidP="00E64C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4CFF">
        <w:rPr>
          <w:rFonts w:ascii="Consolas" w:eastAsia="Times New Roman" w:hAnsi="Consolas" w:cs="Courier New"/>
          <w:color w:val="263238"/>
          <w:sz w:val="20"/>
          <w:szCs w:val="20"/>
        </w:rPr>
        <w:t>countAndSay(4) = say "21" = one 2 + one 1 = "12" + "11" = "1211"</w:t>
      </w:r>
      <w:r w:rsidR="00A62ED3">
        <w:rPr>
          <w:rFonts w:ascii="Segoe UI" w:hAnsi="Segoe UI" w:cs="Segoe UI"/>
          <w:color w:val="424242"/>
          <w:sz w:val="21"/>
          <w:szCs w:val="21"/>
        </w:rPr>
        <w:t>:</w:t>
      </w:r>
      <w:r w:rsidR="00E40739" w:rsidRPr="00E40739">
        <w:rPr>
          <w:rFonts w:ascii="Segoe UI" w:hAnsi="Segoe UI" w:cs="Segoe UI"/>
          <w:color w:val="424242"/>
          <w:sz w:val="21"/>
          <w:szCs w:val="21"/>
        </w:rPr>
        <w:t xml:space="preserve"> string countAndSay(int n) {</w:t>
      </w:r>
    </w:p>
    <w:p w14:paraId="2E83C247"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if(n==1)return "1";</w:t>
      </w:r>
    </w:p>
    <w:p w14:paraId="0FC0F8AF"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if(n==2)return "11";</w:t>
      </w:r>
    </w:p>
    <w:p w14:paraId="791111B6"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string str="11";</w:t>
      </w:r>
    </w:p>
    <w:p w14:paraId="1EE15F8A"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for(int i=3;i&lt;=n;i++)</w:t>
      </w:r>
    </w:p>
    <w:p w14:paraId="471B04AE"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w:t>
      </w:r>
    </w:p>
    <w:p w14:paraId="728F4EFD"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w:t>
      </w:r>
    </w:p>
    <w:p w14:paraId="7ED6408F"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int cnt=1;</w:t>
      </w:r>
    </w:p>
    <w:p w14:paraId="7C77A981"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string str1="";</w:t>
      </w:r>
    </w:p>
    <w:p w14:paraId="15AEA7F0"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for(int j=1;j&lt;str.size();j++)</w:t>
      </w:r>
    </w:p>
    <w:p w14:paraId="686D4F38"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w:t>
      </w:r>
    </w:p>
    <w:p w14:paraId="4484F78D"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if(str[j]!=str[j-1])</w:t>
      </w:r>
    </w:p>
    <w:p w14:paraId="3C19BEC1"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w:t>
      </w:r>
    </w:p>
    <w:p w14:paraId="42B7C67C"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str1+=cnt+'0';</w:t>
      </w:r>
    </w:p>
    <w:p w14:paraId="1F464AC1"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str1+=str[j-1];</w:t>
      </w:r>
    </w:p>
    <w:p w14:paraId="66AEA16E"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cnt=1;</w:t>
      </w:r>
    </w:p>
    <w:p w14:paraId="5473F890"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w:t>
      </w:r>
    </w:p>
    <w:p w14:paraId="001392F8"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else</w:t>
      </w:r>
    </w:p>
    <w:p w14:paraId="09F9E1BB"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cnt++;</w:t>
      </w:r>
    </w:p>
    <w:p w14:paraId="525567CD"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lastRenderedPageBreak/>
        <w:t xml:space="preserve">            }</w:t>
      </w:r>
    </w:p>
    <w:p w14:paraId="317BF2B1"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str=str1;</w:t>
      </w:r>
    </w:p>
    <w:p w14:paraId="7B1A420B"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w:t>
      </w:r>
    </w:p>
    <w:p w14:paraId="3964A6B8" w14:textId="77777777" w:rsidR="00E40739" w:rsidRPr="00E40739" w:rsidRDefault="00E40739" w:rsidP="00E40739">
      <w:pPr>
        <w:pStyle w:val="NormalWeb"/>
        <w:shd w:val="clear" w:color="auto" w:fill="FFFFFF"/>
        <w:spacing w:after="240"/>
        <w:rPr>
          <w:rFonts w:ascii="Segoe UI" w:hAnsi="Segoe UI" w:cs="Segoe UI"/>
          <w:color w:val="424242"/>
          <w:sz w:val="21"/>
          <w:szCs w:val="21"/>
        </w:rPr>
      </w:pPr>
      <w:r w:rsidRPr="00E40739">
        <w:rPr>
          <w:rFonts w:ascii="Segoe UI" w:hAnsi="Segoe UI" w:cs="Segoe UI"/>
          <w:color w:val="424242"/>
          <w:sz w:val="21"/>
          <w:szCs w:val="21"/>
        </w:rPr>
        <w:t xml:space="preserve">        return str;</w:t>
      </w:r>
    </w:p>
    <w:p w14:paraId="585097AF" w14:textId="655CAB19" w:rsidR="00A62ED3" w:rsidRDefault="00E40739" w:rsidP="00E40739">
      <w:pPr>
        <w:pStyle w:val="NormalWeb"/>
        <w:shd w:val="clear" w:color="auto" w:fill="FFFFFF"/>
        <w:spacing w:before="0" w:beforeAutospacing="0" w:after="240" w:afterAutospacing="0"/>
        <w:rPr>
          <w:rFonts w:ascii="Segoe UI" w:hAnsi="Segoe UI" w:cs="Segoe UI"/>
          <w:color w:val="424242"/>
          <w:sz w:val="21"/>
          <w:szCs w:val="21"/>
        </w:rPr>
      </w:pPr>
      <w:r w:rsidRPr="00E40739">
        <w:rPr>
          <w:rFonts w:ascii="Segoe UI" w:hAnsi="Segoe UI" w:cs="Segoe UI"/>
          <w:color w:val="424242"/>
          <w:sz w:val="21"/>
          <w:szCs w:val="21"/>
        </w:rPr>
        <w:t xml:space="preserve">    }</w:t>
      </w:r>
    </w:p>
    <w:p w14:paraId="4D25DD90" w14:textId="6BFB8B62" w:rsidR="00683C05" w:rsidRDefault="00683C05" w:rsidP="00E40739">
      <w:pPr>
        <w:pStyle w:val="NormalWeb"/>
        <w:shd w:val="clear" w:color="auto" w:fill="FFFFFF"/>
        <w:spacing w:before="0" w:beforeAutospacing="0" w:after="240" w:afterAutospacing="0"/>
        <w:rPr>
          <w:rFonts w:ascii="Segoe UI" w:hAnsi="Segoe UI" w:cs="Segoe UI"/>
          <w:color w:val="424242"/>
          <w:sz w:val="21"/>
          <w:szCs w:val="21"/>
        </w:rPr>
      </w:pPr>
      <w:r w:rsidRPr="00683C05">
        <w:rPr>
          <w:rFonts w:ascii="Segoe UI" w:hAnsi="Segoe UI" w:cs="Segoe UI"/>
          <w:color w:val="424242"/>
          <w:sz w:val="21"/>
          <w:szCs w:val="21"/>
          <w:highlight w:val="cyan"/>
        </w:rPr>
        <w:t>ANOTHER APPROACH</w:t>
      </w:r>
    </w:p>
    <w:p w14:paraId="2495EB74" w14:textId="07F672D1" w:rsidR="00683C05" w:rsidRPr="00683C05" w:rsidRDefault="00683C05" w:rsidP="00683C05">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Pr="00683C05">
        <w:t xml:space="preserve"> </w:t>
      </w:r>
      <w:r w:rsidRPr="00683C05">
        <w:rPr>
          <w:rFonts w:ascii="Segoe UI" w:hAnsi="Segoe UI" w:cs="Segoe UI"/>
          <w:color w:val="424242"/>
          <w:sz w:val="21"/>
          <w:szCs w:val="21"/>
        </w:rPr>
        <w:t>string countAndSay(int n) {</w:t>
      </w:r>
    </w:p>
    <w:p w14:paraId="26768926"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if(n==0)</w:t>
      </w:r>
    </w:p>
    <w:p w14:paraId="2C783FA3"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return "";</w:t>
      </w:r>
    </w:p>
    <w:p w14:paraId="1C2E18F9"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string ans="1";</w:t>
      </w:r>
    </w:p>
    <w:p w14:paraId="2F80CA3F"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while(--n)</w:t>
      </w:r>
    </w:p>
    <w:p w14:paraId="7ADB98CB"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55818FA4"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string curr="";</w:t>
      </w:r>
    </w:p>
    <w:p w14:paraId="667075FF"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for(int i=0;i&lt;ans.size();i++)</w:t>
      </w:r>
    </w:p>
    <w:p w14:paraId="036B954D"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514B6065"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int cnt=1;</w:t>
      </w:r>
    </w:p>
    <w:p w14:paraId="53BDF016"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while((i+1&lt;ans.size())&amp;&amp;(ans[i]==ans[i+1]))</w:t>
      </w:r>
    </w:p>
    <w:p w14:paraId="38B05D53"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60F9111E"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cnt++;</w:t>
      </w:r>
    </w:p>
    <w:p w14:paraId="4E128F2E"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i++;</w:t>
      </w:r>
    </w:p>
    <w:p w14:paraId="390BA50A"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0EC7357F"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curr+=to_string(cnt)+ans[i];</w:t>
      </w:r>
    </w:p>
    <w:p w14:paraId="0B5BF9D8"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628C897E"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lastRenderedPageBreak/>
        <w:t xml:space="preserve">            ans=curr;</w:t>
      </w:r>
    </w:p>
    <w:p w14:paraId="44837F30"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w:t>
      </w:r>
    </w:p>
    <w:p w14:paraId="03B33B2B" w14:textId="77777777" w:rsidR="00683C05" w:rsidRPr="00683C05" w:rsidRDefault="00683C05" w:rsidP="00683C05">
      <w:pPr>
        <w:pStyle w:val="NormalWeb"/>
        <w:shd w:val="clear" w:color="auto" w:fill="FFFFFF"/>
        <w:spacing w:after="240"/>
        <w:rPr>
          <w:rFonts w:ascii="Segoe UI" w:hAnsi="Segoe UI" w:cs="Segoe UI"/>
          <w:color w:val="424242"/>
          <w:sz w:val="21"/>
          <w:szCs w:val="21"/>
        </w:rPr>
      </w:pPr>
      <w:r w:rsidRPr="00683C05">
        <w:rPr>
          <w:rFonts w:ascii="Segoe UI" w:hAnsi="Segoe UI" w:cs="Segoe UI"/>
          <w:color w:val="424242"/>
          <w:sz w:val="21"/>
          <w:szCs w:val="21"/>
        </w:rPr>
        <w:t xml:space="preserve">        return ans;</w:t>
      </w:r>
    </w:p>
    <w:p w14:paraId="43C66169" w14:textId="0DF19539" w:rsidR="00683C05" w:rsidRDefault="00683C05" w:rsidP="00683C05">
      <w:pPr>
        <w:pStyle w:val="NormalWeb"/>
        <w:shd w:val="clear" w:color="auto" w:fill="FFFFFF"/>
        <w:spacing w:before="0" w:beforeAutospacing="0" w:after="240" w:afterAutospacing="0"/>
        <w:rPr>
          <w:rFonts w:ascii="Segoe UI" w:hAnsi="Segoe UI" w:cs="Segoe UI"/>
          <w:color w:val="424242"/>
          <w:sz w:val="21"/>
          <w:szCs w:val="21"/>
        </w:rPr>
      </w:pPr>
      <w:r w:rsidRPr="00683C05">
        <w:rPr>
          <w:rFonts w:ascii="Segoe UI" w:hAnsi="Segoe UI" w:cs="Segoe UI"/>
          <w:color w:val="424242"/>
          <w:sz w:val="21"/>
          <w:szCs w:val="21"/>
        </w:rPr>
        <w:t xml:space="preserve">    }</w:t>
      </w:r>
    </w:p>
    <w:p w14:paraId="0BF0FCB7" w14:textId="175DFEFC" w:rsidR="00514366" w:rsidRPr="00FB7048" w:rsidRDefault="00514366" w:rsidP="00683C05">
      <w:pPr>
        <w:pStyle w:val="NormalWeb"/>
        <w:shd w:val="clear" w:color="auto" w:fill="FFFFFF"/>
        <w:spacing w:before="0" w:beforeAutospacing="0" w:after="240" w:afterAutospacing="0"/>
        <w:rPr>
          <w:rFonts w:ascii="Segoe UI" w:hAnsi="Segoe UI" w:cs="Segoe UI"/>
          <w:color w:val="FF0000"/>
          <w:sz w:val="21"/>
          <w:szCs w:val="21"/>
        </w:rPr>
      </w:pPr>
      <w:r w:rsidRPr="00FB7048">
        <w:rPr>
          <w:rFonts w:ascii="Segoe UI" w:hAnsi="Segoe UI" w:cs="Segoe UI"/>
          <w:color w:val="424242"/>
          <w:sz w:val="21"/>
          <w:szCs w:val="21"/>
          <w:highlight w:val="cyan"/>
        </w:rPr>
        <w:t>STREAM OF PROBLEMS</w:t>
      </w:r>
      <w:r w:rsidR="00E35C2D" w:rsidRPr="00FB7048">
        <w:rPr>
          <w:rFonts w:ascii="Segoe UI" w:hAnsi="Segoe UI" w:cs="Segoe UI"/>
          <w:color w:val="424242"/>
          <w:sz w:val="21"/>
          <w:szCs w:val="21"/>
          <w:highlight w:val="cyan"/>
        </w:rPr>
        <w:t xml:space="preserve"> ON </w:t>
      </w:r>
      <w:r w:rsidR="00E35C2D" w:rsidRPr="00FB7048">
        <w:rPr>
          <w:rFonts w:ascii="Segoe UI" w:hAnsi="Segoe UI" w:cs="Segoe UI"/>
          <w:color w:val="FF0000"/>
          <w:sz w:val="21"/>
          <w:szCs w:val="21"/>
          <w:highlight w:val="cyan"/>
        </w:rPr>
        <w:t>NEXT MINIMUM ELEMENT CO</w:t>
      </w:r>
      <w:r w:rsidR="00FB7048" w:rsidRPr="00FB7048">
        <w:rPr>
          <w:rFonts w:ascii="Segoe UI" w:hAnsi="Segoe UI" w:cs="Segoe UI"/>
          <w:color w:val="FF0000"/>
          <w:sz w:val="21"/>
          <w:szCs w:val="21"/>
          <w:highlight w:val="cyan"/>
        </w:rPr>
        <w:t>N</w:t>
      </w:r>
      <w:r w:rsidR="00E35C2D" w:rsidRPr="00FB7048">
        <w:rPr>
          <w:rFonts w:ascii="Segoe UI" w:hAnsi="Segoe UI" w:cs="Segoe UI"/>
          <w:color w:val="FF0000"/>
          <w:sz w:val="21"/>
          <w:szCs w:val="21"/>
          <w:highlight w:val="cyan"/>
        </w:rPr>
        <w:t>CEPT</w:t>
      </w:r>
    </w:p>
    <w:p w14:paraId="50511396" w14:textId="6D710256" w:rsidR="0019764D" w:rsidRPr="0019764D" w:rsidRDefault="00E64CFF" w:rsidP="0019764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257)</w:t>
      </w:r>
      <w:r w:rsidR="0019764D" w:rsidRPr="0019764D">
        <w:rPr>
          <w:rFonts w:ascii="Segoe UI" w:hAnsi="Segoe UI" w:cs="Segoe UI"/>
          <w:color w:val="263238"/>
          <w:sz w:val="21"/>
          <w:szCs w:val="21"/>
        </w:rPr>
        <w:t xml:space="preserve"> Given the array </w:t>
      </w:r>
      <w:r w:rsidR="0019764D" w:rsidRPr="0019764D">
        <w:rPr>
          <w:rFonts w:ascii="Courier New" w:hAnsi="Courier New" w:cs="Courier New"/>
          <w:color w:val="546E7A"/>
          <w:sz w:val="20"/>
          <w:szCs w:val="20"/>
          <w:shd w:val="clear" w:color="auto" w:fill="F7F9FA"/>
        </w:rPr>
        <w:t>prices</w:t>
      </w:r>
      <w:r w:rsidR="0019764D" w:rsidRPr="0019764D">
        <w:rPr>
          <w:rFonts w:ascii="Segoe UI" w:hAnsi="Segoe UI" w:cs="Segoe UI"/>
          <w:color w:val="263238"/>
          <w:sz w:val="21"/>
          <w:szCs w:val="21"/>
        </w:rPr>
        <w:t> where </w:t>
      </w:r>
      <w:r w:rsidR="0019764D" w:rsidRPr="0019764D">
        <w:rPr>
          <w:rFonts w:ascii="Courier New" w:hAnsi="Courier New" w:cs="Courier New"/>
          <w:color w:val="546E7A"/>
          <w:sz w:val="20"/>
          <w:szCs w:val="20"/>
          <w:shd w:val="clear" w:color="auto" w:fill="F7F9FA"/>
        </w:rPr>
        <w:t>prices[i]</w:t>
      </w:r>
      <w:r w:rsidR="0019764D" w:rsidRPr="0019764D">
        <w:rPr>
          <w:rFonts w:ascii="Segoe UI" w:hAnsi="Segoe UI" w:cs="Segoe UI"/>
          <w:color w:val="263238"/>
          <w:sz w:val="21"/>
          <w:szCs w:val="21"/>
        </w:rPr>
        <w:t> is the price of the </w:t>
      </w:r>
      <w:r w:rsidR="0019764D" w:rsidRPr="0019764D">
        <w:rPr>
          <w:rFonts w:ascii="Courier New" w:hAnsi="Courier New" w:cs="Courier New"/>
          <w:color w:val="546E7A"/>
          <w:sz w:val="20"/>
          <w:szCs w:val="20"/>
          <w:shd w:val="clear" w:color="auto" w:fill="F7F9FA"/>
        </w:rPr>
        <w:t>ith</w:t>
      </w:r>
      <w:r w:rsidR="0019764D" w:rsidRPr="0019764D">
        <w:rPr>
          <w:rFonts w:ascii="Segoe UI" w:hAnsi="Segoe UI" w:cs="Segoe UI"/>
          <w:color w:val="263238"/>
          <w:sz w:val="21"/>
          <w:szCs w:val="21"/>
        </w:rPr>
        <w:t> item in a shop. There is a special discount for items in the shop, if you buy the </w:t>
      </w:r>
      <w:r w:rsidR="0019764D" w:rsidRPr="0019764D">
        <w:rPr>
          <w:rFonts w:ascii="Courier New" w:hAnsi="Courier New" w:cs="Courier New"/>
          <w:color w:val="546E7A"/>
          <w:sz w:val="20"/>
          <w:szCs w:val="20"/>
          <w:shd w:val="clear" w:color="auto" w:fill="F7F9FA"/>
        </w:rPr>
        <w:t>ith</w:t>
      </w:r>
      <w:r w:rsidR="0019764D" w:rsidRPr="0019764D">
        <w:rPr>
          <w:rFonts w:ascii="Segoe UI" w:hAnsi="Segoe UI" w:cs="Segoe UI"/>
          <w:color w:val="263238"/>
          <w:sz w:val="21"/>
          <w:szCs w:val="21"/>
        </w:rPr>
        <w:t> item, then you will receive a discount equivalent to </w:t>
      </w:r>
      <w:r w:rsidR="0019764D" w:rsidRPr="0019764D">
        <w:rPr>
          <w:rFonts w:ascii="Courier New" w:hAnsi="Courier New" w:cs="Courier New"/>
          <w:color w:val="546E7A"/>
          <w:sz w:val="20"/>
          <w:szCs w:val="20"/>
          <w:shd w:val="clear" w:color="auto" w:fill="F7F9FA"/>
        </w:rPr>
        <w:t>prices[j]</w:t>
      </w:r>
      <w:r w:rsidR="0019764D" w:rsidRPr="0019764D">
        <w:rPr>
          <w:rFonts w:ascii="Segoe UI" w:hAnsi="Segoe UI" w:cs="Segoe UI"/>
          <w:color w:val="263238"/>
          <w:sz w:val="21"/>
          <w:szCs w:val="21"/>
        </w:rPr>
        <w:t> where </w:t>
      </w:r>
      <w:r w:rsidR="0019764D" w:rsidRPr="0019764D">
        <w:rPr>
          <w:rFonts w:ascii="Courier New" w:hAnsi="Courier New" w:cs="Courier New"/>
          <w:color w:val="546E7A"/>
          <w:sz w:val="20"/>
          <w:szCs w:val="20"/>
          <w:shd w:val="clear" w:color="auto" w:fill="F7F9FA"/>
        </w:rPr>
        <w:t>j</w:t>
      </w:r>
      <w:r w:rsidR="0019764D" w:rsidRPr="0019764D">
        <w:rPr>
          <w:rFonts w:ascii="Segoe UI" w:hAnsi="Segoe UI" w:cs="Segoe UI"/>
          <w:color w:val="263238"/>
          <w:sz w:val="21"/>
          <w:szCs w:val="21"/>
        </w:rPr>
        <w:t> is the </w:t>
      </w:r>
      <w:r w:rsidR="0019764D" w:rsidRPr="0019764D">
        <w:rPr>
          <w:rFonts w:ascii="Segoe UI" w:hAnsi="Segoe UI" w:cs="Segoe UI"/>
          <w:b/>
          <w:bCs/>
          <w:color w:val="263238"/>
          <w:sz w:val="21"/>
          <w:szCs w:val="21"/>
        </w:rPr>
        <w:t>minimum</w:t>
      </w:r>
      <w:r w:rsidR="0019764D" w:rsidRPr="0019764D">
        <w:rPr>
          <w:rFonts w:ascii="Segoe UI" w:hAnsi="Segoe UI" w:cs="Segoe UI"/>
          <w:color w:val="263238"/>
          <w:sz w:val="21"/>
          <w:szCs w:val="21"/>
        </w:rPr>
        <w:t> index such that </w:t>
      </w:r>
      <w:r w:rsidR="0019764D" w:rsidRPr="0019764D">
        <w:rPr>
          <w:rFonts w:ascii="Courier New" w:hAnsi="Courier New" w:cs="Courier New"/>
          <w:color w:val="546E7A"/>
          <w:sz w:val="20"/>
          <w:szCs w:val="20"/>
          <w:shd w:val="clear" w:color="auto" w:fill="F7F9FA"/>
        </w:rPr>
        <w:t>j &gt; i</w:t>
      </w:r>
      <w:r w:rsidR="0019764D" w:rsidRPr="0019764D">
        <w:rPr>
          <w:rFonts w:ascii="Segoe UI" w:hAnsi="Segoe UI" w:cs="Segoe UI"/>
          <w:color w:val="263238"/>
          <w:sz w:val="21"/>
          <w:szCs w:val="21"/>
        </w:rPr>
        <w:t> and </w:t>
      </w:r>
      <w:r w:rsidR="0019764D" w:rsidRPr="0019764D">
        <w:rPr>
          <w:rFonts w:ascii="Courier New" w:hAnsi="Courier New" w:cs="Courier New"/>
          <w:color w:val="546E7A"/>
          <w:sz w:val="20"/>
          <w:szCs w:val="20"/>
          <w:shd w:val="clear" w:color="auto" w:fill="F7F9FA"/>
        </w:rPr>
        <w:t>prices[j] &lt;= prices[i]</w:t>
      </w:r>
      <w:r w:rsidR="0019764D" w:rsidRPr="0019764D">
        <w:rPr>
          <w:rFonts w:ascii="Segoe UI" w:hAnsi="Segoe UI" w:cs="Segoe UI"/>
          <w:color w:val="263238"/>
          <w:sz w:val="21"/>
          <w:szCs w:val="21"/>
        </w:rPr>
        <w:t>, otherwise, you will not receive any discount at all.</w:t>
      </w:r>
    </w:p>
    <w:p w14:paraId="51692EE4" w14:textId="77777777" w:rsidR="0019764D" w:rsidRPr="0019764D" w:rsidRDefault="0019764D" w:rsidP="0019764D">
      <w:pPr>
        <w:shd w:val="clear" w:color="auto" w:fill="FFFFFF"/>
        <w:spacing w:after="240" w:line="240" w:lineRule="auto"/>
        <w:rPr>
          <w:rFonts w:ascii="Segoe UI" w:eastAsia="Times New Roman" w:hAnsi="Segoe UI" w:cs="Segoe UI"/>
          <w:color w:val="263238"/>
          <w:sz w:val="21"/>
          <w:szCs w:val="21"/>
        </w:rPr>
      </w:pPr>
      <w:r w:rsidRPr="0019764D">
        <w:rPr>
          <w:rFonts w:ascii="Segoe UI" w:eastAsia="Times New Roman" w:hAnsi="Segoe UI" w:cs="Segoe UI"/>
          <w:i/>
          <w:iCs/>
          <w:color w:val="263238"/>
          <w:sz w:val="21"/>
          <w:szCs w:val="21"/>
        </w:rPr>
        <w:t>Return an array where the </w:t>
      </w:r>
      <w:r w:rsidRPr="0019764D">
        <w:rPr>
          <w:rFonts w:ascii="Courier New" w:eastAsia="Times New Roman" w:hAnsi="Courier New" w:cs="Courier New"/>
          <w:i/>
          <w:iCs/>
          <w:color w:val="546E7A"/>
          <w:sz w:val="20"/>
          <w:szCs w:val="20"/>
          <w:shd w:val="clear" w:color="auto" w:fill="F7F9FA"/>
        </w:rPr>
        <w:t>ith</w:t>
      </w:r>
      <w:r w:rsidRPr="0019764D">
        <w:rPr>
          <w:rFonts w:ascii="Segoe UI" w:eastAsia="Times New Roman" w:hAnsi="Segoe UI" w:cs="Segoe UI"/>
          <w:i/>
          <w:iCs/>
          <w:color w:val="263238"/>
          <w:sz w:val="21"/>
          <w:szCs w:val="21"/>
        </w:rPr>
        <w:t> element is the final price you will pay for the </w:t>
      </w:r>
      <w:r w:rsidRPr="0019764D">
        <w:rPr>
          <w:rFonts w:ascii="Courier New" w:eastAsia="Times New Roman" w:hAnsi="Courier New" w:cs="Courier New"/>
          <w:i/>
          <w:iCs/>
          <w:color w:val="546E7A"/>
          <w:sz w:val="20"/>
          <w:szCs w:val="20"/>
          <w:shd w:val="clear" w:color="auto" w:fill="F7F9FA"/>
        </w:rPr>
        <w:t>ith</w:t>
      </w:r>
      <w:r w:rsidRPr="0019764D">
        <w:rPr>
          <w:rFonts w:ascii="Segoe UI" w:eastAsia="Times New Roman" w:hAnsi="Segoe UI" w:cs="Segoe UI"/>
          <w:i/>
          <w:iCs/>
          <w:color w:val="263238"/>
          <w:sz w:val="21"/>
          <w:szCs w:val="21"/>
        </w:rPr>
        <w:t> item of the shop considering the special discount.</w:t>
      </w:r>
    </w:p>
    <w:p w14:paraId="4B38D305" w14:textId="77777777" w:rsidR="0019764D" w:rsidRPr="0019764D" w:rsidRDefault="0019764D" w:rsidP="0019764D">
      <w:pPr>
        <w:shd w:val="clear" w:color="auto" w:fill="FFFFFF"/>
        <w:spacing w:after="240" w:line="240" w:lineRule="auto"/>
        <w:rPr>
          <w:rFonts w:ascii="Segoe UI" w:eastAsia="Times New Roman" w:hAnsi="Segoe UI" w:cs="Segoe UI"/>
          <w:color w:val="263238"/>
          <w:sz w:val="21"/>
          <w:szCs w:val="21"/>
        </w:rPr>
      </w:pPr>
      <w:r w:rsidRPr="0019764D">
        <w:rPr>
          <w:rFonts w:ascii="Segoe UI" w:eastAsia="Times New Roman" w:hAnsi="Segoe UI" w:cs="Segoe UI"/>
          <w:color w:val="263238"/>
          <w:sz w:val="21"/>
          <w:szCs w:val="21"/>
        </w:rPr>
        <w:t> </w:t>
      </w:r>
    </w:p>
    <w:p w14:paraId="5E0439C3" w14:textId="77777777" w:rsidR="0019764D" w:rsidRPr="0019764D" w:rsidRDefault="0019764D" w:rsidP="0019764D">
      <w:pPr>
        <w:shd w:val="clear" w:color="auto" w:fill="FFFFFF"/>
        <w:spacing w:after="240" w:line="240" w:lineRule="auto"/>
        <w:rPr>
          <w:rFonts w:ascii="Segoe UI" w:eastAsia="Times New Roman" w:hAnsi="Segoe UI" w:cs="Segoe UI"/>
          <w:color w:val="263238"/>
          <w:sz w:val="21"/>
          <w:szCs w:val="21"/>
        </w:rPr>
      </w:pPr>
      <w:r w:rsidRPr="0019764D">
        <w:rPr>
          <w:rFonts w:ascii="Segoe UI" w:eastAsia="Times New Roman" w:hAnsi="Segoe UI" w:cs="Segoe UI"/>
          <w:b/>
          <w:bCs/>
          <w:color w:val="263238"/>
          <w:sz w:val="21"/>
          <w:szCs w:val="21"/>
        </w:rPr>
        <w:t>Example 1:</w:t>
      </w:r>
    </w:p>
    <w:p w14:paraId="6328CA99"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b/>
          <w:bCs/>
          <w:color w:val="263238"/>
          <w:sz w:val="20"/>
          <w:szCs w:val="20"/>
        </w:rPr>
        <w:t>Input:</w:t>
      </w:r>
      <w:r w:rsidRPr="0019764D">
        <w:rPr>
          <w:rFonts w:ascii="Consolas" w:eastAsia="Times New Roman" w:hAnsi="Consolas" w:cs="Courier New"/>
          <w:color w:val="263238"/>
          <w:sz w:val="20"/>
          <w:szCs w:val="20"/>
        </w:rPr>
        <w:t xml:space="preserve"> prices = [8,4,6,2,3]</w:t>
      </w:r>
    </w:p>
    <w:p w14:paraId="2EF14AD7"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b/>
          <w:bCs/>
          <w:color w:val="263238"/>
          <w:sz w:val="20"/>
          <w:szCs w:val="20"/>
        </w:rPr>
        <w:t>Output:</w:t>
      </w:r>
      <w:r w:rsidRPr="0019764D">
        <w:rPr>
          <w:rFonts w:ascii="Consolas" w:eastAsia="Times New Roman" w:hAnsi="Consolas" w:cs="Courier New"/>
          <w:color w:val="263238"/>
          <w:sz w:val="20"/>
          <w:szCs w:val="20"/>
        </w:rPr>
        <w:t xml:space="preserve"> [4,2,4,2,3]</w:t>
      </w:r>
    </w:p>
    <w:p w14:paraId="79D0EC39"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b/>
          <w:bCs/>
          <w:color w:val="263238"/>
          <w:sz w:val="20"/>
          <w:szCs w:val="20"/>
        </w:rPr>
        <w:t>Explanation:</w:t>
      </w:r>
      <w:r w:rsidRPr="0019764D">
        <w:rPr>
          <w:rFonts w:ascii="Consolas" w:eastAsia="Times New Roman" w:hAnsi="Consolas" w:cs="Courier New"/>
          <w:color w:val="263238"/>
          <w:sz w:val="20"/>
          <w:szCs w:val="20"/>
        </w:rPr>
        <w:t> </w:t>
      </w:r>
    </w:p>
    <w:p w14:paraId="5F0349E8"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color w:val="263238"/>
          <w:sz w:val="20"/>
          <w:szCs w:val="20"/>
        </w:rPr>
        <w:t>For item 0 with price[0]=8 you will receive a discount equivalent to prices[1]=4, therefore, the final price you will pay is 8 - 4 = 4. </w:t>
      </w:r>
    </w:p>
    <w:p w14:paraId="1C372539"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color w:val="263238"/>
          <w:sz w:val="20"/>
          <w:szCs w:val="20"/>
        </w:rPr>
        <w:t>For item 1 with price[1]=4 you will receive a discount equivalent to prices[3]=2, therefore, the final price you will pay is 4 - 2 = 2. </w:t>
      </w:r>
    </w:p>
    <w:p w14:paraId="0A9BAA51" w14:textId="77777777" w:rsidR="0019764D"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color w:val="263238"/>
          <w:sz w:val="20"/>
          <w:szCs w:val="20"/>
        </w:rPr>
        <w:t>For item 2 with price[2]=6 you will receive a discount equivalent to prices[3]=2, therefore, the final price you will pay is 6 - 2 = 4. </w:t>
      </w:r>
    </w:p>
    <w:p w14:paraId="4D6A1EF8" w14:textId="1A90E812" w:rsidR="00E64CFF" w:rsidRPr="0019764D" w:rsidRDefault="0019764D" w:rsidP="00197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9764D">
        <w:rPr>
          <w:rFonts w:ascii="Consolas" w:eastAsia="Times New Roman" w:hAnsi="Consolas" w:cs="Courier New"/>
          <w:color w:val="263238"/>
          <w:sz w:val="20"/>
          <w:szCs w:val="20"/>
        </w:rPr>
        <w:t>For items 3 and 4 you will not receive any discount at all.</w:t>
      </w:r>
    </w:p>
    <w:p w14:paraId="2E086CDE" w14:textId="555E25FC" w:rsidR="0019764D" w:rsidRPr="0019764D" w:rsidRDefault="00E64CFF" w:rsidP="0019764D">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19764D" w:rsidRPr="0019764D">
        <w:t xml:space="preserve"> </w:t>
      </w:r>
      <w:r w:rsidR="0019764D" w:rsidRPr="0019764D">
        <w:rPr>
          <w:rFonts w:ascii="Segoe UI" w:hAnsi="Segoe UI" w:cs="Segoe UI"/>
          <w:color w:val="424242"/>
          <w:sz w:val="21"/>
          <w:szCs w:val="21"/>
        </w:rPr>
        <w:t>vector&lt;int&gt; finalPrices(vector&lt;int&gt;&amp; prices) {</w:t>
      </w:r>
    </w:p>
    <w:p w14:paraId="144540CA"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vector&lt;int&gt;ans;</w:t>
      </w:r>
    </w:p>
    <w:p w14:paraId="3FD34B71"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for(int i=0;i&lt;prices.size();i++)</w:t>
      </w:r>
    </w:p>
    <w:p w14:paraId="28020186"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w:t>
      </w:r>
    </w:p>
    <w:p w14:paraId="7001327D"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while(ans.size()&amp;&amp;prices[ans.back()]&gt;=prices[i])</w:t>
      </w:r>
    </w:p>
    <w:p w14:paraId="78FAEA2E"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lastRenderedPageBreak/>
        <w:t xml:space="preserve">            {</w:t>
      </w:r>
    </w:p>
    <w:p w14:paraId="4CF6E1D1"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prices[ans.back()]-=prices[i];</w:t>
      </w:r>
    </w:p>
    <w:p w14:paraId="3641F98D"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ans.pop_back();</w:t>
      </w:r>
    </w:p>
    <w:p w14:paraId="1C0F5BE9"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w:t>
      </w:r>
    </w:p>
    <w:p w14:paraId="1445AA47"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ans.push_back(i);</w:t>
      </w:r>
    </w:p>
    <w:p w14:paraId="4FA214D9"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w:t>
      </w:r>
    </w:p>
    <w:p w14:paraId="1806A55F" w14:textId="77777777" w:rsidR="0019764D" w:rsidRPr="0019764D" w:rsidRDefault="0019764D" w:rsidP="0019764D">
      <w:pPr>
        <w:pStyle w:val="NormalWeb"/>
        <w:shd w:val="clear" w:color="auto" w:fill="FFFFFF"/>
        <w:spacing w:after="240"/>
        <w:rPr>
          <w:rFonts w:ascii="Segoe UI" w:hAnsi="Segoe UI" w:cs="Segoe UI"/>
          <w:color w:val="424242"/>
          <w:sz w:val="21"/>
          <w:szCs w:val="21"/>
        </w:rPr>
      </w:pPr>
      <w:r w:rsidRPr="0019764D">
        <w:rPr>
          <w:rFonts w:ascii="Segoe UI" w:hAnsi="Segoe UI" w:cs="Segoe UI"/>
          <w:color w:val="424242"/>
          <w:sz w:val="21"/>
          <w:szCs w:val="21"/>
        </w:rPr>
        <w:t xml:space="preserve">        return prices;</w:t>
      </w:r>
    </w:p>
    <w:p w14:paraId="023E8323" w14:textId="5202ED80" w:rsidR="00E64CFF" w:rsidRDefault="0019764D" w:rsidP="0019764D">
      <w:pPr>
        <w:pStyle w:val="NormalWeb"/>
        <w:shd w:val="clear" w:color="auto" w:fill="FFFFFF"/>
        <w:spacing w:before="0" w:beforeAutospacing="0" w:after="240" w:afterAutospacing="0"/>
        <w:rPr>
          <w:rFonts w:ascii="Segoe UI" w:hAnsi="Segoe UI" w:cs="Segoe UI"/>
          <w:color w:val="424242"/>
          <w:sz w:val="21"/>
          <w:szCs w:val="21"/>
        </w:rPr>
      </w:pPr>
      <w:r w:rsidRPr="0019764D">
        <w:rPr>
          <w:rFonts w:ascii="Segoe UI" w:hAnsi="Segoe UI" w:cs="Segoe UI"/>
          <w:color w:val="424242"/>
          <w:sz w:val="21"/>
          <w:szCs w:val="21"/>
        </w:rPr>
        <w:t xml:space="preserve">    }</w:t>
      </w:r>
    </w:p>
    <w:p w14:paraId="1BA46186" w14:textId="25B7197B" w:rsidR="00797F95" w:rsidRPr="00797F95" w:rsidRDefault="0019764D" w:rsidP="00797F9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258)</w:t>
      </w:r>
      <w:r w:rsidR="00797F95" w:rsidRPr="00797F95">
        <w:rPr>
          <w:rFonts w:ascii="Segoe UI" w:hAnsi="Segoe UI" w:cs="Segoe UI"/>
          <w:color w:val="263238"/>
          <w:sz w:val="21"/>
          <w:szCs w:val="21"/>
        </w:rPr>
        <w:t xml:space="preserve"> You are given the head of a singly linked-list. The list can be represented as:</w:t>
      </w:r>
    </w:p>
    <w:p w14:paraId="0C3E11BF" w14:textId="77777777" w:rsidR="00797F95" w:rsidRPr="00797F95" w:rsidRDefault="00797F95" w:rsidP="00797F9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7F95">
        <w:rPr>
          <w:rFonts w:ascii="Consolas" w:eastAsia="Times New Roman" w:hAnsi="Consolas" w:cs="Courier New"/>
          <w:color w:val="263238"/>
          <w:sz w:val="20"/>
          <w:szCs w:val="20"/>
        </w:rPr>
        <w:t>L</w:t>
      </w:r>
      <w:r w:rsidRPr="00797F95">
        <w:rPr>
          <w:rFonts w:ascii="Consolas" w:eastAsia="Times New Roman" w:hAnsi="Consolas" w:cs="Courier New"/>
          <w:color w:val="263238"/>
          <w:sz w:val="15"/>
          <w:szCs w:val="15"/>
          <w:vertAlign w:val="subscript"/>
        </w:rPr>
        <w:t>0</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1</w:t>
      </w:r>
      <w:r w:rsidRPr="00797F95">
        <w:rPr>
          <w:rFonts w:ascii="Consolas" w:eastAsia="Times New Roman" w:hAnsi="Consolas" w:cs="Courier New"/>
          <w:color w:val="263238"/>
          <w:sz w:val="20"/>
          <w:szCs w:val="20"/>
        </w:rPr>
        <w:t xml:space="preserve"> → … → L</w:t>
      </w:r>
      <w:r w:rsidRPr="00797F95">
        <w:rPr>
          <w:rFonts w:ascii="Consolas" w:eastAsia="Times New Roman" w:hAnsi="Consolas" w:cs="Courier New"/>
          <w:color w:val="263238"/>
          <w:sz w:val="15"/>
          <w:szCs w:val="15"/>
          <w:vertAlign w:val="subscript"/>
        </w:rPr>
        <w:t>n - 1</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n</w:t>
      </w:r>
    </w:p>
    <w:p w14:paraId="443B8B7A" w14:textId="77777777" w:rsidR="00797F95" w:rsidRPr="00797F95" w:rsidRDefault="00797F95" w:rsidP="00797F95">
      <w:pPr>
        <w:shd w:val="clear" w:color="auto" w:fill="FFFFFF"/>
        <w:spacing w:after="240" w:line="240" w:lineRule="auto"/>
        <w:rPr>
          <w:rFonts w:ascii="Segoe UI" w:eastAsia="Times New Roman" w:hAnsi="Segoe UI" w:cs="Segoe UI"/>
          <w:color w:val="263238"/>
          <w:sz w:val="21"/>
          <w:szCs w:val="21"/>
        </w:rPr>
      </w:pPr>
      <w:r w:rsidRPr="00797F95">
        <w:rPr>
          <w:rFonts w:ascii="Segoe UI" w:eastAsia="Times New Roman" w:hAnsi="Segoe UI" w:cs="Segoe UI"/>
          <w:i/>
          <w:iCs/>
          <w:color w:val="263238"/>
          <w:sz w:val="21"/>
          <w:szCs w:val="21"/>
        </w:rPr>
        <w:t>Reorder the list to be on the following form:</w:t>
      </w:r>
    </w:p>
    <w:p w14:paraId="3B629EE9" w14:textId="77777777" w:rsidR="00797F95" w:rsidRPr="00797F95" w:rsidRDefault="00797F95" w:rsidP="00797F9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7F95">
        <w:rPr>
          <w:rFonts w:ascii="Consolas" w:eastAsia="Times New Roman" w:hAnsi="Consolas" w:cs="Courier New"/>
          <w:color w:val="263238"/>
          <w:sz w:val="20"/>
          <w:szCs w:val="20"/>
        </w:rPr>
        <w:t>L</w:t>
      </w:r>
      <w:r w:rsidRPr="00797F95">
        <w:rPr>
          <w:rFonts w:ascii="Consolas" w:eastAsia="Times New Roman" w:hAnsi="Consolas" w:cs="Courier New"/>
          <w:color w:val="263238"/>
          <w:sz w:val="15"/>
          <w:szCs w:val="15"/>
          <w:vertAlign w:val="subscript"/>
        </w:rPr>
        <w:t>0</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n</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1</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n - 1</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2</w:t>
      </w:r>
      <w:r w:rsidRPr="00797F95">
        <w:rPr>
          <w:rFonts w:ascii="Consolas" w:eastAsia="Times New Roman" w:hAnsi="Consolas" w:cs="Courier New"/>
          <w:color w:val="263238"/>
          <w:sz w:val="20"/>
          <w:szCs w:val="20"/>
        </w:rPr>
        <w:t xml:space="preserve"> → L</w:t>
      </w:r>
      <w:r w:rsidRPr="00797F95">
        <w:rPr>
          <w:rFonts w:ascii="Consolas" w:eastAsia="Times New Roman" w:hAnsi="Consolas" w:cs="Courier New"/>
          <w:color w:val="263238"/>
          <w:sz w:val="15"/>
          <w:szCs w:val="15"/>
          <w:vertAlign w:val="subscript"/>
        </w:rPr>
        <w:t>n - 2</w:t>
      </w:r>
      <w:r w:rsidRPr="00797F95">
        <w:rPr>
          <w:rFonts w:ascii="Consolas" w:eastAsia="Times New Roman" w:hAnsi="Consolas" w:cs="Courier New"/>
          <w:color w:val="263238"/>
          <w:sz w:val="20"/>
          <w:szCs w:val="20"/>
        </w:rPr>
        <w:t xml:space="preserve"> → …</w:t>
      </w:r>
    </w:p>
    <w:p w14:paraId="51773772" w14:textId="77777777" w:rsidR="00797F95" w:rsidRPr="00797F95" w:rsidRDefault="00797F95" w:rsidP="00797F95">
      <w:pPr>
        <w:shd w:val="clear" w:color="auto" w:fill="FFFFFF"/>
        <w:spacing w:after="240" w:line="240" w:lineRule="auto"/>
        <w:rPr>
          <w:rFonts w:ascii="Segoe UI" w:eastAsia="Times New Roman" w:hAnsi="Segoe UI" w:cs="Segoe UI"/>
          <w:color w:val="263238"/>
          <w:sz w:val="21"/>
          <w:szCs w:val="21"/>
        </w:rPr>
      </w:pPr>
      <w:r w:rsidRPr="00797F95">
        <w:rPr>
          <w:rFonts w:ascii="Segoe UI" w:eastAsia="Times New Roman" w:hAnsi="Segoe UI" w:cs="Segoe UI"/>
          <w:color w:val="263238"/>
          <w:sz w:val="21"/>
          <w:szCs w:val="21"/>
        </w:rPr>
        <w:t>You may not modify the values in the list's nodes. Only nodes themselves may be changed.</w:t>
      </w:r>
    </w:p>
    <w:p w14:paraId="6596F258" w14:textId="77777777" w:rsidR="00797F95" w:rsidRPr="00797F95" w:rsidRDefault="00797F95" w:rsidP="00797F95">
      <w:pPr>
        <w:shd w:val="clear" w:color="auto" w:fill="FFFFFF"/>
        <w:spacing w:after="240" w:line="240" w:lineRule="auto"/>
        <w:rPr>
          <w:rFonts w:ascii="Segoe UI" w:eastAsia="Times New Roman" w:hAnsi="Segoe UI" w:cs="Segoe UI"/>
          <w:color w:val="263238"/>
          <w:sz w:val="21"/>
          <w:szCs w:val="21"/>
        </w:rPr>
      </w:pPr>
      <w:r w:rsidRPr="00797F95">
        <w:rPr>
          <w:rFonts w:ascii="Segoe UI" w:eastAsia="Times New Roman" w:hAnsi="Segoe UI" w:cs="Segoe UI"/>
          <w:color w:val="263238"/>
          <w:sz w:val="21"/>
          <w:szCs w:val="21"/>
        </w:rPr>
        <w:t> </w:t>
      </w:r>
    </w:p>
    <w:p w14:paraId="6ADC0351" w14:textId="77777777" w:rsidR="00797F95" w:rsidRPr="00797F95" w:rsidRDefault="00797F95" w:rsidP="00797F95">
      <w:pPr>
        <w:shd w:val="clear" w:color="auto" w:fill="FFFFFF"/>
        <w:spacing w:after="240" w:line="240" w:lineRule="auto"/>
        <w:rPr>
          <w:rFonts w:ascii="Segoe UI" w:eastAsia="Times New Roman" w:hAnsi="Segoe UI" w:cs="Segoe UI"/>
          <w:color w:val="263238"/>
          <w:sz w:val="21"/>
          <w:szCs w:val="21"/>
        </w:rPr>
      </w:pPr>
      <w:r w:rsidRPr="00797F95">
        <w:rPr>
          <w:rFonts w:ascii="Segoe UI" w:eastAsia="Times New Roman" w:hAnsi="Segoe UI" w:cs="Segoe UI"/>
          <w:b/>
          <w:bCs/>
          <w:color w:val="263238"/>
          <w:sz w:val="21"/>
          <w:szCs w:val="21"/>
        </w:rPr>
        <w:t>Example 1:</w:t>
      </w:r>
    </w:p>
    <w:p w14:paraId="1578231B" w14:textId="69E02853" w:rsidR="00797F95" w:rsidRPr="00797F95" w:rsidRDefault="00797F95" w:rsidP="00797F95">
      <w:pPr>
        <w:spacing w:after="0" w:line="240" w:lineRule="auto"/>
        <w:rPr>
          <w:rFonts w:ascii="Times New Roman" w:eastAsia="Times New Roman" w:hAnsi="Times New Roman" w:cs="Times New Roman"/>
          <w:sz w:val="24"/>
          <w:szCs w:val="24"/>
        </w:rPr>
      </w:pPr>
      <w:r w:rsidRPr="00797F95">
        <w:rPr>
          <w:rFonts w:ascii="Times New Roman" w:eastAsia="Times New Roman" w:hAnsi="Times New Roman" w:cs="Times New Roman"/>
          <w:noProof/>
          <w:sz w:val="24"/>
          <w:szCs w:val="24"/>
        </w:rPr>
        <w:drawing>
          <wp:inline distT="0" distB="0" distL="0" distR="0" wp14:anchorId="744BD12B" wp14:editId="30D4AC3B">
            <wp:extent cx="4015740" cy="21183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15740" cy="2118360"/>
                    </a:xfrm>
                    <a:prstGeom prst="rect">
                      <a:avLst/>
                    </a:prstGeom>
                    <a:noFill/>
                    <a:ln>
                      <a:noFill/>
                    </a:ln>
                  </pic:spPr>
                </pic:pic>
              </a:graphicData>
            </a:graphic>
          </wp:inline>
        </w:drawing>
      </w:r>
    </w:p>
    <w:p w14:paraId="3CE76CD8" w14:textId="77777777" w:rsidR="00797F95" w:rsidRPr="00797F95" w:rsidRDefault="00797F95" w:rsidP="00797F9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7F95">
        <w:rPr>
          <w:rFonts w:ascii="Consolas" w:eastAsia="Times New Roman" w:hAnsi="Consolas" w:cs="Courier New"/>
          <w:b/>
          <w:bCs/>
          <w:color w:val="263238"/>
          <w:sz w:val="20"/>
          <w:szCs w:val="20"/>
        </w:rPr>
        <w:t>Input:</w:t>
      </w:r>
      <w:r w:rsidRPr="00797F95">
        <w:rPr>
          <w:rFonts w:ascii="Consolas" w:eastAsia="Times New Roman" w:hAnsi="Consolas" w:cs="Courier New"/>
          <w:color w:val="263238"/>
          <w:sz w:val="20"/>
          <w:szCs w:val="20"/>
        </w:rPr>
        <w:t xml:space="preserve"> head = [1,2,3,4]</w:t>
      </w:r>
    </w:p>
    <w:p w14:paraId="041487B1" w14:textId="49F22096" w:rsidR="002F1F58" w:rsidRPr="00797F95" w:rsidRDefault="00797F95" w:rsidP="00797F9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97F95">
        <w:rPr>
          <w:rFonts w:ascii="Consolas" w:eastAsia="Times New Roman" w:hAnsi="Consolas" w:cs="Courier New"/>
          <w:b/>
          <w:bCs/>
          <w:color w:val="263238"/>
          <w:sz w:val="20"/>
          <w:szCs w:val="20"/>
        </w:rPr>
        <w:t>Output:</w:t>
      </w:r>
      <w:r w:rsidRPr="00797F95">
        <w:rPr>
          <w:rFonts w:ascii="Consolas" w:eastAsia="Times New Roman" w:hAnsi="Consolas" w:cs="Courier New"/>
          <w:color w:val="263238"/>
          <w:sz w:val="20"/>
          <w:szCs w:val="20"/>
        </w:rPr>
        <w:t xml:space="preserve"> [1,4,2,3]</w:t>
      </w:r>
      <w:r w:rsidR="0019764D">
        <w:rPr>
          <w:rFonts w:ascii="Segoe UI" w:hAnsi="Segoe UI" w:cs="Segoe UI"/>
          <w:color w:val="424242"/>
          <w:sz w:val="21"/>
          <w:szCs w:val="21"/>
        </w:rPr>
        <w:t>:</w:t>
      </w:r>
      <w:r w:rsidR="002F1F58" w:rsidRPr="002F1F58">
        <w:rPr>
          <w:rFonts w:ascii="Segoe UI" w:hAnsi="Segoe UI" w:cs="Segoe UI"/>
          <w:color w:val="424242"/>
          <w:sz w:val="21"/>
          <w:szCs w:val="21"/>
        </w:rPr>
        <w:t xml:space="preserve"> void reorderList(ListNode* head) {</w:t>
      </w:r>
    </w:p>
    <w:p w14:paraId="271FEBC7"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void reorderList(ListNode* head) {</w:t>
      </w:r>
    </w:p>
    <w:p w14:paraId="0EA4FAF3"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lastRenderedPageBreak/>
        <w:t xml:space="preserve">        ListNode*temp;</w:t>
      </w:r>
    </w:p>
    <w:p w14:paraId="6A3C04F5"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while(head&amp;&amp;head-&gt;next&amp;&amp;head-&gt;next-&gt;next)</w:t>
      </w:r>
    </w:p>
    <w:p w14:paraId="1B970C30"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w:t>
      </w:r>
    </w:p>
    <w:p w14:paraId="0CBB5778"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temp=head;</w:t>
      </w:r>
    </w:p>
    <w:p w14:paraId="0A175BC2"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while(temp-&gt;next-&gt;next)</w:t>
      </w:r>
    </w:p>
    <w:p w14:paraId="3D27C7B1"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temp=temp-&gt;next;</w:t>
      </w:r>
    </w:p>
    <w:p w14:paraId="3A249D34"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temp-&gt;next-&gt;next=head-&gt;next;</w:t>
      </w:r>
    </w:p>
    <w:p w14:paraId="29AFADCE"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head-&gt;next=temp-&gt;next;</w:t>
      </w:r>
    </w:p>
    <w:p w14:paraId="53AB907A"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temp-&gt;next=NULL;</w:t>
      </w:r>
    </w:p>
    <w:p w14:paraId="77D26D96"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head=head-&gt;next-&gt;next;</w:t>
      </w:r>
    </w:p>
    <w:p w14:paraId="5EC30874" w14:textId="77777777" w:rsidR="004916C7" w:rsidRPr="004916C7" w:rsidRDefault="004916C7" w:rsidP="004916C7">
      <w:pPr>
        <w:pStyle w:val="NormalWeb"/>
        <w:shd w:val="clear" w:color="auto" w:fill="FFFFFF"/>
        <w:spacing w:after="240"/>
        <w:rPr>
          <w:rFonts w:ascii="Segoe UI" w:hAnsi="Segoe UI" w:cs="Segoe UI"/>
          <w:color w:val="424242"/>
          <w:sz w:val="21"/>
          <w:szCs w:val="21"/>
        </w:rPr>
      </w:pPr>
      <w:r w:rsidRPr="004916C7">
        <w:rPr>
          <w:rFonts w:ascii="Segoe UI" w:hAnsi="Segoe UI" w:cs="Segoe UI"/>
          <w:color w:val="424242"/>
          <w:sz w:val="21"/>
          <w:szCs w:val="21"/>
        </w:rPr>
        <w:t xml:space="preserve">        }</w:t>
      </w:r>
    </w:p>
    <w:p w14:paraId="57E1A2BF" w14:textId="77777777" w:rsidR="004916C7" w:rsidRDefault="004916C7" w:rsidP="004916C7">
      <w:pPr>
        <w:pStyle w:val="NormalWeb"/>
        <w:shd w:val="clear" w:color="auto" w:fill="FFFFFF"/>
        <w:spacing w:before="0" w:beforeAutospacing="0" w:after="240" w:afterAutospacing="0"/>
        <w:rPr>
          <w:rFonts w:ascii="Segoe UI" w:hAnsi="Segoe UI" w:cs="Segoe UI"/>
          <w:color w:val="424242"/>
          <w:sz w:val="21"/>
          <w:szCs w:val="21"/>
        </w:rPr>
      </w:pPr>
      <w:r w:rsidRPr="004916C7">
        <w:rPr>
          <w:rFonts w:ascii="Segoe UI" w:hAnsi="Segoe UI" w:cs="Segoe UI"/>
          <w:color w:val="424242"/>
          <w:sz w:val="21"/>
          <w:szCs w:val="21"/>
        </w:rPr>
        <w:t xml:space="preserve">    }</w:t>
      </w:r>
    </w:p>
    <w:p w14:paraId="6D5770F7" w14:textId="10F9FD78" w:rsidR="000E45F8" w:rsidRPr="000E45F8" w:rsidRDefault="002F1F58" w:rsidP="000E45F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color w:val="424242"/>
          <w:sz w:val="21"/>
          <w:szCs w:val="21"/>
        </w:rPr>
        <w:t>259)</w:t>
      </w:r>
      <w:r w:rsidR="000E45F8" w:rsidRPr="000E45F8">
        <w:rPr>
          <w:rFonts w:ascii="Segoe UI" w:hAnsi="Segoe UI" w:cs="Segoe UI"/>
          <w:sz w:val="21"/>
          <w:szCs w:val="21"/>
        </w:rPr>
        <w:t xml:space="preserve"> There is a biker going on a road trip. The road trip consists of </w:t>
      </w:r>
      <w:r w:rsidR="000E45F8" w:rsidRPr="000E45F8">
        <w:rPr>
          <w:rFonts w:ascii="Consolas" w:hAnsi="Consolas" w:cs="Courier New"/>
          <w:color w:val="C7254E"/>
          <w:sz w:val="21"/>
          <w:szCs w:val="21"/>
          <w:shd w:val="clear" w:color="auto" w:fill="F9F2F4"/>
        </w:rPr>
        <w:t>n + 1</w:t>
      </w:r>
      <w:r w:rsidR="000E45F8" w:rsidRPr="000E45F8">
        <w:rPr>
          <w:rFonts w:ascii="Segoe UI" w:hAnsi="Segoe UI" w:cs="Segoe UI"/>
          <w:sz w:val="21"/>
          <w:szCs w:val="21"/>
        </w:rPr>
        <w:t> points at different altitudes. The biker starts his trip on point </w:t>
      </w:r>
      <w:r w:rsidR="000E45F8" w:rsidRPr="000E45F8">
        <w:rPr>
          <w:rFonts w:ascii="Consolas" w:hAnsi="Consolas" w:cs="Courier New"/>
          <w:color w:val="C7254E"/>
          <w:sz w:val="21"/>
          <w:szCs w:val="21"/>
          <w:shd w:val="clear" w:color="auto" w:fill="F9F2F4"/>
        </w:rPr>
        <w:t>0</w:t>
      </w:r>
      <w:r w:rsidR="000E45F8" w:rsidRPr="000E45F8">
        <w:rPr>
          <w:rFonts w:ascii="Segoe UI" w:hAnsi="Segoe UI" w:cs="Segoe UI"/>
          <w:sz w:val="21"/>
          <w:szCs w:val="21"/>
        </w:rPr>
        <w:t> with altitude equal </w:t>
      </w:r>
      <w:r w:rsidR="000E45F8" w:rsidRPr="000E45F8">
        <w:rPr>
          <w:rFonts w:ascii="Consolas" w:hAnsi="Consolas" w:cs="Courier New"/>
          <w:color w:val="C7254E"/>
          <w:sz w:val="21"/>
          <w:szCs w:val="21"/>
          <w:shd w:val="clear" w:color="auto" w:fill="F9F2F4"/>
        </w:rPr>
        <w:t>0</w:t>
      </w:r>
      <w:r w:rsidR="000E45F8" w:rsidRPr="000E45F8">
        <w:rPr>
          <w:rFonts w:ascii="Segoe UI" w:hAnsi="Segoe UI" w:cs="Segoe UI"/>
          <w:sz w:val="21"/>
          <w:szCs w:val="21"/>
        </w:rPr>
        <w:t>.</w:t>
      </w:r>
    </w:p>
    <w:p w14:paraId="4E959C41" w14:textId="77777777" w:rsidR="000E45F8" w:rsidRPr="000E45F8" w:rsidRDefault="000E45F8" w:rsidP="000E45F8">
      <w:pPr>
        <w:shd w:val="clear" w:color="auto" w:fill="FFFFFF"/>
        <w:spacing w:after="240" w:line="240" w:lineRule="auto"/>
        <w:rPr>
          <w:rFonts w:ascii="Segoe UI" w:eastAsia="Times New Roman" w:hAnsi="Segoe UI" w:cs="Segoe UI"/>
          <w:sz w:val="21"/>
          <w:szCs w:val="21"/>
        </w:rPr>
      </w:pPr>
      <w:r w:rsidRPr="000E45F8">
        <w:rPr>
          <w:rFonts w:ascii="Segoe UI" w:eastAsia="Times New Roman" w:hAnsi="Segoe UI" w:cs="Segoe UI"/>
          <w:sz w:val="21"/>
          <w:szCs w:val="21"/>
        </w:rPr>
        <w:t>You are given an integer array </w:t>
      </w:r>
      <w:r w:rsidRPr="000E45F8">
        <w:rPr>
          <w:rFonts w:ascii="Consolas" w:eastAsia="Times New Roman" w:hAnsi="Consolas" w:cs="Courier New"/>
          <w:color w:val="C7254E"/>
          <w:sz w:val="21"/>
          <w:szCs w:val="21"/>
          <w:shd w:val="clear" w:color="auto" w:fill="F9F2F4"/>
        </w:rPr>
        <w:t>gain</w:t>
      </w:r>
      <w:r w:rsidRPr="000E45F8">
        <w:rPr>
          <w:rFonts w:ascii="Segoe UI" w:eastAsia="Times New Roman" w:hAnsi="Segoe UI" w:cs="Segoe UI"/>
          <w:sz w:val="21"/>
          <w:szCs w:val="21"/>
        </w:rPr>
        <w:t> of length </w:t>
      </w:r>
      <w:r w:rsidRPr="000E45F8">
        <w:rPr>
          <w:rFonts w:ascii="Consolas" w:eastAsia="Times New Roman" w:hAnsi="Consolas" w:cs="Courier New"/>
          <w:color w:val="C7254E"/>
          <w:sz w:val="21"/>
          <w:szCs w:val="21"/>
          <w:shd w:val="clear" w:color="auto" w:fill="F9F2F4"/>
        </w:rPr>
        <w:t>n</w:t>
      </w:r>
      <w:r w:rsidRPr="000E45F8">
        <w:rPr>
          <w:rFonts w:ascii="Segoe UI" w:eastAsia="Times New Roman" w:hAnsi="Segoe UI" w:cs="Segoe UI"/>
          <w:sz w:val="21"/>
          <w:szCs w:val="21"/>
        </w:rPr>
        <w:t> where </w:t>
      </w:r>
      <w:r w:rsidRPr="000E45F8">
        <w:rPr>
          <w:rFonts w:ascii="Consolas" w:eastAsia="Times New Roman" w:hAnsi="Consolas" w:cs="Courier New"/>
          <w:color w:val="C7254E"/>
          <w:sz w:val="21"/>
          <w:szCs w:val="21"/>
          <w:shd w:val="clear" w:color="auto" w:fill="F9F2F4"/>
        </w:rPr>
        <w:t>gain[i]</w:t>
      </w:r>
      <w:r w:rsidRPr="000E45F8">
        <w:rPr>
          <w:rFonts w:ascii="Segoe UI" w:eastAsia="Times New Roman" w:hAnsi="Segoe UI" w:cs="Segoe UI"/>
          <w:sz w:val="21"/>
          <w:szCs w:val="21"/>
        </w:rPr>
        <w:t> is the </w:t>
      </w:r>
      <w:r w:rsidRPr="000E45F8">
        <w:rPr>
          <w:rFonts w:ascii="Segoe UI" w:eastAsia="Times New Roman" w:hAnsi="Segoe UI" w:cs="Segoe UI"/>
          <w:b/>
          <w:bCs/>
          <w:sz w:val="21"/>
          <w:szCs w:val="21"/>
        </w:rPr>
        <w:t>net gain in altitude</w:t>
      </w:r>
      <w:r w:rsidRPr="000E45F8">
        <w:rPr>
          <w:rFonts w:ascii="Segoe UI" w:eastAsia="Times New Roman" w:hAnsi="Segoe UI" w:cs="Segoe UI"/>
          <w:sz w:val="21"/>
          <w:szCs w:val="21"/>
        </w:rPr>
        <w:t> between points </w:t>
      </w:r>
      <w:r w:rsidRPr="000E45F8">
        <w:rPr>
          <w:rFonts w:ascii="Consolas" w:eastAsia="Times New Roman" w:hAnsi="Consolas" w:cs="Courier New"/>
          <w:color w:val="C7254E"/>
          <w:sz w:val="21"/>
          <w:szCs w:val="21"/>
          <w:shd w:val="clear" w:color="auto" w:fill="F9F2F4"/>
        </w:rPr>
        <w:t>i</w:t>
      </w:r>
      <w:r w:rsidRPr="000E45F8">
        <w:rPr>
          <w:rFonts w:ascii="Segoe UI" w:eastAsia="Times New Roman" w:hAnsi="Segoe UI" w:cs="Segoe UI"/>
          <w:sz w:val="21"/>
          <w:szCs w:val="21"/>
        </w:rPr>
        <w:t>​​​​​​ and </w:t>
      </w:r>
      <w:r w:rsidRPr="000E45F8">
        <w:rPr>
          <w:rFonts w:ascii="Consolas" w:eastAsia="Times New Roman" w:hAnsi="Consolas" w:cs="Courier New"/>
          <w:color w:val="C7254E"/>
          <w:sz w:val="21"/>
          <w:szCs w:val="21"/>
          <w:shd w:val="clear" w:color="auto" w:fill="F9F2F4"/>
        </w:rPr>
        <w:t>i + 1</w:t>
      </w:r>
      <w:r w:rsidRPr="000E45F8">
        <w:rPr>
          <w:rFonts w:ascii="Segoe UI" w:eastAsia="Times New Roman" w:hAnsi="Segoe UI" w:cs="Segoe UI"/>
          <w:sz w:val="21"/>
          <w:szCs w:val="21"/>
        </w:rPr>
        <w:t> for all (</w:t>
      </w:r>
      <w:r w:rsidRPr="000E45F8">
        <w:rPr>
          <w:rFonts w:ascii="Consolas" w:eastAsia="Times New Roman" w:hAnsi="Consolas" w:cs="Courier New"/>
          <w:color w:val="C7254E"/>
          <w:sz w:val="21"/>
          <w:szCs w:val="21"/>
          <w:shd w:val="clear" w:color="auto" w:fill="F9F2F4"/>
        </w:rPr>
        <w:t>0 &lt;= i &lt; n)</w:t>
      </w:r>
      <w:r w:rsidRPr="000E45F8">
        <w:rPr>
          <w:rFonts w:ascii="Segoe UI" w:eastAsia="Times New Roman" w:hAnsi="Segoe UI" w:cs="Segoe UI"/>
          <w:sz w:val="21"/>
          <w:szCs w:val="21"/>
        </w:rPr>
        <w:t>. Return </w:t>
      </w:r>
      <w:r w:rsidRPr="000E45F8">
        <w:rPr>
          <w:rFonts w:ascii="Segoe UI" w:eastAsia="Times New Roman" w:hAnsi="Segoe UI" w:cs="Segoe UI"/>
          <w:i/>
          <w:iCs/>
          <w:sz w:val="21"/>
          <w:szCs w:val="21"/>
        </w:rPr>
        <w:t>the </w:t>
      </w:r>
      <w:r w:rsidRPr="000E45F8">
        <w:rPr>
          <w:rFonts w:ascii="Segoe UI" w:eastAsia="Times New Roman" w:hAnsi="Segoe UI" w:cs="Segoe UI"/>
          <w:b/>
          <w:bCs/>
          <w:i/>
          <w:iCs/>
          <w:sz w:val="21"/>
          <w:szCs w:val="21"/>
        </w:rPr>
        <w:t>highest altitude</w:t>
      </w:r>
      <w:r w:rsidRPr="000E45F8">
        <w:rPr>
          <w:rFonts w:ascii="Segoe UI" w:eastAsia="Times New Roman" w:hAnsi="Segoe UI" w:cs="Segoe UI"/>
          <w:i/>
          <w:iCs/>
          <w:sz w:val="21"/>
          <w:szCs w:val="21"/>
        </w:rPr>
        <w:t> of a point.</w:t>
      </w:r>
    </w:p>
    <w:p w14:paraId="5C985270" w14:textId="77777777" w:rsidR="000E45F8" w:rsidRPr="000E45F8" w:rsidRDefault="000E45F8" w:rsidP="000E45F8">
      <w:pPr>
        <w:shd w:val="clear" w:color="auto" w:fill="FFFFFF"/>
        <w:spacing w:after="240" w:line="240" w:lineRule="auto"/>
        <w:rPr>
          <w:rFonts w:ascii="Segoe UI" w:eastAsia="Times New Roman" w:hAnsi="Segoe UI" w:cs="Segoe UI"/>
          <w:sz w:val="21"/>
          <w:szCs w:val="21"/>
        </w:rPr>
      </w:pPr>
      <w:r w:rsidRPr="000E45F8">
        <w:rPr>
          <w:rFonts w:ascii="Segoe UI" w:eastAsia="Times New Roman" w:hAnsi="Segoe UI" w:cs="Segoe UI"/>
          <w:sz w:val="21"/>
          <w:szCs w:val="21"/>
        </w:rPr>
        <w:t> </w:t>
      </w:r>
    </w:p>
    <w:p w14:paraId="5A9F70F2" w14:textId="77777777" w:rsidR="000E45F8" w:rsidRPr="000E45F8" w:rsidRDefault="000E45F8" w:rsidP="000E45F8">
      <w:pPr>
        <w:shd w:val="clear" w:color="auto" w:fill="FFFFFF"/>
        <w:spacing w:after="240" w:line="240" w:lineRule="auto"/>
        <w:rPr>
          <w:rFonts w:ascii="Segoe UI" w:eastAsia="Times New Roman" w:hAnsi="Segoe UI" w:cs="Segoe UI"/>
          <w:sz w:val="21"/>
          <w:szCs w:val="21"/>
        </w:rPr>
      </w:pPr>
      <w:r w:rsidRPr="000E45F8">
        <w:rPr>
          <w:rFonts w:ascii="Segoe UI" w:eastAsia="Times New Roman" w:hAnsi="Segoe UI" w:cs="Segoe UI"/>
          <w:b/>
          <w:bCs/>
          <w:sz w:val="21"/>
          <w:szCs w:val="21"/>
        </w:rPr>
        <w:t>Example 1:</w:t>
      </w:r>
    </w:p>
    <w:p w14:paraId="31BCE116" w14:textId="77777777" w:rsidR="000E45F8" w:rsidRPr="000E45F8" w:rsidRDefault="000E45F8" w:rsidP="000E45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E45F8">
        <w:rPr>
          <w:rFonts w:ascii="Consolas" w:eastAsia="Times New Roman" w:hAnsi="Consolas" w:cs="Courier New"/>
          <w:b/>
          <w:bCs/>
          <w:color w:val="333333"/>
          <w:sz w:val="21"/>
          <w:szCs w:val="21"/>
        </w:rPr>
        <w:t>Input:</w:t>
      </w:r>
      <w:r w:rsidRPr="000E45F8">
        <w:rPr>
          <w:rFonts w:ascii="Consolas" w:eastAsia="Times New Roman" w:hAnsi="Consolas" w:cs="Courier New"/>
          <w:color w:val="333333"/>
          <w:sz w:val="21"/>
          <w:szCs w:val="21"/>
        </w:rPr>
        <w:t xml:space="preserve"> gain = [-5,1,5,0,-7]</w:t>
      </w:r>
    </w:p>
    <w:p w14:paraId="3613D56C" w14:textId="77777777" w:rsidR="000E45F8" w:rsidRPr="000E45F8" w:rsidRDefault="000E45F8" w:rsidP="000E45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E45F8">
        <w:rPr>
          <w:rFonts w:ascii="Consolas" w:eastAsia="Times New Roman" w:hAnsi="Consolas" w:cs="Courier New"/>
          <w:b/>
          <w:bCs/>
          <w:color w:val="333333"/>
          <w:sz w:val="21"/>
          <w:szCs w:val="21"/>
        </w:rPr>
        <w:t>Output:</w:t>
      </w:r>
      <w:r w:rsidRPr="000E45F8">
        <w:rPr>
          <w:rFonts w:ascii="Consolas" w:eastAsia="Times New Roman" w:hAnsi="Consolas" w:cs="Courier New"/>
          <w:color w:val="333333"/>
          <w:sz w:val="21"/>
          <w:szCs w:val="21"/>
        </w:rPr>
        <w:t xml:space="preserve"> 1</w:t>
      </w:r>
    </w:p>
    <w:p w14:paraId="42C47144" w14:textId="2137E367" w:rsidR="002F1F58" w:rsidRPr="000E45F8" w:rsidRDefault="000E45F8" w:rsidP="000E45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E45F8">
        <w:rPr>
          <w:rFonts w:ascii="Consolas" w:eastAsia="Times New Roman" w:hAnsi="Consolas" w:cs="Courier New"/>
          <w:b/>
          <w:bCs/>
          <w:color w:val="333333"/>
          <w:sz w:val="21"/>
          <w:szCs w:val="21"/>
        </w:rPr>
        <w:t>Explanation:</w:t>
      </w:r>
      <w:r w:rsidRPr="000E45F8">
        <w:rPr>
          <w:rFonts w:ascii="Consolas" w:eastAsia="Times New Roman" w:hAnsi="Consolas" w:cs="Courier New"/>
          <w:color w:val="333333"/>
          <w:sz w:val="21"/>
          <w:szCs w:val="21"/>
        </w:rPr>
        <w:t xml:space="preserve"> The altitudes are [0,-5,-4,1,1,-6]. The highest is 1</w:t>
      </w:r>
    </w:p>
    <w:p w14:paraId="25ACC1F7" w14:textId="70B7A713" w:rsidR="001C3594" w:rsidRPr="001C3594" w:rsidRDefault="002F1F58" w:rsidP="001C3594">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1C3594" w:rsidRPr="001C3594">
        <w:t xml:space="preserve"> </w:t>
      </w:r>
      <w:r w:rsidR="001C3594" w:rsidRPr="001C3594">
        <w:rPr>
          <w:rFonts w:ascii="Segoe UI" w:hAnsi="Segoe UI" w:cs="Segoe UI"/>
          <w:color w:val="424242"/>
          <w:sz w:val="21"/>
          <w:szCs w:val="21"/>
        </w:rPr>
        <w:t>int largestAltitude(vector&lt;int&gt;&amp; gain) {</w:t>
      </w:r>
    </w:p>
    <w:p w14:paraId="6F99DBB2"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int maxi=0;</w:t>
      </w:r>
    </w:p>
    <w:p w14:paraId="7C8E39FD"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int sum=0;</w:t>
      </w:r>
    </w:p>
    <w:p w14:paraId="7753A8B3"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lastRenderedPageBreak/>
        <w:t xml:space="preserve">        for(int i=0;i&lt;gain.size();i++)</w:t>
      </w:r>
    </w:p>
    <w:p w14:paraId="5F7BDCBA"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w:t>
      </w:r>
    </w:p>
    <w:p w14:paraId="2DCFB598"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sum+=gain[i];</w:t>
      </w:r>
    </w:p>
    <w:p w14:paraId="147662E3"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maxi=max(maxi,sum);</w:t>
      </w:r>
    </w:p>
    <w:p w14:paraId="1CBC49B3"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w:t>
      </w:r>
    </w:p>
    <w:p w14:paraId="7E642A72" w14:textId="77777777" w:rsidR="001C3594" w:rsidRPr="001C3594" w:rsidRDefault="001C3594" w:rsidP="001C3594">
      <w:pPr>
        <w:pStyle w:val="NormalWeb"/>
        <w:shd w:val="clear" w:color="auto" w:fill="FFFFFF"/>
        <w:spacing w:after="240"/>
        <w:rPr>
          <w:rFonts w:ascii="Segoe UI" w:hAnsi="Segoe UI" w:cs="Segoe UI"/>
          <w:color w:val="424242"/>
          <w:sz w:val="21"/>
          <w:szCs w:val="21"/>
        </w:rPr>
      </w:pPr>
      <w:r w:rsidRPr="001C3594">
        <w:rPr>
          <w:rFonts w:ascii="Segoe UI" w:hAnsi="Segoe UI" w:cs="Segoe UI"/>
          <w:color w:val="424242"/>
          <w:sz w:val="21"/>
          <w:szCs w:val="21"/>
        </w:rPr>
        <w:t xml:space="preserve">        return maxi;</w:t>
      </w:r>
    </w:p>
    <w:p w14:paraId="1AEF74D6" w14:textId="63BD501F" w:rsidR="002F1F58" w:rsidRDefault="001C3594" w:rsidP="001C3594">
      <w:pPr>
        <w:pStyle w:val="NormalWeb"/>
        <w:shd w:val="clear" w:color="auto" w:fill="FFFFFF"/>
        <w:spacing w:before="0" w:beforeAutospacing="0" w:after="240" w:afterAutospacing="0"/>
        <w:rPr>
          <w:rFonts w:ascii="Segoe UI" w:hAnsi="Segoe UI" w:cs="Segoe UI"/>
          <w:color w:val="424242"/>
          <w:sz w:val="21"/>
          <w:szCs w:val="21"/>
        </w:rPr>
      </w:pPr>
      <w:r w:rsidRPr="001C3594">
        <w:rPr>
          <w:rFonts w:ascii="Segoe UI" w:hAnsi="Segoe UI" w:cs="Segoe UI"/>
          <w:color w:val="424242"/>
          <w:sz w:val="21"/>
          <w:szCs w:val="21"/>
        </w:rPr>
        <w:t xml:space="preserve">    }</w:t>
      </w:r>
    </w:p>
    <w:p w14:paraId="3EAE4C16" w14:textId="0D89670D" w:rsidR="00461604" w:rsidRDefault="001C3594" w:rsidP="00461604">
      <w:pPr>
        <w:pStyle w:val="Heading3"/>
        <w:shd w:val="clear" w:color="auto" w:fill="FFFFFF"/>
        <w:spacing w:before="0" w:after="120"/>
        <w:ind w:right="120"/>
        <w:rPr>
          <w:rFonts w:ascii="inherit" w:hAnsi="inherit" w:cs="Segoe UI"/>
          <w:sz w:val="36"/>
          <w:szCs w:val="36"/>
        </w:rPr>
      </w:pPr>
      <w:r>
        <w:rPr>
          <w:rFonts w:ascii="Segoe UI" w:hAnsi="Segoe UI" w:cs="Segoe UI"/>
          <w:color w:val="424242"/>
          <w:sz w:val="21"/>
          <w:szCs w:val="21"/>
        </w:rPr>
        <w:t>260)</w:t>
      </w:r>
      <w:r w:rsidR="00461604" w:rsidRPr="00461604">
        <w:rPr>
          <w:rFonts w:ascii="inherit" w:hAnsi="inherit" w:cs="Segoe UI"/>
          <w:b/>
          <w:bCs/>
          <w:sz w:val="36"/>
          <w:szCs w:val="36"/>
        </w:rPr>
        <w:t xml:space="preserve"> </w:t>
      </w:r>
      <w:r w:rsidR="00461604">
        <w:rPr>
          <w:rFonts w:ascii="inherit" w:hAnsi="inherit" w:cs="Segoe UI"/>
          <w:b/>
          <w:bCs/>
          <w:sz w:val="36"/>
          <w:szCs w:val="36"/>
        </w:rPr>
        <w:t>1528. Shuffle String</w:t>
      </w:r>
    </w:p>
    <w:p w14:paraId="3FA9B7CB" w14:textId="77777777" w:rsidR="00461604" w:rsidRDefault="00741459" w:rsidP="00461604">
      <w:pPr>
        <w:shd w:val="clear" w:color="auto" w:fill="FFFFFF"/>
        <w:textAlignment w:val="center"/>
        <w:rPr>
          <w:rFonts w:ascii="Segoe UI" w:hAnsi="Segoe UI" w:cs="Segoe UI"/>
          <w:sz w:val="21"/>
          <w:szCs w:val="21"/>
        </w:rPr>
      </w:pPr>
      <w:hyperlink r:id="rId134" w:history="1">
        <w:r w:rsidR="00461604">
          <w:rPr>
            <w:rStyle w:val="Hyperlink"/>
            <w:rFonts w:ascii="Segoe UI" w:hAnsi="Segoe UI" w:cs="Segoe UI"/>
            <w:color w:val="333333"/>
            <w:sz w:val="21"/>
            <w:szCs w:val="21"/>
            <w:bdr w:val="single" w:sz="6" w:space="5" w:color="DDDDDD" w:frame="1"/>
            <w:shd w:val="clear" w:color="auto" w:fill="FFFFFF"/>
          </w:rPr>
          <w:t>My Submissions</w:t>
        </w:r>
      </w:hyperlink>
      <w:hyperlink r:id="rId135" w:history="1">
        <w:r w:rsidR="00461604">
          <w:rPr>
            <w:rStyle w:val="Hyperlink"/>
            <w:rFonts w:ascii="Segoe UI" w:hAnsi="Segoe UI" w:cs="Segoe UI"/>
            <w:color w:val="FFFFFF"/>
            <w:sz w:val="21"/>
            <w:szCs w:val="21"/>
            <w:bdr w:val="single" w:sz="6" w:space="5" w:color="4CAE4C" w:frame="1"/>
            <w:shd w:val="clear" w:color="auto" w:fill="5CB85C"/>
          </w:rPr>
          <w:t>Back to Contest</w:t>
        </w:r>
      </w:hyperlink>
    </w:p>
    <w:p w14:paraId="6CFCAB61" w14:textId="77777777" w:rsidR="00461604" w:rsidRDefault="00461604" w:rsidP="00461604">
      <w:pPr>
        <w:pStyle w:val="list-group-item"/>
        <w:numPr>
          <w:ilvl w:val="0"/>
          <w:numId w:val="53"/>
        </w:numPr>
        <w:pBdr>
          <w:top w:val="single" w:sz="6" w:space="8" w:color="DDDDDD"/>
          <w:left w:val="single" w:sz="6" w:space="8" w:color="DDDDDD"/>
          <w:bottom w:val="single" w:sz="6" w:space="8" w:color="DDDDDD"/>
          <w:right w:val="single" w:sz="6" w:space="8" w:color="DDDDDD"/>
        </w:pBdr>
        <w:shd w:val="clear" w:color="auto" w:fill="F5F5F5"/>
        <w:spacing w:after="0" w:afterAutospacing="0"/>
        <w:rPr>
          <w:rFonts w:ascii="Segoe UI" w:hAnsi="Segoe UI" w:cs="Segoe UI"/>
          <w:sz w:val="21"/>
          <w:szCs w:val="21"/>
        </w:rPr>
      </w:pPr>
      <w:r>
        <w:rPr>
          <w:rStyle w:val="Strong"/>
          <w:rFonts w:ascii="Segoe UI" w:hAnsi="Segoe UI" w:cs="Segoe UI"/>
          <w:b w:val="0"/>
          <w:bCs w:val="0"/>
          <w:color w:val="3C4859"/>
          <w:sz w:val="21"/>
          <w:szCs w:val="21"/>
        </w:rPr>
        <w:t>User Accepted:</w:t>
      </w:r>
      <w:r>
        <w:rPr>
          <w:rStyle w:val="pull-right"/>
          <w:rFonts w:ascii="Segoe UI" w:hAnsi="Segoe UI" w:cs="Segoe UI"/>
          <w:sz w:val="21"/>
          <w:szCs w:val="21"/>
        </w:rPr>
        <w:t>6697</w:t>
      </w:r>
    </w:p>
    <w:p w14:paraId="344790C4" w14:textId="77777777" w:rsidR="00461604" w:rsidRDefault="00461604" w:rsidP="00461604">
      <w:pPr>
        <w:pStyle w:val="list-group-item"/>
        <w:numPr>
          <w:ilvl w:val="0"/>
          <w:numId w:val="53"/>
        </w:numPr>
        <w:pBdr>
          <w:top w:val="single" w:sz="6" w:space="8" w:color="DDDDDD"/>
          <w:left w:val="single" w:sz="6" w:space="8" w:color="DDDDDD"/>
          <w:bottom w:val="single" w:sz="6" w:space="8" w:color="DDDDDD"/>
          <w:right w:val="single" w:sz="6" w:space="8" w:color="DDDDDD"/>
        </w:pBdr>
        <w:shd w:val="clear" w:color="auto" w:fill="FFFFFF"/>
        <w:spacing w:after="0" w:afterAutospacing="0"/>
        <w:rPr>
          <w:rFonts w:ascii="Segoe UI" w:hAnsi="Segoe UI" w:cs="Segoe UI"/>
          <w:sz w:val="21"/>
          <w:szCs w:val="21"/>
        </w:rPr>
      </w:pPr>
      <w:r>
        <w:rPr>
          <w:rStyle w:val="Strong"/>
          <w:rFonts w:ascii="Segoe UI" w:hAnsi="Segoe UI" w:cs="Segoe UI"/>
          <w:b w:val="0"/>
          <w:bCs w:val="0"/>
          <w:color w:val="3C4859"/>
          <w:sz w:val="21"/>
          <w:szCs w:val="21"/>
        </w:rPr>
        <w:t>User Tried:</w:t>
      </w:r>
      <w:r>
        <w:rPr>
          <w:rStyle w:val="pull-right"/>
          <w:rFonts w:ascii="Segoe UI" w:hAnsi="Segoe UI" w:cs="Segoe UI"/>
          <w:sz w:val="21"/>
          <w:szCs w:val="21"/>
        </w:rPr>
        <w:t>6862</w:t>
      </w:r>
    </w:p>
    <w:p w14:paraId="388971AA" w14:textId="77777777" w:rsidR="00461604" w:rsidRDefault="00461604" w:rsidP="00461604">
      <w:pPr>
        <w:pStyle w:val="list-group-item"/>
        <w:numPr>
          <w:ilvl w:val="0"/>
          <w:numId w:val="53"/>
        </w:numPr>
        <w:pBdr>
          <w:top w:val="single" w:sz="6" w:space="8" w:color="DDDDDD"/>
          <w:left w:val="single" w:sz="6" w:space="8" w:color="DDDDDD"/>
          <w:bottom w:val="single" w:sz="6" w:space="8" w:color="DDDDDD"/>
          <w:right w:val="single" w:sz="6" w:space="8" w:color="DDDDDD"/>
        </w:pBdr>
        <w:shd w:val="clear" w:color="auto" w:fill="F5F5F5"/>
        <w:spacing w:after="0" w:afterAutospacing="0"/>
        <w:rPr>
          <w:rFonts w:ascii="Segoe UI" w:hAnsi="Segoe UI" w:cs="Segoe UI"/>
          <w:sz w:val="21"/>
          <w:szCs w:val="21"/>
        </w:rPr>
      </w:pPr>
      <w:r>
        <w:rPr>
          <w:rStyle w:val="Strong"/>
          <w:rFonts w:ascii="Segoe UI" w:hAnsi="Segoe UI" w:cs="Segoe UI"/>
          <w:b w:val="0"/>
          <w:bCs w:val="0"/>
          <w:color w:val="3C4859"/>
          <w:sz w:val="21"/>
          <w:szCs w:val="21"/>
        </w:rPr>
        <w:t>Total Accepted:</w:t>
      </w:r>
      <w:r>
        <w:rPr>
          <w:rStyle w:val="pull-right"/>
          <w:rFonts w:ascii="Segoe UI" w:hAnsi="Segoe UI" w:cs="Segoe UI"/>
          <w:sz w:val="21"/>
          <w:szCs w:val="21"/>
        </w:rPr>
        <w:t>6810</w:t>
      </w:r>
    </w:p>
    <w:p w14:paraId="0BDA6505" w14:textId="77777777" w:rsidR="00461604" w:rsidRDefault="00461604" w:rsidP="00461604">
      <w:pPr>
        <w:pStyle w:val="list-group-item"/>
        <w:numPr>
          <w:ilvl w:val="0"/>
          <w:numId w:val="53"/>
        </w:numPr>
        <w:pBdr>
          <w:top w:val="single" w:sz="6" w:space="8" w:color="DDDDDD"/>
          <w:left w:val="single" w:sz="6" w:space="8" w:color="DDDDDD"/>
          <w:bottom w:val="single" w:sz="6" w:space="8" w:color="DDDDDD"/>
          <w:right w:val="single" w:sz="6" w:space="8" w:color="DDDDDD"/>
        </w:pBdr>
        <w:shd w:val="clear" w:color="auto" w:fill="FFFFFF"/>
        <w:spacing w:after="0" w:afterAutospacing="0"/>
        <w:rPr>
          <w:rFonts w:ascii="Segoe UI" w:hAnsi="Segoe UI" w:cs="Segoe UI"/>
          <w:sz w:val="21"/>
          <w:szCs w:val="21"/>
        </w:rPr>
      </w:pPr>
      <w:r>
        <w:rPr>
          <w:rStyle w:val="Strong"/>
          <w:rFonts w:ascii="Segoe UI" w:hAnsi="Segoe UI" w:cs="Segoe UI"/>
          <w:b w:val="0"/>
          <w:bCs w:val="0"/>
          <w:color w:val="3C4859"/>
          <w:sz w:val="21"/>
          <w:szCs w:val="21"/>
        </w:rPr>
        <w:t>Total Submissions:</w:t>
      </w:r>
      <w:r>
        <w:rPr>
          <w:rStyle w:val="pull-right"/>
          <w:rFonts w:ascii="Segoe UI" w:hAnsi="Segoe UI" w:cs="Segoe UI"/>
          <w:sz w:val="21"/>
          <w:szCs w:val="21"/>
        </w:rPr>
        <w:t>8084</w:t>
      </w:r>
    </w:p>
    <w:p w14:paraId="5462379F" w14:textId="77777777" w:rsidR="00461604" w:rsidRDefault="00461604" w:rsidP="00461604">
      <w:pPr>
        <w:pStyle w:val="list-group-item"/>
        <w:numPr>
          <w:ilvl w:val="0"/>
          <w:numId w:val="53"/>
        </w:numPr>
        <w:pBdr>
          <w:top w:val="single" w:sz="6" w:space="8" w:color="DDDDDD"/>
          <w:left w:val="single" w:sz="6" w:space="8" w:color="DDDDDD"/>
          <w:bottom w:val="single" w:sz="6" w:space="8" w:color="DDDDDD"/>
          <w:right w:val="single" w:sz="6" w:space="8" w:color="DDDDDD"/>
        </w:pBdr>
        <w:shd w:val="clear" w:color="auto" w:fill="F5F5F5"/>
        <w:spacing w:before="0" w:after="0" w:afterAutospacing="0"/>
        <w:rPr>
          <w:rFonts w:ascii="Segoe UI" w:hAnsi="Segoe UI" w:cs="Segoe UI"/>
          <w:sz w:val="21"/>
          <w:szCs w:val="21"/>
        </w:rPr>
      </w:pPr>
      <w:r>
        <w:rPr>
          <w:rStyle w:val="Strong"/>
          <w:rFonts w:ascii="Segoe UI" w:hAnsi="Segoe UI" w:cs="Segoe UI"/>
          <w:b w:val="0"/>
          <w:bCs w:val="0"/>
          <w:color w:val="3C4859"/>
          <w:sz w:val="21"/>
          <w:szCs w:val="21"/>
        </w:rPr>
        <w:t>Difficulty:</w:t>
      </w:r>
      <w:r>
        <w:rPr>
          <w:rStyle w:val="pull-right"/>
          <w:rFonts w:ascii="Segoe UI" w:hAnsi="Segoe UI" w:cs="Segoe UI"/>
          <w:b/>
          <w:bCs/>
          <w:color w:val="FFFFFF"/>
          <w:sz w:val="16"/>
          <w:szCs w:val="16"/>
          <w:shd w:val="clear" w:color="auto" w:fill="5CB85C"/>
        </w:rPr>
        <w:t>Easy</w:t>
      </w:r>
    </w:p>
    <w:p w14:paraId="56FCC18D" w14:textId="77777777" w:rsidR="00461604" w:rsidRDefault="00461604" w:rsidP="004616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string </w:t>
      </w:r>
      <w:r>
        <w:rPr>
          <w:rStyle w:val="HTMLCode"/>
          <w:rFonts w:ascii="Consolas" w:hAnsi="Consolas"/>
          <w:color w:val="C7254E"/>
          <w:sz w:val="21"/>
          <w:szCs w:val="21"/>
          <w:shd w:val="clear" w:color="auto" w:fill="F9F2F4"/>
        </w:rPr>
        <w:t>s</w:t>
      </w:r>
      <w:r>
        <w:rPr>
          <w:rFonts w:ascii="Segoe UI" w:hAnsi="Segoe UI" w:cs="Segoe UI"/>
          <w:sz w:val="21"/>
          <w:szCs w:val="21"/>
        </w:rPr>
        <w:t> and an integer array </w:t>
      </w:r>
      <w:r>
        <w:rPr>
          <w:rStyle w:val="HTMLCode"/>
          <w:rFonts w:ascii="Consolas" w:hAnsi="Consolas"/>
          <w:color w:val="C7254E"/>
          <w:sz w:val="21"/>
          <w:szCs w:val="21"/>
          <w:shd w:val="clear" w:color="auto" w:fill="F9F2F4"/>
        </w:rPr>
        <w:t>indices</w:t>
      </w:r>
      <w:r>
        <w:rPr>
          <w:rFonts w:ascii="Segoe UI" w:hAnsi="Segoe UI" w:cs="Segoe UI"/>
          <w:sz w:val="21"/>
          <w:szCs w:val="21"/>
        </w:rPr>
        <w:t> of the </w:t>
      </w:r>
      <w:r>
        <w:rPr>
          <w:rStyle w:val="Strong"/>
          <w:rFonts w:ascii="Segoe UI" w:hAnsi="Segoe UI" w:cs="Segoe UI"/>
          <w:sz w:val="21"/>
          <w:szCs w:val="21"/>
        </w:rPr>
        <w:t>same length</w:t>
      </w:r>
      <w:r>
        <w:rPr>
          <w:rFonts w:ascii="Segoe UI" w:hAnsi="Segoe UI" w:cs="Segoe UI"/>
          <w:sz w:val="21"/>
          <w:szCs w:val="21"/>
        </w:rPr>
        <w:t>.</w:t>
      </w:r>
    </w:p>
    <w:p w14:paraId="399A228D" w14:textId="77777777" w:rsidR="00461604" w:rsidRDefault="00461604" w:rsidP="004616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string </w:t>
      </w:r>
      <w:r>
        <w:rPr>
          <w:rStyle w:val="HTMLCode"/>
          <w:rFonts w:ascii="Consolas" w:hAnsi="Consolas"/>
          <w:color w:val="C7254E"/>
          <w:sz w:val="21"/>
          <w:szCs w:val="21"/>
          <w:shd w:val="clear" w:color="auto" w:fill="F9F2F4"/>
        </w:rPr>
        <w:t>s</w:t>
      </w:r>
      <w:r>
        <w:rPr>
          <w:rFonts w:ascii="Segoe UI" w:hAnsi="Segoe UI" w:cs="Segoe UI"/>
          <w:sz w:val="21"/>
          <w:szCs w:val="21"/>
        </w:rPr>
        <w:t> will be shuffled such that the character at the </w:t>
      </w:r>
      <w:r>
        <w:rPr>
          <w:rStyle w:val="HTMLCode"/>
          <w:rFonts w:ascii="Consolas" w:hAnsi="Consolas"/>
          <w:color w:val="C7254E"/>
          <w:sz w:val="21"/>
          <w:szCs w:val="21"/>
          <w:shd w:val="clear" w:color="auto" w:fill="F9F2F4"/>
        </w:rPr>
        <w:t>i</w:t>
      </w:r>
      <w:r>
        <w:rPr>
          <w:rStyle w:val="HTMLCode"/>
          <w:rFonts w:ascii="Consolas" w:hAnsi="Consolas"/>
          <w:color w:val="C7254E"/>
          <w:sz w:val="16"/>
          <w:szCs w:val="16"/>
          <w:shd w:val="clear" w:color="auto" w:fill="F9F2F4"/>
          <w:vertAlign w:val="superscript"/>
        </w:rPr>
        <w:t>th</w:t>
      </w:r>
      <w:r>
        <w:rPr>
          <w:rFonts w:ascii="Segoe UI" w:hAnsi="Segoe UI" w:cs="Segoe UI"/>
          <w:sz w:val="21"/>
          <w:szCs w:val="21"/>
        </w:rPr>
        <w:t> position moves to </w:t>
      </w:r>
      <w:r>
        <w:rPr>
          <w:rStyle w:val="HTMLCode"/>
          <w:rFonts w:ascii="Consolas" w:hAnsi="Consolas"/>
          <w:color w:val="C7254E"/>
          <w:sz w:val="21"/>
          <w:szCs w:val="21"/>
          <w:shd w:val="clear" w:color="auto" w:fill="F9F2F4"/>
        </w:rPr>
        <w:t>indices[i]</w:t>
      </w:r>
      <w:r>
        <w:rPr>
          <w:rFonts w:ascii="Segoe UI" w:hAnsi="Segoe UI" w:cs="Segoe UI"/>
          <w:sz w:val="21"/>
          <w:szCs w:val="21"/>
        </w:rPr>
        <w:t> in the shuffled string.</w:t>
      </w:r>
    </w:p>
    <w:p w14:paraId="692C5D60" w14:textId="77777777" w:rsidR="00461604" w:rsidRDefault="00461604" w:rsidP="004616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w:t>
      </w:r>
      <w:r>
        <w:rPr>
          <w:rStyle w:val="Emphasis"/>
          <w:rFonts w:ascii="Segoe UI" w:hAnsi="Segoe UI" w:cs="Segoe UI"/>
          <w:sz w:val="21"/>
          <w:szCs w:val="21"/>
        </w:rPr>
        <w:t>the shuffled string</w:t>
      </w:r>
      <w:r>
        <w:rPr>
          <w:rFonts w:ascii="Segoe UI" w:hAnsi="Segoe UI" w:cs="Segoe UI"/>
          <w:sz w:val="21"/>
          <w:szCs w:val="21"/>
        </w:rPr>
        <w:t>.</w:t>
      </w:r>
    </w:p>
    <w:p w14:paraId="66072A21" w14:textId="77777777" w:rsidR="00461604" w:rsidRDefault="00461604" w:rsidP="004616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3BE8104D" w14:textId="77777777" w:rsidR="00461604" w:rsidRDefault="00461604" w:rsidP="004616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50C62B6B" w14:textId="6E260A76" w:rsidR="00461604" w:rsidRDefault="00461604" w:rsidP="00461604">
      <w:pPr>
        <w:shd w:val="clear" w:color="auto" w:fill="FFFFFF"/>
        <w:rPr>
          <w:rFonts w:ascii="Segoe UI" w:hAnsi="Segoe UI" w:cs="Segoe UI"/>
          <w:sz w:val="21"/>
          <w:szCs w:val="21"/>
        </w:rPr>
      </w:pPr>
      <w:r>
        <w:rPr>
          <w:rFonts w:ascii="Segoe UI" w:hAnsi="Segoe UI" w:cs="Segoe UI"/>
          <w:noProof/>
          <w:sz w:val="21"/>
          <w:szCs w:val="21"/>
        </w:rPr>
        <w:lastRenderedPageBreak/>
        <w:drawing>
          <wp:inline distT="0" distB="0" distL="0" distR="0" wp14:anchorId="606931F4" wp14:editId="036FABFF">
            <wp:extent cx="3055620" cy="23164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55620" cy="2316480"/>
                    </a:xfrm>
                    <a:prstGeom prst="rect">
                      <a:avLst/>
                    </a:prstGeom>
                    <a:noFill/>
                    <a:ln>
                      <a:noFill/>
                    </a:ln>
                  </pic:spPr>
                </pic:pic>
              </a:graphicData>
            </a:graphic>
          </wp:inline>
        </w:drawing>
      </w:r>
    </w:p>
    <w:p w14:paraId="5D7C92B8" w14:textId="77777777" w:rsidR="00461604" w:rsidRDefault="00461604" w:rsidP="004616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s = "codeleet", </w:t>
      </w:r>
      <w:r>
        <w:rPr>
          <w:rStyle w:val="HTMLCode"/>
          <w:rFonts w:ascii="Consolas" w:hAnsi="Consolas"/>
          <w:color w:val="333333"/>
        </w:rPr>
        <w:t>indices</w:t>
      </w:r>
      <w:r>
        <w:rPr>
          <w:rFonts w:ascii="Consolas" w:hAnsi="Consolas"/>
          <w:color w:val="333333"/>
          <w:sz w:val="21"/>
          <w:szCs w:val="21"/>
        </w:rPr>
        <w:t xml:space="preserve"> = [4,5,6,7,0,2,1,3]</w:t>
      </w:r>
    </w:p>
    <w:p w14:paraId="0F15776F" w14:textId="77777777" w:rsidR="00461604" w:rsidRDefault="00461604" w:rsidP="004616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"leetcode"</w:t>
      </w:r>
    </w:p>
    <w:p w14:paraId="178F598B" w14:textId="31158742" w:rsidR="001C3594" w:rsidRPr="00A230FE" w:rsidRDefault="00461604" w:rsidP="00A230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Explanation:</w:t>
      </w:r>
      <w:r>
        <w:rPr>
          <w:rFonts w:ascii="Consolas" w:hAnsi="Consolas"/>
          <w:color w:val="333333"/>
          <w:sz w:val="21"/>
          <w:szCs w:val="21"/>
        </w:rPr>
        <w:t xml:space="preserve"> As shown, "codeleet" becomes "leetcode" after shuffling.</w:t>
      </w:r>
    </w:p>
    <w:p w14:paraId="61BEA5DD" w14:textId="757E8E14" w:rsidR="00A230FE" w:rsidRPr="00A230FE" w:rsidRDefault="001C3594" w:rsidP="00A230FE">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A230FE" w:rsidRPr="00A230FE">
        <w:t xml:space="preserve"> </w:t>
      </w:r>
      <w:r w:rsidR="00A230FE" w:rsidRPr="00A230FE">
        <w:rPr>
          <w:rFonts w:ascii="Segoe UI" w:hAnsi="Segoe UI" w:cs="Segoe UI"/>
          <w:color w:val="424242"/>
          <w:sz w:val="21"/>
          <w:szCs w:val="21"/>
        </w:rPr>
        <w:t>string restoreString(string s, vector&lt;int&gt;&amp; indices) {</w:t>
      </w:r>
    </w:p>
    <w:p w14:paraId="69EDECCB"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vector&lt;pair&lt;int,char&gt;&gt;v;</w:t>
      </w:r>
    </w:p>
    <w:p w14:paraId="67A21BF5"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for(int i=0;i&lt;s.size();i++)</w:t>
      </w:r>
    </w:p>
    <w:p w14:paraId="51177BA4"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w:t>
      </w:r>
    </w:p>
    <w:p w14:paraId="0CEF232A"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v.push_back({indices[i],s[i]});</w:t>
      </w:r>
    </w:p>
    <w:p w14:paraId="4D24BAE7"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w:t>
      </w:r>
    </w:p>
    <w:p w14:paraId="1523160C"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sort(v.begin(),v.end());</w:t>
      </w:r>
    </w:p>
    <w:p w14:paraId="7E1193EF"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for(int i=0;i&lt;s.size();i++)</w:t>
      </w:r>
    </w:p>
    <w:p w14:paraId="03654644"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w:t>
      </w:r>
    </w:p>
    <w:p w14:paraId="5F455DB7"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s[i]=v[i].second;</w:t>
      </w:r>
    </w:p>
    <w:p w14:paraId="03292C78"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w:t>
      </w:r>
    </w:p>
    <w:p w14:paraId="5D9BBC27" w14:textId="77777777" w:rsidR="00A230FE" w:rsidRPr="00A230FE" w:rsidRDefault="00A230FE" w:rsidP="00A230FE">
      <w:pPr>
        <w:pStyle w:val="NormalWeb"/>
        <w:shd w:val="clear" w:color="auto" w:fill="FFFFFF"/>
        <w:spacing w:after="240"/>
        <w:rPr>
          <w:rFonts w:ascii="Segoe UI" w:hAnsi="Segoe UI" w:cs="Segoe UI"/>
          <w:color w:val="424242"/>
          <w:sz w:val="21"/>
          <w:szCs w:val="21"/>
        </w:rPr>
      </w:pPr>
      <w:r w:rsidRPr="00A230FE">
        <w:rPr>
          <w:rFonts w:ascii="Segoe UI" w:hAnsi="Segoe UI" w:cs="Segoe UI"/>
          <w:color w:val="424242"/>
          <w:sz w:val="21"/>
          <w:szCs w:val="21"/>
        </w:rPr>
        <w:t xml:space="preserve">        return s;</w:t>
      </w:r>
    </w:p>
    <w:p w14:paraId="6A010F8E" w14:textId="3A8E05BA" w:rsidR="001C3594" w:rsidRDefault="00A230FE" w:rsidP="00A230FE">
      <w:pPr>
        <w:pStyle w:val="NormalWeb"/>
        <w:shd w:val="clear" w:color="auto" w:fill="FFFFFF"/>
        <w:spacing w:before="0" w:beforeAutospacing="0" w:after="240" w:afterAutospacing="0"/>
        <w:rPr>
          <w:rFonts w:ascii="Segoe UI" w:hAnsi="Segoe UI" w:cs="Segoe UI"/>
          <w:color w:val="424242"/>
          <w:sz w:val="21"/>
          <w:szCs w:val="21"/>
        </w:rPr>
      </w:pPr>
      <w:r w:rsidRPr="00A230FE">
        <w:rPr>
          <w:rFonts w:ascii="Segoe UI" w:hAnsi="Segoe UI" w:cs="Segoe UI"/>
          <w:color w:val="424242"/>
          <w:sz w:val="21"/>
          <w:szCs w:val="21"/>
        </w:rPr>
        <w:t xml:space="preserve">    }</w:t>
      </w:r>
    </w:p>
    <w:p w14:paraId="07103C77" w14:textId="5CE9EC87" w:rsidR="00085C8B" w:rsidRPr="00085C8B" w:rsidRDefault="00A230FE" w:rsidP="00085C8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lastRenderedPageBreak/>
        <w:t>261)</w:t>
      </w:r>
      <w:r w:rsidR="00085C8B" w:rsidRPr="00085C8B">
        <w:rPr>
          <w:rFonts w:ascii="Segoe UI" w:hAnsi="Segoe UI" w:cs="Segoe UI"/>
          <w:color w:val="263238"/>
          <w:sz w:val="21"/>
          <w:szCs w:val="21"/>
        </w:rPr>
        <w:t xml:space="preserve"> Given the roots of two binary trees </w:t>
      </w:r>
      <w:r w:rsidR="00085C8B" w:rsidRPr="00085C8B">
        <w:rPr>
          <w:rFonts w:ascii="Courier New" w:hAnsi="Courier New" w:cs="Courier New"/>
          <w:color w:val="546E7A"/>
          <w:sz w:val="20"/>
          <w:szCs w:val="20"/>
          <w:shd w:val="clear" w:color="auto" w:fill="F7F9FA"/>
        </w:rPr>
        <w:t>root</w:t>
      </w:r>
      <w:r w:rsidR="00085C8B" w:rsidRPr="00085C8B">
        <w:rPr>
          <w:rFonts w:ascii="Segoe UI" w:hAnsi="Segoe UI" w:cs="Segoe UI"/>
          <w:color w:val="263238"/>
          <w:sz w:val="21"/>
          <w:szCs w:val="21"/>
        </w:rPr>
        <w:t> and </w:t>
      </w:r>
      <w:r w:rsidR="00085C8B" w:rsidRPr="00085C8B">
        <w:rPr>
          <w:rFonts w:ascii="Courier New" w:hAnsi="Courier New" w:cs="Courier New"/>
          <w:color w:val="546E7A"/>
          <w:sz w:val="20"/>
          <w:szCs w:val="20"/>
          <w:shd w:val="clear" w:color="auto" w:fill="F7F9FA"/>
        </w:rPr>
        <w:t>subRoot</w:t>
      </w:r>
      <w:r w:rsidR="00085C8B" w:rsidRPr="00085C8B">
        <w:rPr>
          <w:rFonts w:ascii="Segoe UI" w:hAnsi="Segoe UI" w:cs="Segoe UI"/>
          <w:color w:val="263238"/>
          <w:sz w:val="21"/>
          <w:szCs w:val="21"/>
        </w:rPr>
        <w:t>, return </w:t>
      </w:r>
      <w:r w:rsidR="00085C8B" w:rsidRPr="00085C8B">
        <w:rPr>
          <w:rFonts w:ascii="Courier New" w:hAnsi="Courier New" w:cs="Courier New"/>
          <w:color w:val="546E7A"/>
          <w:sz w:val="20"/>
          <w:szCs w:val="20"/>
          <w:shd w:val="clear" w:color="auto" w:fill="F7F9FA"/>
        </w:rPr>
        <w:t>true</w:t>
      </w:r>
      <w:r w:rsidR="00085C8B" w:rsidRPr="00085C8B">
        <w:rPr>
          <w:rFonts w:ascii="Segoe UI" w:hAnsi="Segoe UI" w:cs="Segoe UI"/>
          <w:color w:val="263238"/>
          <w:sz w:val="21"/>
          <w:szCs w:val="21"/>
        </w:rPr>
        <w:t> if there is a subtree of </w:t>
      </w:r>
      <w:r w:rsidR="00085C8B" w:rsidRPr="00085C8B">
        <w:rPr>
          <w:rFonts w:ascii="Courier New" w:hAnsi="Courier New" w:cs="Courier New"/>
          <w:color w:val="546E7A"/>
          <w:sz w:val="20"/>
          <w:szCs w:val="20"/>
          <w:shd w:val="clear" w:color="auto" w:fill="F7F9FA"/>
        </w:rPr>
        <w:t>root</w:t>
      </w:r>
      <w:r w:rsidR="00085C8B" w:rsidRPr="00085C8B">
        <w:rPr>
          <w:rFonts w:ascii="Segoe UI" w:hAnsi="Segoe UI" w:cs="Segoe UI"/>
          <w:color w:val="263238"/>
          <w:sz w:val="21"/>
          <w:szCs w:val="21"/>
        </w:rPr>
        <w:t> with the same structure and node values of</w:t>
      </w:r>
      <w:r w:rsidR="00085C8B" w:rsidRPr="00085C8B">
        <w:rPr>
          <w:rFonts w:ascii="Courier New" w:hAnsi="Courier New" w:cs="Courier New"/>
          <w:color w:val="546E7A"/>
          <w:sz w:val="20"/>
          <w:szCs w:val="20"/>
          <w:shd w:val="clear" w:color="auto" w:fill="F7F9FA"/>
        </w:rPr>
        <w:t> subRoot</w:t>
      </w:r>
      <w:r w:rsidR="00085C8B" w:rsidRPr="00085C8B">
        <w:rPr>
          <w:rFonts w:ascii="Segoe UI" w:hAnsi="Segoe UI" w:cs="Segoe UI"/>
          <w:color w:val="263238"/>
          <w:sz w:val="21"/>
          <w:szCs w:val="21"/>
        </w:rPr>
        <w:t> and </w:t>
      </w:r>
      <w:r w:rsidR="00085C8B" w:rsidRPr="00085C8B">
        <w:rPr>
          <w:rFonts w:ascii="Courier New" w:hAnsi="Courier New" w:cs="Courier New"/>
          <w:color w:val="546E7A"/>
          <w:sz w:val="20"/>
          <w:szCs w:val="20"/>
          <w:shd w:val="clear" w:color="auto" w:fill="F7F9FA"/>
        </w:rPr>
        <w:t>false</w:t>
      </w:r>
      <w:r w:rsidR="00085C8B" w:rsidRPr="00085C8B">
        <w:rPr>
          <w:rFonts w:ascii="Segoe UI" w:hAnsi="Segoe UI" w:cs="Segoe UI"/>
          <w:color w:val="263238"/>
          <w:sz w:val="21"/>
          <w:szCs w:val="21"/>
        </w:rPr>
        <w:t> otherwise.</w:t>
      </w:r>
    </w:p>
    <w:p w14:paraId="14EC5934" w14:textId="77777777" w:rsidR="00085C8B" w:rsidRPr="00085C8B" w:rsidRDefault="00085C8B" w:rsidP="00085C8B">
      <w:pPr>
        <w:shd w:val="clear" w:color="auto" w:fill="FFFFFF"/>
        <w:spacing w:after="240" w:line="240" w:lineRule="auto"/>
        <w:rPr>
          <w:rFonts w:ascii="Segoe UI" w:eastAsia="Times New Roman" w:hAnsi="Segoe UI" w:cs="Segoe UI"/>
          <w:color w:val="263238"/>
          <w:sz w:val="21"/>
          <w:szCs w:val="21"/>
        </w:rPr>
      </w:pPr>
      <w:r w:rsidRPr="00085C8B">
        <w:rPr>
          <w:rFonts w:ascii="Segoe UI" w:eastAsia="Times New Roman" w:hAnsi="Segoe UI" w:cs="Segoe UI"/>
          <w:color w:val="263238"/>
          <w:sz w:val="21"/>
          <w:szCs w:val="21"/>
        </w:rPr>
        <w:t>A subtree of a binary tree </w:t>
      </w:r>
      <w:r w:rsidRPr="00085C8B">
        <w:rPr>
          <w:rFonts w:ascii="Courier New" w:eastAsia="Times New Roman" w:hAnsi="Courier New" w:cs="Courier New"/>
          <w:color w:val="546E7A"/>
          <w:sz w:val="20"/>
          <w:szCs w:val="20"/>
          <w:shd w:val="clear" w:color="auto" w:fill="F7F9FA"/>
        </w:rPr>
        <w:t>tree</w:t>
      </w:r>
      <w:r w:rsidRPr="00085C8B">
        <w:rPr>
          <w:rFonts w:ascii="Segoe UI" w:eastAsia="Times New Roman" w:hAnsi="Segoe UI" w:cs="Segoe UI"/>
          <w:color w:val="263238"/>
          <w:sz w:val="21"/>
          <w:szCs w:val="21"/>
        </w:rPr>
        <w:t> is a tree that consists of a node in </w:t>
      </w:r>
      <w:r w:rsidRPr="00085C8B">
        <w:rPr>
          <w:rFonts w:ascii="Courier New" w:eastAsia="Times New Roman" w:hAnsi="Courier New" w:cs="Courier New"/>
          <w:color w:val="546E7A"/>
          <w:sz w:val="20"/>
          <w:szCs w:val="20"/>
          <w:shd w:val="clear" w:color="auto" w:fill="F7F9FA"/>
        </w:rPr>
        <w:t>tree</w:t>
      </w:r>
      <w:r w:rsidRPr="00085C8B">
        <w:rPr>
          <w:rFonts w:ascii="Segoe UI" w:eastAsia="Times New Roman" w:hAnsi="Segoe UI" w:cs="Segoe UI"/>
          <w:color w:val="263238"/>
          <w:sz w:val="21"/>
          <w:szCs w:val="21"/>
        </w:rPr>
        <w:t> and all of this node's descendants. The tree </w:t>
      </w:r>
      <w:r w:rsidRPr="00085C8B">
        <w:rPr>
          <w:rFonts w:ascii="Courier New" w:eastAsia="Times New Roman" w:hAnsi="Courier New" w:cs="Courier New"/>
          <w:color w:val="546E7A"/>
          <w:sz w:val="20"/>
          <w:szCs w:val="20"/>
          <w:shd w:val="clear" w:color="auto" w:fill="F7F9FA"/>
        </w:rPr>
        <w:t>tree</w:t>
      </w:r>
      <w:r w:rsidRPr="00085C8B">
        <w:rPr>
          <w:rFonts w:ascii="Segoe UI" w:eastAsia="Times New Roman" w:hAnsi="Segoe UI" w:cs="Segoe UI"/>
          <w:color w:val="263238"/>
          <w:sz w:val="21"/>
          <w:szCs w:val="21"/>
        </w:rPr>
        <w:t> could also be considered as a subtree of itself.</w:t>
      </w:r>
    </w:p>
    <w:p w14:paraId="4A26EDAA" w14:textId="77777777" w:rsidR="00085C8B" w:rsidRPr="00085C8B" w:rsidRDefault="00085C8B" w:rsidP="00085C8B">
      <w:pPr>
        <w:shd w:val="clear" w:color="auto" w:fill="FFFFFF"/>
        <w:spacing w:after="240" w:line="240" w:lineRule="auto"/>
        <w:rPr>
          <w:rFonts w:ascii="Segoe UI" w:eastAsia="Times New Roman" w:hAnsi="Segoe UI" w:cs="Segoe UI"/>
          <w:color w:val="263238"/>
          <w:sz w:val="21"/>
          <w:szCs w:val="21"/>
        </w:rPr>
      </w:pPr>
      <w:r w:rsidRPr="00085C8B">
        <w:rPr>
          <w:rFonts w:ascii="Segoe UI" w:eastAsia="Times New Roman" w:hAnsi="Segoe UI" w:cs="Segoe UI"/>
          <w:color w:val="263238"/>
          <w:sz w:val="21"/>
          <w:szCs w:val="21"/>
        </w:rPr>
        <w:t> </w:t>
      </w:r>
    </w:p>
    <w:p w14:paraId="5278816D" w14:textId="77777777" w:rsidR="00085C8B" w:rsidRPr="00085C8B" w:rsidRDefault="00085C8B" w:rsidP="00085C8B">
      <w:pPr>
        <w:shd w:val="clear" w:color="auto" w:fill="FFFFFF"/>
        <w:spacing w:after="240" w:line="240" w:lineRule="auto"/>
        <w:rPr>
          <w:rFonts w:ascii="Segoe UI" w:eastAsia="Times New Roman" w:hAnsi="Segoe UI" w:cs="Segoe UI"/>
          <w:color w:val="263238"/>
          <w:sz w:val="21"/>
          <w:szCs w:val="21"/>
        </w:rPr>
      </w:pPr>
      <w:r w:rsidRPr="00085C8B">
        <w:rPr>
          <w:rFonts w:ascii="Segoe UI" w:eastAsia="Times New Roman" w:hAnsi="Segoe UI" w:cs="Segoe UI"/>
          <w:b/>
          <w:bCs/>
          <w:color w:val="263238"/>
          <w:sz w:val="21"/>
          <w:szCs w:val="21"/>
        </w:rPr>
        <w:t>Example 1:</w:t>
      </w:r>
    </w:p>
    <w:p w14:paraId="740A174C" w14:textId="35C7654C" w:rsidR="00085C8B" w:rsidRPr="00085C8B" w:rsidRDefault="00085C8B" w:rsidP="00085C8B">
      <w:pPr>
        <w:spacing w:after="0" w:line="240" w:lineRule="auto"/>
        <w:rPr>
          <w:rFonts w:ascii="Times New Roman" w:eastAsia="Times New Roman" w:hAnsi="Times New Roman" w:cs="Times New Roman"/>
          <w:sz w:val="24"/>
          <w:szCs w:val="24"/>
        </w:rPr>
      </w:pPr>
      <w:r w:rsidRPr="00085C8B">
        <w:rPr>
          <w:rFonts w:ascii="Times New Roman" w:eastAsia="Times New Roman" w:hAnsi="Times New Roman" w:cs="Times New Roman"/>
          <w:noProof/>
          <w:sz w:val="24"/>
          <w:szCs w:val="24"/>
        </w:rPr>
        <w:drawing>
          <wp:inline distT="0" distB="0" distL="0" distR="0" wp14:anchorId="3CCFB2EF" wp14:editId="0D7DFFB4">
            <wp:extent cx="5067300" cy="381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67300" cy="3810000"/>
                    </a:xfrm>
                    <a:prstGeom prst="rect">
                      <a:avLst/>
                    </a:prstGeom>
                    <a:noFill/>
                    <a:ln>
                      <a:noFill/>
                    </a:ln>
                  </pic:spPr>
                </pic:pic>
              </a:graphicData>
            </a:graphic>
          </wp:inline>
        </w:drawing>
      </w:r>
    </w:p>
    <w:p w14:paraId="422CC39B" w14:textId="77777777" w:rsidR="00085C8B" w:rsidRPr="00085C8B" w:rsidRDefault="00085C8B" w:rsidP="00085C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5C8B">
        <w:rPr>
          <w:rFonts w:ascii="Consolas" w:eastAsia="Times New Roman" w:hAnsi="Consolas" w:cs="Courier New"/>
          <w:b/>
          <w:bCs/>
          <w:color w:val="263238"/>
          <w:sz w:val="20"/>
          <w:szCs w:val="20"/>
        </w:rPr>
        <w:t>Input:</w:t>
      </w:r>
      <w:r w:rsidRPr="00085C8B">
        <w:rPr>
          <w:rFonts w:ascii="Consolas" w:eastAsia="Times New Roman" w:hAnsi="Consolas" w:cs="Courier New"/>
          <w:color w:val="263238"/>
          <w:sz w:val="20"/>
          <w:szCs w:val="20"/>
        </w:rPr>
        <w:t xml:space="preserve"> root = [3,4,5,1,2], subRoot = [4,1,2]</w:t>
      </w:r>
    </w:p>
    <w:p w14:paraId="1D306BE5" w14:textId="51ED14FD" w:rsidR="00A230FE" w:rsidRPr="00085C8B" w:rsidRDefault="00085C8B" w:rsidP="00085C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5C8B">
        <w:rPr>
          <w:rFonts w:ascii="Consolas" w:eastAsia="Times New Roman" w:hAnsi="Consolas" w:cs="Courier New"/>
          <w:b/>
          <w:bCs/>
          <w:color w:val="263238"/>
          <w:sz w:val="20"/>
          <w:szCs w:val="20"/>
        </w:rPr>
        <w:t>Output:</w:t>
      </w:r>
      <w:r w:rsidRPr="00085C8B">
        <w:rPr>
          <w:rFonts w:ascii="Consolas" w:eastAsia="Times New Roman" w:hAnsi="Consolas" w:cs="Courier New"/>
          <w:color w:val="263238"/>
          <w:sz w:val="20"/>
          <w:szCs w:val="20"/>
        </w:rPr>
        <w:t xml:space="preserve"> true</w:t>
      </w:r>
    </w:p>
    <w:p w14:paraId="35BA2539" w14:textId="6C5EFA28" w:rsidR="002A16B4" w:rsidRPr="002A16B4" w:rsidRDefault="00A230FE" w:rsidP="002A16B4">
      <w:pPr>
        <w:pStyle w:val="NormalWeb"/>
        <w:shd w:val="clear" w:color="auto" w:fill="FFFFFF"/>
        <w:spacing w:after="240"/>
        <w:rPr>
          <w:rFonts w:ascii="Segoe UI" w:hAnsi="Segoe UI" w:cs="Segoe UI"/>
          <w:color w:val="424242"/>
          <w:sz w:val="21"/>
          <w:szCs w:val="21"/>
        </w:rPr>
      </w:pPr>
      <w:r>
        <w:rPr>
          <w:rFonts w:ascii="Segoe UI" w:hAnsi="Segoe UI" w:cs="Segoe UI"/>
          <w:color w:val="424242"/>
          <w:sz w:val="21"/>
          <w:szCs w:val="21"/>
        </w:rPr>
        <w:t>:</w:t>
      </w:r>
      <w:r w:rsidR="002A16B4" w:rsidRPr="002A16B4">
        <w:t xml:space="preserve"> </w:t>
      </w:r>
      <w:r w:rsidR="002A16B4" w:rsidRPr="002A16B4">
        <w:rPr>
          <w:rFonts w:ascii="Segoe UI" w:hAnsi="Segoe UI" w:cs="Segoe UI"/>
          <w:color w:val="424242"/>
          <w:sz w:val="21"/>
          <w:szCs w:val="21"/>
        </w:rPr>
        <w:t>bool isSubtree(TreeNode* root, TreeNode* subRoot) {</w:t>
      </w:r>
    </w:p>
    <w:p w14:paraId="4132D240"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if(!root)</w:t>
      </w:r>
    </w:p>
    <w:p w14:paraId="55B8B338"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0;</w:t>
      </w:r>
    </w:p>
    <w:p w14:paraId="29C0609C"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if(isSame(root,subRoot))</w:t>
      </w:r>
    </w:p>
    <w:p w14:paraId="5446FE69"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1;</w:t>
      </w:r>
    </w:p>
    <w:p w14:paraId="429AF5C2"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isSubtree(root-&gt;left,subRoot)||isSubtree(root-&gt;right,subRoot);</w:t>
      </w:r>
    </w:p>
    <w:p w14:paraId="4DD2F7BB"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lastRenderedPageBreak/>
        <w:t xml:space="preserve">    }</w:t>
      </w:r>
    </w:p>
    <w:p w14:paraId="31769C1F"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bool isSame(TreeNode*root,TreeNode*s)</w:t>
      </w:r>
    </w:p>
    <w:p w14:paraId="2E502D46"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w:t>
      </w:r>
    </w:p>
    <w:p w14:paraId="54E5B25E"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if(!root&amp;&amp;!s)</w:t>
      </w:r>
    </w:p>
    <w:p w14:paraId="0AF8951F"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1;</w:t>
      </w:r>
    </w:p>
    <w:p w14:paraId="7D7D78FC"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if(!root||!s)</w:t>
      </w:r>
    </w:p>
    <w:p w14:paraId="51975AA0"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0;</w:t>
      </w:r>
    </w:p>
    <w:p w14:paraId="367C885D"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if(root-&gt;val!=s-&gt;val)</w:t>
      </w:r>
    </w:p>
    <w:p w14:paraId="62882243"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0;</w:t>
      </w:r>
    </w:p>
    <w:p w14:paraId="1B975350" w14:textId="77777777" w:rsidR="002A16B4" w:rsidRPr="002A16B4" w:rsidRDefault="002A16B4" w:rsidP="002A16B4">
      <w:pPr>
        <w:pStyle w:val="NormalWeb"/>
        <w:shd w:val="clear" w:color="auto" w:fill="FFFFFF"/>
        <w:spacing w:after="240"/>
        <w:rPr>
          <w:rFonts w:ascii="Segoe UI" w:hAnsi="Segoe UI" w:cs="Segoe UI"/>
          <w:color w:val="424242"/>
          <w:sz w:val="21"/>
          <w:szCs w:val="21"/>
        </w:rPr>
      </w:pPr>
      <w:r w:rsidRPr="002A16B4">
        <w:rPr>
          <w:rFonts w:ascii="Segoe UI" w:hAnsi="Segoe UI" w:cs="Segoe UI"/>
          <w:color w:val="424242"/>
          <w:sz w:val="21"/>
          <w:szCs w:val="21"/>
        </w:rPr>
        <w:t xml:space="preserve">        return isSame(root-&gt;left,s-&gt;left)&amp;&amp;isSame(root-&gt;right,s-&gt;right);</w:t>
      </w:r>
    </w:p>
    <w:p w14:paraId="0C54E603" w14:textId="1763D7EA" w:rsidR="00A230FE" w:rsidRDefault="002A16B4" w:rsidP="002A16B4">
      <w:pPr>
        <w:pStyle w:val="NormalWeb"/>
        <w:shd w:val="clear" w:color="auto" w:fill="FFFFFF"/>
        <w:spacing w:before="0" w:beforeAutospacing="0" w:after="240" w:afterAutospacing="0"/>
        <w:rPr>
          <w:rFonts w:ascii="Segoe UI" w:hAnsi="Segoe UI" w:cs="Segoe UI"/>
          <w:color w:val="424242"/>
          <w:sz w:val="21"/>
          <w:szCs w:val="21"/>
        </w:rPr>
      </w:pPr>
      <w:r w:rsidRPr="002A16B4">
        <w:rPr>
          <w:rFonts w:ascii="Segoe UI" w:hAnsi="Segoe UI" w:cs="Segoe UI"/>
          <w:color w:val="424242"/>
          <w:sz w:val="21"/>
          <w:szCs w:val="21"/>
        </w:rPr>
        <w:t xml:space="preserve">    }</w:t>
      </w:r>
    </w:p>
    <w:p w14:paraId="4548AD8A" w14:textId="6087F274" w:rsidR="00632625" w:rsidRPr="00FD2EB2" w:rsidRDefault="00FD2EB2" w:rsidP="002A16B4">
      <w:pPr>
        <w:pStyle w:val="NormalWeb"/>
        <w:shd w:val="clear" w:color="auto" w:fill="FFFFFF"/>
        <w:spacing w:before="0" w:beforeAutospacing="0" w:after="240" w:afterAutospacing="0"/>
        <w:rPr>
          <w:rFonts w:ascii="Segoe UI" w:hAnsi="Segoe UI" w:cs="Segoe UI"/>
          <w:color w:val="FF0000"/>
          <w:sz w:val="21"/>
          <w:szCs w:val="21"/>
        </w:rPr>
      </w:pPr>
      <w:r w:rsidRPr="00FD2EB2">
        <w:rPr>
          <w:rFonts w:ascii="Segoe UI" w:hAnsi="Segoe UI" w:cs="Segoe UI"/>
          <w:color w:val="FF0000"/>
          <w:sz w:val="21"/>
          <w:szCs w:val="21"/>
          <w:highlight w:val="cyan"/>
        </w:rPr>
        <w:t>TOP K FREQUENT ELEMENTS</w:t>
      </w:r>
    </w:p>
    <w:p w14:paraId="1AD826B6" w14:textId="05A10129" w:rsidR="00632625" w:rsidRPr="00632625" w:rsidRDefault="002A16B4" w:rsidP="0063262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262)</w:t>
      </w:r>
      <w:r w:rsidR="00632625" w:rsidRPr="00632625">
        <w:rPr>
          <w:rFonts w:ascii="Segoe UI" w:hAnsi="Segoe UI" w:cs="Segoe UI"/>
          <w:color w:val="263238"/>
          <w:sz w:val="21"/>
          <w:szCs w:val="21"/>
        </w:rPr>
        <w:t xml:space="preserve"> Given an integer array </w:t>
      </w:r>
      <w:r w:rsidR="00632625" w:rsidRPr="00632625">
        <w:rPr>
          <w:rFonts w:ascii="Courier New" w:hAnsi="Courier New" w:cs="Courier New"/>
          <w:color w:val="546E7A"/>
          <w:sz w:val="20"/>
          <w:szCs w:val="20"/>
          <w:shd w:val="clear" w:color="auto" w:fill="F7F9FA"/>
        </w:rPr>
        <w:t>nums</w:t>
      </w:r>
      <w:r w:rsidR="00632625" w:rsidRPr="00632625">
        <w:rPr>
          <w:rFonts w:ascii="Segoe UI" w:hAnsi="Segoe UI" w:cs="Segoe UI"/>
          <w:color w:val="263238"/>
          <w:sz w:val="21"/>
          <w:szCs w:val="21"/>
        </w:rPr>
        <w:t> and an integer </w:t>
      </w:r>
      <w:r w:rsidR="00632625" w:rsidRPr="00632625">
        <w:rPr>
          <w:rFonts w:ascii="Courier New" w:hAnsi="Courier New" w:cs="Courier New"/>
          <w:color w:val="546E7A"/>
          <w:sz w:val="20"/>
          <w:szCs w:val="20"/>
          <w:shd w:val="clear" w:color="auto" w:fill="F7F9FA"/>
        </w:rPr>
        <w:t>k</w:t>
      </w:r>
      <w:r w:rsidR="00632625" w:rsidRPr="00632625">
        <w:rPr>
          <w:rFonts w:ascii="Segoe UI" w:hAnsi="Segoe UI" w:cs="Segoe UI"/>
          <w:color w:val="263238"/>
          <w:sz w:val="21"/>
          <w:szCs w:val="21"/>
        </w:rPr>
        <w:t>, return </w:t>
      </w:r>
      <w:r w:rsidR="00632625" w:rsidRPr="00632625">
        <w:rPr>
          <w:rFonts w:ascii="Segoe UI" w:hAnsi="Segoe UI" w:cs="Segoe UI"/>
          <w:i/>
          <w:iCs/>
          <w:color w:val="263238"/>
          <w:sz w:val="21"/>
          <w:szCs w:val="21"/>
        </w:rPr>
        <w:t>the</w:t>
      </w:r>
      <w:r w:rsidR="00632625" w:rsidRPr="00632625">
        <w:rPr>
          <w:rFonts w:ascii="Segoe UI" w:hAnsi="Segoe UI" w:cs="Segoe UI"/>
          <w:color w:val="263238"/>
          <w:sz w:val="21"/>
          <w:szCs w:val="21"/>
        </w:rPr>
        <w:t> </w:t>
      </w:r>
      <w:r w:rsidR="00632625" w:rsidRPr="00632625">
        <w:rPr>
          <w:rFonts w:ascii="Courier New" w:hAnsi="Courier New" w:cs="Courier New"/>
          <w:color w:val="546E7A"/>
          <w:sz w:val="20"/>
          <w:szCs w:val="20"/>
          <w:shd w:val="clear" w:color="auto" w:fill="F7F9FA"/>
        </w:rPr>
        <w:t>k</w:t>
      </w:r>
      <w:r w:rsidR="00632625" w:rsidRPr="00632625">
        <w:rPr>
          <w:rFonts w:ascii="Segoe UI" w:hAnsi="Segoe UI" w:cs="Segoe UI"/>
          <w:color w:val="263238"/>
          <w:sz w:val="21"/>
          <w:szCs w:val="21"/>
        </w:rPr>
        <w:t> </w:t>
      </w:r>
      <w:r w:rsidR="00632625" w:rsidRPr="00632625">
        <w:rPr>
          <w:rFonts w:ascii="Segoe UI" w:hAnsi="Segoe UI" w:cs="Segoe UI"/>
          <w:i/>
          <w:iCs/>
          <w:color w:val="263238"/>
          <w:sz w:val="21"/>
          <w:szCs w:val="21"/>
        </w:rPr>
        <w:t>most frequent elements</w:t>
      </w:r>
      <w:r w:rsidR="00632625" w:rsidRPr="00632625">
        <w:rPr>
          <w:rFonts w:ascii="Segoe UI" w:hAnsi="Segoe UI" w:cs="Segoe UI"/>
          <w:color w:val="263238"/>
          <w:sz w:val="21"/>
          <w:szCs w:val="21"/>
        </w:rPr>
        <w:t>. You may return the answer in </w:t>
      </w:r>
      <w:r w:rsidR="00632625" w:rsidRPr="00632625">
        <w:rPr>
          <w:rFonts w:ascii="Segoe UI" w:hAnsi="Segoe UI" w:cs="Segoe UI"/>
          <w:b/>
          <w:bCs/>
          <w:color w:val="263238"/>
          <w:sz w:val="21"/>
          <w:szCs w:val="21"/>
        </w:rPr>
        <w:t>any order</w:t>
      </w:r>
      <w:r w:rsidR="00632625" w:rsidRPr="00632625">
        <w:rPr>
          <w:rFonts w:ascii="Segoe UI" w:hAnsi="Segoe UI" w:cs="Segoe UI"/>
          <w:color w:val="263238"/>
          <w:sz w:val="21"/>
          <w:szCs w:val="21"/>
        </w:rPr>
        <w:t>.</w:t>
      </w:r>
    </w:p>
    <w:p w14:paraId="7151CB69" w14:textId="77777777" w:rsidR="00632625" w:rsidRPr="00632625" w:rsidRDefault="00632625" w:rsidP="00632625">
      <w:pPr>
        <w:shd w:val="clear" w:color="auto" w:fill="FFFFFF"/>
        <w:spacing w:after="240" w:line="240" w:lineRule="auto"/>
        <w:rPr>
          <w:rFonts w:ascii="Segoe UI" w:eastAsia="Times New Roman" w:hAnsi="Segoe UI" w:cs="Segoe UI"/>
          <w:color w:val="263238"/>
          <w:sz w:val="21"/>
          <w:szCs w:val="21"/>
        </w:rPr>
      </w:pPr>
      <w:r w:rsidRPr="00632625">
        <w:rPr>
          <w:rFonts w:ascii="Segoe UI" w:eastAsia="Times New Roman" w:hAnsi="Segoe UI" w:cs="Segoe UI"/>
          <w:color w:val="263238"/>
          <w:sz w:val="21"/>
          <w:szCs w:val="21"/>
        </w:rPr>
        <w:t> </w:t>
      </w:r>
    </w:p>
    <w:p w14:paraId="69F57D4B" w14:textId="77777777" w:rsidR="00632625" w:rsidRPr="00632625" w:rsidRDefault="00632625" w:rsidP="00632625">
      <w:pPr>
        <w:shd w:val="clear" w:color="auto" w:fill="FFFFFF"/>
        <w:spacing w:after="240" w:line="240" w:lineRule="auto"/>
        <w:rPr>
          <w:rFonts w:ascii="Segoe UI" w:eastAsia="Times New Roman" w:hAnsi="Segoe UI" w:cs="Segoe UI"/>
          <w:color w:val="263238"/>
          <w:sz w:val="21"/>
          <w:szCs w:val="21"/>
        </w:rPr>
      </w:pPr>
      <w:r w:rsidRPr="00632625">
        <w:rPr>
          <w:rFonts w:ascii="Segoe UI" w:eastAsia="Times New Roman" w:hAnsi="Segoe UI" w:cs="Segoe UI"/>
          <w:b/>
          <w:bCs/>
          <w:color w:val="263238"/>
          <w:sz w:val="21"/>
          <w:szCs w:val="21"/>
        </w:rPr>
        <w:t>Example 1:</w:t>
      </w:r>
    </w:p>
    <w:p w14:paraId="09D493B8" w14:textId="77777777" w:rsidR="00632625" w:rsidRPr="00632625" w:rsidRDefault="00632625" w:rsidP="006326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2625">
        <w:rPr>
          <w:rFonts w:ascii="Consolas" w:eastAsia="Times New Roman" w:hAnsi="Consolas" w:cs="Courier New"/>
          <w:b/>
          <w:bCs/>
          <w:color w:val="263238"/>
          <w:sz w:val="20"/>
          <w:szCs w:val="20"/>
        </w:rPr>
        <w:t>Input:</w:t>
      </w:r>
      <w:r w:rsidRPr="00632625">
        <w:rPr>
          <w:rFonts w:ascii="Consolas" w:eastAsia="Times New Roman" w:hAnsi="Consolas" w:cs="Courier New"/>
          <w:color w:val="263238"/>
          <w:sz w:val="20"/>
          <w:szCs w:val="20"/>
        </w:rPr>
        <w:t xml:space="preserve"> nums = [1,1,1,2,2,3], k = 2</w:t>
      </w:r>
    </w:p>
    <w:p w14:paraId="375177F6" w14:textId="537C3AA7" w:rsidR="002A16B4" w:rsidRDefault="00632625" w:rsidP="006326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632625">
        <w:rPr>
          <w:rFonts w:ascii="Consolas" w:eastAsia="Times New Roman" w:hAnsi="Consolas" w:cs="Courier New"/>
          <w:b/>
          <w:bCs/>
          <w:color w:val="263238"/>
          <w:sz w:val="20"/>
          <w:szCs w:val="20"/>
        </w:rPr>
        <w:t>Output:</w:t>
      </w:r>
      <w:r w:rsidRPr="00632625">
        <w:rPr>
          <w:rFonts w:ascii="Consolas" w:eastAsia="Times New Roman" w:hAnsi="Consolas" w:cs="Courier New"/>
          <w:color w:val="263238"/>
          <w:sz w:val="20"/>
          <w:szCs w:val="20"/>
        </w:rPr>
        <w:t xml:space="preserve"> [1,2</w:t>
      </w:r>
      <w:r w:rsidR="0032759C">
        <w:rPr>
          <w:rFonts w:ascii="Segoe UI" w:hAnsi="Segoe UI" w:cs="Segoe UI"/>
          <w:color w:val="424242"/>
          <w:sz w:val="21"/>
          <w:szCs w:val="21"/>
        </w:rPr>
        <w:t>]</w:t>
      </w:r>
    </w:p>
    <w:p w14:paraId="53724C9E" w14:textId="256A81CD"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Pr>
          <w:rFonts w:ascii="Segoe UI" w:hAnsi="Segoe UI" w:cs="Segoe UI"/>
          <w:color w:val="424242"/>
          <w:sz w:val="21"/>
          <w:szCs w:val="21"/>
        </w:rPr>
        <w:t>:</w:t>
      </w:r>
      <w:r w:rsidRPr="0032759C">
        <w:t xml:space="preserve"> </w:t>
      </w:r>
      <w:r w:rsidRPr="0032759C">
        <w:rPr>
          <w:rFonts w:ascii="Segoe UI" w:hAnsi="Segoe UI" w:cs="Segoe UI"/>
          <w:color w:val="424242"/>
          <w:sz w:val="21"/>
          <w:szCs w:val="21"/>
        </w:rPr>
        <w:t>vector&lt;int&gt; topKFrequent(vector&lt;int&gt;&amp; nums, int k) {</w:t>
      </w:r>
    </w:p>
    <w:p w14:paraId="62F21D9E"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unordered_map&lt;int,int&gt;mp;</w:t>
      </w:r>
    </w:p>
    <w:p w14:paraId="7D671687"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for(auto it:nums)</w:t>
      </w:r>
    </w:p>
    <w:p w14:paraId="76D83AF7"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605B14BB"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mp[it]++;</w:t>
      </w:r>
    </w:p>
    <w:p w14:paraId="213745A4"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60777A25"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priority_queue&lt;pair&lt;int,int&gt;&gt;pq;</w:t>
      </w:r>
    </w:p>
    <w:p w14:paraId="6295C7EA"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lastRenderedPageBreak/>
        <w:t xml:space="preserve">        for(auto it:mp)</w:t>
      </w:r>
    </w:p>
    <w:p w14:paraId="27233A1F"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0D797023"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pq.push({it.second,it.first});</w:t>
      </w:r>
    </w:p>
    <w:p w14:paraId="06CF9D06"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65C7AC65"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vector&lt;int&gt;ans;</w:t>
      </w:r>
    </w:p>
    <w:p w14:paraId="382D87E4"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while(k--)</w:t>
      </w:r>
    </w:p>
    <w:p w14:paraId="45C31091"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675F633D"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ans.push_back(pq.top().second);</w:t>
      </w:r>
    </w:p>
    <w:p w14:paraId="516F0FD3"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pq.pop();</w:t>
      </w:r>
    </w:p>
    <w:p w14:paraId="2CBEE460"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324BFEBB" w14:textId="77777777" w:rsidR="0032759C" w:rsidRP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return ans;</w:t>
      </w:r>
    </w:p>
    <w:p w14:paraId="2294DED9" w14:textId="28782D31" w:rsid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32759C">
        <w:rPr>
          <w:rFonts w:ascii="Segoe UI" w:hAnsi="Segoe UI" w:cs="Segoe UI"/>
          <w:color w:val="424242"/>
          <w:sz w:val="21"/>
          <w:szCs w:val="21"/>
        </w:rPr>
        <w:t xml:space="preserve">    }</w:t>
      </w:r>
    </w:p>
    <w:p w14:paraId="23197A1F" w14:textId="07BBF199" w:rsidR="00027288" w:rsidRPr="00027288" w:rsidRDefault="0032759C" w:rsidP="0002728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263)</w:t>
      </w:r>
      <w:r w:rsidR="00027288" w:rsidRPr="00027288">
        <w:rPr>
          <w:rFonts w:ascii="Segoe UI" w:hAnsi="Segoe UI" w:cs="Segoe UI"/>
          <w:color w:val="263238"/>
          <w:sz w:val="21"/>
          <w:szCs w:val="21"/>
        </w:rPr>
        <w:t xml:space="preserve"> Given a non-negative integer </w:t>
      </w:r>
      <w:r w:rsidR="00027288" w:rsidRPr="00027288">
        <w:rPr>
          <w:rFonts w:ascii="Courier New" w:hAnsi="Courier New" w:cs="Courier New"/>
          <w:color w:val="546E7A"/>
          <w:sz w:val="20"/>
          <w:szCs w:val="20"/>
          <w:shd w:val="clear" w:color="auto" w:fill="F7F9FA"/>
        </w:rPr>
        <w:t>x</w:t>
      </w:r>
      <w:r w:rsidR="00027288" w:rsidRPr="00027288">
        <w:rPr>
          <w:rFonts w:ascii="Segoe UI" w:hAnsi="Segoe UI" w:cs="Segoe UI"/>
          <w:color w:val="263238"/>
          <w:sz w:val="21"/>
          <w:szCs w:val="21"/>
        </w:rPr>
        <w:t>, compute and return </w:t>
      </w:r>
      <w:r w:rsidR="00027288" w:rsidRPr="00027288">
        <w:rPr>
          <w:rFonts w:ascii="Segoe UI" w:hAnsi="Segoe UI" w:cs="Segoe UI"/>
          <w:i/>
          <w:iCs/>
          <w:color w:val="263238"/>
          <w:sz w:val="21"/>
          <w:szCs w:val="21"/>
        </w:rPr>
        <w:t>the square root of</w:t>
      </w:r>
      <w:r w:rsidR="00027288" w:rsidRPr="00027288">
        <w:rPr>
          <w:rFonts w:ascii="Segoe UI" w:hAnsi="Segoe UI" w:cs="Segoe UI"/>
          <w:color w:val="263238"/>
          <w:sz w:val="21"/>
          <w:szCs w:val="21"/>
        </w:rPr>
        <w:t> </w:t>
      </w:r>
      <w:r w:rsidR="00027288" w:rsidRPr="00027288">
        <w:rPr>
          <w:rFonts w:ascii="Courier New" w:hAnsi="Courier New" w:cs="Courier New"/>
          <w:color w:val="546E7A"/>
          <w:sz w:val="20"/>
          <w:szCs w:val="20"/>
          <w:shd w:val="clear" w:color="auto" w:fill="F7F9FA"/>
        </w:rPr>
        <w:t>x</w:t>
      </w:r>
      <w:r w:rsidR="00027288" w:rsidRPr="00027288">
        <w:rPr>
          <w:rFonts w:ascii="Segoe UI" w:hAnsi="Segoe UI" w:cs="Segoe UI"/>
          <w:color w:val="263238"/>
          <w:sz w:val="21"/>
          <w:szCs w:val="21"/>
        </w:rPr>
        <w:t>.</w:t>
      </w:r>
    </w:p>
    <w:p w14:paraId="236EAD49" w14:textId="77777777" w:rsidR="00027288" w:rsidRPr="00027288" w:rsidRDefault="00027288" w:rsidP="00027288">
      <w:pPr>
        <w:shd w:val="clear" w:color="auto" w:fill="FFFFFF"/>
        <w:spacing w:after="240" w:line="240" w:lineRule="auto"/>
        <w:rPr>
          <w:rFonts w:ascii="Segoe UI" w:eastAsia="Times New Roman" w:hAnsi="Segoe UI" w:cs="Segoe UI"/>
          <w:color w:val="263238"/>
          <w:sz w:val="21"/>
          <w:szCs w:val="21"/>
        </w:rPr>
      </w:pPr>
      <w:r w:rsidRPr="00027288">
        <w:rPr>
          <w:rFonts w:ascii="Segoe UI" w:eastAsia="Times New Roman" w:hAnsi="Segoe UI" w:cs="Segoe UI"/>
          <w:color w:val="263238"/>
          <w:sz w:val="21"/>
          <w:szCs w:val="21"/>
        </w:rPr>
        <w:t>Since the return type is an integer, the decimal digits are </w:t>
      </w:r>
      <w:r w:rsidRPr="00027288">
        <w:rPr>
          <w:rFonts w:ascii="Segoe UI" w:eastAsia="Times New Roman" w:hAnsi="Segoe UI" w:cs="Segoe UI"/>
          <w:b/>
          <w:bCs/>
          <w:color w:val="263238"/>
          <w:sz w:val="21"/>
          <w:szCs w:val="21"/>
        </w:rPr>
        <w:t>truncated</w:t>
      </w:r>
      <w:r w:rsidRPr="00027288">
        <w:rPr>
          <w:rFonts w:ascii="Segoe UI" w:eastAsia="Times New Roman" w:hAnsi="Segoe UI" w:cs="Segoe UI"/>
          <w:color w:val="263238"/>
          <w:sz w:val="21"/>
          <w:szCs w:val="21"/>
        </w:rPr>
        <w:t>, and only </w:t>
      </w:r>
      <w:r w:rsidRPr="00027288">
        <w:rPr>
          <w:rFonts w:ascii="Segoe UI" w:eastAsia="Times New Roman" w:hAnsi="Segoe UI" w:cs="Segoe UI"/>
          <w:b/>
          <w:bCs/>
          <w:color w:val="263238"/>
          <w:sz w:val="21"/>
          <w:szCs w:val="21"/>
        </w:rPr>
        <w:t>the integer part</w:t>
      </w:r>
      <w:r w:rsidRPr="00027288">
        <w:rPr>
          <w:rFonts w:ascii="Segoe UI" w:eastAsia="Times New Roman" w:hAnsi="Segoe UI" w:cs="Segoe UI"/>
          <w:color w:val="263238"/>
          <w:sz w:val="21"/>
          <w:szCs w:val="21"/>
        </w:rPr>
        <w:t> of the result is returned.</w:t>
      </w:r>
    </w:p>
    <w:p w14:paraId="67FAA1EF" w14:textId="77777777" w:rsidR="00027288" w:rsidRPr="00027288" w:rsidRDefault="00027288" w:rsidP="00027288">
      <w:pPr>
        <w:shd w:val="clear" w:color="auto" w:fill="FFFFFF"/>
        <w:spacing w:after="240" w:line="240" w:lineRule="auto"/>
        <w:rPr>
          <w:rFonts w:ascii="Segoe UI" w:eastAsia="Times New Roman" w:hAnsi="Segoe UI" w:cs="Segoe UI"/>
          <w:color w:val="263238"/>
          <w:sz w:val="21"/>
          <w:szCs w:val="21"/>
        </w:rPr>
      </w:pPr>
      <w:r w:rsidRPr="00027288">
        <w:rPr>
          <w:rFonts w:ascii="Segoe UI" w:eastAsia="Times New Roman" w:hAnsi="Segoe UI" w:cs="Segoe UI"/>
          <w:b/>
          <w:bCs/>
          <w:color w:val="263238"/>
          <w:sz w:val="21"/>
          <w:szCs w:val="21"/>
        </w:rPr>
        <w:t>Note: </w:t>
      </w:r>
      <w:r w:rsidRPr="00027288">
        <w:rPr>
          <w:rFonts w:ascii="Segoe UI" w:eastAsia="Times New Roman" w:hAnsi="Segoe UI" w:cs="Segoe UI"/>
          <w:color w:val="263238"/>
          <w:sz w:val="21"/>
          <w:szCs w:val="21"/>
        </w:rPr>
        <w:t>You are not allowed to use any built-in exponent function or operator, such as </w:t>
      </w:r>
      <w:r w:rsidRPr="00027288">
        <w:rPr>
          <w:rFonts w:ascii="Courier New" w:eastAsia="Times New Roman" w:hAnsi="Courier New" w:cs="Courier New"/>
          <w:color w:val="546E7A"/>
          <w:sz w:val="20"/>
          <w:szCs w:val="20"/>
          <w:shd w:val="clear" w:color="auto" w:fill="F7F9FA"/>
        </w:rPr>
        <w:t>pow(x, 0.5)</w:t>
      </w:r>
      <w:r w:rsidRPr="00027288">
        <w:rPr>
          <w:rFonts w:ascii="Segoe UI" w:eastAsia="Times New Roman" w:hAnsi="Segoe UI" w:cs="Segoe UI"/>
          <w:color w:val="263238"/>
          <w:sz w:val="21"/>
          <w:szCs w:val="21"/>
        </w:rPr>
        <w:t> or </w:t>
      </w:r>
      <w:r w:rsidRPr="00027288">
        <w:rPr>
          <w:rFonts w:ascii="Courier New" w:eastAsia="Times New Roman" w:hAnsi="Courier New" w:cs="Courier New"/>
          <w:color w:val="546E7A"/>
          <w:sz w:val="20"/>
          <w:szCs w:val="20"/>
          <w:shd w:val="clear" w:color="auto" w:fill="F7F9FA"/>
        </w:rPr>
        <w:t>x ** 0.5</w:t>
      </w:r>
      <w:r w:rsidRPr="00027288">
        <w:rPr>
          <w:rFonts w:ascii="Segoe UI" w:eastAsia="Times New Roman" w:hAnsi="Segoe UI" w:cs="Segoe UI"/>
          <w:color w:val="263238"/>
          <w:sz w:val="21"/>
          <w:szCs w:val="21"/>
        </w:rPr>
        <w:t>.</w:t>
      </w:r>
    </w:p>
    <w:p w14:paraId="1523348E" w14:textId="77777777" w:rsidR="00027288" w:rsidRPr="00027288" w:rsidRDefault="00027288" w:rsidP="00027288">
      <w:pPr>
        <w:shd w:val="clear" w:color="auto" w:fill="FFFFFF"/>
        <w:spacing w:after="240" w:line="240" w:lineRule="auto"/>
        <w:rPr>
          <w:rFonts w:ascii="Segoe UI" w:eastAsia="Times New Roman" w:hAnsi="Segoe UI" w:cs="Segoe UI"/>
          <w:color w:val="263238"/>
          <w:sz w:val="21"/>
          <w:szCs w:val="21"/>
        </w:rPr>
      </w:pPr>
      <w:r w:rsidRPr="00027288">
        <w:rPr>
          <w:rFonts w:ascii="Segoe UI" w:eastAsia="Times New Roman" w:hAnsi="Segoe UI" w:cs="Segoe UI"/>
          <w:color w:val="263238"/>
          <w:sz w:val="21"/>
          <w:szCs w:val="21"/>
        </w:rPr>
        <w:t> </w:t>
      </w:r>
    </w:p>
    <w:p w14:paraId="02A3E031" w14:textId="77777777" w:rsidR="00027288" w:rsidRPr="00027288" w:rsidRDefault="00027288" w:rsidP="00027288">
      <w:pPr>
        <w:shd w:val="clear" w:color="auto" w:fill="FFFFFF"/>
        <w:spacing w:after="240" w:line="240" w:lineRule="auto"/>
        <w:rPr>
          <w:rFonts w:ascii="Segoe UI" w:eastAsia="Times New Roman" w:hAnsi="Segoe UI" w:cs="Segoe UI"/>
          <w:color w:val="263238"/>
          <w:sz w:val="21"/>
          <w:szCs w:val="21"/>
        </w:rPr>
      </w:pPr>
      <w:r w:rsidRPr="00027288">
        <w:rPr>
          <w:rFonts w:ascii="Segoe UI" w:eastAsia="Times New Roman" w:hAnsi="Segoe UI" w:cs="Segoe UI"/>
          <w:b/>
          <w:bCs/>
          <w:color w:val="263238"/>
          <w:sz w:val="21"/>
          <w:szCs w:val="21"/>
        </w:rPr>
        <w:t>Example 1:</w:t>
      </w:r>
    </w:p>
    <w:p w14:paraId="63DC588B" w14:textId="77777777" w:rsidR="00027288" w:rsidRPr="00027288" w:rsidRDefault="00027288" w:rsidP="000272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7288">
        <w:rPr>
          <w:rFonts w:ascii="Consolas" w:eastAsia="Times New Roman" w:hAnsi="Consolas" w:cs="Courier New"/>
          <w:b/>
          <w:bCs/>
          <w:color w:val="263238"/>
          <w:sz w:val="20"/>
          <w:szCs w:val="20"/>
        </w:rPr>
        <w:t>Input:</w:t>
      </w:r>
      <w:r w:rsidRPr="00027288">
        <w:rPr>
          <w:rFonts w:ascii="Consolas" w:eastAsia="Times New Roman" w:hAnsi="Consolas" w:cs="Courier New"/>
          <w:color w:val="263238"/>
          <w:sz w:val="20"/>
          <w:szCs w:val="20"/>
        </w:rPr>
        <w:t xml:space="preserve"> x = 4</w:t>
      </w:r>
    </w:p>
    <w:p w14:paraId="3B7840A1" w14:textId="71181352" w:rsidR="0032759C" w:rsidRPr="002F1071" w:rsidRDefault="00027288"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27288">
        <w:rPr>
          <w:rFonts w:ascii="Consolas" w:eastAsia="Times New Roman" w:hAnsi="Consolas" w:cs="Courier New"/>
          <w:b/>
          <w:bCs/>
          <w:color w:val="263238"/>
          <w:sz w:val="20"/>
          <w:szCs w:val="20"/>
        </w:rPr>
        <w:t>Output:</w:t>
      </w:r>
      <w:r w:rsidRPr="00027288">
        <w:rPr>
          <w:rFonts w:ascii="Consolas" w:eastAsia="Times New Roman" w:hAnsi="Consolas" w:cs="Courier New"/>
          <w:color w:val="263238"/>
          <w:sz w:val="20"/>
          <w:szCs w:val="20"/>
        </w:rPr>
        <w:t xml:space="preserve"> 2</w:t>
      </w:r>
    </w:p>
    <w:p w14:paraId="05391F93" w14:textId="2D57777F" w:rsidR="0032759C" w:rsidRDefault="0032759C"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Pr>
          <w:rFonts w:ascii="Segoe UI" w:hAnsi="Segoe UI" w:cs="Segoe UI"/>
          <w:color w:val="424242"/>
          <w:sz w:val="21"/>
          <w:szCs w:val="21"/>
        </w:rPr>
        <w:t>:</w:t>
      </w:r>
    </w:p>
    <w:p w14:paraId="71CD6189" w14:textId="3BCB0667" w:rsidR="002F1071" w:rsidRDefault="002F1071" w:rsidP="003275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Pr>
          <w:rFonts w:ascii="Segoe UI" w:hAnsi="Segoe UI" w:cs="Segoe UI"/>
          <w:color w:val="424242"/>
          <w:sz w:val="21"/>
          <w:szCs w:val="21"/>
        </w:rPr>
        <w:t>264)</w:t>
      </w:r>
    </w:p>
    <w:p w14:paraId="4FCE82E6"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Pr>
          <w:rFonts w:ascii="Segoe UI" w:hAnsi="Segoe UI" w:cs="Segoe UI"/>
          <w:color w:val="424242"/>
          <w:sz w:val="21"/>
          <w:szCs w:val="21"/>
        </w:rPr>
        <w:t>:</w:t>
      </w:r>
      <w:r w:rsidRPr="002F1071">
        <w:rPr>
          <w:rFonts w:ascii="Segoe UI" w:hAnsi="Segoe UI" w:cs="Segoe UI"/>
          <w:color w:val="424242"/>
          <w:sz w:val="21"/>
          <w:szCs w:val="21"/>
        </w:rPr>
        <w:t xml:space="preserve">    int mySqrt(int x) {</w:t>
      </w:r>
    </w:p>
    <w:p w14:paraId="40808E64"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if(x==0||x==1)</w:t>
      </w:r>
    </w:p>
    <w:p w14:paraId="1EE36E31"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return x;</w:t>
      </w:r>
    </w:p>
    <w:p w14:paraId="16071BCE"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lastRenderedPageBreak/>
        <w:t xml:space="preserve">        int lo=0;</w:t>
      </w:r>
    </w:p>
    <w:p w14:paraId="29C264AF"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int hi=x/2;</w:t>
      </w:r>
    </w:p>
    <w:p w14:paraId="219D65EB"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int ans=0;</w:t>
      </w:r>
    </w:p>
    <w:p w14:paraId="2E5BA1C4"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while(lo&lt;=hi)</w:t>
      </w:r>
    </w:p>
    <w:p w14:paraId="0C59BB4A"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6972CC9D"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long long int mid=(lo+hi)/2;</w:t>
      </w:r>
    </w:p>
    <w:p w14:paraId="74208EDB"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if(mid*mid==x)</w:t>
      </w:r>
    </w:p>
    <w:p w14:paraId="20155003"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return mid;</w:t>
      </w:r>
    </w:p>
    <w:p w14:paraId="6CAB3EA8"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if(mid*mid&lt;x)</w:t>
      </w:r>
    </w:p>
    <w:p w14:paraId="008F9C62"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206F1E11"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lo=mid+1;</w:t>
      </w:r>
    </w:p>
    <w:p w14:paraId="61E12A12"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ans=mid;</w:t>
      </w:r>
    </w:p>
    <w:p w14:paraId="1617ED37"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2EF40BBB"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else</w:t>
      </w:r>
    </w:p>
    <w:p w14:paraId="6372D9FA"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hi=mid-1;</w:t>
      </w:r>
    </w:p>
    <w:p w14:paraId="48212BE1"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3B9D2B55"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1794387E" w14:textId="77777777" w:rsidR="002F1071" w:rsidRP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return ans;</w:t>
      </w:r>
    </w:p>
    <w:p w14:paraId="754E4490" w14:textId="2C4800BB" w:rsidR="002F1071" w:rsidRDefault="002F1071"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2F1071">
        <w:rPr>
          <w:rFonts w:ascii="Segoe UI" w:hAnsi="Segoe UI" w:cs="Segoe UI"/>
          <w:color w:val="424242"/>
          <w:sz w:val="21"/>
          <w:szCs w:val="21"/>
        </w:rPr>
        <w:t xml:space="preserve">    }</w:t>
      </w:r>
    </w:p>
    <w:p w14:paraId="042A2DAB" w14:textId="6E6FB399" w:rsidR="009953AE" w:rsidRPr="009953AE" w:rsidRDefault="002F1071" w:rsidP="009953A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265)</w:t>
      </w:r>
      <w:r w:rsidR="009953AE" w:rsidRPr="009953AE">
        <w:rPr>
          <w:rFonts w:ascii="Segoe UI" w:hAnsi="Segoe UI" w:cs="Segoe UI"/>
          <w:color w:val="263238"/>
          <w:sz w:val="21"/>
          <w:szCs w:val="21"/>
        </w:rPr>
        <w:t xml:space="preserve"> Given an array of integers </w:t>
      </w:r>
      <w:r w:rsidR="009953AE" w:rsidRPr="009953AE">
        <w:rPr>
          <w:rFonts w:ascii="Courier New" w:hAnsi="Courier New" w:cs="Courier New"/>
          <w:color w:val="546E7A"/>
          <w:sz w:val="20"/>
          <w:szCs w:val="20"/>
          <w:shd w:val="clear" w:color="auto" w:fill="F7F9FA"/>
        </w:rPr>
        <w:t>nums</w:t>
      </w:r>
      <w:r w:rsidR="009953AE" w:rsidRPr="009953AE">
        <w:rPr>
          <w:rFonts w:ascii="Segoe UI" w:hAnsi="Segoe UI" w:cs="Segoe UI"/>
          <w:color w:val="263238"/>
          <w:sz w:val="21"/>
          <w:szCs w:val="21"/>
        </w:rPr>
        <w:t> which is sorted in ascending order, and an integer </w:t>
      </w:r>
      <w:r w:rsidR="009953AE" w:rsidRPr="009953AE">
        <w:rPr>
          <w:rFonts w:ascii="Courier New" w:hAnsi="Courier New" w:cs="Courier New"/>
          <w:color w:val="546E7A"/>
          <w:sz w:val="20"/>
          <w:szCs w:val="20"/>
          <w:shd w:val="clear" w:color="auto" w:fill="F7F9FA"/>
        </w:rPr>
        <w:t>target</w:t>
      </w:r>
      <w:r w:rsidR="009953AE" w:rsidRPr="009953AE">
        <w:rPr>
          <w:rFonts w:ascii="Segoe UI" w:hAnsi="Segoe UI" w:cs="Segoe UI"/>
          <w:color w:val="263238"/>
          <w:sz w:val="21"/>
          <w:szCs w:val="21"/>
        </w:rPr>
        <w:t>, write a function to search </w:t>
      </w:r>
      <w:r w:rsidR="009953AE" w:rsidRPr="009953AE">
        <w:rPr>
          <w:rFonts w:ascii="Courier New" w:hAnsi="Courier New" w:cs="Courier New"/>
          <w:color w:val="546E7A"/>
          <w:sz w:val="20"/>
          <w:szCs w:val="20"/>
          <w:shd w:val="clear" w:color="auto" w:fill="F7F9FA"/>
        </w:rPr>
        <w:t>target</w:t>
      </w:r>
      <w:r w:rsidR="009953AE" w:rsidRPr="009953AE">
        <w:rPr>
          <w:rFonts w:ascii="Segoe UI" w:hAnsi="Segoe UI" w:cs="Segoe UI"/>
          <w:color w:val="263238"/>
          <w:sz w:val="21"/>
          <w:szCs w:val="21"/>
        </w:rPr>
        <w:t> in </w:t>
      </w:r>
      <w:r w:rsidR="009953AE" w:rsidRPr="009953AE">
        <w:rPr>
          <w:rFonts w:ascii="Courier New" w:hAnsi="Courier New" w:cs="Courier New"/>
          <w:color w:val="546E7A"/>
          <w:sz w:val="20"/>
          <w:szCs w:val="20"/>
          <w:shd w:val="clear" w:color="auto" w:fill="F7F9FA"/>
        </w:rPr>
        <w:t>nums</w:t>
      </w:r>
      <w:r w:rsidR="009953AE" w:rsidRPr="009953AE">
        <w:rPr>
          <w:rFonts w:ascii="Segoe UI" w:hAnsi="Segoe UI" w:cs="Segoe UI"/>
          <w:color w:val="263238"/>
          <w:sz w:val="21"/>
          <w:szCs w:val="21"/>
        </w:rPr>
        <w:t>. If </w:t>
      </w:r>
      <w:r w:rsidR="009953AE" w:rsidRPr="009953AE">
        <w:rPr>
          <w:rFonts w:ascii="Courier New" w:hAnsi="Courier New" w:cs="Courier New"/>
          <w:color w:val="546E7A"/>
          <w:sz w:val="20"/>
          <w:szCs w:val="20"/>
          <w:shd w:val="clear" w:color="auto" w:fill="F7F9FA"/>
        </w:rPr>
        <w:t>target</w:t>
      </w:r>
      <w:r w:rsidR="009953AE" w:rsidRPr="009953AE">
        <w:rPr>
          <w:rFonts w:ascii="Segoe UI" w:hAnsi="Segoe UI" w:cs="Segoe UI"/>
          <w:color w:val="263238"/>
          <w:sz w:val="21"/>
          <w:szCs w:val="21"/>
        </w:rPr>
        <w:t> exists, then return its index. Otherwise, return </w:t>
      </w:r>
      <w:r w:rsidR="009953AE" w:rsidRPr="009953AE">
        <w:rPr>
          <w:rFonts w:ascii="Courier New" w:hAnsi="Courier New" w:cs="Courier New"/>
          <w:color w:val="546E7A"/>
          <w:sz w:val="20"/>
          <w:szCs w:val="20"/>
          <w:shd w:val="clear" w:color="auto" w:fill="F7F9FA"/>
        </w:rPr>
        <w:t>-1</w:t>
      </w:r>
      <w:r w:rsidR="009953AE" w:rsidRPr="009953AE">
        <w:rPr>
          <w:rFonts w:ascii="Segoe UI" w:hAnsi="Segoe UI" w:cs="Segoe UI"/>
          <w:color w:val="263238"/>
          <w:sz w:val="21"/>
          <w:szCs w:val="21"/>
        </w:rPr>
        <w:t>.</w:t>
      </w:r>
    </w:p>
    <w:p w14:paraId="6126B49D" w14:textId="77777777" w:rsidR="009953AE" w:rsidRPr="009953AE" w:rsidRDefault="009953AE" w:rsidP="009953AE">
      <w:pPr>
        <w:shd w:val="clear" w:color="auto" w:fill="FFFFFF"/>
        <w:spacing w:after="240" w:line="240" w:lineRule="auto"/>
        <w:rPr>
          <w:rFonts w:ascii="Segoe UI" w:eastAsia="Times New Roman" w:hAnsi="Segoe UI" w:cs="Segoe UI"/>
          <w:color w:val="263238"/>
          <w:sz w:val="21"/>
          <w:szCs w:val="21"/>
        </w:rPr>
      </w:pPr>
      <w:r w:rsidRPr="009953AE">
        <w:rPr>
          <w:rFonts w:ascii="Segoe UI" w:eastAsia="Times New Roman" w:hAnsi="Segoe UI" w:cs="Segoe UI"/>
          <w:color w:val="263238"/>
          <w:sz w:val="21"/>
          <w:szCs w:val="21"/>
        </w:rPr>
        <w:t>You must write an algorithm with </w:t>
      </w:r>
      <w:r w:rsidRPr="009953AE">
        <w:rPr>
          <w:rFonts w:ascii="Courier New" w:eastAsia="Times New Roman" w:hAnsi="Courier New" w:cs="Courier New"/>
          <w:color w:val="546E7A"/>
          <w:sz w:val="20"/>
          <w:szCs w:val="20"/>
          <w:shd w:val="clear" w:color="auto" w:fill="F7F9FA"/>
        </w:rPr>
        <w:t>O(log n)</w:t>
      </w:r>
      <w:r w:rsidRPr="009953AE">
        <w:rPr>
          <w:rFonts w:ascii="Segoe UI" w:eastAsia="Times New Roman" w:hAnsi="Segoe UI" w:cs="Segoe UI"/>
          <w:color w:val="263238"/>
          <w:sz w:val="21"/>
          <w:szCs w:val="21"/>
        </w:rPr>
        <w:t> runtime complexity.</w:t>
      </w:r>
    </w:p>
    <w:p w14:paraId="24EBCD6B" w14:textId="77777777" w:rsidR="009953AE" w:rsidRPr="009953AE" w:rsidRDefault="009953AE" w:rsidP="009953AE">
      <w:pPr>
        <w:shd w:val="clear" w:color="auto" w:fill="FFFFFF"/>
        <w:spacing w:after="240" w:line="240" w:lineRule="auto"/>
        <w:rPr>
          <w:rFonts w:ascii="Segoe UI" w:eastAsia="Times New Roman" w:hAnsi="Segoe UI" w:cs="Segoe UI"/>
          <w:color w:val="263238"/>
          <w:sz w:val="21"/>
          <w:szCs w:val="21"/>
        </w:rPr>
      </w:pPr>
      <w:r w:rsidRPr="009953AE">
        <w:rPr>
          <w:rFonts w:ascii="Segoe UI" w:eastAsia="Times New Roman" w:hAnsi="Segoe UI" w:cs="Segoe UI"/>
          <w:color w:val="263238"/>
          <w:sz w:val="21"/>
          <w:szCs w:val="21"/>
        </w:rPr>
        <w:t> </w:t>
      </w:r>
    </w:p>
    <w:p w14:paraId="0534484F" w14:textId="77777777" w:rsidR="009953AE" w:rsidRPr="009953AE" w:rsidRDefault="009953AE" w:rsidP="009953AE">
      <w:pPr>
        <w:shd w:val="clear" w:color="auto" w:fill="FFFFFF"/>
        <w:spacing w:after="240" w:line="240" w:lineRule="auto"/>
        <w:rPr>
          <w:rFonts w:ascii="Segoe UI" w:eastAsia="Times New Roman" w:hAnsi="Segoe UI" w:cs="Segoe UI"/>
          <w:color w:val="263238"/>
          <w:sz w:val="21"/>
          <w:szCs w:val="21"/>
        </w:rPr>
      </w:pPr>
      <w:r w:rsidRPr="009953AE">
        <w:rPr>
          <w:rFonts w:ascii="Segoe UI" w:eastAsia="Times New Roman" w:hAnsi="Segoe UI" w:cs="Segoe UI"/>
          <w:b/>
          <w:bCs/>
          <w:color w:val="263238"/>
          <w:sz w:val="21"/>
          <w:szCs w:val="21"/>
        </w:rPr>
        <w:t>Example 1:</w:t>
      </w:r>
    </w:p>
    <w:p w14:paraId="41C6A849" w14:textId="77777777" w:rsidR="009953AE" w:rsidRPr="009953AE" w:rsidRDefault="009953AE" w:rsidP="009953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3AE">
        <w:rPr>
          <w:rFonts w:ascii="Consolas" w:eastAsia="Times New Roman" w:hAnsi="Consolas" w:cs="Courier New"/>
          <w:b/>
          <w:bCs/>
          <w:color w:val="263238"/>
          <w:sz w:val="20"/>
          <w:szCs w:val="20"/>
        </w:rPr>
        <w:t>Input:</w:t>
      </w:r>
      <w:r w:rsidRPr="009953AE">
        <w:rPr>
          <w:rFonts w:ascii="Consolas" w:eastAsia="Times New Roman" w:hAnsi="Consolas" w:cs="Courier New"/>
          <w:color w:val="263238"/>
          <w:sz w:val="20"/>
          <w:szCs w:val="20"/>
        </w:rPr>
        <w:t xml:space="preserve"> nums = [-1,0,3,5,9,12], target = 9</w:t>
      </w:r>
    </w:p>
    <w:p w14:paraId="7D32CB16" w14:textId="77777777" w:rsidR="009953AE" w:rsidRPr="009953AE" w:rsidRDefault="009953AE" w:rsidP="009953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3AE">
        <w:rPr>
          <w:rFonts w:ascii="Consolas" w:eastAsia="Times New Roman" w:hAnsi="Consolas" w:cs="Courier New"/>
          <w:b/>
          <w:bCs/>
          <w:color w:val="263238"/>
          <w:sz w:val="20"/>
          <w:szCs w:val="20"/>
        </w:rPr>
        <w:lastRenderedPageBreak/>
        <w:t>Output:</w:t>
      </w:r>
      <w:r w:rsidRPr="009953AE">
        <w:rPr>
          <w:rFonts w:ascii="Consolas" w:eastAsia="Times New Roman" w:hAnsi="Consolas" w:cs="Courier New"/>
          <w:color w:val="263238"/>
          <w:sz w:val="20"/>
          <w:szCs w:val="20"/>
        </w:rPr>
        <w:t xml:space="preserve"> 4</w:t>
      </w:r>
    </w:p>
    <w:p w14:paraId="484F77FF" w14:textId="0353AA60" w:rsidR="002F1071" w:rsidRPr="009953AE" w:rsidRDefault="009953AE" w:rsidP="002F10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3AE">
        <w:rPr>
          <w:rFonts w:ascii="Consolas" w:eastAsia="Times New Roman" w:hAnsi="Consolas" w:cs="Courier New"/>
          <w:b/>
          <w:bCs/>
          <w:color w:val="263238"/>
          <w:sz w:val="20"/>
          <w:szCs w:val="20"/>
        </w:rPr>
        <w:t>Explanation:</w:t>
      </w:r>
      <w:r w:rsidRPr="009953AE">
        <w:rPr>
          <w:rFonts w:ascii="Consolas" w:eastAsia="Times New Roman" w:hAnsi="Consolas" w:cs="Courier New"/>
          <w:color w:val="263238"/>
          <w:sz w:val="20"/>
          <w:szCs w:val="20"/>
        </w:rPr>
        <w:t xml:space="preserve"> 9 exists in nums and its index is 4</w:t>
      </w:r>
    </w:p>
    <w:p w14:paraId="0616C7EE" w14:textId="64566071" w:rsidR="00E52BD7" w:rsidRPr="00E52BD7" w:rsidRDefault="002F1071"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Pr>
          <w:rFonts w:ascii="Segoe UI" w:hAnsi="Segoe UI" w:cs="Segoe UI"/>
          <w:color w:val="424242"/>
          <w:sz w:val="21"/>
          <w:szCs w:val="21"/>
        </w:rPr>
        <w:t>:</w:t>
      </w:r>
      <w:r w:rsidR="00E52BD7" w:rsidRPr="00E52BD7">
        <w:t xml:space="preserve"> </w:t>
      </w:r>
      <w:r w:rsidR="00E52BD7" w:rsidRPr="00E52BD7">
        <w:rPr>
          <w:rFonts w:ascii="Segoe UI" w:hAnsi="Segoe UI" w:cs="Segoe UI"/>
          <w:color w:val="424242"/>
          <w:sz w:val="21"/>
          <w:szCs w:val="21"/>
        </w:rPr>
        <w:t>int search(vector&lt;int&gt;&amp; nums, int target) {</w:t>
      </w:r>
    </w:p>
    <w:p w14:paraId="3300A99D"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int lo=0;</w:t>
      </w:r>
    </w:p>
    <w:p w14:paraId="3B77AFB2"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int hi=nums.size()-1;</w:t>
      </w:r>
    </w:p>
    <w:p w14:paraId="799C1A53"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while(lo&lt;=hi)</w:t>
      </w:r>
    </w:p>
    <w:p w14:paraId="74AADA1C"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w:t>
      </w:r>
    </w:p>
    <w:p w14:paraId="597E5D08"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int mid=(lo+hi)/2;</w:t>
      </w:r>
    </w:p>
    <w:p w14:paraId="5FC3D54B"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if(nums[mid]==target)</w:t>
      </w:r>
    </w:p>
    <w:p w14:paraId="76DA92D5"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return mid;</w:t>
      </w:r>
    </w:p>
    <w:p w14:paraId="3A3FE77F"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else if(nums[mid]&lt;target)</w:t>
      </w:r>
    </w:p>
    <w:p w14:paraId="40A0BF30"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lo=mid+1;</w:t>
      </w:r>
    </w:p>
    <w:p w14:paraId="71D37C49"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else</w:t>
      </w:r>
    </w:p>
    <w:p w14:paraId="5953F348"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hi=mid-1;</w:t>
      </w:r>
    </w:p>
    <w:p w14:paraId="04A8E741"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w:t>
      </w:r>
    </w:p>
    <w:p w14:paraId="5EBC50C6" w14:textId="77777777" w:rsidR="00E52BD7" w:rsidRPr="00E52BD7"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return -1;</w:t>
      </w:r>
    </w:p>
    <w:p w14:paraId="37FA896F" w14:textId="7973A38D" w:rsidR="002F1071" w:rsidRDefault="00E52BD7"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hAnsi="Segoe UI" w:cs="Segoe UI"/>
          <w:color w:val="424242"/>
          <w:sz w:val="21"/>
          <w:szCs w:val="21"/>
        </w:rPr>
      </w:pPr>
      <w:r w:rsidRPr="00E52BD7">
        <w:rPr>
          <w:rFonts w:ascii="Segoe UI" w:hAnsi="Segoe UI" w:cs="Segoe UI"/>
          <w:color w:val="424242"/>
          <w:sz w:val="21"/>
          <w:szCs w:val="21"/>
        </w:rPr>
        <w:t xml:space="preserve">    }</w:t>
      </w:r>
    </w:p>
    <w:p w14:paraId="053A38BA" w14:textId="2E7FC047" w:rsidR="006873F5" w:rsidRPr="006873F5" w:rsidRDefault="00E52BD7" w:rsidP="006873F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424242"/>
          <w:sz w:val="21"/>
          <w:szCs w:val="21"/>
        </w:rPr>
        <w:t>266)</w:t>
      </w:r>
      <w:r w:rsidR="006873F5" w:rsidRPr="006873F5">
        <w:rPr>
          <w:rFonts w:ascii="Segoe UI" w:hAnsi="Segoe UI" w:cs="Segoe UI"/>
          <w:color w:val="263238"/>
          <w:sz w:val="21"/>
          <w:szCs w:val="21"/>
        </w:rPr>
        <w:t xml:space="preserve"> Given a </w:t>
      </w:r>
      <w:r w:rsidR="006873F5" w:rsidRPr="006873F5">
        <w:rPr>
          <w:rFonts w:ascii="Courier New" w:hAnsi="Courier New" w:cs="Courier New"/>
          <w:color w:val="546E7A"/>
          <w:sz w:val="20"/>
          <w:szCs w:val="20"/>
          <w:shd w:val="clear" w:color="auto" w:fill="F7F9FA"/>
        </w:rPr>
        <w:t>m x n</w:t>
      </w:r>
      <w:r w:rsidR="006873F5" w:rsidRPr="006873F5">
        <w:rPr>
          <w:rFonts w:ascii="Segoe UI" w:hAnsi="Segoe UI" w:cs="Segoe UI"/>
          <w:color w:val="263238"/>
          <w:sz w:val="21"/>
          <w:szCs w:val="21"/>
        </w:rPr>
        <w:t> matrix </w:t>
      </w:r>
      <w:r w:rsidR="006873F5" w:rsidRPr="006873F5">
        <w:rPr>
          <w:rFonts w:ascii="Courier New" w:hAnsi="Courier New" w:cs="Courier New"/>
          <w:color w:val="546E7A"/>
          <w:sz w:val="20"/>
          <w:szCs w:val="20"/>
          <w:shd w:val="clear" w:color="auto" w:fill="F7F9FA"/>
        </w:rPr>
        <w:t>grid</w:t>
      </w:r>
      <w:r w:rsidR="006873F5" w:rsidRPr="006873F5">
        <w:rPr>
          <w:rFonts w:ascii="Segoe UI" w:hAnsi="Segoe UI" w:cs="Segoe UI"/>
          <w:color w:val="263238"/>
          <w:sz w:val="21"/>
          <w:szCs w:val="21"/>
        </w:rPr>
        <w:t> which is sorted in non-increasing order both row-wise and column-wise, return </w:t>
      </w:r>
      <w:r w:rsidR="006873F5" w:rsidRPr="006873F5">
        <w:rPr>
          <w:rFonts w:ascii="Segoe UI" w:hAnsi="Segoe UI" w:cs="Segoe UI"/>
          <w:i/>
          <w:iCs/>
          <w:color w:val="263238"/>
          <w:sz w:val="21"/>
          <w:szCs w:val="21"/>
        </w:rPr>
        <w:t>the number of </w:t>
      </w:r>
      <w:r w:rsidR="006873F5" w:rsidRPr="006873F5">
        <w:rPr>
          <w:rFonts w:ascii="Segoe UI" w:hAnsi="Segoe UI" w:cs="Segoe UI"/>
          <w:b/>
          <w:bCs/>
          <w:i/>
          <w:iCs/>
          <w:color w:val="263238"/>
          <w:sz w:val="21"/>
          <w:szCs w:val="21"/>
        </w:rPr>
        <w:t>negative</w:t>
      </w:r>
      <w:r w:rsidR="006873F5" w:rsidRPr="006873F5">
        <w:rPr>
          <w:rFonts w:ascii="Segoe UI" w:hAnsi="Segoe UI" w:cs="Segoe UI"/>
          <w:i/>
          <w:iCs/>
          <w:color w:val="263238"/>
          <w:sz w:val="21"/>
          <w:szCs w:val="21"/>
        </w:rPr>
        <w:t> numbers in</w:t>
      </w:r>
      <w:r w:rsidR="006873F5" w:rsidRPr="006873F5">
        <w:rPr>
          <w:rFonts w:ascii="Segoe UI" w:hAnsi="Segoe UI" w:cs="Segoe UI"/>
          <w:color w:val="263238"/>
          <w:sz w:val="21"/>
          <w:szCs w:val="21"/>
        </w:rPr>
        <w:t> </w:t>
      </w:r>
      <w:r w:rsidR="006873F5" w:rsidRPr="006873F5">
        <w:rPr>
          <w:rFonts w:ascii="Courier New" w:hAnsi="Courier New" w:cs="Courier New"/>
          <w:color w:val="546E7A"/>
          <w:sz w:val="20"/>
          <w:szCs w:val="20"/>
          <w:shd w:val="clear" w:color="auto" w:fill="F7F9FA"/>
        </w:rPr>
        <w:t>grid</w:t>
      </w:r>
      <w:r w:rsidR="006873F5" w:rsidRPr="006873F5">
        <w:rPr>
          <w:rFonts w:ascii="Segoe UI" w:hAnsi="Segoe UI" w:cs="Segoe UI"/>
          <w:color w:val="263238"/>
          <w:sz w:val="21"/>
          <w:szCs w:val="21"/>
        </w:rPr>
        <w:t>.</w:t>
      </w:r>
    </w:p>
    <w:p w14:paraId="259EECD9" w14:textId="77777777" w:rsidR="006873F5" w:rsidRPr="006873F5" w:rsidRDefault="006873F5" w:rsidP="006873F5">
      <w:pPr>
        <w:shd w:val="clear" w:color="auto" w:fill="FFFFFF"/>
        <w:spacing w:after="240" w:line="240" w:lineRule="auto"/>
        <w:rPr>
          <w:rFonts w:ascii="Segoe UI" w:eastAsia="Times New Roman" w:hAnsi="Segoe UI" w:cs="Segoe UI"/>
          <w:color w:val="263238"/>
          <w:sz w:val="21"/>
          <w:szCs w:val="21"/>
        </w:rPr>
      </w:pPr>
      <w:r w:rsidRPr="006873F5">
        <w:rPr>
          <w:rFonts w:ascii="Segoe UI" w:eastAsia="Times New Roman" w:hAnsi="Segoe UI" w:cs="Segoe UI"/>
          <w:color w:val="263238"/>
          <w:sz w:val="21"/>
          <w:szCs w:val="21"/>
        </w:rPr>
        <w:t> </w:t>
      </w:r>
    </w:p>
    <w:p w14:paraId="5CF0F9ED" w14:textId="77777777" w:rsidR="006873F5" w:rsidRPr="006873F5" w:rsidRDefault="006873F5" w:rsidP="006873F5">
      <w:pPr>
        <w:shd w:val="clear" w:color="auto" w:fill="FFFFFF"/>
        <w:spacing w:after="240" w:line="240" w:lineRule="auto"/>
        <w:rPr>
          <w:rFonts w:ascii="Segoe UI" w:eastAsia="Times New Roman" w:hAnsi="Segoe UI" w:cs="Segoe UI"/>
          <w:color w:val="263238"/>
          <w:sz w:val="21"/>
          <w:szCs w:val="21"/>
        </w:rPr>
      </w:pPr>
      <w:r w:rsidRPr="006873F5">
        <w:rPr>
          <w:rFonts w:ascii="Segoe UI" w:eastAsia="Times New Roman" w:hAnsi="Segoe UI" w:cs="Segoe UI"/>
          <w:b/>
          <w:bCs/>
          <w:color w:val="263238"/>
          <w:sz w:val="21"/>
          <w:szCs w:val="21"/>
        </w:rPr>
        <w:t>Example 1:</w:t>
      </w:r>
    </w:p>
    <w:p w14:paraId="23B0E2AC" w14:textId="77777777" w:rsidR="006873F5" w:rsidRPr="006873F5" w:rsidRDefault="006873F5" w:rsidP="006873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73F5">
        <w:rPr>
          <w:rFonts w:ascii="Consolas" w:eastAsia="Times New Roman" w:hAnsi="Consolas" w:cs="Courier New"/>
          <w:b/>
          <w:bCs/>
          <w:color w:val="263238"/>
          <w:sz w:val="20"/>
          <w:szCs w:val="20"/>
        </w:rPr>
        <w:t>Input:</w:t>
      </w:r>
      <w:r w:rsidRPr="006873F5">
        <w:rPr>
          <w:rFonts w:ascii="Consolas" w:eastAsia="Times New Roman" w:hAnsi="Consolas" w:cs="Courier New"/>
          <w:color w:val="263238"/>
          <w:sz w:val="20"/>
          <w:szCs w:val="20"/>
        </w:rPr>
        <w:t xml:space="preserve"> grid = [[4,3,2,-1],[3,2,1,-1],[1,1,-1,-2],[-1,-1,-2,-3]]</w:t>
      </w:r>
    </w:p>
    <w:p w14:paraId="53F4B7B3" w14:textId="77777777" w:rsidR="006873F5" w:rsidRPr="006873F5" w:rsidRDefault="006873F5" w:rsidP="006873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73F5">
        <w:rPr>
          <w:rFonts w:ascii="Consolas" w:eastAsia="Times New Roman" w:hAnsi="Consolas" w:cs="Courier New"/>
          <w:b/>
          <w:bCs/>
          <w:color w:val="263238"/>
          <w:sz w:val="20"/>
          <w:szCs w:val="20"/>
        </w:rPr>
        <w:t>Output:</w:t>
      </w:r>
      <w:r w:rsidRPr="006873F5">
        <w:rPr>
          <w:rFonts w:ascii="Consolas" w:eastAsia="Times New Roman" w:hAnsi="Consolas" w:cs="Courier New"/>
          <w:color w:val="263238"/>
          <w:sz w:val="20"/>
          <w:szCs w:val="20"/>
        </w:rPr>
        <w:t xml:space="preserve"> 8</w:t>
      </w:r>
    </w:p>
    <w:p w14:paraId="0F97266A" w14:textId="48446F64" w:rsidR="00E52BD7" w:rsidRDefault="006873F5"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73F5">
        <w:rPr>
          <w:rFonts w:ascii="Consolas" w:eastAsia="Times New Roman" w:hAnsi="Consolas" w:cs="Courier New"/>
          <w:b/>
          <w:bCs/>
          <w:color w:val="263238"/>
          <w:sz w:val="20"/>
          <w:szCs w:val="20"/>
        </w:rPr>
        <w:t>Explanation:</w:t>
      </w:r>
      <w:r w:rsidRPr="006873F5">
        <w:rPr>
          <w:rFonts w:ascii="Consolas" w:eastAsia="Times New Roman" w:hAnsi="Consolas" w:cs="Courier New"/>
          <w:color w:val="263238"/>
          <w:sz w:val="20"/>
          <w:szCs w:val="20"/>
        </w:rPr>
        <w:t xml:space="preserve"> There are 8 negatives number in the matrix.</w:t>
      </w:r>
    </w:p>
    <w:p w14:paraId="4C1F0048" w14:textId="75AC4E78" w:rsidR="00FD52B1" w:rsidRPr="006873F5" w:rsidRDefault="00FD52B1"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2B1">
        <w:rPr>
          <w:rFonts w:ascii="Consolas" w:eastAsia="Times New Roman" w:hAnsi="Consolas" w:cs="Courier New"/>
          <w:color w:val="263238"/>
          <w:sz w:val="20"/>
          <w:szCs w:val="20"/>
          <w:highlight w:val="cyan"/>
        </w:rPr>
        <w:t>LARGE TC</w:t>
      </w:r>
    </w:p>
    <w:p w14:paraId="1BA9C70A" w14:textId="77777777" w:rsidR="00FD52B1" w:rsidRPr="00FD52B1" w:rsidRDefault="00E52BD7" w:rsidP="00FD52B1">
      <w:pPr>
        <w:pStyle w:val="HTMLPreformatted"/>
        <w:shd w:val="clear" w:color="auto" w:fill="F7F9FA"/>
        <w:spacing w:after="240"/>
        <w:rPr>
          <w:rStyle w:val="CommentTextChar"/>
          <w:rFonts w:ascii="Consolas" w:hAnsi="Consolas"/>
          <w:color w:val="AA0D91"/>
        </w:rPr>
      </w:pPr>
      <w:r>
        <w:rPr>
          <w:rFonts w:ascii="Segoe UI" w:hAnsi="Segoe UI" w:cs="Segoe UI"/>
          <w:color w:val="424242"/>
          <w:sz w:val="21"/>
          <w:szCs w:val="21"/>
        </w:rPr>
        <w:t>:</w:t>
      </w:r>
      <w:r w:rsidR="00274E25" w:rsidRPr="00274E25">
        <w:rPr>
          <w:rStyle w:val="CommentTextChar"/>
          <w:rFonts w:ascii="Consolas" w:hAnsi="Consolas"/>
          <w:color w:val="AA0D91"/>
        </w:rPr>
        <w:t xml:space="preserve"> </w:t>
      </w:r>
      <w:r w:rsidR="00FD52B1" w:rsidRPr="00FD52B1">
        <w:rPr>
          <w:rStyle w:val="CommentTextChar"/>
          <w:rFonts w:ascii="Consolas" w:hAnsi="Consolas"/>
          <w:color w:val="AA0D91"/>
        </w:rPr>
        <w:t>int countNegatives(vector&lt;vector&lt;int&gt;&gt;&amp; grid) {</w:t>
      </w:r>
    </w:p>
    <w:p w14:paraId="5B458FCA"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lastRenderedPageBreak/>
        <w:t xml:space="preserve">        int ans=0;</w:t>
      </w:r>
    </w:p>
    <w:p w14:paraId="16AA2B53"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for(int i=0;i&lt;grid.size();i++)</w:t>
      </w:r>
    </w:p>
    <w:p w14:paraId="194CDB0F"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w:t>
      </w:r>
    </w:p>
    <w:p w14:paraId="347C8200"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for(int j=0;j&lt;grid[0].size();j++)</w:t>
      </w:r>
    </w:p>
    <w:p w14:paraId="279412A4"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w:t>
      </w:r>
    </w:p>
    <w:p w14:paraId="769BF2D8"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if(grid[i][j]&lt;0)</w:t>
      </w:r>
    </w:p>
    <w:p w14:paraId="57C03D6E"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ans++;</w:t>
      </w:r>
    </w:p>
    <w:p w14:paraId="050193A2"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w:t>
      </w:r>
    </w:p>
    <w:p w14:paraId="28896C32"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w:t>
      </w:r>
    </w:p>
    <w:p w14:paraId="3B087270" w14:textId="77777777" w:rsidR="00FD52B1" w:rsidRP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return ans;</w:t>
      </w:r>
    </w:p>
    <w:p w14:paraId="62247A06" w14:textId="4E1AF5F9" w:rsidR="00E46A6B"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rPr>
        <w:t xml:space="preserve">    }</w:t>
      </w:r>
    </w:p>
    <w:p w14:paraId="58408B71" w14:textId="4A209134" w:rsidR="00FD52B1" w:rsidRDefault="00FD52B1" w:rsidP="00FD52B1">
      <w:pPr>
        <w:pStyle w:val="HTMLPreformatted"/>
        <w:shd w:val="clear" w:color="auto" w:fill="F7F9FA"/>
        <w:spacing w:after="240"/>
        <w:rPr>
          <w:rStyle w:val="CommentTextChar"/>
          <w:rFonts w:ascii="Consolas" w:hAnsi="Consolas"/>
          <w:color w:val="AA0D91"/>
        </w:rPr>
      </w:pPr>
      <w:r w:rsidRPr="00FD52B1">
        <w:rPr>
          <w:rStyle w:val="CommentTextChar"/>
          <w:rFonts w:ascii="Consolas" w:hAnsi="Consolas"/>
          <w:color w:val="AA0D91"/>
          <w:highlight w:val="cyan"/>
        </w:rPr>
        <w:t>LOGN TC</w:t>
      </w:r>
    </w:p>
    <w:p w14:paraId="15C2753E" w14:textId="5BCCFD76" w:rsidR="00274E25" w:rsidRPr="00274E25" w:rsidRDefault="00274E25" w:rsidP="00274E25">
      <w:pPr>
        <w:pStyle w:val="HTMLPreformatted"/>
        <w:shd w:val="clear" w:color="auto" w:fill="F7F9FA"/>
        <w:spacing w:after="240"/>
        <w:rPr>
          <w:rFonts w:ascii="Consolas" w:hAnsi="Consolas"/>
          <w:color w:val="263238"/>
        </w:rPr>
      </w:pPr>
      <w:r w:rsidRPr="00274E25">
        <w:rPr>
          <w:rFonts w:ascii="Consolas" w:hAnsi="Consolas"/>
          <w:color w:val="AA0D91"/>
        </w:rPr>
        <w:t>static</w:t>
      </w:r>
      <w:r w:rsidRPr="00274E25">
        <w:rPr>
          <w:rFonts w:ascii="Consolas" w:hAnsi="Consolas"/>
          <w:color w:val="263238"/>
        </w:rPr>
        <w:t xml:space="preserve"> </w:t>
      </w:r>
      <w:r w:rsidRPr="00274E25">
        <w:rPr>
          <w:rFonts w:ascii="Consolas" w:hAnsi="Consolas"/>
          <w:color w:val="AA0D91"/>
        </w:rPr>
        <w:t>int</w:t>
      </w:r>
      <w:r w:rsidRPr="00274E25">
        <w:rPr>
          <w:rFonts w:ascii="Consolas" w:hAnsi="Consolas"/>
          <w:color w:val="263238"/>
        </w:rPr>
        <w:t xml:space="preserve"> </w:t>
      </w:r>
      <w:r w:rsidRPr="00274E25">
        <w:rPr>
          <w:rFonts w:ascii="Consolas" w:hAnsi="Consolas"/>
          <w:color w:val="1C00CF"/>
        </w:rPr>
        <w:t>countNegativesHelper</w:t>
      </w:r>
      <w:r w:rsidRPr="00274E25">
        <w:rPr>
          <w:rFonts w:ascii="Consolas" w:hAnsi="Consolas"/>
          <w:color w:val="5C2699"/>
        </w:rPr>
        <w:t>(</w:t>
      </w:r>
      <w:r w:rsidRPr="00274E25">
        <w:rPr>
          <w:rFonts w:ascii="Consolas" w:hAnsi="Consolas"/>
          <w:color w:val="AA0D91"/>
        </w:rPr>
        <w:t>const</w:t>
      </w:r>
      <w:r w:rsidRPr="00274E25">
        <w:rPr>
          <w:rFonts w:ascii="Consolas" w:hAnsi="Consolas"/>
          <w:color w:val="5C2699"/>
        </w:rPr>
        <w:t xml:space="preserve"> vector&lt;</w:t>
      </w:r>
      <w:r w:rsidRPr="00274E25">
        <w:rPr>
          <w:rFonts w:ascii="Consolas" w:hAnsi="Consolas"/>
          <w:color w:val="AA0D91"/>
        </w:rPr>
        <w:t>int</w:t>
      </w:r>
      <w:r w:rsidRPr="00274E25">
        <w:rPr>
          <w:rFonts w:ascii="Consolas" w:hAnsi="Consolas"/>
          <w:color w:val="5C2699"/>
        </w:rPr>
        <w:t>&gt;&amp; vec)</w:t>
      </w:r>
      <w:r w:rsidRPr="00274E25">
        <w:rPr>
          <w:rFonts w:ascii="Consolas" w:hAnsi="Consolas"/>
          <w:color w:val="263238"/>
        </w:rPr>
        <w:t xml:space="preserve"> {</w:t>
      </w:r>
    </w:p>
    <w:p w14:paraId="601875B5"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low = </w:t>
      </w:r>
      <w:r w:rsidRPr="00274E25">
        <w:rPr>
          <w:rFonts w:ascii="Consolas" w:eastAsia="Times New Roman" w:hAnsi="Consolas" w:cs="Courier New"/>
          <w:color w:val="1C00CF"/>
          <w:sz w:val="20"/>
          <w:szCs w:val="20"/>
        </w:rPr>
        <w:t>0</w:t>
      </w:r>
      <w:r w:rsidRPr="00274E25">
        <w:rPr>
          <w:rFonts w:ascii="Consolas" w:eastAsia="Times New Roman" w:hAnsi="Consolas" w:cs="Courier New"/>
          <w:color w:val="263238"/>
          <w:sz w:val="20"/>
          <w:szCs w:val="20"/>
        </w:rPr>
        <w:t>;</w:t>
      </w:r>
    </w:p>
    <w:p w14:paraId="256884B6"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high = vec.size() - </w:t>
      </w:r>
      <w:r w:rsidRPr="00274E25">
        <w:rPr>
          <w:rFonts w:ascii="Consolas" w:eastAsia="Times New Roman" w:hAnsi="Consolas" w:cs="Courier New"/>
          <w:color w:val="1C00CF"/>
          <w:sz w:val="20"/>
          <w:szCs w:val="20"/>
        </w:rPr>
        <w:t>1</w:t>
      </w:r>
      <w:r w:rsidRPr="00274E25">
        <w:rPr>
          <w:rFonts w:ascii="Consolas" w:eastAsia="Times New Roman" w:hAnsi="Consolas" w:cs="Courier New"/>
          <w:color w:val="263238"/>
          <w:sz w:val="20"/>
          <w:szCs w:val="20"/>
        </w:rPr>
        <w:t>;</w:t>
      </w:r>
    </w:p>
    <w:p w14:paraId="35B7F96F"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while</w:t>
      </w:r>
      <w:r w:rsidRPr="00274E25">
        <w:rPr>
          <w:rFonts w:ascii="Consolas" w:eastAsia="Times New Roman" w:hAnsi="Consolas" w:cs="Courier New"/>
          <w:color w:val="263238"/>
          <w:sz w:val="20"/>
          <w:szCs w:val="20"/>
        </w:rPr>
        <w:t xml:space="preserve"> (low &lt;= high) {</w:t>
      </w:r>
    </w:p>
    <w:p w14:paraId="6DE8DD74"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mid = low + (high - low) / </w:t>
      </w:r>
      <w:r w:rsidRPr="00274E25">
        <w:rPr>
          <w:rFonts w:ascii="Consolas" w:eastAsia="Times New Roman" w:hAnsi="Consolas" w:cs="Courier New"/>
          <w:color w:val="1C00CF"/>
          <w:sz w:val="20"/>
          <w:szCs w:val="20"/>
        </w:rPr>
        <w:t>2</w:t>
      </w:r>
      <w:r w:rsidRPr="00274E25">
        <w:rPr>
          <w:rFonts w:ascii="Consolas" w:eastAsia="Times New Roman" w:hAnsi="Consolas" w:cs="Courier New"/>
          <w:color w:val="263238"/>
          <w:sz w:val="20"/>
          <w:szCs w:val="20"/>
        </w:rPr>
        <w:t>;</w:t>
      </w:r>
    </w:p>
    <w:p w14:paraId="1984ABF2"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if</w:t>
      </w:r>
      <w:r w:rsidRPr="00274E25">
        <w:rPr>
          <w:rFonts w:ascii="Consolas" w:eastAsia="Times New Roman" w:hAnsi="Consolas" w:cs="Courier New"/>
          <w:color w:val="263238"/>
          <w:sz w:val="20"/>
          <w:szCs w:val="20"/>
        </w:rPr>
        <w:t xml:space="preserve"> (vec[mid] &gt;= </w:t>
      </w:r>
      <w:r w:rsidRPr="00274E25">
        <w:rPr>
          <w:rFonts w:ascii="Consolas" w:eastAsia="Times New Roman" w:hAnsi="Consolas" w:cs="Courier New"/>
          <w:color w:val="1C00CF"/>
          <w:sz w:val="20"/>
          <w:szCs w:val="20"/>
        </w:rPr>
        <w:t>0</w:t>
      </w:r>
      <w:r w:rsidRPr="00274E25">
        <w:rPr>
          <w:rFonts w:ascii="Consolas" w:eastAsia="Times New Roman" w:hAnsi="Consolas" w:cs="Courier New"/>
          <w:color w:val="263238"/>
          <w:sz w:val="20"/>
          <w:szCs w:val="20"/>
        </w:rPr>
        <w:t>) {</w:t>
      </w:r>
    </w:p>
    <w:p w14:paraId="11C51FAF"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006A00"/>
          <w:sz w:val="20"/>
          <w:szCs w:val="20"/>
        </w:rPr>
        <w:t>// discard everything before mid which is non-negative</w:t>
      </w:r>
    </w:p>
    <w:p w14:paraId="525D3BF6"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low = mid + </w:t>
      </w:r>
      <w:r w:rsidRPr="00274E25">
        <w:rPr>
          <w:rFonts w:ascii="Consolas" w:eastAsia="Times New Roman" w:hAnsi="Consolas" w:cs="Courier New"/>
          <w:color w:val="1C00CF"/>
          <w:sz w:val="20"/>
          <w:szCs w:val="20"/>
        </w:rPr>
        <w:t>1</w:t>
      </w:r>
      <w:r w:rsidRPr="00274E25">
        <w:rPr>
          <w:rFonts w:ascii="Consolas" w:eastAsia="Times New Roman" w:hAnsi="Consolas" w:cs="Courier New"/>
          <w:color w:val="263238"/>
          <w:sz w:val="20"/>
          <w:szCs w:val="20"/>
        </w:rPr>
        <w:t>;</w:t>
      </w:r>
    </w:p>
    <w:p w14:paraId="5DD23FD5"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 </w:t>
      </w:r>
      <w:r w:rsidRPr="00274E25">
        <w:rPr>
          <w:rFonts w:ascii="Consolas" w:eastAsia="Times New Roman" w:hAnsi="Consolas" w:cs="Courier New"/>
          <w:color w:val="AA0D91"/>
          <w:sz w:val="20"/>
          <w:szCs w:val="20"/>
        </w:rPr>
        <w:t>else</w:t>
      </w:r>
      <w:r w:rsidRPr="00274E25">
        <w:rPr>
          <w:rFonts w:ascii="Consolas" w:eastAsia="Times New Roman" w:hAnsi="Consolas" w:cs="Courier New"/>
          <w:color w:val="263238"/>
          <w:sz w:val="20"/>
          <w:szCs w:val="20"/>
        </w:rPr>
        <w:t xml:space="preserve"> {</w:t>
      </w:r>
    </w:p>
    <w:p w14:paraId="65E7A4B2"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006A00"/>
          <w:sz w:val="20"/>
          <w:szCs w:val="20"/>
        </w:rPr>
        <w:t>// discard everything after high which is negative</w:t>
      </w:r>
    </w:p>
    <w:p w14:paraId="02A62419"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high = mid - </w:t>
      </w:r>
      <w:r w:rsidRPr="00274E25">
        <w:rPr>
          <w:rFonts w:ascii="Consolas" w:eastAsia="Times New Roman" w:hAnsi="Consolas" w:cs="Courier New"/>
          <w:color w:val="1C00CF"/>
          <w:sz w:val="20"/>
          <w:szCs w:val="20"/>
        </w:rPr>
        <w:t>1</w:t>
      </w:r>
      <w:r w:rsidRPr="00274E25">
        <w:rPr>
          <w:rFonts w:ascii="Consolas" w:eastAsia="Times New Roman" w:hAnsi="Consolas" w:cs="Courier New"/>
          <w:color w:val="263238"/>
          <w:sz w:val="20"/>
          <w:szCs w:val="20"/>
        </w:rPr>
        <w:t>;</w:t>
      </w:r>
    </w:p>
    <w:p w14:paraId="3AC387FB"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p>
    <w:p w14:paraId="7A448B2A"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p>
    <w:p w14:paraId="329BB914"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006A00"/>
          <w:sz w:val="20"/>
          <w:szCs w:val="20"/>
        </w:rPr>
        <w:t>// high is the index for the last non-negative number</w:t>
      </w:r>
    </w:p>
    <w:p w14:paraId="1B18009F"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006A00"/>
          <w:sz w:val="20"/>
          <w:szCs w:val="20"/>
        </w:rPr>
        <w:t>// high + 1 is the number of non-negative numbers</w:t>
      </w:r>
    </w:p>
    <w:p w14:paraId="02DC8AC3"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lastRenderedPageBreak/>
        <w:t xml:space="preserve">        </w:t>
      </w:r>
      <w:r w:rsidRPr="00274E25">
        <w:rPr>
          <w:rFonts w:ascii="Consolas" w:eastAsia="Times New Roman" w:hAnsi="Consolas" w:cs="Courier New"/>
          <w:color w:val="006A00"/>
          <w:sz w:val="20"/>
          <w:szCs w:val="20"/>
        </w:rPr>
        <w:t>// size - (high + 1) is the number of negative numbers</w:t>
      </w:r>
    </w:p>
    <w:p w14:paraId="61C41AC0"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return</w:t>
      </w:r>
      <w:r w:rsidRPr="00274E25">
        <w:rPr>
          <w:rFonts w:ascii="Consolas" w:eastAsia="Times New Roman" w:hAnsi="Consolas" w:cs="Courier New"/>
          <w:color w:val="263238"/>
          <w:sz w:val="20"/>
          <w:szCs w:val="20"/>
        </w:rPr>
        <w:t xml:space="preserve"> vec.size() - high - </w:t>
      </w:r>
      <w:r w:rsidRPr="00274E25">
        <w:rPr>
          <w:rFonts w:ascii="Consolas" w:eastAsia="Times New Roman" w:hAnsi="Consolas" w:cs="Courier New"/>
          <w:color w:val="1C00CF"/>
          <w:sz w:val="20"/>
          <w:szCs w:val="20"/>
        </w:rPr>
        <w:t>1</w:t>
      </w:r>
      <w:r w:rsidRPr="00274E25">
        <w:rPr>
          <w:rFonts w:ascii="Consolas" w:eastAsia="Times New Roman" w:hAnsi="Consolas" w:cs="Courier New"/>
          <w:color w:val="263238"/>
          <w:sz w:val="20"/>
          <w:szCs w:val="20"/>
        </w:rPr>
        <w:t>;</w:t>
      </w:r>
    </w:p>
    <w:p w14:paraId="3B4335A2"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p>
    <w:p w14:paraId="1C6D5854"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29E24524"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1C00CF"/>
          <w:sz w:val="20"/>
          <w:szCs w:val="20"/>
        </w:rPr>
        <w:t>countNegatives</w:t>
      </w:r>
      <w:r w:rsidRPr="00274E25">
        <w:rPr>
          <w:rFonts w:ascii="Consolas" w:eastAsia="Times New Roman" w:hAnsi="Consolas" w:cs="Courier New"/>
          <w:color w:val="5C2699"/>
          <w:sz w:val="20"/>
          <w:szCs w:val="20"/>
        </w:rPr>
        <w:t>(vector&lt;vector&lt;</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5C2699"/>
          <w:sz w:val="20"/>
          <w:szCs w:val="20"/>
        </w:rPr>
        <w:t>&gt;&gt;&amp; grid)</w:t>
      </w:r>
      <w:r w:rsidRPr="00274E25">
        <w:rPr>
          <w:rFonts w:ascii="Consolas" w:eastAsia="Times New Roman" w:hAnsi="Consolas" w:cs="Courier New"/>
          <w:color w:val="263238"/>
          <w:sz w:val="20"/>
          <w:szCs w:val="20"/>
        </w:rPr>
        <w:t xml:space="preserve"> {</w:t>
      </w:r>
    </w:p>
    <w:p w14:paraId="68833983"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count = </w:t>
      </w:r>
      <w:r w:rsidRPr="00274E25">
        <w:rPr>
          <w:rFonts w:ascii="Consolas" w:eastAsia="Times New Roman" w:hAnsi="Consolas" w:cs="Courier New"/>
          <w:color w:val="1C00CF"/>
          <w:sz w:val="20"/>
          <w:szCs w:val="20"/>
        </w:rPr>
        <w:t>0</w:t>
      </w:r>
      <w:r w:rsidRPr="00274E25">
        <w:rPr>
          <w:rFonts w:ascii="Consolas" w:eastAsia="Times New Roman" w:hAnsi="Consolas" w:cs="Courier New"/>
          <w:color w:val="263238"/>
          <w:sz w:val="20"/>
          <w:szCs w:val="20"/>
        </w:rPr>
        <w:t>;</w:t>
      </w:r>
    </w:p>
    <w:p w14:paraId="0D4242B7"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for</w:t>
      </w: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int</w:t>
      </w:r>
      <w:r w:rsidRPr="00274E25">
        <w:rPr>
          <w:rFonts w:ascii="Consolas" w:eastAsia="Times New Roman" w:hAnsi="Consolas" w:cs="Courier New"/>
          <w:color w:val="263238"/>
          <w:sz w:val="20"/>
          <w:szCs w:val="20"/>
        </w:rPr>
        <w:t xml:space="preserve"> i=</w:t>
      </w:r>
      <w:r w:rsidRPr="00274E25">
        <w:rPr>
          <w:rFonts w:ascii="Consolas" w:eastAsia="Times New Roman" w:hAnsi="Consolas" w:cs="Courier New"/>
          <w:color w:val="1C00CF"/>
          <w:sz w:val="20"/>
          <w:szCs w:val="20"/>
        </w:rPr>
        <w:t>0</w:t>
      </w:r>
      <w:r w:rsidRPr="00274E25">
        <w:rPr>
          <w:rFonts w:ascii="Consolas" w:eastAsia="Times New Roman" w:hAnsi="Consolas" w:cs="Courier New"/>
          <w:color w:val="263238"/>
          <w:sz w:val="20"/>
          <w:szCs w:val="20"/>
        </w:rPr>
        <w:t>; i&lt;grid.size(); i++) {</w:t>
      </w:r>
    </w:p>
    <w:p w14:paraId="42061E14"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count += countNegativesHelper(grid[i]);</w:t>
      </w:r>
    </w:p>
    <w:p w14:paraId="7FBCB68F"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p>
    <w:p w14:paraId="05B48F3A"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r w:rsidRPr="00274E25">
        <w:rPr>
          <w:rFonts w:ascii="Consolas" w:eastAsia="Times New Roman" w:hAnsi="Consolas" w:cs="Courier New"/>
          <w:color w:val="AA0D91"/>
          <w:sz w:val="20"/>
          <w:szCs w:val="20"/>
        </w:rPr>
        <w:t>return</w:t>
      </w:r>
      <w:r w:rsidRPr="00274E25">
        <w:rPr>
          <w:rFonts w:ascii="Consolas" w:eastAsia="Times New Roman" w:hAnsi="Consolas" w:cs="Courier New"/>
          <w:color w:val="263238"/>
          <w:sz w:val="20"/>
          <w:szCs w:val="20"/>
        </w:rPr>
        <w:t xml:space="preserve"> count;</w:t>
      </w:r>
    </w:p>
    <w:p w14:paraId="7AE76089" w14:textId="77777777" w:rsidR="00274E25" w:rsidRPr="00274E25" w:rsidRDefault="00274E25" w:rsidP="00274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4E25">
        <w:rPr>
          <w:rFonts w:ascii="Consolas" w:eastAsia="Times New Roman" w:hAnsi="Consolas" w:cs="Courier New"/>
          <w:color w:val="263238"/>
          <w:sz w:val="20"/>
          <w:szCs w:val="20"/>
        </w:rPr>
        <w:t xml:space="preserve">    }</w:t>
      </w:r>
    </w:p>
    <w:p w14:paraId="1A4B8707" w14:textId="2FC47C89" w:rsidR="00350491" w:rsidRPr="00350491" w:rsidRDefault="00863013" w:rsidP="00350491">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267)</w:t>
      </w:r>
      <w:r w:rsidR="00350491" w:rsidRPr="00350491">
        <w:rPr>
          <w:rFonts w:ascii="Segoe UI" w:hAnsi="Segoe UI" w:cs="Segoe UI"/>
          <w:color w:val="263238"/>
          <w:sz w:val="21"/>
          <w:szCs w:val="21"/>
        </w:rPr>
        <w:t xml:space="preserve"> Let's call an array </w:t>
      </w:r>
      <w:r w:rsidR="00350491" w:rsidRPr="00350491">
        <w:rPr>
          <w:rFonts w:ascii="Courier New" w:hAnsi="Courier New" w:cs="Courier New"/>
          <w:color w:val="546E7A"/>
          <w:sz w:val="20"/>
          <w:szCs w:val="20"/>
          <w:shd w:val="clear" w:color="auto" w:fill="F7F9FA"/>
        </w:rPr>
        <w:t>arr</w:t>
      </w:r>
      <w:r w:rsidR="00350491" w:rsidRPr="00350491">
        <w:rPr>
          <w:rFonts w:ascii="Segoe UI" w:hAnsi="Segoe UI" w:cs="Segoe UI"/>
          <w:color w:val="263238"/>
          <w:sz w:val="21"/>
          <w:szCs w:val="21"/>
        </w:rPr>
        <w:t> a </w:t>
      </w:r>
      <w:r w:rsidR="00350491" w:rsidRPr="00350491">
        <w:rPr>
          <w:rFonts w:ascii="Segoe UI" w:hAnsi="Segoe UI" w:cs="Segoe UI"/>
          <w:b/>
          <w:bCs/>
          <w:color w:val="263238"/>
          <w:sz w:val="21"/>
          <w:szCs w:val="21"/>
        </w:rPr>
        <w:t>mountain</w:t>
      </w:r>
      <w:r w:rsidR="00350491" w:rsidRPr="00350491">
        <w:rPr>
          <w:rFonts w:ascii="Segoe UI" w:hAnsi="Segoe UI" w:cs="Segoe UI"/>
          <w:color w:val="263238"/>
          <w:sz w:val="21"/>
          <w:szCs w:val="21"/>
        </w:rPr>
        <w:t> if the following properties hold:</w:t>
      </w:r>
    </w:p>
    <w:p w14:paraId="5E87DF19" w14:textId="77777777" w:rsidR="00350491" w:rsidRPr="00350491" w:rsidRDefault="00350491" w:rsidP="00350491">
      <w:pPr>
        <w:numPr>
          <w:ilvl w:val="0"/>
          <w:numId w:val="5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50491">
        <w:rPr>
          <w:rFonts w:ascii="Courier New" w:eastAsia="Times New Roman" w:hAnsi="Courier New" w:cs="Courier New"/>
          <w:color w:val="546E7A"/>
          <w:sz w:val="20"/>
          <w:szCs w:val="20"/>
          <w:shd w:val="clear" w:color="auto" w:fill="F7F9FA"/>
        </w:rPr>
        <w:t>arr.length &gt;= 3</w:t>
      </w:r>
    </w:p>
    <w:p w14:paraId="1D86ADD5" w14:textId="77777777" w:rsidR="00350491" w:rsidRPr="00350491" w:rsidRDefault="00350491" w:rsidP="00350491">
      <w:pPr>
        <w:numPr>
          <w:ilvl w:val="0"/>
          <w:numId w:val="5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50491">
        <w:rPr>
          <w:rFonts w:ascii="Segoe UI" w:eastAsia="Times New Roman" w:hAnsi="Segoe UI" w:cs="Segoe UI"/>
          <w:color w:val="263238"/>
          <w:sz w:val="21"/>
          <w:szCs w:val="21"/>
        </w:rPr>
        <w:t>There exists some </w:t>
      </w:r>
      <w:r w:rsidRPr="00350491">
        <w:rPr>
          <w:rFonts w:ascii="Courier New" w:eastAsia="Times New Roman" w:hAnsi="Courier New" w:cs="Courier New"/>
          <w:color w:val="546E7A"/>
          <w:sz w:val="20"/>
          <w:szCs w:val="20"/>
          <w:shd w:val="clear" w:color="auto" w:fill="F7F9FA"/>
        </w:rPr>
        <w:t>i</w:t>
      </w:r>
      <w:r w:rsidRPr="00350491">
        <w:rPr>
          <w:rFonts w:ascii="Segoe UI" w:eastAsia="Times New Roman" w:hAnsi="Segoe UI" w:cs="Segoe UI"/>
          <w:color w:val="263238"/>
          <w:sz w:val="21"/>
          <w:szCs w:val="21"/>
        </w:rPr>
        <w:t> with </w:t>
      </w:r>
      <w:r w:rsidRPr="00350491">
        <w:rPr>
          <w:rFonts w:ascii="Courier New" w:eastAsia="Times New Roman" w:hAnsi="Courier New" w:cs="Courier New"/>
          <w:color w:val="546E7A"/>
          <w:sz w:val="20"/>
          <w:szCs w:val="20"/>
          <w:shd w:val="clear" w:color="auto" w:fill="F7F9FA"/>
        </w:rPr>
        <w:t>0 &lt; i &lt; arr.length - 1</w:t>
      </w:r>
      <w:r w:rsidRPr="00350491">
        <w:rPr>
          <w:rFonts w:ascii="Segoe UI" w:eastAsia="Times New Roman" w:hAnsi="Segoe UI" w:cs="Segoe UI"/>
          <w:color w:val="263238"/>
          <w:sz w:val="21"/>
          <w:szCs w:val="21"/>
        </w:rPr>
        <w:t> such that:</w:t>
      </w:r>
    </w:p>
    <w:p w14:paraId="52C77F7F" w14:textId="77777777" w:rsidR="00350491" w:rsidRPr="00350491" w:rsidRDefault="00350491" w:rsidP="00350491">
      <w:pPr>
        <w:numPr>
          <w:ilvl w:val="1"/>
          <w:numId w:val="5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50491">
        <w:rPr>
          <w:rFonts w:ascii="Courier New" w:eastAsia="Times New Roman" w:hAnsi="Courier New" w:cs="Courier New"/>
          <w:color w:val="546E7A"/>
          <w:sz w:val="20"/>
          <w:szCs w:val="20"/>
          <w:shd w:val="clear" w:color="auto" w:fill="F7F9FA"/>
        </w:rPr>
        <w:t>arr[0] &lt; arr[1] &lt; ... arr[i-1] &lt; arr[i]</w:t>
      </w:r>
    </w:p>
    <w:p w14:paraId="4A73110A" w14:textId="77777777" w:rsidR="00350491" w:rsidRPr="00350491" w:rsidRDefault="00350491" w:rsidP="00350491">
      <w:pPr>
        <w:numPr>
          <w:ilvl w:val="1"/>
          <w:numId w:val="5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50491">
        <w:rPr>
          <w:rFonts w:ascii="Courier New" w:eastAsia="Times New Roman" w:hAnsi="Courier New" w:cs="Courier New"/>
          <w:color w:val="546E7A"/>
          <w:sz w:val="20"/>
          <w:szCs w:val="20"/>
          <w:shd w:val="clear" w:color="auto" w:fill="F7F9FA"/>
        </w:rPr>
        <w:t>arr[i] &gt; arr[i+1] &gt; ... &gt; arr[arr.length - 1]</w:t>
      </w:r>
    </w:p>
    <w:p w14:paraId="3B6187AC" w14:textId="77777777" w:rsidR="00350491" w:rsidRPr="00350491" w:rsidRDefault="00350491" w:rsidP="00350491">
      <w:pPr>
        <w:shd w:val="clear" w:color="auto" w:fill="FFFFFF"/>
        <w:spacing w:after="240" w:line="240" w:lineRule="auto"/>
        <w:rPr>
          <w:rFonts w:ascii="Segoe UI" w:eastAsia="Times New Roman" w:hAnsi="Segoe UI" w:cs="Segoe UI"/>
          <w:color w:val="263238"/>
          <w:sz w:val="21"/>
          <w:szCs w:val="21"/>
        </w:rPr>
      </w:pPr>
      <w:r w:rsidRPr="00350491">
        <w:rPr>
          <w:rFonts w:ascii="Segoe UI" w:eastAsia="Times New Roman" w:hAnsi="Segoe UI" w:cs="Segoe UI"/>
          <w:color w:val="263238"/>
          <w:sz w:val="21"/>
          <w:szCs w:val="21"/>
        </w:rPr>
        <w:t>Given an integer array </w:t>
      </w:r>
      <w:r w:rsidRPr="00350491">
        <w:rPr>
          <w:rFonts w:ascii="Courier New" w:eastAsia="Times New Roman" w:hAnsi="Courier New" w:cs="Courier New"/>
          <w:color w:val="546E7A"/>
          <w:sz w:val="20"/>
          <w:szCs w:val="20"/>
          <w:shd w:val="clear" w:color="auto" w:fill="F7F9FA"/>
        </w:rPr>
        <w:t>arr</w:t>
      </w:r>
      <w:r w:rsidRPr="00350491">
        <w:rPr>
          <w:rFonts w:ascii="Segoe UI" w:eastAsia="Times New Roman" w:hAnsi="Segoe UI" w:cs="Segoe UI"/>
          <w:color w:val="263238"/>
          <w:sz w:val="21"/>
          <w:szCs w:val="21"/>
        </w:rPr>
        <w:t> that is </w:t>
      </w:r>
      <w:r w:rsidRPr="00350491">
        <w:rPr>
          <w:rFonts w:ascii="Segoe UI" w:eastAsia="Times New Roman" w:hAnsi="Segoe UI" w:cs="Segoe UI"/>
          <w:b/>
          <w:bCs/>
          <w:color w:val="263238"/>
          <w:sz w:val="21"/>
          <w:szCs w:val="21"/>
        </w:rPr>
        <w:t>guaranteed</w:t>
      </w:r>
      <w:r w:rsidRPr="00350491">
        <w:rPr>
          <w:rFonts w:ascii="Segoe UI" w:eastAsia="Times New Roman" w:hAnsi="Segoe UI" w:cs="Segoe UI"/>
          <w:color w:val="263238"/>
          <w:sz w:val="21"/>
          <w:szCs w:val="21"/>
        </w:rPr>
        <w:t> to be a mountain, return any </w:t>
      </w:r>
      <w:r w:rsidRPr="00350491">
        <w:rPr>
          <w:rFonts w:ascii="Courier New" w:eastAsia="Times New Roman" w:hAnsi="Courier New" w:cs="Courier New"/>
          <w:color w:val="546E7A"/>
          <w:sz w:val="20"/>
          <w:szCs w:val="20"/>
          <w:shd w:val="clear" w:color="auto" w:fill="F7F9FA"/>
        </w:rPr>
        <w:t>i</w:t>
      </w:r>
      <w:r w:rsidRPr="00350491">
        <w:rPr>
          <w:rFonts w:ascii="Segoe UI" w:eastAsia="Times New Roman" w:hAnsi="Segoe UI" w:cs="Segoe UI"/>
          <w:color w:val="263238"/>
          <w:sz w:val="21"/>
          <w:szCs w:val="21"/>
        </w:rPr>
        <w:t> such that </w:t>
      </w:r>
      <w:r w:rsidRPr="00350491">
        <w:rPr>
          <w:rFonts w:ascii="Courier New" w:eastAsia="Times New Roman" w:hAnsi="Courier New" w:cs="Courier New"/>
          <w:color w:val="546E7A"/>
          <w:sz w:val="20"/>
          <w:szCs w:val="20"/>
          <w:shd w:val="clear" w:color="auto" w:fill="F7F9FA"/>
        </w:rPr>
        <w:t>arr[0] &lt; arr[1] &lt; ... arr[i - 1] &lt; arr[i] &gt; arr[i + 1] &gt; ... &gt; arr[arr.length - 1]</w:t>
      </w:r>
      <w:r w:rsidRPr="00350491">
        <w:rPr>
          <w:rFonts w:ascii="Segoe UI" w:eastAsia="Times New Roman" w:hAnsi="Segoe UI" w:cs="Segoe UI"/>
          <w:color w:val="263238"/>
          <w:sz w:val="21"/>
          <w:szCs w:val="21"/>
        </w:rPr>
        <w:t>.</w:t>
      </w:r>
    </w:p>
    <w:p w14:paraId="279E9F90" w14:textId="77777777" w:rsidR="00350491" w:rsidRPr="00350491" w:rsidRDefault="00350491" w:rsidP="00350491">
      <w:pPr>
        <w:shd w:val="clear" w:color="auto" w:fill="FFFFFF"/>
        <w:spacing w:after="240" w:line="240" w:lineRule="auto"/>
        <w:rPr>
          <w:rFonts w:ascii="Segoe UI" w:eastAsia="Times New Roman" w:hAnsi="Segoe UI" w:cs="Segoe UI"/>
          <w:color w:val="263238"/>
          <w:sz w:val="21"/>
          <w:szCs w:val="21"/>
        </w:rPr>
      </w:pPr>
      <w:r w:rsidRPr="00350491">
        <w:rPr>
          <w:rFonts w:ascii="Segoe UI" w:eastAsia="Times New Roman" w:hAnsi="Segoe UI" w:cs="Segoe UI"/>
          <w:color w:val="263238"/>
          <w:sz w:val="21"/>
          <w:szCs w:val="21"/>
        </w:rPr>
        <w:t> </w:t>
      </w:r>
    </w:p>
    <w:p w14:paraId="0B5C1522" w14:textId="77777777" w:rsidR="00350491" w:rsidRPr="00350491" w:rsidRDefault="00350491" w:rsidP="00350491">
      <w:pPr>
        <w:shd w:val="clear" w:color="auto" w:fill="FFFFFF"/>
        <w:spacing w:after="240" w:line="240" w:lineRule="auto"/>
        <w:rPr>
          <w:rFonts w:ascii="Segoe UI" w:eastAsia="Times New Roman" w:hAnsi="Segoe UI" w:cs="Segoe UI"/>
          <w:color w:val="263238"/>
          <w:sz w:val="21"/>
          <w:szCs w:val="21"/>
        </w:rPr>
      </w:pPr>
      <w:r w:rsidRPr="00350491">
        <w:rPr>
          <w:rFonts w:ascii="Segoe UI" w:eastAsia="Times New Roman" w:hAnsi="Segoe UI" w:cs="Segoe UI"/>
          <w:b/>
          <w:bCs/>
          <w:color w:val="263238"/>
          <w:sz w:val="21"/>
          <w:szCs w:val="21"/>
        </w:rPr>
        <w:t>Example 1:</w:t>
      </w:r>
    </w:p>
    <w:p w14:paraId="66A36735"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b/>
          <w:bCs/>
          <w:color w:val="263238"/>
          <w:sz w:val="20"/>
          <w:szCs w:val="20"/>
        </w:rPr>
        <w:t>Input:</w:t>
      </w:r>
      <w:r w:rsidRPr="00350491">
        <w:rPr>
          <w:rFonts w:ascii="Consolas" w:eastAsia="Times New Roman" w:hAnsi="Consolas" w:cs="Courier New"/>
          <w:color w:val="263238"/>
          <w:sz w:val="20"/>
          <w:szCs w:val="20"/>
        </w:rPr>
        <w:t xml:space="preserve"> arr = [0,1,0]</w:t>
      </w:r>
    </w:p>
    <w:p w14:paraId="3D2782A8" w14:textId="59948139" w:rsidR="00350491" w:rsidRDefault="00350491" w:rsidP="00E52BD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b/>
          <w:bCs/>
          <w:color w:val="263238"/>
          <w:sz w:val="20"/>
          <w:szCs w:val="20"/>
        </w:rPr>
        <w:t>Output:</w:t>
      </w:r>
      <w:r w:rsidRPr="00350491">
        <w:rPr>
          <w:rFonts w:ascii="Consolas" w:eastAsia="Times New Roman" w:hAnsi="Consolas" w:cs="Courier New"/>
          <w:color w:val="263238"/>
          <w:sz w:val="20"/>
          <w:szCs w:val="20"/>
        </w:rPr>
        <w:t xml:space="preserve"> 1</w:t>
      </w:r>
    </w:p>
    <w:p w14:paraId="481B9AAC" w14:textId="77777777" w:rsidR="00350491" w:rsidRPr="00350491" w:rsidRDefault="00863013"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350491" w:rsidRPr="00350491">
        <w:rPr>
          <w:rFonts w:ascii="Consolas" w:eastAsia="Times New Roman" w:hAnsi="Consolas" w:cs="Courier New"/>
          <w:color w:val="263238"/>
          <w:sz w:val="20"/>
          <w:szCs w:val="20"/>
        </w:rPr>
        <w:t xml:space="preserve"> int peakIndexInMountainArray(vector&lt;int&gt;&amp; arr) {</w:t>
      </w:r>
    </w:p>
    <w:p w14:paraId="66099FF5"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int ans=0;</w:t>
      </w:r>
    </w:p>
    <w:p w14:paraId="1A4A744A"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for(int i=1;i&lt;arr.size();i++)</w:t>
      </w:r>
    </w:p>
    <w:p w14:paraId="355BFF25"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w:t>
      </w:r>
    </w:p>
    <w:p w14:paraId="2557F420"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if(arr[i]&gt;arr[ans])</w:t>
      </w:r>
    </w:p>
    <w:p w14:paraId="3A3D469E"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w:t>
      </w:r>
    </w:p>
    <w:p w14:paraId="5BCAF0D1"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ans=i;</w:t>
      </w:r>
    </w:p>
    <w:p w14:paraId="13855E77"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lastRenderedPageBreak/>
        <w:t xml:space="preserve">            }</w:t>
      </w:r>
    </w:p>
    <w:p w14:paraId="7E85BB37"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w:t>
      </w:r>
    </w:p>
    <w:p w14:paraId="6B6C31D3" w14:textId="77777777" w:rsidR="00350491" w:rsidRPr="00350491"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return ans;</w:t>
      </w:r>
    </w:p>
    <w:p w14:paraId="786A5BFA" w14:textId="30C06DCE" w:rsidR="00863013" w:rsidRDefault="00350491"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50491">
        <w:rPr>
          <w:rFonts w:ascii="Consolas" w:eastAsia="Times New Roman" w:hAnsi="Consolas" w:cs="Courier New"/>
          <w:color w:val="263238"/>
          <w:sz w:val="20"/>
          <w:szCs w:val="20"/>
        </w:rPr>
        <w:t xml:space="preserve">    }</w:t>
      </w:r>
    </w:p>
    <w:p w14:paraId="7B0F4DB8" w14:textId="6C3BA017" w:rsidR="00153300" w:rsidRPr="00153300" w:rsidRDefault="00350491" w:rsidP="0015330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268)</w:t>
      </w:r>
      <w:r w:rsidR="00153300" w:rsidRPr="00153300">
        <w:rPr>
          <w:rFonts w:ascii="Segoe UI" w:hAnsi="Segoe UI" w:cs="Segoe UI"/>
          <w:color w:val="263238"/>
          <w:sz w:val="21"/>
          <w:szCs w:val="21"/>
        </w:rPr>
        <w:t xml:space="preserve"> A peak element is an element that is strictly greater than its neighbors.</w:t>
      </w:r>
    </w:p>
    <w:p w14:paraId="15257FE9" w14:textId="77777777" w:rsidR="00153300" w:rsidRPr="00153300" w:rsidRDefault="00153300" w:rsidP="00153300">
      <w:pPr>
        <w:shd w:val="clear" w:color="auto" w:fill="FFFFFF"/>
        <w:spacing w:after="240" w:line="240" w:lineRule="auto"/>
        <w:rPr>
          <w:rFonts w:ascii="Segoe UI" w:eastAsia="Times New Roman" w:hAnsi="Segoe UI" w:cs="Segoe UI"/>
          <w:color w:val="263238"/>
          <w:sz w:val="21"/>
          <w:szCs w:val="21"/>
        </w:rPr>
      </w:pPr>
      <w:r w:rsidRPr="00153300">
        <w:rPr>
          <w:rFonts w:ascii="Segoe UI" w:eastAsia="Times New Roman" w:hAnsi="Segoe UI" w:cs="Segoe UI"/>
          <w:color w:val="263238"/>
          <w:sz w:val="21"/>
          <w:szCs w:val="21"/>
        </w:rPr>
        <w:t>Given an integer array </w:t>
      </w:r>
      <w:r w:rsidRPr="00153300">
        <w:rPr>
          <w:rFonts w:ascii="Courier New" w:eastAsia="Times New Roman" w:hAnsi="Courier New" w:cs="Courier New"/>
          <w:color w:val="546E7A"/>
          <w:sz w:val="20"/>
          <w:szCs w:val="20"/>
          <w:shd w:val="clear" w:color="auto" w:fill="F7F9FA"/>
        </w:rPr>
        <w:t>nums</w:t>
      </w:r>
      <w:r w:rsidRPr="00153300">
        <w:rPr>
          <w:rFonts w:ascii="Segoe UI" w:eastAsia="Times New Roman" w:hAnsi="Segoe UI" w:cs="Segoe UI"/>
          <w:color w:val="263238"/>
          <w:sz w:val="21"/>
          <w:szCs w:val="21"/>
        </w:rPr>
        <w:t>, find a peak element, and return its index. If the array contains multiple peaks, return the index to </w:t>
      </w:r>
      <w:r w:rsidRPr="00153300">
        <w:rPr>
          <w:rFonts w:ascii="Segoe UI" w:eastAsia="Times New Roman" w:hAnsi="Segoe UI" w:cs="Segoe UI"/>
          <w:b/>
          <w:bCs/>
          <w:color w:val="263238"/>
          <w:sz w:val="21"/>
          <w:szCs w:val="21"/>
        </w:rPr>
        <w:t>any of the peaks</w:t>
      </w:r>
      <w:r w:rsidRPr="00153300">
        <w:rPr>
          <w:rFonts w:ascii="Segoe UI" w:eastAsia="Times New Roman" w:hAnsi="Segoe UI" w:cs="Segoe UI"/>
          <w:color w:val="263238"/>
          <w:sz w:val="21"/>
          <w:szCs w:val="21"/>
        </w:rPr>
        <w:t>.</w:t>
      </w:r>
    </w:p>
    <w:p w14:paraId="5AA8CF0E" w14:textId="77777777" w:rsidR="00153300" w:rsidRPr="00153300" w:rsidRDefault="00153300" w:rsidP="00153300">
      <w:pPr>
        <w:shd w:val="clear" w:color="auto" w:fill="FFFFFF"/>
        <w:spacing w:after="240" w:line="240" w:lineRule="auto"/>
        <w:rPr>
          <w:rFonts w:ascii="Segoe UI" w:eastAsia="Times New Roman" w:hAnsi="Segoe UI" w:cs="Segoe UI"/>
          <w:color w:val="263238"/>
          <w:sz w:val="21"/>
          <w:szCs w:val="21"/>
        </w:rPr>
      </w:pPr>
      <w:r w:rsidRPr="00153300">
        <w:rPr>
          <w:rFonts w:ascii="Segoe UI" w:eastAsia="Times New Roman" w:hAnsi="Segoe UI" w:cs="Segoe UI"/>
          <w:color w:val="263238"/>
          <w:sz w:val="21"/>
          <w:szCs w:val="21"/>
        </w:rPr>
        <w:t>You may imagine that </w:t>
      </w:r>
      <w:r w:rsidRPr="00153300">
        <w:rPr>
          <w:rFonts w:ascii="Courier New" w:eastAsia="Times New Roman" w:hAnsi="Courier New" w:cs="Courier New"/>
          <w:color w:val="546E7A"/>
          <w:sz w:val="20"/>
          <w:szCs w:val="20"/>
          <w:shd w:val="clear" w:color="auto" w:fill="F7F9FA"/>
        </w:rPr>
        <w:t>nums[-1] = nums[n] = -∞</w:t>
      </w:r>
      <w:r w:rsidRPr="00153300">
        <w:rPr>
          <w:rFonts w:ascii="Segoe UI" w:eastAsia="Times New Roman" w:hAnsi="Segoe UI" w:cs="Segoe UI"/>
          <w:color w:val="263238"/>
          <w:sz w:val="21"/>
          <w:szCs w:val="21"/>
        </w:rPr>
        <w:t>.</w:t>
      </w:r>
    </w:p>
    <w:p w14:paraId="191C3BE2" w14:textId="77777777" w:rsidR="00153300" w:rsidRPr="00153300" w:rsidRDefault="00153300" w:rsidP="00153300">
      <w:pPr>
        <w:shd w:val="clear" w:color="auto" w:fill="FFFFFF"/>
        <w:spacing w:after="240" w:line="240" w:lineRule="auto"/>
        <w:rPr>
          <w:rFonts w:ascii="Segoe UI" w:eastAsia="Times New Roman" w:hAnsi="Segoe UI" w:cs="Segoe UI"/>
          <w:color w:val="263238"/>
          <w:sz w:val="21"/>
          <w:szCs w:val="21"/>
        </w:rPr>
      </w:pPr>
      <w:r w:rsidRPr="00153300">
        <w:rPr>
          <w:rFonts w:ascii="Segoe UI" w:eastAsia="Times New Roman" w:hAnsi="Segoe UI" w:cs="Segoe UI"/>
          <w:color w:val="263238"/>
          <w:sz w:val="21"/>
          <w:szCs w:val="21"/>
        </w:rPr>
        <w:t>You must write an algorithm that runs in </w:t>
      </w:r>
      <w:r w:rsidRPr="00153300">
        <w:rPr>
          <w:rFonts w:ascii="Courier New" w:eastAsia="Times New Roman" w:hAnsi="Courier New" w:cs="Courier New"/>
          <w:color w:val="546E7A"/>
          <w:sz w:val="20"/>
          <w:szCs w:val="20"/>
          <w:shd w:val="clear" w:color="auto" w:fill="F7F9FA"/>
        </w:rPr>
        <w:t>O(log n)</w:t>
      </w:r>
      <w:r w:rsidRPr="00153300">
        <w:rPr>
          <w:rFonts w:ascii="Segoe UI" w:eastAsia="Times New Roman" w:hAnsi="Segoe UI" w:cs="Segoe UI"/>
          <w:color w:val="263238"/>
          <w:sz w:val="21"/>
          <w:szCs w:val="21"/>
        </w:rPr>
        <w:t> time.</w:t>
      </w:r>
    </w:p>
    <w:p w14:paraId="6B3200E0" w14:textId="77777777" w:rsidR="00153300" w:rsidRPr="00153300" w:rsidRDefault="00153300" w:rsidP="00153300">
      <w:pPr>
        <w:shd w:val="clear" w:color="auto" w:fill="FFFFFF"/>
        <w:spacing w:after="240" w:line="240" w:lineRule="auto"/>
        <w:rPr>
          <w:rFonts w:ascii="Segoe UI" w:eastAsia="Times New Roman" w:hAnsi="Segoe UI" w:cs="Segoe UI"/>
          <w:color w:val="263238"/>
          <w:sz w:val="21"/>
          <w:szCs w:val="21"/>
        </w:rPr>
      </w:pPr>
      <w:r w:rsidRPr="00153300">
        <w:rPr>
          <w:rFonts w:ascii="Segoe UI" w:eastAsia="Times New Roman" w:hAnsi="Segoe UI" w:cs="Segoe UI"/>
          <w:color w:val="263238"/>
          <w:sz w:val="21"/>
          <w:szCs w:val="21"/>
        </w:rPr>
        <w:t> </w:t>
      </w:r>
    </w:p>
    <w:p w14:paraId="78587EEB" w14:textId="77777777" w:rsidR="00153300" w:rsidRPr="00153300" w:rsidRDefault="00153300" w:rsidP="00153300">
      <w:pPr>
        <w:shd w:val="clear" w:color="auto" w:fill="FFFFFF"/>
        <w:spacing w:after="240" w:line="240" w:lineRule="auto"/>
        <w:rPr>
          <w:rFonts w:ascii="Segoe UI" w:eastAsia="Times New Roman" w:hAnsi="Segoe UI" w:cs="Segoe UI"/>
          <w:color w:val="263238"/>
          <w:sz w:val="21"/>
          <w:szCs w:val="21"/>
        </w:rPr>
      </w:pPr>
      <w:r w:rsidRPr="00153300">
        <w:rPr>
          <w:rFonts w:ascii="Segoe UI" w:eastAsia="Times New Roman" w:hAnsi="Segoe UI" w:cs="Segoe UI"/>
          <w:b/>
          <w:bCs/>
          <w:color w:val="263238"/>
          <w:sz w:val="21"/>
          <w:szCs w:val="21"/>
        </w:rPr>
        <w:t>Example 1:</w:t>
      </w:r>
    </w:p>
    <w:p w14:paraId="7609ECC9" w14:textId="77777777" w:rsidR="00153300" w:rsidRPr="00153300" w:rsidRDefault="00153300" w:rsidP="001533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300">
        <w:rPr>
          <w:rFonts w:ascii="Consolas" w:eastAsia="Times New Roman" w:hAnsi="Consolas" w:cs="Courier New"/>
          <w:b/>
          <w:bCs/>
          <w:color w:val="263238"/>
          <w:sz w:val="20"/>
          <w:szCs w:val="20"/>
        </w:rPr>
        <w:t>Input:</w:t>
      </w:r>
      <w:r w:rsidRPr="00153300">
        <w:rPr>
          <w:rFonts w:ascii="Consolas" w:eastAsia="Times New Roman" w:hAnsi="Consolas" w:cs="Courier New"/>
          <w:color w:val="263238"/>
          <w:sz w:val="20"/>
          <w:szCs w:val="20"/>
        </w:rPr>
        <w:t xml:space="preserve"> nums = [1,2,3,1]</w:t>
      </w:r>
    </w:p>
    <w:p w14:paraId="75CDDF1D" w14:textId="77777777" w:rsidR="00153300" w:rsidRPr="00153300" w:rsidRDefault="00153300" w:rsidP="001533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300">
        <w:rPr>
          <w:rFonts w:ascii="Consolas" w:eastAsia="Times New Roman" w:hAnsi="Consolas" w:cs="Courier New"/>
          <w:b/>
          <w:bCs/>
          <w:color w:val="263238"/>
          <w:sz w:val="20"/>
          <w:szCs w:val="20"/>
        </w:rPr>
        <w:t>Output:</w:t>
      </w:r>
      <w:r w:rsidRPr="00153300">
        <w:rPr>
          <w:rFonts w:ascii="Consolas" w:eastAsia="Times New Roman" w:hAnsi="Consolas" w:cs="Courier New"/>
          <w:color w:val="263238"/>
          <w:sz w:val="20"/>
          <w:szCs w:val="20"/>
        </w:rPr>
        <w:t xml:space="preserve"> 2</w:t>
      </w:r>
    </w:p>
    <w:p w14:paraId="38898AFC" w14:textId="1238F311" w:rsidR="00350491" w:rsidRDefault="00153300" w:rsidP="003504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300">
        <w:rPr>
          <w:rFonts w:ascii="Consolas" w:eastAsia="Times New Roman" w:hAnsi="Consolas" w:cs="Courier New"/>
          <w:b/>
          <w:bCs/>
          <w:color w:val="263238"/>
          <w:sz w:val="20"/>
          <w:szCs w:val="20"/>
        </w:rPr>
        <w:t>Explanation:</w:t>
      </w:r>
      <w:r w:rsidRPr="00153300">
        <w:rPr>
          <w:rFonts w:ascii="Consolas" w:eastAsia="Times New Roman" w:hAnsi="Consolas" w:cs="Courier New"/>
          <w:color w:val="263238"/>
          <w:sz w:val="20"/>
          <w:szCs w:val="20"/>
        </w:rPr>
        <w:t xml:space="preserve"> 3 is a peak element and your function should return the index number 2.</w:t>
      </w:r>
    </w:p>
    <w:p w14:paraId="5D16A883" w14:textId="77777777" w:rsidR="003824B1" w:rsidRPr="003824B1" w:rsidRDefault="0035049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3824B1" w:rsidRPr="003824B1">
        <w:rPr>
          <w:rFonts w:ascii="Consolas" w:eastAsia="Times New Roman" w:hAnsi="Consolas" w:cs="Courier New"/>
          <w:color w:val="263238"/>
          <w:sz w:val="20"/>
          <w:szCs w:val="20"/>
        </w:rPr>
        <w:t xml:space="preserve"> int findPeakElement(vector&lt;int&gt;&amp; nums) {</w:t>
      </w:r>
    </w:p>
    <w:p w14:paraId="494B8706"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for(int i=1;i&lt;nums.size();i++)</w:t>
      </w:r>
    </w:p>
    <w:p w14:paraId="7187DE6C"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w:t>
      </w:r>
    </w:p>
    <w:p w14:paraId="046CCEFF"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if(nums[i]&lt;nums[i-1])</w:t>
      </w:r>
    </w:p>
    <w:p w14:paraId="5D4DC68E"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return i-1;;</w:t>
      </w:r>
    </w:p>
    <w:p w14:paraId="0BC71F17"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w:t>
      </w:r>
    </w:p>
    <w:p w14:paraId="71005F3D" w14:textId="77777777" w:rsidR="003824B1" w:rsidRPr="003824B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return nums.size()-1;;</w:t>
      </w:r>
    </w:p>
    <w:p w14:paraId="6B8200C5" w14:textId="3652959B" w:rsidR="00350491" w:rsidRDefault="003824B1"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24B1">
        <w:rPr>
          <w:rFonts w:ascii="Consolas" w:eastAsia="Times New Roman" w:hAnsi="Consolas" w:cs="Courier New"/>
          <w:color w:val="263238"/>
          <w:sz w:val="20"/>
          <w:szCs w:val="20"/>
        </w:rPr>
        <w:t xml:space="preserve">    }</w:t>
      </w:r>
    </w:p>
    <w:p w14:paraId="47CE48B2" w14:textId="667248AF" w:rsidR="0003433A" w:rsidRPr="0003433A" w:rsidRDefault="003824B1" w:rsidP="0003433A">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269)</w:t>
      </w:r>
      <w:r w:rsidR="0003433A" w:rsidRPr="0003433A">
        <w:rPr>
          <w:rFonts w:ascii="Segoe UI" w:hAnsi="Segoe UI" w:cs="Segoe UI"/>
          <w:color w:val="263238"/>
          <w:sz w:val="21"/>
          <w:szCs w:val="21"/>
        </w:rPr>
        <w:t xml:space="preserve"> Given an array of integers </w:t>
      </w:r>
      <w:r w:rsidR="0003433A" w:rsidRPr="0003433A">
        <w:rPr>
          <w:rFonts w:ascii="Courier New" w:hAnsi="Courier New" w:cs="Courier New"/>
          <w:color w:val="546E7A"/>
          <w:sz w:val="20"/>
          <w:szCs w:val="20"/>
          <w:shd w:val="clear" w:color="auto" w:fill="F7F9FA"/>
        </w:rPr>
        <w:t>nums</w:t>
      </w:r>
      <w:r w:rsidR="0003433A" w:rsidRPr="0003433A">
        <w:rPr>
          <w:rFonts w:ascii="Segoe UI" w:hAnsi="Segoe UI" w:cs="Segoe UI"/>
          <w:color w:val="263238"/>
          <w:sz w:val="21"/>
          <w:szCs w:val="21"/>
        </w:rPr>
        <w:t> sorted in non-decreasing order, find the starting and ending position of a given </w:t>
      </w:r>
      <w:r w:rsidR="0003433A" w:rsidRPr="0003433A">
        <w:rPr>
          <w:rFonts w:ascii="Courier New" w:hAnsi="Courier New" w:cs="Courier New"/>
          <w:color w:val="546E7A"/>
          <w:sz w:val="20"/>
          <w:szCs w:val="20"/>
          <w:shd w:val="clear" w:color="auto" w:fill="F7F9FA"/>
        </w:rPr>
        <w:t>target</w:t>
      </w:r>
      <w:r w:rsidR="0003433A" w:rsidRPr="0003433A">
        <w:rPr>
          <w:rFonts w:ascii="Segoe UI" w:hAnsi="Segoe UI" w:cs="Segoe UI"/>
          <w:color w:val="263238"/>
          <w:sz w:val="21"/>
          <w:szCs w:val="21"/>
        </w:rPr>
        <w:t> value.</w:t>
      </w:r>
    </w:p>
    <w:p w14:paraId="4FC7BF5C" w14:textId="77777777" w:rsidR="0003433A" w:rsidRPr="0003433A" w:rsidRDefault="0003433A" w:rsidP="0003433A">
      <w:pPr>
        <w:shd w:val="clear" w:color="auto" w:fill="FFFFFF"/>
        <w:spacing w:after="240" w:line="240" w:lineRule="auto"/>
        <w:rPr>
          <w:rFonts w:ascii="Segoe UI" w:eastAsia="Times New Roman" w:hAnsi="Segoe UI" w:cs="Segoe UI"/>
          <w:color w:val="263238"/>
          <w:sz w:val="21"/>
          <w:szCs w:val="21"/>
        </w:rPr>
      </w:pPr>
      <w:r w:rsidRPr="0003433A">
        <w:rPr>
          <w:rFonts w:ascii="Segoe UI" w:eastAsia="Times New Roman" w:hAnsi="Segoe UI" w:cs="Segoe UI"/>
          <w:color w:val="263238"/>
          <w:sz w:val="21"/>
          <w:szCs w:val="21"/>
        </w:rPr>
        <w:t>If </w:t>
      </w:r>
      <w:r w:rsidRPr="0003433A">
        <w:rPr>
          <w:rFonts w:ascii="Courier New" w:eastAsia="Times New Roman" w:hAnsi="Courier New" w:cs="Courier New"/>
          <w:color w:val="546E7A"/>
          <w:sz w:val="20"/>
          <w:szCs w:val="20"/>
          <w:shd w:val="clear" w:color="auto" w:fill="F7F9FA"/>
        </w:rPr>
        <w:t>target</w:t>
      </w:r>
      <w:r w:rsidRPr="0003433A">
        <w:rPr>
          <w:rFonts w:ascii="Segoe UI" w:eastAsia="Times New Roman" w:hAnsi="Segoe UI" w:cs="Segoe UI"/>
          <w:color w:val="263238"/>
          <w:sz w:val="21"/>
          <w:szCs w:val="21"/>
        </w:rPr>
        <w:t> is not found in the array, return </w:t>
      </w:r>
      <w:r w:rsidRPr="0003433A">
        <w:rPr>
          <w:rFonts w:ascii="Courier New" w:eastAsia="Times New Roman" w:hAnsi="Courier New" w:cs="Courier New"/>
          <w:color w:val="546E7A"/>
          <w:sz w:val="20"/>
          <w:szCs w:val="20"/>
          <w:shd w:val="clear" w:color="auto" w:fill="F7F9FA"/>
        </w:rPr>
        <w:t>[-1, -1]</w:t>
      </w:r>
      <w:r w:rsidRPr="0003433A">
        <w:rPr>
          <w:rFonts w:ascii="Segoe UI" w:eastAsia="Times New Roman" w:hAnsi="Segoe UI" w:cs="Segoe UI"/>
          <w:color w:val="263238"/>
          <w:sz w:val="21"/>
          <w:szCs w:val="21"/>
        </w:rPr>
        <w:t>.</w:t>
      </w:r>
    </w:p>
    <w:p w14:paraId="3D051F70" w14:textId="77777777" w:rsidR="0003433A" w:rsidRPr="0003433A" w:rsidRDefault="0003433A" w:rsidP="0003433A">
      <w:pPr>
        <w:shd w:val="clear" w:color="auto" w:fill="FFFFFF"/>
        <w:spacing w:after="240" w:line="240" w:lineRule="auto"/>
        <w:rPr>
          <w:rFonts w:ascii="Segoe UI" w:eastAsia="Times New Roman" w:hAnsi="Segoe UI" w:cs="Segoe UI"/>
          <w:color w:val="263238"/>
          <w:sz w:val="21"/>
          <w:szCs w:val="21"/>
        </w:rPr>
      </w:pPr>
      <w:r w:rsidRPr="0003433A">
        <w:rPr>
          <w:rFonts w:ascii="Segoe UI" w:eastAsia="Times New Roman" w:hAnsi="Segoe UI" w:cs="Segoe UI"/>
          <w:color w:val="263238"/>
          <w:sz w:val="21"/>
          <w:szCs w:val="21"/>
        </w:rPr>
        <w:t>You must write an algorithm with </w:t>
      </w:r>
      <w:r w:rsidRPr="0003433A">
        <w:rPr>
          <w:rFonts w:ascii="Courier New" w:eastAsia="Times New Roman" w:hAnsi="Courier New" w:cs="Courier New"/>
          <w:color w:val="546E7A"/>
          <w:sz w:val="20"/>
          <w:szCs w:val="20"/>
          <w:shd w:val="clear" w:color="auto" w:fill="F7F9FA"/>
        </w:rPr>
        <w:t>O(log n)</w:t>
      </w:r>
      <w:r w:rsidRPr="0003433A">
        <w:rPr>
          <w:rFonts w:ascii="Segoe UI" w:eastAsia="Times New Roman" w:hAnsi="Segoe UI" w:cs="Segoe UI"/>
          <w:color w:val="263238"/>
          <w:sz w:val="21"/>
          <w:szCs w:val="21"/>
        </w:rPr>
        <w:t> runtime complexity.</w:t>
      </w:r>
    </w:p>
    <w:p w14:paraId="0893DE90" w14:textId="77777777" w:rsidR="0003433A" w:rsidRPr="0003433A" w:rsidRDefault="0003433A" w:rsidP="0003433A">
      <w:pPr>
        <w:shd w:val="clear" w:color="auto" w:fill="FFFFFF"/>
        <w:spacing w:after="240" w:line="240" w:lineRule="auto"/>
        <w:rPr>
          <w:rFonts w:ascii="Segoe UI" w:eastAsia="Times New Roman" w:hAnsi="Segoe UI" w:cs="Segoe UI"/>
          <w:color w:val="263238"/>
          <w:sz w:val="21"/>
          <w:szCs w:val="21"/>
        </w:rPr>
      </w:pPr>
      <w:r w:rsidRPr="0003433A">
        <w:rPr>
          <w:rFonts w:ascii="Segoe UI" w:eastAsia="Times New Roman" w:hAnsi="Segoe UI" w:cs="Segoe UI"/>
          <w:color w:val="263238"/>
          <w:sz w:val="21"/>
          <w:szCs w:val="21"/>
        </w:rPr>
        <w:t> </w:t>
      </w:r>
    </w:p>
    <w:p w14:paraId="2BCDE9BE" w14:textId="77777777" w:rsidR="0003433A" w:rsidRPr="0003433A" w:rsidRDefault="0003433A" w:rsidP="0003433A">
      <w:pPr>
        <w:shd w:val="clear" w:color="auto" w:fill="FFFFFF"/>
        <w:spacing w:after="240" w:line="240" w:lineRule="auto"/>
        <w:rPr>
          <w:rFonts w:ascii="Segoe UI" w:eastAsia="Times New Roman" w:hAnsi="Segoe UI" w:cs="Segoe UI"/>
          <w:color w:val="263238"/>
          <w:sz w:val="21"/>
          <w:szCs w:val="21"/>
        </w:rPr>
      </w:pPr>
      <w:r w:rsidRPr="0003433A">
        <w:rPr>
          <w:rFonts w:ascii="Segoe UI" w:eastAsia="Times New Roman" w:hAnsi="Segoe UI" w:cs="Segoe UI"/>
          <w:b/>
          <w:bCs/>
          <w:color w:val="263238"/>
          <w:sz w:val="21"/>
          <w:szCs w:val="21"/>
        </w:rPr>
        <w:lastRenderedPageBreak/>
        <w:t>Example 1:</w:t>
      </w:r>
    </w:p>
    <w:p w14:paraId="158CF70B" w14:textId="77777777" w:rsidR="0003433A" w:rsidRPr="0003433A" w:rsidRDefault="0003433A" w:rsidP="000343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433A">
        <w:rPr>
          <w:rFonts w:ascii="Consolas" w:eastAsia="Times New Roman" w:hAnsi="Consolas" w:cs="Courier New"/>
          <w:b/>
          <w:bCs/>
          <w:color w:val="263238"/>
          <w:sz w:val="20"/>
          <w:szCs w:val="20"/>
        </w:rPr>
        <w:t>Input:</w:t>
      </w:r>
      <w:r w:rsidRPr="0003433A">
        <w:rPr>
          <w:rFonts w:ascii="Consolas" w:eastAsia="Times New Roman" w:hAnsi="Consolas" w:cs="Courier New"/>
          <w:color w:val="263238"/>
          <w:sz w:val="20"/>
          <w:szCs w:val="20"/>
        </w:rPr>
        <w:t xml:space="preserve"> nums = [5,7,7,8,8,10], target = 8</w:t>
      </w:r>
    </w:p>
    <w:p w14:paraId="046216E4" w14:textId="67E78B20" w:rsidR="003824B1" w:rsidRDefault="0003433A" w:rsidP="003824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433A">
        <w:rPr>
          <w:rFonts w:ascii="Consolas" w:eastAsia="Times New Roman" w:hAnsi="Consolas" w:cs="Courier New"/>
          <w:b/>
          <w:bCs/>
          <w:color w:val="263238"/>
          <w:sz w:val="20"/>
          <w:szCs w:val="20"/>
        </w:rPr>
        <w:t>Output:</w:t>
      </w:r>
      <w:r w:rsidRPr="0003433A">
        <w:rPr>
          <w:rFonts w:ascii="Consolas" w:eastAsia="Times New Roman" w:hAnsi="Consolas" w:cs="Courier New"/>
          <w:color w:val="263238"/>
          <w:sz w:val="20"/>
          <w:szCs w:val="20"/>
        </w:rPr>
        <w:t xml:space="preserve"> [3,4]</w:t>
      </w:r>
    </w:p>
    <w:p w14:paraId="15DAE4BF" w14:textId="1803D576" w:rsidR="00EE17B6" w:rsidRPr="00EE17B6" w:rsidRDefault="003824B1"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EE17B6" w:rsidRPr="00EE17B6">
        <w:t xml:space="preserve"> </w:t>
      </w:r>
      <w:r w:rsidR="00EE17B6" w:rsidRPr="00EE17B6">
        <w:rPr>
          <w:rFonts w:ascii="Consolas" w:eastAsia="Times New Roman" w:hAnsi="Consolas" w:cs="Courier New"/>
          <w:color w:val="263238"/>
          <w:sz w:val="20"/>
          <w:szCs w:val="20"/>
        </w:rPr>
        <w:t>vector&lt;int&gt; searchRange(vector&lt;int&gt;&amp; nums, int target) {</w:t>
      </w:r>
    </w:p>
    <w:p w14:paraId="09861F26"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int left_occ=func(nums,target);</w:t>
      </w:r>
    </w:p>
    <w:p w14:paraId="7965AB46"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if(left_occ==nums.size()||nums[left_occ]!=target)</w:t>
      </w:r>
    </w:p>
    <w:p w14:paraId="4C689EA8"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return {-1,-1};</w:t>
      </w:r>
    </w:p>
    <w:p w14:paraId="649B612E"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return {left_occ,func(nums,target+1,left_occ)-1};</w:t>
      </w:r>
    </w:p>
    <w:p w14:paraId="37EC0CDC"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75B62404"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6790B452"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int func(vector&lt;int&gt;v,int target,int lo=0)</w:t>
      </w:r>
    </w:p>
    <w:p w14:paraId="3562AC32"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2574BE0D"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int hi=v.size()-1;</w:t>
      </w:r>
    </w:p>
    <w:p w14:paraId="0AABC1EE"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while(lo&lt;=hi)</w:t>
      </w:r>
    </w:p>
    <w:p w14:paraId="7A3B8CB1"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59915C35"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int mid=(lo+hi)&gt;&gt;1;</w:t>
      </w:r>
    </w:p>
    <w:p w14:paraId="388B4B79"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if(v[mid]&lt;target)</w:t>
      </w:r>
    </w:p>
    <w:p w14:paraId="52DB4237"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lo=mid+1;</w:t>
      </w:r>
    </w:p>
    <w:p w14:paraId="408808FA"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else</w:t>
      </w:r>
    </w:p>
    <w:p w14:paraId="3DCD4639"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hi=mid-1;</w:t>
      </w:r>
    </w:p>
    <w:p w14:paraId="070BC5AA"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69AAACC6" w14:textId="77777777" w:rsidR="00EE17B6" w:rsidRPr="00EE17B6"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return lo;</w:t>
      </w:r>
    </w:p>
    <w:p w14:paraId="4C445418" w14:textId="53B3139A" w:rsidR="003824B1" w:rsidRDefault="00EE17B6"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17B6">
        <w:rPr>
          <w:rFonts w:ascii="Consolas" w:eastAsia="Times New Roman" w:hAnsi="Consolas" w:cs="Courier New"/>
          <w:color w:val="263238"/>
          <w:sz w:val="20"/>
          <w:szCs w:val="20"/>
        </w:rPr>
        <w:t xml:space="preserve">    }</w:t>
      </w:r>
    </w:p>
    <w:p w14:paraId="68D9E5E6" w14:textId="0639203D" w:rsidR="00262237" w:rsidRPr="00262237" w:rsidRDefault="00EE17B6" w:rsidP="00262237">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w:t>
      </w:r>
      <w:r w:rsidR="0003433A">
        <w:rPr>
          <w:rFonts w:ascii="Consolas" w:hAnsi="Consolas" w:cs="Courier New"/>
          <w:color w:val="263238"/>
          <w:sz w:val="20"/>
          <w:szCs w:val="20"/>
        </w:rPr>
        <w:t>70</w:t>
      </w:r>
      <w:r>
        <w:rPr>
          <w:rFonts w:ascii="Consolas" w:hAnsi="Consolas" w:cs="Courier New"/>
          <w:color w:val="263238"/>
          <w:sz w:val="20"/>
          <w:szCs w:val="20"/>
        </w:rPr>
        <w:t>)</w:t>
      </w:r>
      <w:r w:rsidR="00262237" w:rsidRPr="00262237">
        <w:rPr>
          <w:rFonts w:ascii="Segoe UI" w:hAnsi="Segoe UI" w:cs="Segoe UI"/>
          <w:color w:val="263238"/>
          <w:sz w:val="21"/>
          <w:szCs w:val="21"/>
        </w:rPr>
        <w:t xml:space="preserve"> Given a binary array </w:t>
      </w:r>
      <w:r w:rsidR="00262237" w:rsidRPr="00262237">
        <w:rPr>
          <w:rFonts w:ascii="Courier New" w:hAnsi="Courier New" w:cs="Courier New"/>
          <w:color w:val="546E7A"/>
          <w:sz w:val="20"/>
          <w:szCs w:val="20"/>
          <w:shd w:val="clear" w:color="auto" w:fill="F7F9FA"/>
        </w:rPr>
        <w:t>nums</w:t>
      </w:r>
      <w:r w:rsidR="00262237" w:rsidRPr="00262237">
        <w:rPr>
          <w:rFonts w:ascii="Segoe UI" w:hAnsi="Segoe UI" w:cs="Segoe UI"/>
          <w:color w:val="263238"/>
          <w:sz w:val="21"/>
          <w:szCs w:val="21"/>
        </w:rPr>
        <w:t> and an integer </w:t>
      </w:r>
      <w:r w:rsidR="00262237" w:rsidRPr="00262237">
        <w:rPr>
          <w:rFonts w:ascii="Courier New" w:hAnsi="Courier New" w:cs="Courier New"/>
          <w:color w:val="546E7A"/>
          <w:sz w:val="20"/>
          <w:szCs w:val="20"/>
          <w:shd w:val="clear" w:color="auto" w:fill="F7F9FA"/>
        </w:rPr>
        <w:t>k</w:t>
      </w:r>
      <w:r w:rsidR="00262237" w:rsidRPr="00262237">
        <w:rPr>
          <w:rFonts w:ascii="Segoe UI" w:hAnsi="Segoe UI" w:cs="Segoe UI"/>
          <w:color w:val="263238"/>
          <w:sz w:val="21"/>
          <w:szCs w:val="21"/>
        </w:rPr>
        <w:t>, return </w:t>
      </w:r>
      <w:r w:rsidR="00262237" w:rsidRPr="00262237">
        <w:rPr>
          <w:rFonts w:ascii="Segoe UI" w:hAnsi="Segoe UI" w:cs="Segoe UI"/>
          <w:i/>
          <w:iCs/>
          <w:color w:val="263238"/>
          <w:sz w:val="21"/>
          <w:szCs w:val="21"/>
        </w:rPr>
        <w:t>the maximum number of consecutive </w:t>
      </w:r>
      <w:r w:rsidR="00262237" w:rsidRPr="00262237">
        <w:rPr>
          <w:rFonts w:ascii="Courier New" w:hAnsi="Courier New" w:cs="Courier New"/>
          <w:color w:val="546E7A"/>
          <w:sz w:val="20"/>
          <w:szCs w:val="20"/>
          <w:shd w:val="clear" w:color="auto" w:fill="F7F9FA"/>
        </w:rPr>
        <w:t>1</w:t>
      </w:r>
      <w:r w:rsidR="00262237" w:rsidRPr="00262237">
        <w:rPr>
          <w:rFonts w:ascii="Segoe UI" w:hAnsi="Segoe UI" w:cs="Segoe UI"/>
          <w:i/>
          <w:iCs/>
          <w:color w:val="263238"/>
          <w:sz w:val="21"/>
          <w:szCs w:val="21"/>
        </w:rPr>
        <w:t>'s in the array if you can flip at most</w:t>
      </w:r>
      <w:r w:rsidR="00262237" w:rsidRPr="00262237">
        <w:rPr>
          <w:rFonts w:ascii="Segoe UI" w:hAnsi="Segoe UI" w:cs="Segoe UI"/>
          <w:color w:val="263238"/>
          <w:sz w:val="21"/>
          <w:szCs w:val="21"/>
        </w:rPr>
        <w:t> </w:t>
      </w:r>
      <w:r w:rsidR="00262237" w:rsidRPr="00262237">
        <w:rPr>
          <w:rFonts w:ascii="Courier New" w:hAnsi="Courier New" w:cs="Courier New"/>
          <w:color w:val="546E7A"/>
          <w:sz w:val="20"/>
          <w:szCs w:val="20"/>
          <w:shd w:val="clear" w:color="auto" w:fill="F7F9FA"/>
        </w:rPr>
        <w:t>k</w:t>
      </w:r>
      <w:r w:rsidR="00262237" w:rsidRPr="00262237">
        <w:rPr>
          <w:rFonts w:ascii="Segoe UI" w:hAnsi="Segoe UI" w:cs="Segoe UI"/>
          <w:color w:val="263238"/>
          <w:sz w:val="21"/>
          <w:szCs w:val="21"/>
        </w:rPr>
        <w:t> </w:t>
      </w:r>
      <w:r w:rsidR="00262237" w:rsidRPr="00262237">
        <w:rPr>
          <w:rFonts w:ascii="Courier New" w:hAnsi="Courier New" w:cs="Courier New"/>
          <w:color w:val="546E7A"/>
          <w:sz w:val="20"/>
          <w:szCs w:val="20"/>
          <w:shd w:val="clear" w:color="auto" w:fill="F7F9FA"/>
        </w:rPr>
        <w:t>0</w:t>
      </w:r>
      <w:r w:rsidR="00262237" w:rsidRPr="00262237">
        <w:rPr>
          <w:rFonts w:ascii="Segoe UI" w:hAnsi="Segoe UI" w:cs="Segoe UI"/>
          <w:color w:val="263238"/>
          <w:sz w:val="21"/>
          <w:szCs w:val="21"/>
        </w:rPr>
        <w:t>'s.</w:t>
      </w:r>
    </w:p>
    <w:p w14:paraId="0A558B9D" w14:textId="77777777" w:rsidR="00262237" w:rsidRPr="00262237" w:rsidRDefault="00262237" w:rsidP="00262237">
      <w:pPr>
        <w:shd w:val="clear" w:color="auto" w:fill="FFFFFF"/>
        <w:spacing w:after="240" w:line="240" w:lineRule="auto"/>
        <w:rPr>
          <w:rFonts w:ascii="Segoe UI" w:eastAsia="Times New Roman" w:hAnsi="Segoe UI" w:cs="Segoe UI"/>
          <w:color w:val="263238"/>
          <w:sz w:val="21"/>
          <w:szCs w:val="21"/>
        </w:rPr>
      </w:pPr>
      <w:r w:rsidRPr="00262237">
        <w:rPr>
          <w:rFonts w:ascii="Segoe UI" w:eastAsia="Times New Roman" w:hAnsi="Segoe UI" w:cs="Segoe UI"/>
          <w:color w:val="263238"/>
          <w:sz w:val="21"/>
          <w:szCs w:val="21"/>
        </w:rPr>
        <w:t> </w:t>
      </w:r>
    </w:p>
    <w:p w14:paraId="0ED9BE76" w14:textId="77777777" w:rsidR="00262237" w:rsidRPr="00262237" w:rsidRDefault="00262237" w:rsidP="00262237">
      <w:pPr>
        <w:shd w:val="clear" w:color="auto" w:fill="FFFFFF"/>
        <w:spacing w:after="240" w:line="240" w:lineRule="auto"/>
        <w:rPr>
          <w:rFonts w:ascii="Segoe UI" w:eastAsia="Times New Roman" w:hAnsi="Segoe UI" w:cs="Segoe UI"/>
          <w:color w:val="263238"/>
          <w:sz w:val="21"/>
          <w:szCs w:val="21"/>
        </w:rPr>
      </w:pPr>
      <w:r w:rsidRPr="00262237">
        <w:rPr>
          <w:rFonts w:ascii="Segoe UI" w:eastAsia="Times New Roman" w:hAnsi="Segoe UI" w:cs="Segoe UI"/>
          <w:b/>
          <w:bCs/>
          <w:color w:val="263238"/>
          <w:sz w:val="21"/>
          <w:szCs w:val="21"/>
        </w:rPr>
        <w:t>Example 1:</w:t>
      </w:r>
    </w:p>
    <w:p w14:paraId="526C5FBA" w14:textId="77777777" w:rsidR="00262237" w:rsidRPr="00262237" w:rsidRDefault="00262237" w:rsidP="002622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2237">
        <w:rPr>
          <w:rFonts w:ascii="Consolas" w:eastAsia="Times New Roman" w:hAnsi="Consolas" w:cs="Courier New"/>
          <w:b/>
          <w:bCs/>
          <w:color w:val="263238"/>
          <w:sz w:val="20"/>
          <w:szCs w:val="20"/>
        </w:rPr>
        <w:lastRenderedPageBreak/>
        <w:t>Input:</w:t>
      </w:r>
      <w:r w:rsidRPr="00262237">
        <w:rPr>
          <w:rFonts w:ascii="Consolas" w:eastAsia="Times New Roman" w:hAnsi="Consolas" w:cs="Courier New"/>
          <w:color w:val="263238"/>
          <w:sz w:val="20"/>
          <w:szCs w:val="20"/>
        </w:rPr>
        <w:t xml:space="preserve"> nums = [1,1,1,0,0,0,1,1,1,1,0], k = 2</w:t>
      </w:r>
    </w:p>
    <w:p w14:paraId="22A13884" w14:textId="77777777" w:rsidR="00262237" w:rsidRPr="00262237" w:rsidRDefault="00262237" w:rsidP="002622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2237">
        <w:rPr>
          <w:rFonts w:ascii="Consolas" w:eastAsia="Times New Roman" w:hAnsi="Consolas" w:cs="Courier New"/>
          <w:b/>
          <w:bCs/>
          <w:color w:val="263238"/>
          <w:sz w:val="20"/>
          <w:szCs w:val="20"/>
        </w:rPr>
        <w:t>Output:</w:t>
      </w:r>
      <w:r w:rsidRPr="00262237">
        <w:rPr>
          <w:rFonts w:ascii="Consolas" w:eastAsia="Times New Roman" w:hAnsi="Consolas" w:cs="Courier New"/>
          <w:color w:val="263238"/>
          <w:sz w:val="20"/>
          <w:szCs w:val="20"/>
        </w:rPr>
        <w:t xml:space="preserve"> 6</w:t>
      </w:r>
    </w:p>
    <w:p w14:paraId="1E01E08B" w14:textId="77777777" w:rsidR="00262237" w:rsidRPr="00262237" w:rsidRDefault="00262237" w:rsidP="002622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2237">
        <w:rPr>
          <w:rFonts w:ascii="Consolas" w:eastAsia="Times New Roman" w:hAnsi="Consolas" w:cs="Courier New"/>
          <w:b/>
          <w:bCs/>
          <w:color w:val="263238"/>
          <w:sz w:val="20"/>
          <w:szCs w:val="20"/>
        </w:rPr>
        <w:t>Explanation:</w:t>
      </w:r>
      <w:r w:rsidRPr="00262237">
        <w:rPr>
          <w:rFonts w:ascii="Consolas" w:eastAsia="Times New Roman" w:hAnsi="Consolas" w:cs="Courier New"/>
          <w:color w:val="263238"/>
          <w:sz w:val="20"/>
          <w:szCs w:val="20"/>
        </w:rPr>
        <w:t xml:space="preserve"> [1,1,1,0,0,</w:t>
      </w:r>
      <w:r w:rsidRPr="00262237">
        <w:rPr>
          <w:rFonts w:ascii="Consolas" w:eastAsia="Times New Roman" w:hAnsi="Consolas" w:cs="Courier New"/>
          <w:b/>
          <w:bCs/>
          <w:color w:val="263238"/>
          <w:sz w:val="20"/>
          <w:szCs w:val="20"/>
          <w:u w:val="single"/>
        </w:rPr>
        <w:t>1</w:t>
      </w:r>
      <w:r w:rsidRPr="00262237">
        <w:rPr>
          <w:rFonts w:ascii="Consolas" w:eastAsia="Times New Roman" w:hAnsi="Consolas" w:cs="Courier New"/>
          <w:color w:val="263238"/>
          <w:sz w:val="20"/>
          <w:szCs w:val="20"/>
          <w:u w:val="single"/>
        </w:rPr>
        <w:t>,1,1,1,1,</w:t>
      </w:r>
      <w:r w:rsidRPr="00262237">
        <w:rPr>
          <w:rFonts w:ascii="Consolas" w:eastAsia="Times New Roman" w:hAnsi="Consolas" w:cs="Courier New"/>
          <w:b/>
          <w:bCs/>
          <w:color w:val="263238"/>
          <w:sz w:val="20"/>
          <w:szCs w:val="20"/>
          <w:u w:val="single"/>
        </w:rPr>
        <w:t>1</w:t>
      </w:r>
      <w:r w:rsidRPr="00262237">
        <w:rPr>
          <w:rFonts w:ascii="Consolas" w:eastAsia="Times New Roman" w:hAnsi="Consolas" w:cs="Courier New"/>
          <w:color w:val="263238"/>
          <w:sz w:val="20"/>
          <w:szCs w:val="20"/>
        </w:rPr>
        <w:t>]</w:t>
      </w:r>
    </w:p>
    <w:p w14:paraId="4986BBAD" w14:textId="391F6905" w:rsidR="00EE17B6" w:rsidRDefault="00262237" w:rsidP="00EE17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2237">
        <w:rPr>
          <w:rFonts w:ascii="Consolas" w:eastAsia="Times New Roman" w:hAnsi="Consolas" w:cs="Courier New"/>
          <w:color w:val="263238"/>
          <w:sz w:val="20"/>
          <w:szCs w:val="20"/>
        </w:rPr>
        <w:t>Bolded numbers were flipped from 0 to 1. The longest subarray is underlined.</w:t>
      </w:r>
    </w:p>
    <w:p w14:paraId="37102AAC" w14:textId="1761406D" w:rsidR="004E1D87" w:rsidRPr="004E1D87" w:rsidRDefault="00EE17B6"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4E1D87" w:rsidRPr="004E1D87">
        <w:t xml:space="preserve"> </w:t>
      </w:r>
      <w:r w:rsidR="004E1D87" w:rsidRPr="004E1D87">
        <w:rPr>
          <w:rFonts w:ascii="Consolas" w:eastAsia="Times New Roman" w:hAnsi="Consolas" w:cs="Courier New"/>
          <w:color w:val="263238"/>
          <w:sz w:val="20"/>
          <w:szCs w:val="20"/>
        </w:rPr>
        <w:t>int longestOnes(vector&lt;int&gt;&amp; nums, int k) {</w:t>
      </w:r>
    </w:p>
    <w:p w14:paraId="0241DA63"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int i=0,j;</w:t>
      </w:r>
    </w:p>
    <w:p w14:paraId="3363A989"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for(j=0;j&lt;nums.size();j++)</w:t>
      </w:r>
    </w:p>
    <w:p w14:paraId="116BAEA3"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w:t>
      </w:r>
    </w:p>
    <w:p w14:paraId="6B1760BB"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if(nums[j]==0)</w:t>
      </w:r>
    </w:p>
    <w:p w14:paraId="7AE6C4A4"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k--;</w:t>
      </w:r>
    </w:p>
    <w:p w14:paraId="0212B833"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if(k&lt;0&amp;&amp;nums[i++]==0)</w:t>
      </w:r>
    </w:p>
    <w:p w14:paraId="2331304E"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k++;</w:t>
      </w:r>
    </w:p>
    <w:p w14:paraId="3116E785"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w:t>
      </w:r>
    </w:p>
    <w:p w14:paraId="56BCB939" w14:textId="77777777" w:rsidR="004E1D87" w:rsidRPr="004E1D87"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return j-i;</w:t>
      </w:r>
    </w:p>
    <w:p w14:paraId="0F6403A1" w14:textId="211AACBB" w:rsidR="00EE17B6" w:rsidRDefault="004E1D87"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1D87">
        <w:rPr>
          <w:rFonts w:ascii="Consolas" w:eastAsia="Times New Roman" w:hAnsi="Consolas" w:cs="Courier New"/>
          <w:color w:val="263238"/>
          <w:sz w:val="20"/>
          <w:szCs w:val="20"/>
        </w:rPr>
        <w:t xml:space="preserve">    }</w:t>
      </w:r>
    </w:p>
    <w:p w14:paraId="4A33B569" w14:textId="118BD348" w:rsidR="00507B6B" w:rsidRPr="00507B6B" w:rsidRDefault="004E1D87" w:rsidP="00507B6B">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271)</w:t>
      </w:r>
      <w:r w:rsidR="00507B6B" w:rsidRPr="00507B6B">
        <w:rPr>
          <w:rFonts w:ascii="Segoe UI" w:hAnsi="Segoe UI" w:cs="Segoe UI"/>
          <w:color w:val="263238"/>
          <w:sz w:val="21"/>
          <w:szCs w:val="21"/>
        </w:rPr>
        <w:t xml:space="preserve"> You are given an integer array </w:t>
      </w:r>
      <w:r w:rsidR="00507B6B" w:rsidRPr="00507B6B">
        <w:rPr>
          <w:rFonts w:ascii="Courier New" w:hAnsi="Courier New" w:cs="Courier New"/>
          <w:color w:val="546E7A"/>
          <w:sz w:val="20"/>
          <w:szCs w:val="20"/>
          <w:shd w:val="clear" w:color="auto" w:fill="F7F9FA"/>
        </w:rPr>
        <w:t>heights</w:t>
      </w:r>
      <w:r w:rsidR="00507B6B" w:rsidRPr="00507B6B">
        <w:rPr>
          <w:rFonts w:ascii="Segoe UI" w:hAnsi="Segoe UI" w:cs="Segoe UI"/>
          <w:color w:val="263238"/>
          <w:sz w:val="21"/>
          <w:szCs w:val="21"/>
        </w:rPr>
        <w:t> representing the heights of buildings, some </w:t>
      </w:r>
      <w:r w:rsidR="00507B6B" w:rsidRPr="00507B6B">
        <w:rPr>
          <w:rFonts w:ascii="Courier New" w:hAnsi="Courier New" w:cs="Courier New"/>
          <w:color w:val="546E7A"/>
          <w:sz w:val="20"/>
          <w:szCs w:val="20"/>
          <w:shd w:val="clear" w:color="auto" w:fill="F7F9FA"/>
        </w:rPr>
        <w:t>bricks</w:t>
      </w:r>
      <w:r w:rsidR="00507B6B" w:rsidRPr="00507B6B">
        <w:rPr>
          <w:rFonts w:ascii="Segoe UI" w:hAnsi="Segoe UI" w:cs="Segoe UI"/>
          <w:color w:val="263238"/>
          <w:sz w:val="21"/>
          <w:szCs w:val="21"/>
        </w:rPr>
        <w:t>, and some </w:t>
      </w:r>
      <w:r w:rsidR="00507B6B" w:rsidRPr="00507B6B">
        <w:rPr>
          <w:rFonts w:ascii="Courier New" w:hAnsi="Courier New" w:cs="Courier New"/>
          <w:color w:val="546E7A"/>
          <w:sz w:val="20"/>
          <w:szCs w:val="20"/>
          <w:shd w:val="clear" w:color="auto" w:fill="F7F9FA"/>
        </w:rPr>
        <w:t>ladders</w:t>
      </w:r>
      <w:r w:rsidR="00507B6B" w:rsidRPr="00507B6B">
        <w:rPr>
          <w:rFonts w:ascii="Segoe UI" w:hAnsi="Segoe UI" w:cs="Segoe UI"/>
          <w:color w:val="263238"/>
          <w:sz w:val="21"/>
          <w:szCs w:val="21"/>
        </w:rPr>
        <w:t>.</w:t>
      </w:r>
    </w:p>
    <w:p w14:paraId="3CC36479" w14:textId="77777777" w:rsidR="00507B6B" w:rsidRPr="00507B6B" w:rsidRDefault="00507B6B" w:rsidP="00507B6B">
      <w:pPr>
        <w:shd w:val="clear" w:color="auto" w:fill="FFFFFF"/>
        <w:spacing w:after="240" w:line="240" w:lineRule="auto"/>
        <w:rPr>
          <w:rFonts w:ascii="Segoe UI" w:eastAsia="Times New Roman" w:hAnsi="Segoe UI" w:cs="Segoe UI"/>
          <w:color w:val="263238"/>
          <w:sz w:val="21"/>
          <w:szCs w:val="21"/>
        </w:rPr>
      </w:pPr>
      <w:r w:rsidRPr="00507B6B">
        <w:rPr>
          <w:rFonts w:ascii="Segoe UI" w:eastAsia="Times New Roman" w:hAnsi="Segoe UI" w:cs="Segoe UI"/>
          <w:color w:val="263238"/>
          <w:sz w:val="21"/>
          <w:szCs w:val="21"/>
        </w:rPr>
        <w:t>You start your journey from building </w:t>
      </w:r>
      <w:r w:rsidRPr="00507B6B">
        <w:rPr>
          <w:rFonts w:ascii="Courier New" w:eastAsia="Times New Roman" w:hAnsi="Courier New" w:cs="Courier New"/>
          <w:color w:val="546E7A"/>
          <w:sz w:val="20"/>
          <w:szCs w:val="20"/>
          <w:shd w:val="clear" w:color="auto" w:fill="F7F9FA"/>
        </w:rPr>
        <w:t>0</w:t>
      </w:r>
      <w:r w:rsidRPr="00507B6B">
        <w:rPr>
          <w:rFonts w:ascii="Segoe UI" w:eastAsia="Times New Roman" w:hAnsi="Segoe UI" w:cs="Segoe UI"/>
          <w:color w:val="263238"/>
          <w:sz w:val="21"/>
          <w:szCs w:val="21"/>
        </w:rPr>
        <w:t> and move to the next building by possibly using bricks or ladders.</w:t>
      </w:r>
    </w:p>
    <w:p w14:paraId="2EF23BF1" w14:textId="77777777" w:rsidR="00507B6B" w:rsidRPr="00507B6B" w:rsidRDefault="00507B6B" w:rsidP="00507B6B">
      <w:pPr>
        <w:shd w:val="clear" w:color="auto" w:fill="FFFFFF"/>
        <w:spacing w:after="240" w:line="240" w:lineRule="auto"/>
        <w:rPr>
          <w:rFonts w:ascii="Segoe UI" w:eastAsia="Times New Roman" w:hAnsi="Segoe UI" w:cs="Segoe UI"/>
          <w:color w:val="263238"/>
          <w:sz w:val="21"/>
          <w:szCs w:val="21"/>
        </w:rPr>
      </w:pPr>
      <w:r w:rsidRPr="00507B6B">
        <w:rPr>
          <w:rFonts w:ascii="Segoe UI" w:eastAsia="Times New Roman" w:hAnsi="Segoe UI" w:cs="Segoe UI"/>
          <w:color w:val="263238"/>
          <w:sz w:val="21"/>
          <w:szCs w:val="21"/>
        </w:rPr>
        <w:t>While moving from building </w:t>
      </w:r>
      <w:r w:rsidRPr="00507B6B">
        <w:rPr>
          <w:rFonts w:ascii="Courier New" w:eastAsia="Times New Roman" w:hAnsi="Courier New" w:cs="Courier New"/>
          <w:color w:val="546E7A"/>
          <w:sz w:val="20"/>
          <w:szCs w:val="20"/>
          <w:shd w:val="clear" w:color="auto" w:fill="F7F9FA"/>
        </w:rPr>
        <w:t>i</w:t>
      </w:r>
      <w:r w:rsidRPr="00507B6B">
        <w:rPr>
          <w:rFonts w:ascii="Segoe UI" w:eastAsia="Times New Roman" w:hAnsi="Segoe UI" w:cs="Segoe UI"/>
          <w:color w:val="263238"/>
          <w:sz w:val="21"/>
          <w:szCs w:val="21"/>
        </w:rPr>
        <w:t> to building </w:t>
      </w:r>
      <w:r w:rsidRPr="00507B6B">
        <w:rPr>
          <w:rFonts w:ascii="Courier New" w:eastAsia="Times New Roman" w:hAnsi="Courier New" w:cs="Courier New"/>
          <w:color w:val="546E7A"/>
          <w:sz w:val="20"/>
          <w:szCs w:val="20"/>
          <w:shd w:val="clear" w:color="auto" w:fill="F7F9FA"/>
        </w:rPr>
        <w:t>i+1</w:t>
      </w:r>
      <w:r w:rsidRPr="00507B6B">
        <w:rPr>
          <w:rFonts w:ascii="Segoe UI" w:eastAsia="Times New Roman" w:hAnsi="Segoe UI" w:cs="Segoe UI"/>
          <w:color w:val="263238"/>
          <w:sz w:val="21"/>
          <w:szCs w:val="21"/>
        </w:rPr>
        <w:t> (</w:t>
      </w:r>
      <w:r w:rsidRPr="00507B6B">
        <w:rPr>
          <w:rFonts w:ascii="Segoe UI" w:eastAsia="Times New Roman" w:hAnsi="Segoe UI" w:cs="Segoe UI"/>
          <w:b/>
          <w:bCs/>
          <w:color w:val="263238"/>
          <w:sz w:val="21"/>
          <w:szCs w:val="21"/>
        </w:rPr>
        <w:t>0-indexed</w:t>
      </w:r>
      <w:r w:rsidRPr="00507B6B">
        <w:rPr>
          <w:rFonts w:ascii="Segoe UI" w:eastAsia="Times New Roman" w:hAnsi="Segoe UI" w:cs="Segoe UI"/>
          <w:color w:val="263238"/>
          <w:sz w:val="21"/>
          <w:szCs w:val="21"/>
        </w:rPr>
        <w:t>),</w:t>
      </w:r>
    </w:p>
    <w:p w14:paraId="1DF2590E" w14:textId="77777777" w:rsidR="00507B6B" w:rsidRPr="00507B6B" w:rsidRDefault="00507B6B" w:rsidP="00507B6B">
      <w:pPr>
        <w:numPr>
          <w:ilvl w:val="0"/>
          <w:numId w:val="5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07B6B">
        <w:rPr>
          <w:rFonts w:ascii="Segoe UI" w:eastAsia="Times New Roman" w:hAnsi="Segoe UI" w:cs="Segoe UI"/>
          <w:color w:val="263238"/>
          <w:sz w:val="21"/>
          <w:szCs w:val="21"/>
        </w:rPr>
        <w:t>If the current building's height is </w:t>
      </w:r>
      <w:r w:rsidRPr="00507B6B">
        <w:rPr>
          <w:rFonts w:ascii="Segoe UI" w:eastAsia="Times New Roman" w:hAnsi="Segoe UI" w:cs="Segoe UI"/>
          <w:b/>
          <w:bCs/>
          <w:color w:val="263238"/>
          <w:sz w:val="21"/>
          <w:szCs w:val="21"/>
        </w:rPr>
        <w:t>greater than or equal</w:t>
      </w:r>
      <w:r w:rsidRPr="00507B6B">
        <w:rPr>
          <w:rFonts w:ascii="Segoe UI" w:eastAsia="Times New Roman" w:hAnsi="Segoe UI" w:cs="Segoe UI"/>
          <w:color w:val="263238"/>
          <w:sz w:val="21"/>
          <w:szCs w:val="21"/>
        </w:rPr>
        <w:t> to the next building's height, you do </w:t>
      </w:r>
      <w:r w:rsidRPr="00507B6B">
        <w:rPr>
          <w:rFonts w:ascii="Segoe UI" w:eastAsia="Times New Roman" w:hAnsi="Segoe UI" w:cs="Segoe UI"/>
          <w:b/>
          <w:bCs/>
          <w:color w:val="263238"/>
          <w:sz w:val="21"/>
          <w:szCs w:val="21"/>
        </w:rPr>
        <w:t>not</w:t>
      </w:r>
      <w:r w:rsidRPr="00507B6B">
        <w:rPr>
          <w:rFonts w:ascii="Segoe UI" w:eastAsia="Times New Roman" w:hAnsi="Segoe UI" w:cs="Segoe UI"/>
          <w:color w:val="263238"/>
          <w:sz w:val="21"/>
          <w:szCs w:val="21"/>
        </w:rPr>
        <w:t> need a ladder or bricks.</w:t>
      </w:r>
    </w:p>
    <w:p w14:paraId="754F3304" w14:textId="77777777" w:rsidR="00507B6B" w:rsidRPr="00507B6B" w:rsidRDefault="00507B6B" w:rsidP="00507B6B">
      <w:pPr>
        <w:numPr>
          <w:ilvl w:val="0"/>
          <w:numId w:val="5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07B6B">
        <w:rPr>
          <w:rFonts w:ascii="Segoe UI" w:eastAsia="Times New Roman" w:hAnsi="Segoe UI" w:cs="Segoe UI"/>
          <w:color w:val="263238"/>
          <w:sz w:val="21"/>
          <w:szCs w:val="21"/>
        </w:rPr>
        <w:t>If the current building's height is </w:t>
      </w:r>
      <w:r w:rsidRPr="00507B6B">
        <w:rPr>
          <w:rFonts w:ascii="Segoe UI" w:eastAsia="Times New Roman" w:hAnsi="Segoe UI" w:cs="Segoe UI"/>
          <w:b/>
          <w:bCs/>
          <w:color w:val="263238"/>
          <w:sz w:val="21"/>
          <w:szCs w:val="21"/>
        </w:rPr>
        <w:t>less than</w:t>
      </w:r>
      <w:r w:rsidRPr="00507B6B">
        <w:rPr>
          <w:rFonts w:ascii="Segoe UI" w:eastAsia="Times New Roman" w:hAnsi="Segoe UI" w:cs="Segoe UI"/>
          <w:color w:val="263238"/>
          <w:sz w:val="21"/>
          <w:szCs w:val="21"/>
        </w:rPr>
        <w:t> the next building's height, you can either use </w:t>
      </w:r>
      <w:r w:rsidRPr="00507B6B">
        <w:rPr>
          <w:rFonts w:ascii="Segoe UI" w:eastAsia="Times New Roman" w:hAnsi="Segoe UI" w:cs="Segoe UI"/>
          <w:b/>
          <w:bCs/>
          <w:color w:val="263238"/>
          <w:sz w:val="21"/>
          <w:szCs w:val="21"/>
        </w:rPr>
        <w:t>one ladder</w:t>
      </w:r>
      <w:r w:rsidRPr="00507B6B">
        <w:rPr>
          <w:rFonts w:ascii="Segoe UI" w:eastAsia="Times New Roman" w:hAnsi="Segoe UI" w:cs="Segoe UI"/>
          <w:color w:val="263238"/>
          <w:sz w:val="21"/>
          <w:szCs w:val="21"/>
        </w:rPr>
        <w:t> or </w:t>
      </w:r>
      <w:r w:rsidRPr="00507B6B">
        <w:rPr>
          <w:rFonts w:ascii="Courier New" w:eastAsia="Times New Roman" w:hAnsi="Courier New" w:cs="Courier New"/>
          <w:color w:val="546E7A"/>
          <w:sz w:val="20"/>
          <w:szCs w:val="20"/>
          <w:shd w:val="clear" w:color="auto" w:fill="F7F9FA"/>
        </w:rPr>
        <w:t>(h[i+1] - h[i])</w:t>
      </w:r>
      <w:r w:rsidRPr="00507B6B">
        <w:rPr>
          <w:rFonts w:ascii="Segoe UI" w:eastAsia="Times New Roman" w:hAnsi="Segoe UI" w:cs="Segoe UI"/>
          <w:color w:val="263238"/>
          <w:sz w:val="21"/>
          <w:szCs w:val="21"/>
        </w:rPr>
        <w:t> </w:t>
      </w:r>
      <w:r w:rsidRPr="00507B6B">
        <w:rPr>
          <w:rFonts w:ascii="Segoe UI" w:eastAsia="Times New Roman" w:hAnsi="Segoe UI" w:cs="Segoe UI"/>
          <w:b/>
          <w:bCs/>
          <w:color w:val="263238"/>
          <w:sz w:val="21"/>
          <w:szCs w:val="21"/>
        </w:rPr>
        <w:t>bricks</w:t>
      </w:r>
      <w:r w:rsidRPr="00507B6B">
        <w:rPr>
          <w:rFonts w:ascii="Segoe UI" w:eastAsia="Times New Roman" w:hAnsi="Segoe UI" w:cs="Segoe UI"/>
          <w:color w:val="263238"/>
          <w:sz w:val="21"/>
          <w:szCs w:val="21"/>
        </w:rPr>
        <w:t>.</w:t>
      </w:r>
    </w:p>
    <w:p w14:paraId="7A6524D9" w14:textId="77777777" w:rsidR="00507B6B" w:rsidRPr="00507B6B" w:rsidRDefault="00507B6B" w:rsidP="00507B6B">
      <w:pPr>
        <w:shd w:val="clear" w:color="auto" w:fill="FFFFFF"/>
        <w:spacing w:after="240" w:line="240" w:lineRule="auto"/>
        <w:rPr>
          <w:rFonts w:ascii="Segoe UI" w:eastAsia="Times New Roman" w:hAnsi="Segoe UI" w:cs="Segoe UI"/>
          <w:color w:val="263238"/>
          <w:sz w:val="21"/>
          <w:szCs w:val="21"/>
        </w:rPr>
      </w:pPr>
      <w:r w:rsidRPr="00507B6B">
        <w:rPr>
          <w:rFonts w:ascii="Segoe UI" w:eastAsia="Times New Roman" w:hAnsi="Segoe UI" w:cs="Segoe UI"/>
          <w:i/>
          <w:iCs/>
          <w:color w:val="263238"/>
          <w:sz w:val="21"/>
          <w:szCs w:val="21"/>
        </w:rPr>
        <w:t>Return the furthest building index (0-indexed) you can reach if you use the given ladders and bricks optimally.</w:t>
      </w:r>
    </w:p>
    <w:p w14:paraId="1543978A" w14:textId="77777777" w:rsidR="00507B6B" w:rsidRPr="00507B6B" w:rsidRDefault="00507B6B" w:rsidP="00507B6B">
      <w:pPr>
        <w:shd w:val="clear" w:color="auto" w:fill="FFFFFF"/>
        <w:spacing w:after="240" w:line="240" w:lineRule="auto"/>
        <w:rPr>
          <w:rFonts w:ascii="Segoe UI" w:eastAsia="Times New Roman" w:hAnsi="Segoe UI" w:cs="Segoe UI"/>
          <w:color w:val="263238"/>
          <w:sz w:val="21"/>
          <w:szCs w:val="21"/>
        </w:rPr>
      </w:pPr>
      <w:r w:rsidRPr="00507B6B">
        <w:rPr>
          <w:rFonts w:ascii="Segoe UI" w:eastAsia="Times New Roman" w:hAnsi="Segoe UI" w:cs="Segoe UI"/>
          <w:color w:val="263238"/>
          <w:sz w:val="21"/>
          <w:szCs w:val="21"/>
        </w:rPr>
        <w:t> </w:t>
      </w:r>
    </w:p>
    <w:p w14:paraId="5D19429A" w14:textId="77777777" w:rsidR="00507B6B" w:rsidRPr="00507B6B" w:rsidRDefault="00507B6B" w:rsidP="00507B6B">
      <w:pPr>
        <w:shd w:val="clear" w:color="auto" w:fill="FFFFFF"/>
        <w:spacing w:after="240" w:line="240" w:lineRule="auto"/>
        <w:rPr>
          <w:rFonts w:ascii="Segoe UI" w:eastAsia="Times New Roman" w:hAnsi="Segoe UI" w:cs="Segoe UI"/>
          <w:color w:val="263238"/>
          <w:sz w:val="21"/>
          <w:szCs w:val="21"/>
        </w:rPr>
      </w:pPr>
      <w:r w:rsidRPr="00507B6B">
        <w:rPr>
          <w:rFonts w:ascii="Segoe UI" w:eastAsia="Times New Roman" w:hAnsi="Segoe UI" w:cs="Segoe UI"/>
          <w:b/>
          <w:bCs/>
          <w:color w:val="263238"/>
          <w:sz w:val="21"/>
          <w:szCs w:val="21"/>
        </w:rPr>
        <w:t>Example 1:</w:t>
      </w:r>
    </w:p>
    <w:p w14:paraId="2D1CF400" w14:textId="70ED7A22" w:rsidR="00507B6B" w:rsidRPr="00507B6B" w:rsidRDefault="00507B6B" w:rsidP="00507B6B">
      <w:pPr>
        <w:spacing w:after="0" w:line="240" w:lineRule="auto"/>
        <w:rPr>
          <w:rFonts w:ascii="Times New Roman" w:eastAsia="Times New Roman" w:hAnsi="Times New Roman" w:cs="Times New Roman"/>
          <w:sz w:val="24"/>
          <w:szCs w:val="24"/>
        </w:rPr>
      </w:pPr>
      <w:r w:rsidRPr="00507B6B">
        <w:rPr>
          <w:rFonts w:ascii="Times New Roman" w:eastAsia="Times New Roman" w:hAnsi="Times New Roman" w:cs="Times New Roman"/>
          <w:noProof/>
          <w:sz w:val="24"/>
          <w:szCs w:val="24"/>
        </w:rPr>
        <w:lastRenderedPageBreak/>
        <w:drawing>
          <wp:inline distT="0" distB="0" distL="0" distR="0" wp14:anchorId="2F682A83" wp14:editId="26F06F60">
            <wp:extent cx="5349240" cy="53416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49240" cy="5341620"/>
                    </a:xfrm>
                    <a:prstGeom prst="rect">
                      <a:avLst/>
                    </a:prstGeom>
                    <a:noFill/>
                    <a:ln>
                      <a:noFill/>
                    </a:ln>
                  </pic:spPr>
                </pic:pic>
              </a:graphicData>
            </a:graphic>
          </wp:inline>
        </w:drawing>
      </w:r>
    </w:p>
    <w:p w14:paraId="4AC9669C"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b/>
          <w:bCs/>
          <w:color w:val="263238"/>
          <w:sz w:val="20"/>
          <w:szCs w:val="20"/>
        </w:rPr>
        <w:t>Input:</w:t>
      </w:r>
      <w:r w:rsidRPr="00507B6B">
        <w:rPr>
          <w:rFonts w:ascii="Consolas" w:eastAsia="Times New Roman" w:hAnsi="Consolas" w:cs="Courier New"/>
          <w:color w:val="263238"/>
          <w:sz w:val="20"/>
          <w:szCs w:val="20"/>
        </w:rPr>
        <w:t xml:space="preserve"> heights = [4,2,7,6,9,14,12], bricks = 5, ladders = 1</w:t>
      </w:r>
    </w:p>
    <w:p w14:paraId="2B725ADF"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b/>
          <w:bCs/>
          <w:color w:val="263238"/>
          <w:sz w:val="20"/>
          <w:szCs w:val="20"/>
        </w:rPr>
        <w:t>Output:</w:t>
      </w:r>
      <w:r w:rsidRPr="00507B6B">
        <w:rPr>
          <w:rFonts w:ascii="Consolas" w:eastAsia="Times New Roman" w:hAnsi="Consolas" w:cs="Courier New"/>
          <w:color w:val="263238"/>
          <w:sz w:val="20"/>
          <w:szCs w:val="20"/>
        </w:rPr>
        <w:t xml:space="preserve"> 4</w:t>
      </w:r>
    </w:p>
    <w:p w14:paraId="5D14DB93"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b/>
          <w:bCs/>
          <w:color w:val="263238"/>
          <w:sz w:val="20"/>
          <w:szCs w:val="20"/>
        </w:rPr>
        <w:t>Explanation:</w:t>
      </w:r>
      <w:r w:rsidRPr="00507B6B">
        <w:rPr>
          <w:rFonts w:ascii="Consolas" w:eastAsia="Times New Roman" w:hAnsi="Consolas" w:cs="Courier New"/>
          <w:color w:val="263238"/>
          <w:sz w:val="20"/>
          <w:szCs w:val="20"/>
        </w:rPr>
        <w:t xml:space="preserve"> Starting at building 0, you can follow these steps:</w:t>
      </w:r>
    </w:p>
    <w:p w14:paraId="043889F2"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Go to building 1 without using ladders nor bricks since 4 &gt;= 2.</w:t>
      </w:r>
    </w:p>
    <w:p w14:paraId="0810BFD7"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Go to building 2 using 5 bricks. You must use either bricks or ladders because 2 &lt; 7.</w:t>
      </w:r>
    </w:p>
    <w:p w14:paraId="059C540E"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Go to building 3 without using ladders nor bricks since 7 &gt;= 6.</w:t>
      </w:r>
    </w:p>
    <w:p w14:paraId="5951525C"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Go to building 4 using your only ladder. You must use either bricks or ladders because 6 &lt; 9.</w:t>
      </w:r>
    </w:p>
    <w:p w14:paraId="1C26B005" w14:textId="77777777" w:rsidR="00507B6B" w:rsidRDefault="00507B6B" w:rsidP="004E1D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It is impossible to go beyond building 4 because you do not have any more bricks or ladders.</w:t>
      </w:r>
    </w:p>
    <w:p w14:paraId="6BD3C18C" w14:textId="772F9F5D" w:rsidR="00507B6B" w:rsidRPr="00507B6B" w:rsidRDefault="004E1D87"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Consolas" w:eastAsia="Times New Roman" w:hAnsi="Consolas" w:cs="Courier New"/>
          <w:color w:val="263238"/>
          <w:sz w:val="20"/>
          <w:szCs w:val="20"/>
        </w:rPr>
        <w:lastRenderedPageBreak/>
        <w:t>:</w:t>
      </w:r>
      <w:r w:rsidR="00507B6B" w:rsidRPr="00507B6B">
        <w:t xml:space="preserve"> </w:t>
      </w:r>
      <w:r w:rsidR="00507B6B" w:rsidRPr="00507B6B">
        <w:rPr>
          <w:rFonts w:ascii="Consolas" w:eastAsia="Times New Roman" w:hAnsi="Consolas" w:cs="Courier New"/>
          <w:color w:val="263238"/>
          <w:sz w:val="20"/>
          <w:szCs w:val="20"/>
        </w:rPr>
        <w:t>int furthestBuilding(vector&lt;int&gt;&amp; heights, int bricks, int ladders) {</w:t>
      </w:r>
    </w:p>
    <w:p w14:paraId="35B51331"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priority_queue&lt;int&gt;pq;</w:t>
      </w:r>
    </w:p>
    <w:p w14:paraId="7EAE1809"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for(int i=0;i&lt;heights.size()-1;i++)</w:t>
      </w:r>
    </w:p>
    <w:p w14:paraId="77DD1E48"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w:t>
      </w:r>
    </w:p>
    <w:p w14:paraId="78DFAAA9"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int d=heights[i+1]-heights[i];</w:t>
      </w:r>
    </w:p>
    <w:p w14:paraId="37A31500"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if(d&gt;0)</w:t>
      </w:r>
    </w:p>
    <w:p w14:paraId="0669615E"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pq.push(-d);</w:t>
      </w:r>
    </w:p>
    <w:p w14:paraId="13C907C0"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if(pq.size()&gt;ladders)</w:t>
      </w:r>
    </w:p>
    <w:p w14:paraId="223B17DC"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w:t>
      </w:r>
    </w:p>
    <w:p w14:paraId="500F14DC"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bricks+=pq.top();</w:t>
      </w:r>
    </w:p>
    <w:p w14:paraId="6DA00FC4"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pq.pop();</w:t>
      </w:r>
    </w:p>
    <w:p w14:paraId="3089B5DC"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w:t>
      </w:r>
    </w:p>
    <w:p w14:paraId="2E1282E1"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if(bricks&lt;0)</w:t>
      </w:r>
    </w:p>
    <w:p w14:paraId="1733AFEE"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return i;</w:t>
      </w:r>
    </w:p>
    <w:p w14:paraId="34F10E29"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w:t>
      </w:r>
    </w:p>
    <w:p w14:paraId="1EB9066D" w14:textId="77777777" w:rsidR="00507B6B" w:rsidRPr="00507B6B" w:rsidRDefault="00507B6B" w:rsidP="00507B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return heights.size()-1;</w:t>
      </w:r>
    </w:p>
    <w:p w14:paraId="4E8B8B53" w14:textId="5DD1A630" w:rsidR="00E739D1" w:rsidRDefault="00507B6B" w:rsidP="00E739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7B6B">
        <w:rPr>
          <w:rFonts w:ascii="Consolas" w:eastAsia="Times New Roman" w:hAnsi="Consolas" w:cs="Courier New"/>
          <w:color w:val="263238"/>
          <w:sz w:val="20"/>
          <w:szCs w:val="20"/>
        </w:rPr>
        <w:t xml:space="preserve">    }</w:t>
      </w:r>
    </w:p>
    <w:p w14:paraId="453579E6" w14:textId="33F73C5B" w:rsidR="009B4E39" w:rsidRPr="009B4E39" w:rsidRDefault="00E739D1" w:rsidP="009B4E39">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272)</w:t>
      </w:r>
      <w:r w:rsidR="009B4E39" w:rsidRPr="009B4E39">
        <w:rPr>
          <w:rFonts w:ascii="Segoe UI" w:hAnsi="Segoe UI" w:cs="Segoe UI"/>
          <w:color w:val="263238"/>
          <w:sz w:val="21"/>
          <w:szCs w:val="21"/>
        </w:rPr>
        <w:t xml:space="preserve"> Given a sorted array of distinct integers and a target value, return the index if the target is found. If not, return the index where it would be if it were inserted in order.</w:t>
      </w:r>
    </w:p>
    <w:p w14:paraId="2F92486B" w14:textId="77777777" w:rsidR="009B4E39" w:rsidRPr="009B4E39" w:rsidRDefault="009B4E39" w:rsidP="009B4E39">
      <w:pPr>
        <w:shd w:val="clear" w:color="auto" w:fill="FFFFFF"/>
        <w:spacing w:after="240" w:line="240" w:lineRule="auto"/>
        <w:rPr>
          <w:rFonts w:ascii="Segoe UI" w:eastAsia="Times New Roman" w:hAnsi="Segoe UI" w:cs="Segoe UI"/>
          <w:color w:val="263238"/>
          <w:sz w:val="21"/>
          <w:szCs w:val="21"/>
        </w:rPr>
      </w:pPr>
      <w:r w:rsidRPr="009B4E39">
        <w:rPr>
          <w:rFonts w:ascii="Segoe UI" w:eastAsia="Times New Roman" w:hAnsi="Segoe UI" w:cs="Segoe UI"/>
          <w:color w:val="263238"/>
          <w:sz w:val="21"/>
          <w:szCs w:val="21"/>
        </w:rPr>
        <w:t>You must write an algorithm with </w:t>
      </w:r>
      <w:r w:rsidRPr="009B4E39">
        <w:rPr>
          <w:rFonts w:ascii="Courier New" w:eastAsia="Times New Roman" w:hAnsi="Courier New" w:cs="Courier New"/>
          <w:color w:val="546E7A"/>
          <w:sz w:val="20"/>
          <w:szCs w:val="20"/>
          <w:shd w:val="clear" w:color="auto" w:fill="F7F9FA"/>
        </w:rPr>
        <w:t>O(log n)</w:t>
      </w:r>
      <w:r w:rsidRPr="009B4E39">
        <w:rPr>
          <w:rFonts w:ascii="Segoe UI" w:eastAsia="Times New Roman" w:hAnsi="Segoe UI" w:cs="Segoe UI"/>
          <w:color w:val="263238"/>
          <w:sz w:val="21"/>
          <w:szCs w:val="21"/>
        </w:rPr>
        <w:t> runtime complexity.</w:t>
      </w:r>
    </w:p>
    <w:p w14:paraId="19F0FEE0" w14:textId="77777777" w:rsidR="009B4E39" w:rsidRPr="009B4E39" w:rsidRDefault="009B4E39" w:rsidP="009B4E39">
      <w:pPr>
        <w:shd w:val="clear" w:color="auto" w:fill="FFFFFF"/>
        <w:spacing w:after="240" w:line="240" w:lineRule="auto"/>
        <w:rPr>
          <w:rFonts w:ascii="Segoe UI" w:eastAsia="Times New Roman" w:hAnsi="Segoe UI" w:cs="Segoe UI"/>
          <w:color w:val="263238"/>
          <w:sz w:val="21"/>
          <w:szCs w:val="21"/>
        </w:rPr>
      </w:pPr>
      <w:r w:rsidRPr="009B4E39">
        <w:rPr>
          <w:rFonts w:ascii="Segoe UI" w:eastAsia="Times New Roman" w:hAnsi="Segoe UI" w:cs="Segoe UI"/>
          <w:color w:val="263238"/>
          <w:sz w:val="21"/>
          <w:szCs w:val="21"/>
        </w:rPr>
        <w:t> </w:t>
      </w:r>
    </w:p>
    <w:p w14:paraId="4D6E8E39" w14:textId="77777777" w:rsidR="009B4E39" w:rsidRPr="009B4E39" w:rsidRDefault="009B4E39" w:rsidP="009B4E39">
      <w:pPr>
        <w:shd w:val="clear" w:color="auto" w:fill="FFFFFF"/>
        <w:spacing w:after="240" w:line="240" w:lineRule="auto"/>
        <w:rPr>
          <w:rFonts w:ascii="Segoe UI" w:eastAsia="Times New Roman" w:hAnsi="Segoe UI" w:cs="Segoe UI"/>
          <w:color w:val="263238"/>
          <w:sz w:val="21"/>
          <w:szCs w:val="21"/>
        </w:rPr>
      </w:pPr>
      <w:r w:rsidRPr="009B4E39">
        <w:rPr>
          <w:rFonts w:ascii="Segoe UI" w:eastAsia="Times New Roman" w:hAnsi="Segoe UI" w:cs="Segoe UI"/>
          <w:b/>
          <w:bCs/>
          <w:color w:val="263238"/>
          <w:sz w:val="21"/>
          <w:szCs w:val="21"/>
        </w:rPr>
        <w:t>Example 1:</w:t>
      </w:r>
    </w:p>
    <w:p w14:paraId="2552F90D" w14:textId="77777777" w:rsidR="009B4E39" w:rsidRPr="009B4E39" w:rsidRDefault="009B4E39" w:rsidP="009B4E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4E39">
        <w:rPr>
          <w:rFonts w:ascii="Consolas" w:eastAsia="Times New Roman" w:hAnsi="Consolas" w:cs="Courier New"/>
          <w:b/>
          <w:bCs/>
          <w:color w:val="263238"/>
          <w:sz w:val="20"/>
          <w:szCs w:val="20"/>
        </w:rPr>
        <w:t>Input:</w:t>
      </w:r>
      <w:r w:rsidRPr="009B4E39">
        <w:rPr>
          <w:rFonts w:ascii="Consolas" w:eastAsia="Times New Roman" w:hAnsi="Consolas" w:cs="Courier New"/>
          <w:color w:val="263238"/>
          <w:sz w:val="20"/>
          <w:szCs w:val="20"/>
        </w:rPr>
        <w:t xml:space="preserve"> nums = [1,3,5,6], target = 5</w:t>
      </w:r>
    </w:p>
    <w:p w14:paraId="6547109D" w14:textId="39A09DF3" w:rsidR="00E739D1" w:rsidRDefault="009B4E39" w:rsidP="002C02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4E39">
        <w:rPr>
          <w:rFonts w:ascii="Consolas" w:eastAsia="Times New Roman" w:hAnsi="Consolas" w:cs="Courier New"/>
          <w:b/>
          <w:bCs/>
          <w:color w:val="263238"/>
          <w:sz w:val="20"/>
          <w:szCs w:val="20"/>
        </w:rPr>
        <w:t>Output:</w:t>
      </w:r>
      <w:r w:rsidRPr="009B4E39">
        <w:rPr>
          <w:rFonts w:ascii="Consolas" w:eastAsia="Times New Roman" w:hAnsi="Consolas" w:cs="Courier New"/>
          <w:color w:val="263238"/>
          <w:sz w:val="20"/>
          <w:szCs w:val="20"/>
        </w:rPr>
        <w:t xml:space="preserve"> 2</w:t>
      </w:r>
    </w:p>
    <w:p w14:paraId="69A25F80" w14:textId="5677ACD6" w:rsidR="002C02FC" w:rsidRPr="002C02FC" w:rsidRDefault="00E739D1" w:rsidP="002C02FC">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2C02FC" w:rsidRPr="002C02FC">
        <w:t xml:space="preserve"> </w:t>
      </w:r>
      <w:r w:rsidR="002C02FC" w:rsidRPr="002C02FC">
        <w:rPr>
          <w:rFonts w:ascii="Consolas" w:eastAsia="Times New Roman" w:hAnsi="Consolas" w:cs="Courier New"/>
          <w:color w:val="263238"/>
          <w:sz w:val="20"/>
          <w:szCs w:val="20"/>
        </w:rPr>
        <w:t>int searchInsert(vector&lt;int&gt;&amp; nums, int target) {</w:t>
      </w:r>
    </w:p>
    <w:p w14:paraId="153699E1"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int lo=0;</w:t>
      </w:r>
    </w:p>
    <w:p w14:paraId="6ABA0130"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int hi=nums.size()-1;</w:t>
      </w:r>
    </w:p>
    <w:p w14:paraId="7CCC6DF8"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while(lo&lt;=hi)</w:t>
      </w:r>
    </w:p>
    <w:p w14:paraId="49A3B3A3"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lastRenderedPageBreak/>
        <w:t xml:space="preserve">        {</w:t>
      </w:r>
    </w:p>
    <w:p w14:paraId="282F4776"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int mid=(lo+hi)/2;</w:t>
      </w:r>
    </w:p>
    <w:p w14:paraId="38D54C24"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if(nums[mid]==target)</w:t>
      </w:r>
    </w:p>
    <w:p w14:paraId="69D6C57C"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return mid;</w:t>
      </w:r>
    </w:p>
    <w:p w14:paraId="6F632007"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else if(nums[mid]&gt;target)</w:t>
      </w:r>
    </w:p>
    <w:p w14:paraId="48D0A1A8"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hi=mid-1;</w:t>
      </w:r>
    </w:p>
    <w:p w14:paraId="06D68047"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else</w:t>
      </w:r>
    </w:p>
    <w:p w14:paraId="6E03D9E4"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lo=mid+1;</w:t>
      </w:r>
    </w:p>
    <w:p w14:paraId="24CADF37"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w:t>
      </w:r>
    </w:p>
    <w:p w14:paraId="15E1FD4D" w14:textId="77777777" w:rsidR="002C02FC" w:rsidRPr="002C02FC"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return lo;</w:t>
      </w:r>
    </w:p>
    <w:p w14:paraId="20688926" w14:textId="19BF2EEB" w:rsidR="00507B6B" w:rsidRDefault="002C02FC" w:rsidP="002C02FC">
      <w:pPr>
        <w:rPr>
          <w:rFonts w:ascii="Consolas" w:eastAsia="Times New Roman" w:hAnsi="Consolas" w:cs="Courier New"/>
          <w:color w:val="263238"/>
          <w:sz w:val="20"/>
          <w:szCs w:val="20"/>
        </w:rPr>
      </w:pPr>
      <w:r w:rsidRPr="002C02FC">
        <w:rPr>
          <w:rFonts w:ascii="Consolas" w:eastAsia="Times New Roman" w:hAnsi="Consolas" w:cs="Courier New"/>
          <w:color w:val="263238"/>
          <w:sz w:val="20"/>
          <w:szCs w:val="20"/>
        </w:rPr>
        <w:t xml:space="preserve">    }</w:t>
      </w:r>
    </w:p>
    <w:p w14:paraId="7B937890" w14:textId="1CB68E55" w:rsidR="004B1176" w:rsidRPr="004B1176" w:rsidRDefault="002C02FC" w:rsidP="004B117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273)</w:t>
      </w:r>
      <w:r w:rsidR="004B1176" w:rsidRPr="004B1176">
        <w:rPr>
          <w:rFonts w:ascii="Segoe UI" w:hAnsi="Segoe UI" w:cs="Segoe UI"/>
          <w:color w:val="263238"/>
          <w:sz w:val="21"/>
          <w:szCs w:val="21"/>
        </w:rPr>
        <w:t xml:space="preserve"> Given a </w:t>
      </w:r>
      <w:r w:rsidR="004B1176" w:rsidRPr="004B1176">
        <w:rPr>
          <w:rFonts w:ascii="Segoe UI" w:hAnsi="Segoe UI" w:cs="Segoe UI"/>
          <w:b/>
          <w:bCs/>
          <w:color w:val="263238"/>
          <w:sz w:val="21"/>
          <w:szCs w:val="21"/>
        </w:rPr>
        <w:t>1-indexed</w:t>
      </w:r>
      <w:r w:rsidR="004B1176" w:rsidRPr="004B1176">
        <w:rPr>
          <w:rFonts w:ascii="Segoe UI" w:hAnsi="Segoe UI" w:cs="Segoe UI"/>
          <w:color w:val="263238"/>
          <w:sz w:val="21"/>
          <w:szCs w:val="21"/>
        </w:rPr>
        <w:t> array of integers </w:t>
      </w:r>
      <w:r w:rsidR="004B1176" w:rsidRPr="004B1176">
        <w:rPr>
          <w:rFonts w:ascii="Courier New" w:hAnsi="Courier New" w:cs="Courier New"/>
          <w:color w:val="546E7A"/>
          <w:sz w:val="20"/>
          <w:szCs w:val="20"/>
          <w:shd w:val="clear" w:color="auto" w:fill="F7F9FA"/>
        </w:rPr>
        <w:t>numbers</w:t>
      </w:r>
      <w:r w:rsidR="004B1176" w:rsidRPr="004B1176">
        <w:rPr>
          <w:rFonts w:ascii="Segoe UI" w:hAnsi="Segoe UI" w:cs="Segoe UI"/>
          <w:color w:val="263238"/>
          <w:sz w:val="21"/>
          <w:szCs w:val="21"/>
        </w:rPr>
        <w:t> that is already </w:t>
      </w:r>
      <w:r w:rsidR="004B1176" w:rsidRPr="004B1176">
        <w:rPr>
          <w:rFonts w:ascii="Segoe UI" w:hAnsi="Segoe UI" w:cs="Segoe UI"/>
          <w:b/>
          <w:bCs/>
          <w:i/>
          <w:iCs/>
          <w:color w:val="263238"/>
          <w:sz w:val="21"/>
          <w:szCs w:val="21"/>
        </w:rPr>
        <w:t>sorted in non-decreasing order</w:t>
      </w:r>
      <w:r w:rsidR="004B1176" w:rsidRPr="004B1176">
        <w:rPr>
          <w:rFonts w:ascii="Segoe UI" w:hAnsi="Segoe UI" w:cs="Segoe UI"/>
          <w:color w:val="263238"/>
          <w:sz w:val="21"/>
          <w:szCs w:val="21"/>
        </w:rPr>
        <w:t>, find two numbers such that they add up to a specific </w:t>
      </w:r>
      <w:r w:rsidR="004B1176" w:rsidRPr="004B1176">
        <w:rPr>
          <w:rFonts w:ascii="Courier New" w:hAnsi="Courier New" w:cs="Courier New"/>
          <w:color w:val="546E7A"/>
          <w:sz w:val="20"/>
          <w:szCs w:val="20"/>
          <w:shd w:val="clear" w:color="auto" w:fill="F7F9FA"/>
        </w:rPr>
        <w:t>target</w:t>
      </w:r>
      <w:r w:rsidR="004B1176" w:rsidRPr="004B1176">
        <w:rPr>
          <w:rFonts w:ascii="Segoe UI" w:hAnsi="Segoe UI" w:cs="Segoe UI"/>
          <w:color w:val="263238"/>
          <w:sz w:val="21"/>
          <w:szCs w:val="21"/>
        </w:rPr>
        <w:t> number. Let these two numbers be </w:t>
      </w:r>
      <w:r w:rsidR="004B1176" w:rsidRPr="004B1176">
        <w:rPr>
          <w:rFonts w:ascii="Courier New" w:hAnsi="Courier New" w:cs="Courier New"/>
          <w:color w:val="546E7A"/>
          <w:sz w:val="20"/>
          <w:szCs w:val="20"/>
          <w:shd w:val="clear" w:color="auto" w:fill="F7F9FA"/>
        </w:rPr>
        <w:t>numbers[index</w:t>
      </w:r>
      <w:r w:rsidR="004B1176" w:rsidRPr="004B1176">
        <w:rPr>
          <w:rFonts w:ascii="Courier New" w:hAnsi="Courier New" w:cs="Courier New"/>
          <w:color w:val="546E7A"/>
          <w:sz w:val="15"/>
          <w:szCs w:val="15"/>
          <w:shd w:val="clear" w:color="auto" w:fill="F7F9FA"/>
          <w:vertAlign w:val="subscript"/>
        </w:rPr>
        <w:t>1</w:t>
      </w:r>
      <w:r w:rsidR="004B1176" w:rsidRPr="004B1176">
        <w:rPr>
          <w:rFonts w:ascii="Courier New" w:hAnsi="Courier New" w:cs="Courier New"/>
          <w:color w:val="546E7A"/>
          <w:sz w:val="20"/>
          <w:szCs w:val="20"/>
          <w:shd w:val="clear" w:color="auto" w:fill="F7F9FA"/>
        </w:rPr>
        <w:t>]</w:t>
      </w:r>
      <w:r w:rsidR="004B1176" w:rsidRPr="004B1176">
        <w:rPr>
          <w:rFonts w:ascii="Segoe UI" w:hAnsi="Segoe UI" w:cs="Segoe UI"/>
          <w:color w:val="263238"/>
          <w:sz w:val="21"/>
          <w:szCs w:val="21"/>
        </w:rPr>
        <w:t> and </w:t>
      </w:r>
      <w:r w:rsidR="004B1176" w:rsidRPr="004B1176">
        <w:rPr>
          <w:rFonts w:ascii="Courier New" w:hAnsi="Courier New" w:cs="Courier New"/>
          <w:color w:val="546E7A"/>
          <w:sz w:val="20"/>
          <w:szCs w:val="20"/>
          <w:shd w:val="clear" w:color="auto" w:fill="F7F9FA"/>
        </w:rPr>
        <w:t>numbers[index</w:t>
      </w:r>
      <w:r w:rsidR="004B1176" w:rsidRPr="004B1176">
        <w:rPr>
          <w:rFonts w:ascii="Courier New" w:hAnsi="Courier New" w:cs="Courier New"/>
          <w:color w:val="546E7A"/>
          <w:sz w:val="15"/>
          <w:szCs w:val="15"/>
          <w:shd w:val="clear" w:color="auto" w:fill="F7F9FA"/>
          <w:vertAlign w:val="subscript"/>
        </w:rPr>
        <w:t>2</w:t>
      </w:r>
      <w:r w:rsidR="004B1176" w:rsidRPr="004B1176">
        <w:rPr>
          <w:rFonts w:ascii="Courier New" w:hAnsi="Courier New" w:cs="Courier New"/>
          <w:color w:val="546E7A"/>
          <w:sz w:val="20"/>
          <w:szCs w:val="20"/>
          <w:shd w:val="clear" w:color="auto" w:fill="F7F9FA"/>
        </w:rPr>
        <w:t>]</w:t>
      </w:r>
      <w:r w:rsidR="004B1176" w:rsidRPr="004B1176">
        <w:rPr>
          <w:rFonts w:ascii="Segoe UI" w:hAnsi="Segoe UI" w:cs="Segoe UI"/>
          <w:color w:val="263238"/>
          <w:sz w:val="21"/>
          <w:szCs w:val="21"/>
        </w:rPr>
        <w:t> where </w:t>
      </w:r>
      <w:r w:rsidR="004B1176" w:rsidRPr="004B1176">
        <w:rPr>
          <w:rFonts w:ascii="Courier New" w:hAnsi="Courier New" w:cs="Courier New"/>
          <w:color w:val="546E7A"/>
          <w:sz w:val="20"/>
          <w:szCs w:val="20"/>
          <w:shd w:val="clear" w:color="auto" w:fill="F7F9FA"/>
        </w:rPr>
        <w:t>1 &lt;= index</w:t>
      </w:r>
      <w:r w:rsidR="004B1176" w:rsidRPr="004B1176">
        <w:rPr>
          <w:rFonts w:ascii="Courier New" w:hAnsi="Courier New" w:cs="Courier New"/>
          <w:color w:val="546E7A"/>
          <w:sz w:val="15"/>
          <w:szCs w:val="15"/>
          <w:shd w:val="clear" w:color="auto" w:fill="F7F9FA"/>
          <w:vertAlign w:val="subscript"/>
        </w:rPr>
        <w:t>1</w:t>
      </w:r>
      <w:r w:rsidR="004B1176" w:rsidRPr="004B1176">
        <w:rPr>
          <w:rFonts w:ascii="Courier New" w:hAnsi="Courier New" w:cs="Courier New"/>
          <w:color w:val="546E7A"/>
          <w:sz w:val="20"/>
          <w:szCs w:val="20"/>
          <w:shd w:val="clear" w:color="auto" w:fill="F7F9FA"/>
        </w:rPr>
        <w:t> &lt; index</w:t>
      </w:r>
      <w:r w:rsidR="004B1176" w:rsidRPr="004B1176">
        <w:rPr>
          <w:rFonts w:ascii="Courier New" w:hAnsi="Courier New" w:cs="Courier New"/>
          <w:color w:val="546E7A"/>
          <w:sz w:val="15"/>
          <w:szCs w:val="15"/>
          <w:shd w:val="clear" w:color="auto" w:fill="F7F9FA"/>
          <w:vertAlign w:val="subscript"/>
        </w:rPr>
        <w:t>2</w:t>
      </w:r>
      <w:r w:rsidR="004B1176" w:rsidRPr="004B1176">
        <w:rPr>
          <w:rFonts w:ascii="Courier New" w:hAnsi="Courier New" w:cs="Courier New"/>
          <w:color w:val="546E7A"/>
          <w:sz w:val="20"/>
          <w:szCs w:val="20"/>
          <w:shd w:val="clear" w:color="auto" w:fill="F7F9FA"/>
        </w:rPr>
        <w:t> &lt;= numbers.length</w:t>
      </w:r>
      <w:r w:rsidR="004B1176" w:rsidRPr="004B1176">
        <w:rPr>
          <w:rFonts w:ascii="Segoe UI" w:hAnsi="Segoe UI" w:cs="Segoe UI"/>
          <w:color w:val="263238"/>
          <w:sz w:val="21"/>
          <w:szCs w:val="21"/>
        </w:rPr>
        <w:t>.</w:t>
      </w:r>
    </w:p>
    <w:p w14:paraId="638517AF" w14:textId="77777777" w:rsidR="004B1176" w:rsidRPr="004B1176" w:rsidRDefault="004B1176" w:rsidP="004B1176">
      <w:pPr>
        <w:shd w:val="clear" w:color="auto" w:fill="FFFFFF"/>
        <w:spacing w:after="240" w:line="240" w:lineRule="auto"/>
        <w:rPr>
          <w:rFonts w:ascii="Segoe UI" w:eastAsia="Times New Roman" w:hAnsi="Segoe UI" w:cs="Segoe UI"/>
          <w:color w:val="263238"/>
          <w:sz w:val="21"/>
          <w:szCs w:val="21"/>
        </w:rPr>
      </w:pPr>
      <w:r w:rsidRPr="004B1176">
        <w:rPr>
          <w:rFonts w:ascii="Segoe UI" w:eastAsia="Times New Roman" w:hAnsi="Segoe UI" w:cs="Segoe UI"/>
          <w:color w:val="263238"/>
          <w:sz w:val="21"/>
          <w:szCs w:val="21"/>
        </w:rPr>
        <w:t>Return</w:t>
      </w:r>
      <w:r w:rsidRPr="004B1176">
        <w:rPr>
          <w:rFonts w:ascii="Segoe UI" w:eastAsia="Times New Roman" w:hAnsi="Segoe UI" w:cs="Segoe UI"/>
          <w:i/>
          <w:iCs/>
          <w:color w:val="263238"/>
          <w:sz w:val="21"/>
          <w:szCs w:val="21"/>
        </w:rPr>
        <w:t> the indices of the two numbers, </w:t>
      </w:r>
      <w:r w:rsidRPr="004B1176">
        <w:rPr>
          <w:rFonts w:ascii="Courier New" w:eastAsia="Times New Roman" w:hAnsi="Courier New" w:cs="Courier New"/>
          <w:color w:val="546E7A"/>
          <w:sz w:val="20"/>
          <w:szCs w:val="20"/>
          <w:shd w:val="clear" w:color="auto" w:fill="F7F9FA"/>
        </w:rPr>
        <w:t>index</w:t>
      </w:r>
      <w:r w:rsidRPr="004B1176">
        <w:rPr>
          <w:rFonts w:ascii="Courier New" w:eastAsia="Times New Roman" w:hAnsi="Courier New" w:cs="Courier New"/>
          <w:color w:val="546E7A"/>
          <w:sz w:val="15"/>
          <w:szCs w:val="15"/>
          <w:shd w:val="clear" w:color="auto" w:fill="F7F9FA"/>
          <w:vertAlign w:val="subscript"/>
        </w:rPr>
        <w:t>1</w:t>
      </w:r>
      <w:r w:rsidRPr="004B1176">
        <w:rPr>
          <w:rFonts w:ascii="Segoe UI" w:eastAsia="Times New Roman" w:hAnsi="Segoe UI" w:cs="Segoe UI"/>
          <w:i/>
          <w:iCs/>
          <w:color w:val="263238"/>
          <w:sz w:val="21"/>
          <w:szCs w:val="21"/>
        </w:rPr>
        <w:t> and </w:t>
      </w:r>
      <w:r w:rsidRPr="004B1176">
        <w:rPr>
          <w:rFonts w:ascii="Courier New" w:eastAsia="Times New Roman" w:hAnsi="Courier New" w:cs="Courier New"/>
          <w:color w:val="546E7A"/>
          <w:sz w:val="20"/>
          <w:szCs w:val="20"/>
          <w:shd w:val="clear" w:color="auto" w:fill="F7F9FA"/>
        </w:rPr>
        <w:t>index</w:t>
      </w:r>
      <w:r w:rsidRPr="004B1176">
        <w:rPr>
          <w:rFonts w:ascii="Courier New" w:eastAsia="Times New Roman" w:hAnsi="Courier New" w:cs="Courier New"/>
          <w:color w:val="546E7A"/>
          <w:sz w:val="15"/>
          <w:szCs w:val="15"/>
          <w:shd w:val="clear" w:color="auto" w:fill="F7F9FA"/>
          <w:vertAlign w:val="subscript"/>
        </w:rPr>
        <w:t>2</w:t>
      </w:r>
      <w:r w:rsidRPr="004B1176">
        <w:rPr>
          <w:rFonts w:ascii="Segoe UI" w:eastAsia="Times New Roman" w:hAnsi="Segoe UI" w:cs="Segoe UI"/>
          <w:i/>
          <w:iCs/>
          <w:color w:val="263238"/>
          <w:sz w:val="21"/>
          <w:szCs w:val="21"/>
        </w:rPr>
        <w:t>, </w:t>
      </w:r>
      <w:r w:rsidRPr="004B1176">
        <w:rPr>
          <w:rFonts w:ascii="Segoe UI" w:eastAsia="Times New Roman" w:hAnsi="Segoe UI" w:cs="Segoe UI"/>
          <w:b/>
          <w:bCs/>
          <w:i/>
          <w:iCs/>
          <w:color w:val="263238"/>
          <w:sz w:val="21"/>
          <w:szCs w:val="21"/>
        </w:rPr>
        <w:t>added by one</w:t>
      </w:r>
      <w:r w:rsidRPr="004B1176">
        <w:rPr>
          <w:rFonts w:ascii="Segoe UI" w:eastAsia="Times New Roman" w:hAnsi="Segoe UI" w:cs="Segoe UI"/>
          <w:i/>
          <w:iCs/>
          <w:color w:val="263238"/>
          <w:sz w:val="21"/>
          <w:szCs w:val="21"/>
        </w:rPr>
        <w:t> as an integer array </w:t>
      </w:r>
      <w:r w:rsidRPr="004B1176">
        <w:rPr>
          <w:rFonts w:ascii="Courier New" w:eastAsia="Times New Roman" w:hAnsi="Courier New" w:cs="Courier New"/>
          <w:color w:val="546E7A"/>
          <w:sz w:val="20"/>
          <w:szCs w:val="20"/>
          <w:shd w:val="clear" w:color="auto" w:fill="F7F9FA"/>
        </w:rPr>
        <w:t>[index</w:t>
      </w:r>
      <w:r w:rsidRPr="004B1176">
        <w:rPr>
          <w:rFonts w:ascii="Courier New" w:eastAsia="Times New Roman" w:hAnsi="Courier New" w:cs="Courier New"/>
          <w:color w:val="546E7A"/>
          <w:sz w:val="15"/>
          <w:szCs w:val="15"/>
          <w:shd w:val="clear" w:color="auto" w:fill="F7F9FA"/>
          <w:vertAlign w:val="subscript"/>
        </w:rPr>
        <w:t>1</w:t>
      </w:r>
      <w:r w:rsidRPr="004B1176">
        <w:rPr>
          <w:rFonts w:ascii="Courier New" w:eastAsia="Times New Roman" w:hAnsi="Courier New" w:cs="Courier New"/>
          <w:color w:val="546E7A"/>
          <w:sz w:val="20"/>
          <w:szCs w:val="20"/>
          <w:shd w:val="clear" w:color="auto" w:fill="F7F9FA"/>
        </w:rPr>
        <w:t>, index</w:t>
      </w:r>
      <w:r w:rsidRPr="004B1176">
        <w:rPr>
          <w:rFonts w:ascii="Courier New" w:eastAsia="Times New Roman" w:hAnsi="Courier New" w:cs="Courier New"/>
          <w:color w:val="546E7A"/>
          <w:sz w:val="15"/>
          <w:szCs w:val="15"/>
          <w:shd w:val="clear" w:color="auto" w:fill="F7F9FA"/>
          <w:vertAlign w:val="subscript"/>
        </w:rPr>
        <w:t>2</w:t>
      </w:r>
      <w:r w:rsidRPr="004B1176">
        <w:rPr>
          <w:rFonts w:ascii="Courier New" w:eastAsia="Times New Roman" w:hAnsi="Courier New" w:cs="Courier New"/>
          <w:color w:val="546E7A"/>
          <w:sz w:val="20"/>
          <w:szCs w:val="20"/>
          <w:shd w:val="clear" w:color="auto" w:fill="F7F9FA"/>
        </w:rPr>
        <w:t>]</w:t>
      </w:r>
      <w:r w:rsidRPr="004B1176">
        <w:rPr>
          <w:rFonts w:ascii="Segoe UI" w:eastAsia="Times New Roman" w:hAnsi="Segoe UI" w:cs="Segoe UI"/>
          <w:i/>
          <w:iCs/>
          <w:color w:val="263238"/>
          <w:sz w:val="21"/>
          <w:szCs w:val="21"/>
        </w:rPr>
        <w:t> of length 2.</w:t>
      </w:r>
    </w:p>
    <w:p w14:paraId="03EA79A8" w14:textId="77777777" w:rsidR="004B1176" w:rsidRPr="004B1176" w:rsidRDefault="004B1176" w:rsidP="004B1176">
      <w:pPr>
        <w:shd w:val="clear" w:color="auto" w:fill="FFFFFF"/>
        <w:spacing w:after="240" w:line="240" w:lineRule="auto"/>
        <w:rPr>
          <w:rFonts w:ascii="Segoe UI" w:eastAsia="Times New Roman" w:hAnsi="Segoe UI" w:cs="Segoe UI"/>
          <w:color w:val="263238"/>
          <w:sz w:val="21"/>
          <w:szCs w:val="21"/>
        </w:rPr>
      </w:pPr>
      <w:r w:rsidRPr="004B1176">
        <w:rPr>
          <w:rFonts w:ascii="Segoe UI" w:eastAsia="Times New Roman" w:hAnsi="Segoe UI" w:cs="Segoe UI"/>
          <w:color w:val="263238"/>
          <w:sz w:val="21"/>
          <w:szCs w:val="21"/>
        </w:rPr>
        <w:t>The tests are generated such that there is </w:t>
      </w:r>
      <w:r w:rsidRPr="004B1176">
        <w:rPr>
          <w:rFonts w:ascii="Segoe UI" w:eastAsia="Times New Roman" w:hAnsi="Segoe UI" w:cs="Segoe UI"/>
          <w:b/>
          <w:bCs/>
          <w:color w:val="263238"/>
          <w:sz w:val="21"/>
          <w:szCs w:val="21"/>
        </w:rPr>
        <w:t>exactly one solution</w:t>
      </w:r>
      <w:r w:rsidRPr="004B1176">
        <w:rPr>
          <w:rFonts w:ascii="Segoe UI" w:eastAsia="Times New Roman" w:hAnsi="Segoe UI" w:cs="Segoe UI"/>
          <w:color w:val="263238"/>
          <w:sz w:val="21"/>
          <w:szCs w:val="21"/>
        </w:rPr>
        <w:t>. You </w:t>
      </w:r>
      <w:r w:rsidRPr="004B1176">
        <w:rPr>
          <w:rFonts w:ascii="Segoe UI" w:eastAsia="Times New Roman" w:hAnsi="Segoe UI" w:cs="Segoe UI"/>
          <w:b/>
          <w:bCs/>
          <w:color w:val="263238"/>
          <w:sz w:val="21"/>
          <w:szCs w:val="21"/>
        </w:rPr>
        <w:t>may not</w:t>
      </w:r>
      <w:r w:rsidRPr="004B1176">
        <w:rPr>
          <w:rFonts w:ascii="Segoe UI" w:eastAsia="Times New Roman" w:hAnsi="Segoe UI" w:cs="Segoe UI"/>
          <w:color w:val="263238"/>
          <w:sz w:val="21"/>
          <w:szCs w:val="21"/>
        </w:rPr>
        <w:t> use the same element twice.</w:t>
      </w:r>
    </w:p>
    <w:p w14:paraId="5549D6C8" w14:textId="77777777" w:rsidR="004B1176" w:rsidRPr="004B1176" w:rsidRDefault="004B1176" w:rsidP="004B1176">
      <w:pPr>
        <w:shd w:val="clear" w:color="auto" w:fill="FFFFFF"/>
        <w:spacing w:after="240" w:line="240" w:lineRule="auto"/>
        <w:rPr>
          <w:rFonts w:ascii="Segoe UI" w:eastAsia="Times New Roman" w:hAnsi="Segoe UI" w:cs="Segoe UI"/>
          <w:color w:val="263238"/>
          <w:sz w:val="21"/>
          <w:szCs w:val="21"/>
        </w:rPr>
      </w:pPr>
      <w:r w:rsidRPr="004B1176">
        <w:rPr>
          <w:rFonts w:ascii="Segoe UI" w:eastAsia="Times New Roman" w:hAnsi="Segoe UI" w:cs="Segoe UI"/>
          <w:color w:val="263238"/>
          <w:sz w:val="21"/>
          <w:szCs w:val="21"/>
        </w:rPr>
        <w:t> </w:t>
      </w:r>
    </w:p>
    <w:p w14:paraId="0CC18BB4" w14:textId="77777777" w:rsidR="004B1176" w:rsidRPr="004B1176" w:rsidRDefault="004B1176" w:rsidP="004B1176">
      <w:pPr>
        <w:shd w:val="clear" w:color="auto" w:fill="FFFFFF"/>
        <w:spacing w:after="240" w:line="240" w:lineRule="auto"/>
        <w:rPr>
          <w:rFonts w:ascii="Segoe UI" w:eastAsia="Times New Roman" w:hAnsi="Segoe UI" w:cs="Segoe UI"/>
          <w:color w:val="263238"/>
          <w:sz w:val="21"/>
          <w:szCs w:val="21"/>
        </w:rPr>
      </w:pPr>
      <w:r w:rsidRPr="004B1176">
        <w:rPr>
          <w:rFonts w:ascii="Segoe UI" w:eastAsia="Times New Roman" w:hAnsi="Segoe UI" w:cs="Segoe UI"/>
          <w:b/>
          <w:bCs/>
          <w:color w:val="263238"/>
          <w:sz w:val="21"/>
          <w:szCs w:val="21"/>
        </w:rPr>
        <w:t>Example 1:</w:t>
      </w:r>
    </w:p>
    <w:p w14:paraId="78193215" w14:textId="77777777" w:rsidR="004B1176" w:rsidRPr="004B1176" w:rsidRDefault="004B1176" w:rsidP="004B11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176">
        <w:rPr>
          <w:rFonts w:ascii="Consolas" w:eastAsia="Times New Roman" w:hAnsi="Consolas" w:cs="Courier New"/>
          <w:b/>
          <w:bCs/>
          <w:color w:val="263238"/>
          <w:sz w:val="20"/>
          <w:szCs w:val="20"/>
        </w:rPr>
        <w:t>Input:</w:t>
      </w:r>
      <w:r w:rsidRPr="004B1176">
        <w:rPr>
          <w:rFonts w:ascii="Consolas" w:eastAsia="Times New Roman" w:hAnsi="Consolas" w:cs="Courier New"/>
          <w:color w:val="263238"/>
          <w:sz w:val="20"/>
          <w:szCs w:val="20"/>
        </w:rPr>
        <w:t xml:space="preserve"> numbers = [</w:t>
      </w:r>
      <w:r w:rsidRPr="004B1176">
        <w:rPr>
          <w:rFonts w:ascii="Consolas" w:eastAsia="Times New Roman" w:hAnsi="Consolas" w:cs="Courier New"/>
          <w:color w:val="263238"/>
          <w:sz w:val="20"/>
          <w:szCs w:val="20"/>
          <w:u w:val="single"/>
        </w:rPr>
        <w:t>2</w:t>
      </w:r>
      <w:r w:rsidRPr="004B1176">
        <w:rPr>
          <w:rFonts w:ascii="Consolas" w:eastAsia="Times New Roman" w:hAnsi="Consolas" w:cs="Courier New"/>
          <w:color w:val="263238"/>
          <w:sz w:val="20"/>
          <w:szCs w:val="20"/>
        </w:rPr>
        <w:t>,</w:t>
      </w:r>
      <w:r w:rsidRPr="004B1176">
        <w:rPr>
          <w:rFonts w:ascii="Consolas" w:eastAsia="Times New Roman" w:hAnsi="Consolas" w:cs="Courier New"/>
          <w:color w:val="263238"/>
          <w:sz w:val="20"/>
          <w:szCs w:val="20"/>
          <w:u w:val="single"/>
        </w:rPr>
        <w:t>7</w:t>
      </w:r>
      <w:r w:rsidRPr="004B1176">
        <w:rPr>
          <w:rFonts w:ascii="Consolas" w:eastAsia="Times New Roman" w:hAnsi="Consolas" w:cs="Courier New"/>
          <w:color w:val="263238"/>
          <w:sz w:val="20"/>
          <w:szCs w:val="20"/>
        </w:rPr>
        <w:t>,11,15], target = 9</w:t>
      </w:r>
    </w:p>
    <w:p w14:paraId="79A34A95" w14:textId="77777777" w:rsidR="004B1176" w:rsidRPr="004B1176" w:rsidRDefault="004B1176" w:rsidP="004B11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176">
        <w:rPr>
          <w:rFonts w:ascii="Consolas" w:eastAsia="Times New Roman" w:hAnsi="Consolas" w:cs="Courier New"/>
          <w:b/>
          <w:bCs/>
          <w:color w:val="263238"/>
          <w:sz w:val="20"/>
          <w:szCs w:val="20"/>
        </w:rPr>
        <w:t>Output:</w:t>
      </w:r>
      <w:r w:rsidRPr="004B1176">
        <w:rPr>
          <w:rFonts w:ascii="Consolas" w:eastAsia="Times New Roman" w:hAnsi="Consolas" w:cs="Courier New"/>
          <w:color w:val="263238"/>
          <w:sz w:val="20"/>
          <w:szCs w:val="20"/>
        </w:rPr>
        <w:t xml:space="preserve"> [1,2]</w:t>
      </w:r>
    </w:p>
    <w:p w14:paraId="6A2E5A14" w14:textId="0A7508EB" w:rsidR="002C02FC" w:rsidRDefault="004B1176" w:rsidP="00D34C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176">
        <w:rPr>
          <w:rFonts w:ascii="Consolas" w:eastAsia="Times New Roman" w:hAnsi="Consolas" w:cs="Courier New"/>
          <w:b/>
          <w:bCs/>
          <w:color w:val="263238"/>
          <w:sz w:val="20"/>
          <w:szCs w:val="20"/>
        </w:rPr>
        <w:t>Explanation:</w:t>
      </w:r>
      <w:r w:rsidRPr="004B1176">
        <w:rPr>
          <w:rFonts w:ascii="Consolas" w:eastAsia="Times New Roman" w:hAnsi="Consolas" w:cs="Courier New"/>
          <w:color w:val="263238"/>
          <w:sz w:val="20"/>
          <w:szCs w:val="20"/>
        </w:rPr>
        <w:t xml:space="preserve"> The sum of 2 and 7 is 9. Therefore, index</w:t>
      </w:r>
      <w:r w:rsidRPr="004B1176">
        <w:rPr>
          <w:rFonts w:ascii="Consolas" w:eastAsia="Times New Roman" w:hAnsi="Consolas" w:cs="Courier New"/>
          <w:color w:val="263238"/>
          <w:sz w:val="15"/>
          <w:szCs w:val="15"/>
          <w:vertAlign w:val="subscript"/>
        </w:rPr>
        <w:t>1</w:t>
      </w:r>
      <w:r w:rsidRPr="004B1176">
        <w:rPr>
          <w:rFonts w:ascii="Consolas" w:eastAsia="Times New Roman" w:hAnsi="Consolas" w:cs="Courier New"/>
          <w:color w:val="263238"/>
          <w:sz w:val="20"/>
          <w:szCs w:val="20"/>
        </w:rPr>
        <w:t xml:space="preserve"> = 1, index</w:t>
      </w:r>
      <w:r w:rsidRPr="004B1176">
        <w:rPr>
          <w:rFonts w:ascii="Consolas" w:eastAsia="Times New Roman" w:hAnsi="Consolas" w:cs="Courier New"/>
          <w:color w:val="263238"/>
          <w:sz w:val="15"/>
          <w:szCs w:val="15"/>
          <w:vertAlign w:val="subscript"/>
        </w:rPr>
        <w:t>2</w:t>
      </w:r>
      <w:r w:rsidRPr="004B1176">
        <w:rPr>
          <w:rFonts w:ascii="Consolas" w:eastAsia="Times New Roman" w:hAnsi="Consolas" w:cs="Courier New"/>
          <w:color w:val="263238"/>
          <w:sz w:val="20"/>
          <w:szCs w:val="20"/>
        </w:rPr>
        <w:t xml:space="preserve"> = 2. We return [1, 2].</w:t>
      </w:r>
    </w:p>
    <w:p w14:paraId="5D6534C7" w14:textId="77777777" w:rsidR="00D34C97" w:rsidRPr="00D34C97" w:rsidRDefault="002C02FC" w:rsidP="00D34C97">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D34C97" w:rsidRPr="00D34C97">
        <w:rPr>
          <w:rFonts w:ascii="Consolas" w:eastAsia="Times New Roman" w:hAnsi="Consolas" w:cs="Courier New"/>
          <w:color w:val="263238"/>
          <w:sz w:val="20"/>
          <w:szCs w:val="20"/>
        </w:rPr>
        <w:t xml:space="preserve"> vector&lt;int&gt; twoSum(vector&lt;int&gt;&amp; numbers, int target) {</w:t>
      </w:r>
    </w:p>
    <w:p w14:paraId="0EA69F7F"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int l=0;</w:t>
      </w:r>
    </w:p>
    <w:p w14:paraId="29417F83"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int r=numbers.size()-1;</w:t>
      </w:r>
    </w:p>
    <w:p w14:paraId="50C59D28"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while(l&lt;r)</w:t>
      </w:r>
    </w:p>
    <w:p w14:paraId="482AD5D5"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w:t>
      </w:r>
    </w:p>
    <w:p w14:paraId="2E5A1F1A"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if(numbers[l]+numbers[r]==target)</w:t>
      </w:r>
    </w:p>
    <w:p w14:paraId="5267F04D"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return {l+1,r+1};</w:t>
      </w:r>
    </w:p>
    <w:p w14:paraId="787A9B3A"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lastRenderedPageBreak/>
        <w:t xml:space="preserve">            else if(numbers[l]+numbers[r]&gt;target)</w:t>
      </w:r>
    </w:p>
    <w:p w14:paraId="12A1F76F"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r--;</w:t>
      </w:r>
    </w:p>
    <w:p w14:paraId="6A9E1E6F"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else</w:t>
      </w:r>
    </w:p>
    <w:p w14:paraId="4F02829B"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l++;</w:t>
      </w:r>
    </w:p>
    <w:p w14:paraId="2E595EEF"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w:t>
      </w:r>
    </w:p>
    <w:p w14:paraId="359BBC82" w14:textId="77777777" w:rsidR="00D34C97" w:rsidRPr="00D34C97"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return {-1,-1};</w:t>
      </w:r>
    </w:p>
    <w:p w14:paraId="7351BECD" w14:textId="329B9E38" w:rsidR="002C02FC" w:rsidRDefault="00D34C97" w:rsidP="00D34C97">
      <w:pPr>
        <w:rPr>
          <w:rFonts w:ascii="Consolas" w:eastAsia="Times New Roman" w:hAnsi="Consolas" w:cs="Courier New"/>
          <w:color w:val="263238"/>
          <w:sz w:val="20"/>
          <w:szCs w:val="20"/>
        </w:rPr>
      </w:pPr>
      <w:r w:rsidRPr="00D34C97">
        <w:rPr>
          <w:rFonts w:ascii="Consolas" w:eastAsia="Times New Roman" w:hAnsi="Consolas" w:cs="Courier New"/>
          <w:color w:val="263238"/>
          <w:sz w:val="20"/>
          <w:szCs w:val="20"/>
        </w:rPr>
        <w:t xml:space="preserve">    }</w:t>
      </w:r>
    </w:p>
    <w:p w14:paraId="45D1A1B1" w14:textId="1C404C23" w:rsidR="003908C9" w:rsidRPr="003908C9" w:rsidRDefault="00D34C97" w:rsidP="003908C9">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274)</w:t>
      </w:r>
      <w:r w:rsidR="003908C9" w:rsidRPr="003908C9">
        <w:rPr>
          <w:rFonts w:ascii="Segoe UI" w:hAnsi="Segoe UI" w:cs="Segoe UI"/>
          <w:color w:val="263238"/>
          <w:sz w:val="21"/>
          <w:szCs w:val="21"/>
        </w:rPr>
        <w:t xml:space="preserve"> 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1634E96E" w14:textId="77777777" w:rsidR="003908C9" w:rsidRPr="003908C9" w:rsidRDefault="003908C9" w:rsidP="003908C9">
      <w:pPr>
        <w:shd w:val="clear" w:color="auto" w:fill="FFFFFF"/>
        <w:spacing w:after="240" w:line="240" w:lineRule="auto"/>
        <w:rPr>
          <w:rFonts w:ascii="Segoe UI" w:eastAsia="Times New Roman" w:hAnsi="Segoe UI" w:cs="Segoe UI"/>
          <w:color w:val="263238"/>
          <w:sz w:val="21"/>
          <w:szCs w:val="21"/>
        </w:rPr>
      </w:pPr>
      <w:r w:rsidRPr="003908C9">
        <w:rPr>
          <w:rFonts w:ascii="Segoe UI" w:eastAsia="Times New Roman" w:hAnsi="Segoe UI" w:cs="Segoe UI"/>
          <w:color w:val="263238"/>
          <w:sz w:val="21"/>
          <w:szCs w:val="21"/>
        </w:rPr>
        <w:t>Suppose you have </w:t>
      </w:r>
      <w:r w:rsidRPr="003908C9">
        <w:rPr>
          <w:rFonts w:ascii="Courier New" w:eastAsia="Times New Roman" w:hAnsi="Courier New" w:cs="Courier New"/>
          <w:color w:val="546E7A"/>
          <w:sz w:val="20"/>
          <w:szCs w:val="20"/>
          <w:shd w:val="clear" w:color="auto" w:fill="F7F9FA"/>
        </w:rPr>
        <w:t>n</w:t>
      </w:r>
      <w:r w:rsidRPr="003908C9">
        <w:rPr>
          <w:rFonts w:ascii="Segoe UI" w:eastAsia="Times New Roman" w:hAnsi="Segoe UI" w:cs="Segoe UI"/>
          <w:color w:val="263238"/>
          <w:sz w:val="21"/>
          <w:szCs w:val="21"/>
        </w:rPr>
        <w:t> versions </w:t>
      </w:r>
      <w:r w:rsidRPr="003908C9">
        <w:rPr>
          <w:rFonts w:ascii="Courier New" w:eastAsia="Times New Roman" w:hAnsi="Courier New" w:cs="Courier New"/>
          <w:color w:val="546E7A"/>
          <w:sz w:val="20"/>
          <w:szCs w:val="20"/>
          <w:shd w:val="clear" w:color="auto" w:fill="F7F9FA"/>
        </w:rPr>
        <w:t>[1, 2, ..., n]</w:t>
      </w:r>
      <w:r w:rsidRPr="003908C9">
        <w:rPr>
          <w:rFonts w:ascii="Segoe UI" w:eastAsia="Times New Roman" w:hAnsi="Segoe UI" w:cs="Segoe UI"/>
          <w:color w:val="263238"/>
          <w:sz w:val="21"/>
          <w:szCs w:val="21"/>
        </w:rPr>
        <w:t> and you want to find out the first bad one, which causes all the following ones to be bad.</w:t>
      </w:r>
    </w:p>
    <w:p w14:paraId="06EBEA8B" w14:textId="77777777" w:rsidR="003908C9" w:rsidRPr="003908C9" w:rsidRDefault="003908C9" w:rsidP="003908C9">
      <w:pPr>
        <w:shd w:val="clear" w:color="auto" w:fill="FFFFFF"/>
        <w:spacing w:after="240" w:line="240" w:lineRule="auto"/>
        <w:rPr>
          <w:rFonts w:ascii="Segoe UI" w:eastAsia="Times New Roman" w:hAnsi="Segoe UI" w:cs="Segoe UI"/>
          <w:color w:val="263238"/>
          <w:sz w:val="21"/>
          <w:szCs w:val="21"/>
        </w:rPr>
      </w:pPr>
      <w:r w:rsidRPr="003908C9">
        <w:rPr>
          <w:rFonts w:ascii="Segoe UI" w:eastAsia="Times New Roman" w:hAnsi="Segoe UI" w:cs="Segoe UI"/>
          <w:color w:val="263238"/>
          <w:sz w:val="21"/>
          <w:szCs w:val="21"/>
        </w:rPr>
        <w:t>You are given an API </w:t>
      </w:r>
      <w:r w:rsidRPr="003908C9">
        <w:rPr>
          <w:rFonts w:ascii="Courier New" w:eastAsia="Times New Roman" w:hAnsi="Courier New" w:cs="Courier New"/>
          <w:color w:val="546E7A"/>
          <w:sz w:val="20"/>
          <w:szCs w:val="20"/>
          <w:shd w:val="clear" w:color="auto" w:fill="F7F9FA"/>
        </w:rPr>
        <w:t>bool isBadVersion(version)</w:t>
      </w:r>
      <w:r w:rsidRPr="003908C9">
        <w:rPr>
          <w:rFonts w:ascii="Segoe UI" w:eastAsia="Times New Roman" w:hAnsi="Segoe UI" w:cs="Segoe UI"/>
          <w:color w:val="263238"/>
          <w:sz w:val="21"/>
          <w:szCs w:val="21"/>
        </w:rPr>
        <w:t> which returns whether </w:t>
      </w:r>
      <w:r w:rsidRPr="003908C9">
        <w:rPr>
          <w:rFonts w:ascii="Courier New" w:eastAsia="Times New Roman" w:hAnsi="Courier New" w:cs="Courier New"/>
          <w:color w:val="546E7A"/>
          <w:sz w:val="20"/>
          <w:szCs w:val="20"/>
          <w:shd w:val="clear" w:color="auto" w:fill="F7F9FA"/>
        </w:rPr>
        <w:t>version</w:t>
      </w:r>
      <w:r w:rsidRPr="003908C9">
        <w:rPr>
          <w:rFonts w:ascii="Segoe UI" w:eastAsia="Times New Roman" w:hAnsi="Segoe UI" w:cs="Segoe UI"/>
          <w:color w:val="263238"/>
          <w:sz w:val="21"/>
          <w:szCs w:val="21"/>
        </w:rPr>
        <w:t> is bad. Implement a function to find the first bad version. You should minimize the number of calls to the API.</w:t>
      </w:r>
    </w:p>
    <w:p w14:paraId="23919836" w14:textId="77777777" w:rsidR="003908C9" w:rsidRPr="003908C9" w:rsidRDefault="003908C9" w:rsidP="003908C9">
      <w:pPr>
        <w:shd w:val="clear" w:color="auto" w:fill="FFFFFF"/>
        <w:spacing w:after="240" w:line="240" w:lineRule="auto"/>
        <w:rPr>
          <w:rFonts w:ascii="Segoe UI" w:eastAsia="Times New Roman" w:hAnsi="Segoe UI" w:cs="Segoe UI"/>
          <w:color w:val="263238"/>
          <w:sz w:val="21"/>
          <w:szCs w:val="21"/>
        </w:rPr>
      </w:pPr>
      <w:r w:rsidRPr="003908C9">
        <w:rPr>
          <w:rFonts w:ascii="Segoe UI" w:eastAsia="Times New Roman" w:hAnsi="Segoe UI" w:cs="Segoe UI"/>
          <w:color w:val="263238"/>
          <w:sz w:val="21"/>
          <w:szCs w:val="21"/>
        </w:rPr>
        <w:t> </w:t>
      </w:r>
    </w:p>
    <w:p w14:paraId="23890E8F" w14:textId="77777777" w:rsidR="003908C9" w:rsidRPr="003908C9" w:rsidRDefault="003908C9" w:rsidP="003908C9">
      <w:pPr>
        <w:shd w:val="clear" w:color="auto" w:fill="FFFFFF"/>
        <w:spacing w:after="240" w:line="240" w:lineRule="auto"/>
        <w:rPr>
          <w:rFonts w:ascii="Segoe UI" w:eastAsia="Times New Roman" w:hAnsi="Segoe UI" w:cs="Segoe UI"/>
          <w:color w:val="263238"/>
          <w:sz w:val="21"/>
          <w:szCs w:val="21"/>
        </w:rPr>
      </w:pPr>
      <w:r w:rsidRPr="003908C9">
        <w:rPr>
          <w:rFonts w:ascii="Segoe UI" w:eastAsia="Times New Roman" w:hAnsi="Segoe UI" w:cs="Segoe UI"/>
          <w:b/>
          <w:bCs/>
          <w:color w:val="263238"/>
          <w:sz w:val="21"/>
          <w:szCs w:val="21"/>
        </w:rPr>
        <w:t>Example 1:</w:t>
      </w:r>
    </w:p>
    <w:p w14:paraId="5C004D9A"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b/>
          <w:bCs/>
          <w:color w:val="263238"/>
          <w:sz w:val="20"/>
          <w:szCs w:val="20"/>
        </w:rPr>
        <w:t>Input:</w:t>
      </w:r>
      <w:r w:rsidRPr="003908C9">
        <w:rPr>
          <w:rFonts w:ascii="Consolas" w:eastAsia="Times New Roman" w:hAnsi="Consolas" w:cs="Courier New"/>
          <w:color w:val="263238"/>
          <w:sz w:val="20"/>
          <w:szCs w:val="20"/>
        </w:rPr>
        <w:t xml:space="preserve"> n = 5, bad = 4</w:t>
      </w:r>
    </w:p>
    <w:p w14:paraId="12ADFBFE"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b/>
          <w:bCs/>
          <w:color w:val="263238"/>
          <w:sz w:val="20"/>
          <w:szCs w:val="20"/>
        </w:rPr>
        <w:t>Output:</w:t>
      </w:r>
      <w:r w:rsidRPr="003908C9">
        <w:rPr>
          <w:rFonts w:ascii="Consolas" w:eastAsia="Times New Roman" w:hAnsi="Consolas" w:cs="Courier New"/>
          <w:color w:val="263238"/>
          <w:sz w:val="20"/>
          <w:szCs w:val="20"/>
        </w:rPr>
        <w:t xml:space="preserve"> 4</w:t>
      </w:r>
    </w:p>
    <w:p w14:paraId="37A8FA18"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b/>
          <w:bCs/>
          <w:color w:val="263238"/>
          <w:sz w:val="20"/>
          <w:szCs w:val="20"/>
        </w:rPr>
        <w:t>Explanation:</w:t>
      </w:r>
    </w:p>
    <w:p w14:paraId="688F34BF"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color w:val="263238"/>
          <w:sz w:val="20"/>
          <w:szCs w:val="20"/>
        </w:rPr>
        <w:t>call isBadVersion(3) -&gt; false</w:t>
      </w:r>
    </w:p>
    <w:p w14:paraId="58E76EE8"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color w:val="263238"/>
          <w:sz w:val="20"/>
          <w:szCs w:val="20"/>
        </w:rPr>
        <w:t>call isBadVersion(5) -&gt; true</w:t>
      </w:r>
    </w:p>
    <w:p w14:paraId="4196AD39" w14:textId="77777777" w:rsidR="003908C9" w:rsidRPr="003908C9"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color w:val="263238"/>
          <w:sz w:val="20"/>
          <w:szCs w:val="20"/>
        </w:rPr>
        <w:t>call isBadVersion(4) -&gt; true</w:t>
      </w:r>
    </w:p>
    <w:p w14:paraId="5C76CE58" w14:textId="62B3816E" w:rsidR="00D34C97" w:rsidRDefault="003908C9" w:rsidP="003908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08C9">
        <w:rPr>
          <w:rFonts w:ascii="Consolas" w:eastAsia="Times New Roman" w:hAnsi="Consolas" w:cs="Courier New"/>
          <w:color w:val="263238"/>
          <w:sz w:val="20"/>
          <w:szCs w:val="20"/>
        </w:rPr>
        <w:t>Then 4 is the first bad version.</w:t>
      </w:r>
    </w:p>
    <w:p w14:paraId="44B13DDA" w14:textId="77777777" w:rsidR="00217F6A" w:rsidRPr="00217F6A" w:rsidRDefault="00D34C97" w:rsidP="00217F6A">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217F6A" w:rsidRPr="00217F6A">
        <w:rPr>
          <w:rFonts w:ascii="Consolas" w:eastAsia="Times New Roman" w:hAnsi="Consolas" w:cs="Courier New"/>
          <w:color w:val="263238"/>
          <w:sz w:val="20"/>
          <w:szCs w:val="20"/>
        </w:rPr>
        <w:t xml:space="preserve"> int firstBadVersion(int n) {</w:t>
      </w:r>
    </w:p>
    <w:p w14:paraId="5E9EA2DE" w14:textId="77777777" w:rsidR="00217F6A" w:rsidRPr="00217F6A" w:rsidRDefault="00217F6A" w:rsidP="00217F6A">
      <w:pPr>
        <w:rPr>
          <w:rFonts w:ascii="Consolas" w:eastAsia="Times New Roman" w:hAnsi="Consolas" w:cs="Courier New"/>
          <w:color w:val="263238"/>
          <w:sz w:val="20"/>
          <w:szCs w:val="20"/>
        </w:rPr>
      </w:pPr>
      <w:r w:rsidRPr="00217F6A">
        <w:rPr>
          <w:rFonts w:ascii="Consolas" w:eastAsia="Times New Roman" w:hAnsi="Consolas" w:cs="Courier New"/>
          <w:color w:val="263238"/>
          <w:sz w:val="20"/>
          <w:szCs w:val="20"/>
        </w:rPr>
        <w:t xml:space="preserve">        if(!isBadVersion(n))</w:t>
      </w:r>
    </w:p>
    <w:p w14:paraId="06DB1437" w14:textId="77777777" w:rsidR="00217F6A" w:rsidRPr="00217F6A" w:rsidRDefault="00217F6A" w:rsidP="00217F6A">
      <w:pPr>
        <w:rPr>
          <w:rFonts w:ascii="Consolas" w:eastAsia="Times New Roman" w:hAnsi="Consolas" w:cs="Courier New"/>
          <w:color w:val="263238"/>
          <w:sz w:val="20"/>
          <w:szCs w:val="20"/>
        </w:rPr>
      </w:pPr>
      <w:r w:rsidRPr="00217F6A">
        <w:rPr>
          <w:rFonts w:ascii="Consolas" w:eastAsia="Times New Roman" w:hAnsi="Consolas" w:cs="Courier New"/>
          <w:color w:val="263238"/>
          <w:sz w:val="20"/>
          <w:szCs w:val="20"/>
        </w:rPr>
        <w:t xml:space="preserve">            return n+1;</w:t>
      </w:r>
    </w:p>
    <w:p w14:paraId="1DA3353C" w14:textId="77777777" w:rsidR="00217F6A" w:rsidRPr="00217F6A" w:rsidRDefault="00217F6A" w:rsidP="00217F6A">
      <w:pPr>
        <w:rPr>
          <w:rFonts w:ascii="Consolas" w:eastAsia="Times New Roman" w:hAnsi="Consolas" w:cs="Courier New"/>
          <w:color w:val="263238"/>
          <w:sz w:val="20"/>
          <w:szCs w:val="20"/>
        </w:rPr>
      </w:pPr>
      <w:r w:rsidRPr="00217F6A">
        <w:rPr>
          <w:rFonts w:ascii="Consolas" w:eastAsia="Times New Roman" w:hAnsi="Consolas" w:cs="Courier New"/>
          <w:color w:val="263238"/>
          <w:sz w:val="20"/>
          <w:szCs w:val="20"/>
        </w:rPr>
        <w:t xml:space="preserve">        return firstBadVersion(n-1);</w:t>
      </w:r>
    </w:p>
    <w:p w14:paraId="5CF981EB" w14:textId="193DFB91" w:rsidR="00D34C97" w:rsidRDefault="00217F6A" w:rsidP="00217F6A">
      <w:pPr>
        <w:rPr>
          <w:rFonts w:ascii="Consolas" w:eastAsia="Times New Roman" w:hAnsi="Consolas" w:cs="Courier New"/>
          <w:color w:val="263238"/>
          <w:sz w:val="20"/>
          <w:szCs w:val="20"/>
        </w:rPr>
      </w:pPr>
      <w:r w:rsidRPr="00217F6A">
        <w:rPr>
          <w:rFonts w:ascii="Consolas" w:eastAsia="Times New Roman" w:hAnsi="Consolas" w:cs="Courier New"/>
          <w:color w:val="263238"/>
          <w:sz w:val="20"/>
          <w:szCs w:val="20"/>
        </w:rPr>
        <w:t xml:space="preserve">    }</w:t>
      </w:r>
    </w:p>
    <w:p w14:paraId="7E1D774F" w14:textId="576E9423" w:rsidR="001F16E8" w:rsidRPr="001F16E8" w:rsidRDefault="00217F6A" w:rsidP="001F16E8">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275)</w:t>
      </w:r>
      <w:r w:rsidR="001F16E8" w:rsidRPr="001F16E8">
        <w:rPr>
          <w:rFonts w:ascii="Segoe UI" w:hAnsi="Segoe UI" w:cs="Segoe UI"/>
          <w:color w:val="263238"/>
          <w:sz w:val="21"/>
          <w:szCs w:val="21"/>
        </w:rPr>
        <w:t xml:space="preserve"> Given two strings </w:t>
      </w:r>
      <w:r w:rsidR="001F16E8" w:rsidRPr="001F16E8">
        <w:rPr>
          <w:rFonts w:ascii="Courier New" w:hAnsi="Courier New" w:cs="Courier New"/>
          <w:color w:val="546E7A"/>
          <w:sz w:val="20"/>
          <w:szCs w:val="20"/>
          <w:shd w:val="clear" w:color="auto" w:fill="F7F9FA"/>
        </w:rPr>
        <w:t>s</w:t>
      </w:r>
      <w:r w:rsidR="001F16E8" w:rsidRPr="001F16E8">
        <w:rPr>
          <w:rFonts w:ascii="Segoe UI" w:hAnsi="Segoe UI" w:cs="Segoe UI"/>
          <w:color w:val="263238"/>
          <w:sz w:val="21"/>
          <w:szCs w:val="21"/>
        </w:rPr>
        <w:t> and </w:t>
      </w:r>
      <w:r w:rsidR="001F16E8" w:rsidRPr="001F16E8">
        <w:rPr>
          <w:rFonts w:ascii="Courier New" w:hAnsi="Courier New" w:cs="Courier New"/>
          <w:color w:val="546E7A"/>
          <w:sz w:val="20"/>
          <w:szCs w:val="20"/>
          <w:shd w:val="clear" w:color="auto" w:fill="F7F9FA"/>
        </w:rPr>
        <w:t>t</w:t>
      </w:r>
      <w:r w:rsidR="001F16E8" w:rsidRPr="001F16E8">
        <w:rPr>
          <w:rFonts w:ascii="Segoe UI" w:hAnsi="Segoe UI" w:cs="Segoe UI"/>
          <w:color w:val="263238"/>
          <w:sz w:val="21"/>
          <w:szCs w:val="21"/>
        </w:rPr>
        <w:t>, return </w:t>
      </w:r>
      <w:r w:rsidR="001F16E8" w:rsidRPr="001F16E8">
        <w:rPr>
          <w:rFonts w:ascii="Courier New" w:hAnsi="Courier New" w:cs="Courier New"/>
          <w:color w:val="546E7A"/>
          <w:sz w:val="20"/>
          <w:szCs w:val="20"/>
          <w:shd w:val="clear" w:color="auto" w:fill="F7F9FA"/>
        </w:rPr>
        <w:t>true</w:t>
      </w:r>
      <w:r w:rsidR="001F16E8" w:rsidRPr="001F16E8">
        <w:rPr>
          <w:rFonts w:ascii="Segoe UI" w:hAnsi="Segoe UI" w:cs="Segoe UI"/>
          <w:i/>
          <w:iCs/>
          <w:color w:val="263238"/>
          <w:sz w:val="21"/>
          <w:szCs w:val="21"/>
        </w:rPr>
        <w:t> if </w:t>
      </w:r>
      <w:r w:rsidR="001F16E8" w:rsidRPr="001F16E8">
        <w:rPr>
          <w:rFonts w:ascii="Courier New" w:hAnsi="Courier New" w:cs="Courier New"/>
          <w:color w:val="546E7A"/>
          <w:sz w:val="20"/>
          <w:szCs w:val="20"/>
          <w:shd w:val="clear" w:color="auto" w:fill="F7F9FA"/>
        </w:rPr>
        <w:t>s</w:t>
      </w:r>
      <w:r w:rsidR="001F16E8" w:rsidRPr="001F16E8">
        <w:rPr>
          <w:rFonts w:ascii="Segoe UI" w:hAnsi="Segoe UI" w:cs="Segoe UI"/>
          <w:i/>
          <w:iCs/>
          <w:color w:val="263238"/>
          <w:sz w:val="21"/>
          <w:szCs w:val="21"/>
        </w:rPr>
        <w:t> is a </w:t>
      </w:r>
      <w:r w:rsidR="001F16E8" w:rsidRPr="001F16E8">
        <w:rPr>
          <w:rFonts w:ascii="Segoe UI" w:hAnsi="Segoe UI" w:cs="Segoe UI"/>
          <w:b/>
          <w:bCs/>
          <w:i/>
          <w:iCs/>
          <w:color w:val="263238"/>
          <w:sz w:val="21"/>
          <w:szCs w:val="21"/>
        </w:rPr>
        <w:t>subsequence</w:t>
      </w:r>
      <w:r w:rsidR="001F16E8" w:rsidRPr="001F16E8">
        <w:rPr>
          <w:rFonts w:ascii="Segoe UI" w:hAnsi="Segoe UI" w:cs="Segoe UI"/>
          <w:i/>
          <w:iCs/>
          <w:color w:val="263238"/>
          <w:sz w:val="21"/>
          <w:szCs w:val="21"/>
        </w:rPr>
        <w:t> of </w:t>
      </w:r>
      <w:r w:rsidR="001F16E8" w:rsidRPr="001F16E8">
        <w:rPr>
          <w:rFonts w:ascii="Courier New" w:hAnsi="Courier New" w:cs="Courier New"/>
          <w:color w:val="546E7A"/>
          <w:sz w:val="20"/>
          <w:szCs w:val="20"/>
          <w:shd w:val="clear" w:color="auto" w:fill="F7F9FA"/>
        </w:rPr>
        <w:t>t</w:t>
      </w:r>
      <w:r w:rsidR="001F16E8" w:rsidRPr="001F16E8">
        <w:rPr>
          <w:rFonts w:ascii="Segoe UI" w:hAnsi="Segoe UI" w:cs="Segoe UI"/>
          <w:i/>
          <w:iCs/>
          <w:color w:val="263238"/>
          <w:sz w:val="21"/>
          <w:szCs w:val="21"/>
        </w:rPr>
        <w:t>, or </w:t>
      </w:r>
      <w:r w:rsidR="001F16E8" w:rsidRPr="001F16E8">
        <w:rPr>
          <w:rFonts w:ascii="Courier New" w:hAnsi="Courier New" w:cs="Courier New"/>
          <w:color w:val="546E7A"/>
          <w:sz w:val="20"/>
          <w:szCs w:val="20"/>
          <w:shd w:val="clear" w:color="auto" w:fill="F7F9FA"/>
        </w:rPr>
        <w:t>false</w:t>
      </w:r>
      <w:r w:rsidR="001F16E8" w:rsidRPr="001F16E8">
        <w:rPr>
          <w:rFonts w:ascii="Segoe UI" w:hAnsi="Segoe UI" w:cs="Segoe UI"/>
          <w:i/>
          <w:iCs/>
          <w:color w:val="263238"/>
          <w:sz w:val="21"/>
          <w:szCs w:val="21"/>
        </w:rPr>
        <w:t> otherwise</w:t>
      </w:r>
      <w:r w:rsidR="001F16E8" w:rsidRPr="001F16E8">
        <w:rPr>
          <w:rFonts w:ascii="Segoe UI" w:hAnsi="Segoe UI" w:cs="Segoe UI"/>
          <w:color w:val="263238"/>
          <w:sz w:val="21"/>
          <w:szCs w:val="21"/>
        </w:rPr>
        <w:t>.</w:t>
      </w:r>
    </w:p>
    <w:p w14:paraId="2A97A563" w14:textId="6E3CEACF" w:rsidR="00217F6A" w:rsidRPr="001F16E8" w:rsidRDefault="001F16E8" w:rsidP="001F16E8">
      <w:pPr>
        <w:shd w:val="clear" w:color="auto" w:fill="FFFFFF"/>
        <w:spacing w:after="240" w:line="240" w:lineRule="auto"/>
        <w:rPr>
          <w:rFonts w:ascii="Segoe UI" w:eastAsia="Times New Roman" w:hAnsi="Segoe UI" w:cs="Segoe UI"/>
          <w:color w:val="263238"/>
          <w:sz w:val="21"/>
          <w:szCs w:val="21"/>
        </w:rPr>
      </w:pPr>
      <w:r w:rsidRPr="001F16E8">
        <w:rPr>
          <w:rFonts w:ascii="Segoe UI" w:eastAsia="Times New Roman" w:hAnsi="Segoe UI" w:cs="Segoe UI"/>
          <w:color w:val="263238"/>
          <w:sz w:val="21"/>
          <w:szCs w:val="21"/>
        </w:rPr>
        <w:lastRenderedPageBreak/>
        <w:t>A </w:t>
      </w:r>
      <w:r w:rsidRPr="001F16E8">
        <w:rPr>
          <w:rFonts w:ascii="Segoe UI" w:eastAsia="Times New Roman" w:hAnsi="Segoe UI" w:cs="Segoe UI"/>
          <w:b/>
          <w:bCs/>
          <w:color w:val="263238"/>
          <w:sz w:val="21"/>
          <w:szCs w:val="21"/>
        </w:rPr>
        <w:t>subsequence</w:t>
      </w:r>
      <w:r w:rsidRPr="001F16E8">
        <w:rPr>
          <w:rFonts w:ascii="Segoe UI" w:eastAsia="Times New Roman" w:hAnsi="Segoe UI" w:cs="Segoe UI"/>
          <w:color w:val="263238"/>
          <w:sz w:val="21"/>
          <w:szCs w:val="21"/>
        </w:rPr>
        <w:t> of a string is a new string that is formed from the original string by deleting some (can be none) of the characters without disturbing the relative positions of the remaining characters. (i.e., </w:t>
      </w:r>
      <w:r w:rsidRPr="001F16E8">
        <w:rPr>
          <w:rFonts w:ascii="Courier New" w:eastAsia="Times New Roman" w:hAnsi="Courier New" w:cs="Courier New"/>
          <w:color w:val="546E7A"/>
          <w:sz w:val="20"/>
          <w:szCs w:val="20"/>
          <w:shd w:val="clear" w:color="auto" w:fill="F7F9FA"/>
        </w:rPr>
        <w:t>"ace"</w:t>
      </w:r>
      <w:r w:rsidRPr="001F16E8">
        <w:rPr>
          <w:rFonts w:ascii="Segoe UI" w:eastAsia="Times New Roman" w:hAnsi="Segoe UI" w:cs="Segoe UI"/>
          <w:color w:val="263238"/>
          <w:sz w:val="21"/>
          <w:szCs w:val="21"/>
        </w:rPr>
        <w:t> is a subsequence of </w:t>
      </w:r>
      <w:r w:rsidRPr="001F16E8">
        <w:rPr>
          <w:rFonts w:ascii="Courier New" w:eastAsia="Times New Roman" w:hAnsi="Courier New" w:cs="Courier New"/>
          <w:color w:val="546E7A"/>
          <w:sz w:val="20"/>
          <w:szCs w:val="20"/>
          <w:shd w:val="clear" w:color="auto" w:fill="F7F9FA"/>
        </w:rPr>
        <w:t>"</w:t>
      </w:r>
      <w:r w:rsidRPr="001F16E8">
        <w:rPr>
          <w:rFonts w:ascii="Courier New" w:eastAsia="Times New Roman" w:hAnsi="Courier New" w:cs="Courier New"/>
          <w:color w:val="546E7A"/>
          <w:sz w:val="20"/>
          <w:szCs w:val="20"/>
          <w:u w:val="single"/>
          <w:shd w:val="clear" w:color="auto" w:fill="F7F9FA"/>
        </w:rPr>
        <w:t>a</w:t>
      </w:r>
      <w:r w:rsidRPr="001F16E8">
        <w:rPr>
          <w:rFonts w:ascii="Courier New" w:eastAsia="Times New Roman" w:hAnsi="Courier New" w:cs="Courier New"/>
          <w:color w:val="546E7A"/>
          <w:sz w:val="20"/>
          <w:szCs w:val="20"/>
          <w:shd w:val="clear" w:color="auto" w:fill="F7F9FA"/>
        </w:rPr>
        <w:t>b</w:t>
      </w:r>
      <w:r w:rsidRPr="001F16E8">
        <w:rPr>
          <w:rFonts w:ascii="Courier New" w:eastAsia="Times New Roman" w:hAnsi="Courier New" w:cs="Courier New"/>
          <w:color w:val="546E7A"/>
          <w:sz w:val="20"/>
          <w:szCs w:val="20"/>
          <w:u w:val="single"/>
          <w:shd w:val="clear" w:color="auto" w:fill="F7F9FA"/>
        </w:rPr>
        <w:t>c</w:t>
      </w:r>
      <w:r w:rsidRPr="001F16E8">
        <w:rPr>
          <w:rFonts w:ascii="Courier New" w:eastAsia="Times New Roman" w:hAnsi="Courier New" w:cs="Courier New"/>
          <w:color w:val="546E7A"/>
          <w:sz w:val="20"/>
          <w:szCs w:val="20"/>
          <w:shd w:val="clear" w:color="auto" w:fill="F7F9FA"/>
        </w:rPr>
        <w:t>d</w:t>
      </w:r>
      <w:r w:rsidRPr="001F16E8">
        <w:rPr>
          <w:rFonts w:ascii="Courier New" w:eastAsia="Times New Roman" w:hAnsi="Courier New" w:cs="Courier New"/>
          <w:color w:val="546E7A"/>
          <w:sz w:val="20"/>
          <w:szCs w:val="20"/>
          <w:u w:val="single"/>
          <w:shd w:val="clear" w:color="auto" w:fill="F7F9FA"/>
        </w:rPr>
        <w:t>e</w:t>
      </w:r>
      <w:r w:rsidRPr="001F16E8">
        <w:rPr>
          <w:rFonts w:ascii="Courier New" w:eastAsia="Times New Roman" w:hAnsi="Courier New" w:cs="Courier New"/>
          <w:color w:val="546E7A"/>
          <w:sz w:val="20"/>
          <w:szCs w:val="20"/>
          <w:shd w:val="clear" w:color="auto" w:fill="F7F9FA"/>
        </w:rPr>
        <w:t>"</w:t>
      </w:r>
      <w:r w:rsidRPr="001F16E8">
        <w:rPr>
          <w:rFonts w:ascii="Segoe UI" w:eastAsia="Times New Roman" w:hAnsi="Segoe UI" w:cs="Segoe UI"/>
          <w:color w:val="263238"/>
          <w:sz w:val="21"/>
          <w:szCs w:val="21"/>
        </w:rPr>
        <w:t> while </w:t>
      </w:r>
      <w:r w:rsidRPr="001F16E8">
        <w:rPr>
          <w:rFonts w:ascii="Courier New" w:eastAsia="Times New Roman" w:hAnsi="Courier New" w:cs="Courier New"/>
          <w:color w:val="546E7A"/>
          <w:sz w:val="20"/>
          <w:szCs w:val="20"/>
          <w:shd w:val="clear" w:color="auto" w:fill="F7F9FA"/>
        </w:rPr>
        <w:t>"aec"</w:t>
      </w:r>
      <w:r w:rsidRPr="001F16E8">
        <w:rPr>
          <w:rFonts w:ascii="Segoe UI" w:eastAsia="Times New Roman" w:hAnsi="Segoe UI" w:cs="Segoe UI"/>
          <w:color w:val="263238"/>
          <w:sz w:val="21"/>
          <w:szCs w:val="21"/>
        </w:rPr>
        <w:t> is not).</w:t>
      </w:r>
    </w:p>
    <w:p w14:paraId="6031AA4E" w14:textId="37BF10D4" w:rsidR="00217F6A" w:rsidRDefault="00217F6A" w:rsidP="00217F6A">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411B55" w:rsidRPr="00411B55">
        <w:rPr>
          <w:rFonts w:ascii="Consolas" w:eastAsia="Times New Roman" w:hAnsi="Consolas" w:cs="Courier New"/>
          <w:color w:val="263238"/>
          <w:sz w:val="20"/>
          <w:szCs w:val="20"/>
          <w:highlight w:val="cyan"/>
        </w:rPr>
        <w:t>DP WALA APPROACH</w:t>
      </w:r>
    </w:p>
    <w:p w14:paraId="36F2A9A2"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bool isSubsequence(string s, string t) {</w:t>
      </w:r>
    </w:p>
    <w:p w14:paraId="1662785B"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int dp[s.size()+1][t.size()+1];</w:t>
      </w:r>
    </w:p>
    <w:p w14:paraId="5AAFFFFE"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for(int i=0;i&lt;=s.size();i++)</w:t>
      </w:r>
    </w:p>
    <w:p w14:paraId="2CFC914F"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705F5BF6"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for(int j=0;j&lt;=t.size();j++)</w:t>
      </w:r>
    </w:p>
    <w:p w14:paraId="1557EB86"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68F33098"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if(i==0||j==0)</w:t>
      </w:r>
    </w:p>
    <w:p w14:paraId="549C2AE8"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dp[i][j]=0;</w:t>
      </w:r>
    </w:p>
    <w:p w14:paraId="0626F182"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1F0BB8EF"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1FC25EDA"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for(int i=1;i&lt;=s.size();i++)</w:t>
      </w:r>
    </w:p>
    <w:p w14:paraId="7EBD833E"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4760EE9D"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for(int j=1;j&lt;=t.size();j++)</w:t>
      </w:r>
    </w:p>
    <w:p w14:paraId="6CAED812"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0AA41EFB"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if(s[i-1]==t[j-1])</w:t>
      </w:r>
    </w:p>
    <w:p w14:paraId="55454126"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dp[i][j]=1+dp[i-1][j-1];</w:t>
      </w:r>
    </w:p>
    <w:p w14:paraId="5CE130F6"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else</w:t>
      </w:r>
    </w:p>
    <w:p w14:paraId="46202542"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dp[i][j]=max(dp[i-1][j],dp[i][j-1]);</w:t>
      </w:r>
    </w:p>
    <w:p w14:paraId="5A423149"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3869B555"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4A5E425D"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if(dp[s.size()][t.size()]==s.size())</w:t>
      </w:r>
    </w:p>
    <w:p w14:paraId="1D24C460"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return 1;</w:t>
      </w:r>
    </w:p>
    <w:p w14:paraId="268E6181"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else </w:t>
      </w:r>
    </w:p>
    <w:p w14:paraId="3F3F6868" w14:textId="77777777" w:rsidR="00DD5C3C" w:rsidRP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return 0;</w:t>
      </w:r>
    </w:p>
    <w:p w14:paraId="34B6DDB3" w14:textId="7E952FC0" w:rsidR="00DD5C3C" w:rsidRDefault="00DD5C3C" w:rsidP="00DD5C3C">
      <w:pPr>
        <w:rPr>
          <w:rFonts w:ascii="Consolas" w:eastAsia="Times New Roman" w:hAnsi="Consolas" w:cs="Courier New"/>
          <w:color w:val="263238"/>
          <w:sz w:val="20"/>
          <w:szCs w:val="20"/>
        </w:rPr>
      </w:pPr>
      <w:r w:rsidRPr="00DD5C3C">
        <w:rPr>
          <w:rFonts w:ascii="Consolas" w:eastAsia="Times New Roman" w:hAnsi="Consolas" w:cs="Courier New"/>
          <w:color w:val="263238"/>
          <w:sz w:val="20"/>
          <w:szCs w:val="20"/>
        </w:rPr>
        <w:t xml:space="preserve">    }</w:t>
      </w:r>
    </w:p>
    <w:p w14:paraId="67390168" w14:textId="2C4192C1" w:rsidR="00DD5C3C" w:rsidRPr="006E71BF" w:rsidRDefault="00DD5C3C" w:rsidP="00DD5C3C">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highlight w:val="cyan"/>
        </w:rPr>
        <w:t>2-P0INTER APPROACH</w:t>
      </w:r>
    </w:p>
    <w:p w14:paraId="03011CBF"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bool isSubsequence(string s, string t) {</w:t>
      </w:r>
    </w:p>
    <w:p w14:paraId="5CB8714D"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int i=0;</w:t>
      </w:r>
    </w:p>
    <w:p w14:paraId="2ADF6D5E"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lastRenderedPageBreak/>
        <w:t xml:space="preserve">        int j=0;</w:t>
      </w:r>
    </w:p>
    <w:p w14:paraId="58738A2F"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while(i&lt;s.size()&amp;&amp;j&lt;t.size())</w:t>
      </w:r>
    </w:p>
    <w:p w14:paraId="63892183"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t>
      </w:r>
    </w:p>
    <w:p w14:paraId="1ED782C5"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if(s[i]==t[j])</w:t>
      </w:r>
    </w:p>
    <w:p w14:paraId="4CC093C9"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t>
      </w:r>
    </w:p>
    <w:p w14:paraId="12F26628"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i++;</w:t>
      </w:r>
    </w:p>
    <w:p w14:paraId="7845C1BA"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t>
      </w:r>
    </w:p>
    <w:p w14:paraId="2725FB6D"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j++;</w:t>
      </w:r>
    </w:p>
    <w:p w14:paraId="772B4C00"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t>
      </w:r>
    </w:p>
    <w:p w14:paraId="530FA02C" w14:textId="77777777" w:rsidR="006E71BF" w:rsidRPr="006E71BF"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return i==s.size()?1:0;</w:t>
      </w:r>
    </w:p>
    <w:p w14:paraId="3F1BC0C4" w14:textId="1980A1B6" w:rsidR="00DD5C3C" w:rsidRDefault="006E71BF" w:rsidP="006E71BF">
      <w:pPr>
        <w:rPr>
          <w:rFonts w:ascii="Consolas" w:eastAsia="Times New Roman" w:hAnsi="Consolas" w:cs="Courier New"/>
          <w:color w:val="263238"/>
          <w:sz w:val="20"/>
          <w:szCs w:val="20"/>
        </w:rPr>
      </w:pPr>
      <w:r w:rsidRPr="006E71BF">
        <w:rPr>
          <w:rFonts w:ascii="Consolas" w:eastAsia="Times New Roman" w:hAnsi="Consolas" w:cs="Courier New"/>
          <w:color w:val="263238"/>
          <w:sz w:val="20"/>
          <w:szCs w:val="20"/>
        </w:rPr>
        <w:t xml:space="preserve">    }</w:t>
      </w:r>
    </w:p>
    <w:p w14:paraId="3E2CE5C3" w14:textId="557D00F8" w:rsidR="006824A9" w:rsidRPr="006824A9" w:rsidRDefault="006E71BF" w:rsidP="006824A9">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276)</w:t>
      </w:r>
      <w:r w:rsidR="006824A9" w:rsidRPr="006824A9">
        <w:rPr>
          <w:rFonts w:ascii="Segoe UI" w:hAnsi="Segoe UI" w:cs="Segoe UI"/>
          <w:color w:val="263238"/>
          <w:sz w:val="21"/>
          <w:szCs w:val="21"/>
        </w:rPr>
        <w:t xml:space="preserve"> You are given an integer array </w:t>
      </w:r>
      <w:r w:rsidR="006824A9" w:rsidRPr="006824A9">
        <w:rPr>
          <w:rFonts w:ascii="Courier New" w:hAnsi="Courier New" w:cs="Courier New"/>
          <w:color w:val="546E7A"/>
          <w:sz w:val="20"/>
          <w:szCs w:val="20"/>
          <w:shd w:val="clear" w:color="auto" w:fill="F7F9FA"/>
        </w:rPr>
        <w:t>cost</w:t>
      </w:r>
      <w:r w:rsidR="006824A9" w:rsidRPr="006824A9">
        <w:rPr>
          <w:rFonts w:ascii="Segoe UI" w:hAnsi="Segoe UI" w:cs="Segoe UI"/>
          <w:color w:val="263238"/>
          <w:sz w:val="21"/>
          <w:szCs w:val="21"/>
        </w:rPr>
        <w:t> where </w:t>
      </w:r>
      <w:r w:rsidR="006824A9" w:rsidRPr="006824A9">
        <w:rPr>
          <w:rFonts w:ascii="Courier New" w:hAnsi="Courier New" w:cs="Courier New"/>
          <w:color w:val="546E7A"/>
          <w:sz w:val="20"/>
          <w:szCs w:val="20"/>
          <w:shd w:val="clear" w:color="auto" w:fill="F7F9FA"/>
        </w:rPr>
        <w:t>cost[i]</w:t>
      </w:r>
      <w:r w:rsidR="006824A9" w:rsidRPr="006824A9">
        <w:rPr>
          <w:rFonts w:ascii="Segoe UI" w:hAnsi="Segoe UI" w:cs="Segoe UI"/>
          <w:color w:val="263238"/>
          <w:sz w:val="21"/>
          <w:szCs w:val="21"/>
        </w:rPr>
        <w:t> is the cost of </w:t>
      </w:r>
      <w:r w:rsidR="006824A9" w:rsidRPr="006824A9">
        <w:rPr>
          <w:rFonts w:ascii="Courier New" w:hAnsi="Courier New" w:cs="Courier New"/>
          <w:color w:val="546E7A"/>
          <w:sz w:val="20"/>
          <w:szCs w:val="20"/>
          <w:shd w:val="clear" w:color="auto" w:fill="F7F9FA"/>
        </w:rPr>
        <w:t>i</w:t>
      </w:r>
      <w:r w:rsidR="006824A9" w:rsidRPr="006824A9">
        <w:rPr>
          <w:rFonts w:ascii="Courier New" w:hAnsi="Courier New" w:cs="Courier New"/>
          <w:color w:val="546E7A"/>
          <w:sz w:val="15"/>
          <w:szCs w:val="15"/>
          <w:shd w:val="clear" w:color="auto" w:fill="F7F9FA"/>
          <w:vertAlign w:val="superscript"/>
        </w:rPr>
        <w:t>th</w:t>
      </w:r>
      <w:r w:rsidR="006824A9" w:rsidRPr="006824A9">
        <w:rPr>
          <w:rFonts w:ascii="Segoe UI" w:hAnsi="Segoe UI" w:cs="Segoe UI"/>
          <w:color w:val="263238"/>
          <w:sz w:val="21"/>
          <w:szCs w:val="21"/>
        </w:rPr>
        <w:t> step on a staircase. Once you pay the cost, you can either climb one or two steps.</w:t>
      </w:r>
    </w:p>
    <w:p w14:paraId="5B7740D5" w14:textId="77777777" w:rsidR="006824A9" w:rsidRPr="006824A9" w:rsidRDefault="006824A9" w:rsidP="006824A9">
      <w:pPr>
        <w:shd w:val="clear" w:color="auto" w:fill="FFFFFF"/>
        <w:spacing w:after="240" w:line="240" w:lineRule="auto"/>
        <w:rPr>
          <w:rFonts w:ascii="Segoe UI" w:eastAsia="Times New Roman" w:hAnsi="Segoe UI" w:cs="Segoe UI"/>
          <w:color w:val="263238"/>
          <w:sz w:val="21"/>
          <w:szCs w:val="21"/>
        </w:rPr>
      </w:pPr>
      <w:r w:rsidRPr="006824A9">
        <w:rPr>
          <w:rFonts w:ascii="Segoe UI" w:eastAsia="Times New Roman" w:hAnsi="Segoe UI" w:cs="Segoe UI"/>
          <w:color w:val="263238"/>
          <w:sz w:val="21"/>
          <w:szCs w:val="21"/>
        </w:rPr>
        <w:t>You can either start from the step with index </w:t>
      </w:r>
      <w:r w:rsidRPr="006824A9">
        <w:rPr>
          <w:rFonts w:ascii="Courier New" w:eastAsia="Times New Roman" w:hAnsi="Courier New" w:cs="Courier New"/>
          <w:color w:val="546E7A"/>
          <w:sz w:val="20"/>
          <w:szCs w:val="20"/>
          <w:shd w:val="clear" w:color="auto" w:fill="F7F9FA"/>
        </w:rPr>
        <w:t>0</w:t>
      </w:r>
      <w:r w:rsidRPr="006824A9">
        <w:rPr>
          <w:rFonts w:ascii="Segoe UI" w:eastAsia="Times New Roman" w:hAnsi="Segoe UI" w:cs="Segoe UI"/>
          <w:color w:val="263238"/>
          <w:sz w:val="21"/>
          <w:szCs w:val="21"/>
        </w:rPr>
        <w:t>, or the step with index </w:t>
      </w:r>
      <w:r w:rsidRPr="006824A9">
        <w:rPr>
          <w:rFonts w:ascii="Courier New" w:eastAsia="Times New Roman" w:hAnsi="Courier New" w:cs="Courier New"/>
          <w:color w:val="546E7A"/>
          <w:sz w:val="20"/>
          <w:szCs w:val="20"/>
          <w:shd w:val="clear" w:color="auto" w:fill="F7F9FA"/>
        </w:rPr>
        <w:t>1</w:t>
      </w:r>
      <w:r w:rsidRPr="006824A9">
        <w:rPr>
          <w:rFonts w:ascii="Segoe UI" w:eastAsia="Times New Roman" w:hAnsi="Segoe UI" w:cs="Segoe UI"/>
          <w:color w:val="263238"/>
          <w:sz w:val="21"/>
          <w:szCs w:val="21"/>
        </w:rPr>
        <w:t>.</w:t>
      </w:r>
    </w:p>
    <w:p w14:paraId="08FF00CD" w14:textId="77777777" w:rsidR="006824A9" w:rsidRPr="006824A9" w:rsidRDefault="006824A9" w:rsidP="006824A9">
      <w:pPr>
        <w:shd w:val="clear" w:color="auto" w:fill="FFFFFF"/>
        <w:spacing w:after="240" w:line="240" w:lineRule="auto"/>
        <w:rPr>
          <w:rFonts w:ascii="Segoe UI" w:eastAsia="Times New Roman" w:hAnsi="Segoe UI" w:cs="Segoe UI"/>
          <w:color w:val="263238"/>
          <w:sz w:val="21"/>
          <w:szCs w:val="21"/>
        </w:rPr>
      </w:pPr>
      <w:r w:rsidRPr="006824A9">
        <w:rPr>
          <w:rFonts w:ascii="Segoe UI" w:eastAsia="Times New Roman" w:hAnsi="Segoe UI" w:cs="Segoe UI"/>
          <w:color w:val="263238"/>
          <w:sz w:val="21"/>
          <w:szCs w:val="21"/>
        </w:rPr>
        <w:t>Return </w:t>
      </w:r>
      <w:r w:rsidRPr="006824A9">
        <w:rPr>
          <w:rFonts w:ascii="Segoe UI" w:eastAsia="Times New Roman" w:hAnsi="Segoe UI" w:cs="Segoe UI"/>
          <w:i/>
          <w:iCs/>
          <w:color w:val="263238"/>
          <w:sz w:val="21"/>
          <w:szCs w:val="21"/>
        </w:rPr>
        <w:t>the minimum cost to reach the top of the floor</w:t>
      </w:r>
      <w:r w:rsidRPr="006824A9">
        <w:rPr>
          <w:rFonts w:ascii="Segoe UI" w:eastAsia="Times New Roman" w:hAnsi="Segoe UI" w:cs="Segoe UI"/>
          <w:color w:val="263238"/>
          <w:sz w:val="21"/>
          <w:szCs w:val="21"/>
        </w:rPr>
        <w:t>.</w:t>
      </w:r>
    </w:p>
    <w:p w14:paraId="39CE6EA6" w14:textId="77777777" w:rsidR="006824A9" w:rsidRPr="006824A9" w:rsidRDefault="006824A9" w:rsidP="006824A9">
      <w:pPr>
        <w:shd w:val="clear" w:color="auto" w:fill="FFFFFF"/>
        <w:spacing w:after="240" w:line="240" w:lineRule="auto"/>
        <w:rPr>
          <w:rFonts w:ascii="Segoe UI" w:eastAsia="Times New Roman" w:hAnsi="Segoe UI" w:cs="Segoe UI"/>
          <w:color w:val="263238"/>
          <w:sz w:val="21"/>
          <w:szCs w:val="21"/>
        </w:rPr>
      </w:pPr>
      <w:r w:rsidRPr="006824A9">
        <w:rPr>
          <w:rFonts w:ascii="Segoe UI" w:eastAsia="Times New Roman" w:hAnsi="Segoe UI" w:cs="Segoe UI"/>
          <w:color w:val="263238"/>
          <w:sz w:val="21"/>
          <w:szCs w:val="21"/>
        </w:rPr>
        <w:t> </w:t>
      </w:r>
    </w:p>
    <w:p w14:paraId="3F77964B" w14:textId="77777777" w:rsidR="006824A9" w:rsidRPr="006824A9" w:rsidRDefault="006824A9" w:rsidP="006824A9">
      <w:pPr>
        <w:shd w:val="clear" w:color="auto" w:fill="FFFFFF"/>
        <w:spacing w:after="240" w:line="240" w:lineRule="auto"/>
        <w:rPr>
          <w:rFonts w:ascii="Segoe UI" w:eastAsia="Times New Roman" w:hAnsi="Segoe UI" w:cs="Segoe UI"/>
          <w:color w:val="263238"/>
          <w:sz w:val="21"/>
          <w:szCs w:val="21"/>
        </w:rPr>
      </w:pPr>
      <w:r w:rsidRPr="006824A9">
        <w:rPr>
          <w:rFonts w:ascii="Segoe UI" w:eastAsia="Times New Roman" w:hAnsi="Segoe UI" w:cs="Segoe UI"/>
          <w:b/>
          <w:bCs/>
          <w:color w:val="263238"/>
          <w:sz w:val="21"/>
          <w:szCs w:val="21"/>
        </w:rPr>
        <w:t>Example 1:</w:t>
      </w:r>
    </w:p>
    <w:p w14:paraId="69CD99BA" w14:textId="77777777" w:rsidR="006824A9" w:rsidRPr="006824A9" w:rsidRDefault="006824A9" w:rsidP="006824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A9">
        <w:rPr>
          <w:rFonts w:ascii="Consolas" w:eastAsia="Times New Roman" w:hAnsi="Consolas" w:cs="Courier New"/>
          <w:b/>
          <w:bCs/>
          <w:color w:val="263238"/>
          <w:sz w:val="20"/>
          <w:szCs w:val="20"/>
        </w:rPr>
        <w:t>Input:</w:t>
      </w:r>
      <w:r w:rsidRPr="006824A9">
        <w:rPr>
          <w:rFonts w:ascii="Consolas" w:eastAsia="Times New Roman" w:hAnsi="Consolas" w:cs="Courier New"/>
          <w:color w:val="263238"/>
          <w:sz w:val="20"/>
          <w:szCs w:val="20"/>
        </w:rPr>
        <w:t xml:space="preserve"> cost = [10,</w:t>
      </w:r>
      <w:r w:rsidRPr="006824A9">
        <w:rPr>
          <w:rFonts w:ascii="Consolas" w:eastAsia="Times New Roman" w:hAnsi="Consolas" w:cs="Courier New"/>
          <w:color w:val="263238"/>
          <w:sz w:val="20"/>
          <w:szCs w:val="20"/>
          <w:u w:val="single"/>
        </w:rPr>
        <w:t>15</w:t>
      </w:r>
      <w:r w:rsidRPr="006824A9">
        <w:rPr>
          <w:rFonts w:ascii="Consolas" w:eastAsia="Times New Roman" w:hAnsi="Consolas" w:cs="Courier New"/>
          <w:color w:val="263238"/>
          <w:sz w:val="20"/>
          <w:szCs w:val="20"/>
        </w:rPr>
        <w:t>,20]</w:t>
      </w:r>
    </w:p>
    <w:p w14:paraId="0F8F76A6" w14:textId="77777777" w:rsidR="006824A9" w:rsidRPr="006824A9" w:rsidRDefault="006824A9" w:rsidP="006824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A9">
        <w:rPr>
          <w:rFonts w:ascii="Consolas" w:eastAsia="Times New Roman" w:hAnsi="Consolas" w:cs="Courier New"/>
          <w:b/>
          <w:bCs/>
          <w:color w:val="263238"/>
          <w:sz w:val="20"/>
          <w:szCs w:val="20"/>
        </w:rPr>
        <w:t>Output:</w:t>
      </w:r>
      <w:r w:rsidRPr="006824A9">
        <w:rPr>
          <w:rFonts w:ascii="Consolas" w:eastAsia="Times New Roman" w:hAnsi="Consolas" w:cs="Courier New"/>
          <w:color w:val="263238"/>
          <w:sz w:val="20"/>
          <w:szCs w:val="20"/>
        </w:rPr>
        <w:t xml:space="preserve"> 15</w:t>
      </w:r>
    </w:p>
    <w:p w14:paraId="0DC77E5F" w14:textId="77777777" w:rsidR="006824A9" w:rsidRPr="006824A9" w:rsidRDefault="006824A9" w:rsidP="006824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A9">
        <w:rPr>
          <w:rFonts w:ascii="Consolas" w:eastAsia="Times New Roman" w:hAnsi="Consolas" w:cs="Courier New"/>
          <w:b/>
          <w:bCs/>
          <w:color w:val="263238"/>
          <w:sz w:val="20"/>
          <w:szCs w:val="20"/>
        </w:rPr>
        <w:t>Explanation:</w:t>
      </w:r>
      <w:r w:rsidRPr="006824A9">
        <w:rPr>
          <w:rFonts w:ascii="Consolas" w:eastAsia="Times New Roman" w:hAnsi="Consolas" w:cs="Courier New"/>
          <w:color w:val="263238"/>
          <w:sz w:val="20"/>
          <w:szCs w:val="20"/>
        </w:rPr>
        <w:t xml:space="preserve"> You will start at index 1.</w:t>
      </w:r>
    </w:p>
    <w:p w14:paraId="3947C19A" w14:textId="77777777" w:rsidR="006824A9" w:rsidRPr="006824A9" w:rsidRDefault="006824A9" w:rsidP="006824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A9">
        <w:rPr>
          <w:rFonts w:ascii="Consolas" w:eastAsia="Times New Roman" w:hAnsi="Consolas" w:cs="Courier New"/>
          <w:color w:val="263238"/>
          <w:sz w:val="20"/>
          <w:szCs w:val="20"/>
        </w:rPr>
        <w:t>- Pay 15 and climb two steps to reach the top.</w:t>
      </w:r>
    </w:p>
    <w:p w14:paraId="40439853" w14:textId="1DE5D334" w:rsidR="006E71BF" w:rsidRDefault="006824A9" w:rsidP="006824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A9">
        <w:rPr>
          <w:rFonts w:ascii="Consolas" w:eastAsia="Times New Roman" w:hAnsi="Consolas" w:cs="Courier New"/>
          <w:color w:val="263238"/>
          <w:sz w:val="20"/>
          <w:szCs w:val="20"/>
        </w:rPr>
        <w:t>The total cost is 15.</w:t>
      </w:r>
    </w:p>
    <w:p w14:paraId="515628D2" w14:textId="59CE895C" w:rsidR="00990D1A" w:rsidRPr="00990D1A" w:rsidRDefault="006E71BF" w:rsidP="00990D1A">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990D1A" w:rsidRPr="00990D1A">
        <w:t xml:space="preserve"> </w:t>
      </w:r>
      <w:r w:rsidR="00990D1A" w:rsidRPr="00990D1A">
        <w:rPr>
          <w:rFonts w:ascii="Consolas" w:eastAsia="Times New Roman" w:hAnsi="Consolas" w:cs="Courier New"/>
          <w:color w:val="263238"/>
          <w:sz w:val="20"/>
          <w:szCs w:val="20"/>
        </w:rPr>
        <w:t>int minCostClimbingStairs(vector&lt;int&gt;&amp; cost) {</w:t>
      </w:r>
    </w:p>
    <w:p w14:paraId="7168D69B" w14:textId="77777777" w:rsidR="00990D1A" w:rsidRPr="00990D1A"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for(int i=2;i&lt;cost.size();i++)</w:t>
      </w:r>
    </w:p>
    <w:p w14:paraId="5DFDDBBD" w14:textId="77777777" w:rsidR="00990D1A" w:rsidRPr="00990D1A"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w:t>
      </w:r>
    </w:p>
    <w:p w14:paraId="6EE3BCFF" w14:textId="77777777" w:rsidR="00990D1A" w:rsidRPr="00990D1A"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cost[i]+=min(cost[i-1],cost[i-2]);</w:t>
      </w:r>
    </w:p>
    <w:p w14:paraId="31D66C96" w14:textId="77777777" w:rsidR="00990D1A" w:rsidRPr="00990D1A"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w:t>
      </w:r>
    </w:p>
    <w:p w14:paraId="0A108A57" w14:textId="77777777" w:rsidR="00990D1A" w:rsidRPr="00990D1A"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return min(cost[cost.size()-1],cost[cost.size()-2]);</w:t>
      </w:r>
    </w:p>
    <w:p w14:paraId="006D40B8" w14:textId="3797E8E6" w:rsidR="006E71BF" w:rsidRDefault="00990D1A" w:rsidP="00990D1A">
      <w:pPr>
        <w:rPr>
          <w:rFonts w:ascii="Consolas" w:eastAsia="Times New Roman" w:hAnsi="Consolas" w:cs="Courier New"/>
          <w:color w:val="263238"/>
          <w:sz w:val="20"/>
          <w:szCs w:val="20"/>
        </w:rPr>
      </w:pPr>
      <w:r w:rsidRPr="00990D1A">
        <w:rPr>
          <w:rFonts w:ascii="Consolas" w:eastAsia="Times New Roman" w:hAnsi="Consolas" w:cs="Courier New"/>
          <w:color w:val="263238"/>
          <w:sz w:val="20"/>
          <w:szCs w:val="20"/>
        </w:rPr>
        <w:t xml:space="preserve">    }</w:t>
      </w:r>
    </w:p>
    <w:p w14:paraId="1FF6D6C4" w14:textId="0CA079B6" w:rsidR="00D120FD" w:rsidRPr="00D120FD" w:rsidRDefault="00990D1A" w:rsidP="00D120FD">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lastRenderedPageBreak/>
        <w:t>277)</w:t>
      </w:r>
      <w:r w:rsidR="00D120FD" w:rsidRPr="00D120FD">
        <w:rPr>
          <w:rFonts w:ascii="Segoe UI" w:hAnsi="Segoe UI" w:cs="Segoe UI"/>
          <w:color w:val="263238"/>
          <w:sz w:val="21"/>
          <w:szCs w:val="21"/>
        </w:rPr>
        <w:t xml:space="preserve"> You are given an integer </w:t>
      </w:r>
      <w:r w:rsidR="00D120FD" w:rsidRPr="00D120FD">
        <w:rPr>
          <w:rFonts w:ascii="Courier New" w:hAnsi="Courier New" w:cs="Courier New"/>
          <w:color w:val="546E7A"/>
          <w:sz w:val="20"/>
          <w:szCs w:val="20"/>
          <w:shd w:val="clear" w:color="auto" w:fill="F7F9FA"/>
        </w:rPr>
        <w:t>n</w:t>
      </w:r>
      <w:r w:rsidR="00D120FD" w:rsidRPr="00D120FD">
        <w:rPr>
          <w:rFonts w:ascii="Segoe UI" w:hAnsi="Segoe UI" w:cs="Segoe UI"/>
          <w:color w:val="263238"/>
          <w:sz w:val="21"/>
          <w:szCs w:val="21"/>
        </w:rPr>
        <w:t>. A </w:t>
      </w:r>
      <w:r w:rsidR="00D120FD" w:rsidRPr="00D120FD">
        <w:rPr>
          <w:rFonts w:ascii="Segoe UI" w:hAnsi="Segoe UI" w:cs="Segoe UI"/>
          <w:b/>
          <w:bCs/>
          <w:color w:val="263238"/>
          <w:sz w:val="21"/>
          <w:szCs w:val="21"/>
        </w:rPr>
        <w:t>0-indexed</w:t>
      </w:r>
      <w:r w:rsidR="00D120FD" w:rsidRPr="00D120FD">
        <w:rPr>
          <w:rFonts w:ascii="Segoe UI" w:hAnsi="Segoe UI" w:cs="Segoe UI"/>
          <w:color w:val="263238"/>
          <w:sz w:val="21"/>
          <w:szCs w:val="21"/>
        </w:rPr>
        <w:t> integer array </w:t>
      </w:r>
      <w:r w:rsidR="00D120FD" w:rsidRPr="00D120FD">
        <w:rPr>
          <w:rFonts w:ascii="Courier New" w:hAnsi="Courier New" w:cs="Courier New"/>
          <w:color w:val="546E7A"/>
          <w:sz w:val="20"/>
          <w:szCs w:val="20"/>
          <w:shd w:val="clear" w:color="auto" w:fill="F7F9FA"/>
        </w:rPr>
        <w:t>nums</w:t>
      </w:r>
      <w:r w:rsidR="00D120FD" w:rsidRPr="00D120FD">
        <w:rPr>
          <w:rFonts w:ascii="Segoe UI" w:hAnsi="Segoe UI" w:cs="Segoe UI"/>
          <w:color w:val="263238"/>
          <w:sz w:val="21"/>
          <w:szCs w:val="21"/>
        </w:rPr>
        <w:t> of length </w:t>
      </w:r>
      <w:r w:rsidR="00D120FD" w:rsidRPr="00D120FD">
        <w:rPr>
          <w:rFonts w:ascii="Courier New" w:hAnsi="Courier New" w:cs="Courier New"/>
          <w:color w:val="546E7A"/>
          <w:sz w:val="20"/>
          <w:szCs w:val="20"/>
          <w:shd w:val="clear" w:color="auto" w:fill="F7F9FA"/>
        </w:rPr>
        <w:t>n + 1</w:t>
      </w:r>
      <w:r w:rsidR="00D120FD" w:rsidRPr="00D120FD">
        <w:rPr>
          <w:rFonts w:ascii="Segoe UI" w:hAnsi="Segoe UI" w:cs="Segoe UI"/>
          <w:color w:val="263238"/>
          <w:sz w:val="21"/>
          <w:szCs w:val="21"/>
        </w:rPr>
        <w:t> is generated in the following way:</w:t>
      </w:r>
    </w:p>
    <w:p w14:paraId="5B99ECDA" w14:textId="77777777" w:rsidR="00D120FD" w:rsidRPr="00D120FD" w:rsidRDefault="00D120FD" w:rsidP="00D120FD">
      <w:pPr>
        <w:numPr>
          <w:ilvl w:val="0"/>
          <w:numId w:val="5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20FD">
        <w:rPr>
          <w:rFonts w:ascii="Courier New" w:eastAsia="Times New Roman" w:hAnsi="Courier New" w:cs="Courier New"/>
          <w:color w:val="546E7A"/>
          <w:sz w:val="20"/>
          <w:szCs w:val="20"/>
          <w:shd w:val="clear" w:color="auto" w:fill="F7F9FA"/>
        </w:rPr>
        <w:t>nums[0] = 0</w:t>
      </w:r>
    </w:p>
    <w:p w14:paraId="3B204442" w14:textId="77777777" w:rsidR="00D120FD" w:rsidRPr="00D120FD" w:rsidRDefault="00D120FD" w:rsidP="00D120FD">
      <w:pPr>
        <w:numPr>
          <w:ilvl w:val="0"/>
          <w:numId w:val="5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20FD">
        <w:rPr>
          <w:rFonts w:ascii="Courier New" w:eastAsia="Times New Roman" w:hAnsi="Courier New" w:cs="Courier New"/>
          <w:color w:val="546E7A"/>
          <w:sz w:val="20"/>
          <w:szCs w:val="20"/>
          <w:shd w:val="clear" w:color="auto" w:fill="F7F9FA"/>
        </w:rPr>
        <w:t>nums[1] = 1</w:t>
      </w:r>
    </w:p>
    <w:p w14:paraId="5FE76261" w14:textId="77777777" w:rsidR="00D120FD" w:rsidRPr="00D120FD" w:rsidRDefault="00D120FD" w:rsidP="00D120FD">
      <w:pPr>
        <w:numPr>
          <w:ilvl w:val="0"/>
          <w:numId w:val="5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20FD">
        <w:rPr>
          <w:rFonts w:ascii="Courier New" w:eastAsia="Times New Roman" w:hAnsi="Courier New" w:cs="Courier New"/>
          <w:color w:val="546E7A"/>
          <w:sz w:val="20"/>
          <w:szCs w:val="20"/>
          <w:shd w:val="clear" w:color="auto" w:fill="F7F9FA"/>
        </w:rPr>
        <w:t>nums[2 * i] = nums[i]</w:t>
      </w:r>
      <w:r w:rsidRPr="00D120FD">
        <w:rPr>
          <w:rFonts w:ascii="Segoe UI" w:eastAsia="Times New Roman" w:hAnsi="Segoe UI" w:cs="Segoe UI"/>
          <w:color w:val="263238"/>
          <w:sz w:val="21"/>
          <w:szCs w:val="21"/>
        </w:rPr>
        <w:t> when </w:t>
      </w:r>
      <w:r w:rsidRPr="00D120FD">
        <w:rPr>
          <w:rFonts w:ascii="Courier New" w:eastAsia="Times New Roman" w:hAnsi="Courier New" w:cs="Courier New"/>
          <w:color w:val="546E7A"/>
          <w:sz w:val="20"/>
          <w:szCs w:val="20"/>
          <w:shd w:val="clear" w:color="auto" w:fill="F7F9FA"/>
        </w:rPr>
        <w:t>2 &lt;= 2 * i &lt;= n</w:t>
      </w:r>
    </w:p>
    <w:p w14:paraId="4AB60B3D" w14:textId="77777777" w:rsidR="00D120FD" w:rsidRPr="00D120FD" w:rsidRDefault="00D120FD" w:rsidP="00D120FD">
      <w:pPr>
        <w:numPr>
          <w:ilvl w:val="0"/>
          <w:numId w:val="5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120FD">
        <w:rPr>
          <w:rFonts w:ascii="Courier New" w:eastAsia="Times New Roman" w:hAnsi="Courier New" w:cs="Courier New"/>
          <w:color w:val="546E7A"/>
          <w:sz w:val="20"/>
          <w:szCs w:val="20"/>
          <w:shd w:val="clear" w:color="auto" w:fill="F7F9FA"/>
        </w:rPr>
        <w:t>nums[2 * i + 1] = nums[i] + nums[i + 1]</w:t>
      </w:r>
      <w:r w:rsidRPr="00D120FD">
        <w:rPr>
          <w:rFonts w:ascii="Segoe UI" w:eastAsia="Times New Roman" w:hAnsi="Segoe UI" w:cs="Segoe UI"/>
          <w:color w:val="263238"/>
          <w:sz w:val="21"/>
          <w:szCs w:val="21"/>
        </w:rPr>
        <w:t> when </w:t>
      </w:r>
      <w:r w:rsidRPr="00D120FD">
        <w:rPr>
          <w:rFonts w:ascii="Courier New" w:eastAsia="Times New Roman" w:hAnsi="Courier New" w:cs="Courier New"/>
          <w:color w:val="546E7A"/>
          <w:sz w:val="20"/>
          <w:szCs w:val="20"/>
          <w:shd w:val="clear" w:color="auto" w:fill="F7F9FA"/>
        </w:rPr>
        <w:t>2 &lt;= 2 * i + 1 &lt;= n</w:t>
      </w:r>
    </w:p>
    <w:p w14:paraId="44DA017F" w14:textId="77777777" w:rsidR="00D120FD" w:rsidRPr="00D120FD" w:rsidRDefault="00D120FD" w:rsidP="00D120FD">
      <w:pPr>
        <w:shd w:val="clear" w:color="auto" w:fill="FFFFFF"/>
        <w:spacing w:after="240" w:line="240" w:lineRule="auto"/>
        <w:rPr>
          <w:rFonts w:ascii="Segoe UI" w:eastAsia="Times New Roman" w:hAnsi="Segoe UI" w:cs="Segoe UI"/>
          <w:color w:val="263238"/>
          <w:sz w:val="21"/>
          <w:szCs w:val="21"/>
        </w:rPr>
      </w:pPr>
      <w:r w:rsidRPr="00D120FD">
        <w:rPr>
          <w:rFonts w:ascii="Segoe UI" w:eastAsia="Times New Roman" w:hAnsi="Segoe UI" w:cs="Segoe UI"/>
          <w:color w:val="263238"/>
          <w:sz w:val="21"/>
          <w:szCs w:val="21"/>
        </w:rPr>
        <w:t>Return</w:t>
      </w:r>
      <w:r w:rsidRPr="00D120FD">
        <w:rPr>
          <w:rFonts w:ascii="Segoe UI" w:eastAsia="Times New Roman" w:hAnsi="Segoe UI" w:cs="Segoe UI"/>
          <w:b/>
          <w:bCs/>
          <w:color w:val="263238"/>
          <w:sz w:val="21"/>
          <w:szCs w:val="21"/>
        </w:rPr>
        <w:t> </w:t>
      </w:r>
      <w:r w:rsidRPr="00D120FD">
        <w:rPr>
          <w:rFonts w:ascii="Segoe UI" w:eastAsia="Times New Roman" w:hAnsi="Segoe UI" w:cs="Segoe UI"/>
          <w:i/>
          <w:iCs/>
          <w:color w:val="263238"/>
          <w:sz w:val="21"/>
          <w:szCs w:val="21"/>
        </w:rPr>
        <w:t>the </w:t>
      </w:r>
      <w:r w:rsidRPr="00D120FD">
        <w:rPr>
          <w:rFonts w:ascii="Segoe UI" w:eastAsia="Times New Roman" w:hAnsi="Segoe UI" w:cs="Segoe UI"/>
          <w:b/>
          <w:bCs/>
          <w:i/>
          <w:iCs/>
          <w:color w:val="263238"/>
          <w:sz w:val="21"/>
          <w:szCs w:val="21"/>
        </w:rPr>
        <w:t>maximum</w:t>
      </w:r>
      <w:r w:rsidRPr="00D120FD">
        <w:rPr>
          <w:rFonts w:ascii="Segoe UI" w:eastAsia="Times New Roman" w:hAnsi="Segoe UI" w:cs="Segoe UI"/>
          <w:i/>
          <w:iCs/>
          <w:color w:val="263238"/>
          <w:sz w:val="21"/>
          <w:szCs w:val="21"/>
        </w:rPr>
        <w:t> integer in the array </w:t>
      </w:r>
      <w:r w:rsidRPr="00D120FD">
        <w:rPr>
          <w:rFonts w:ascii="Courier New" w:eastAsia="Times New Roman" w:hAnsi="Courier New" w:cs="Courier New"/>
          <w:color w:val="546E7A"/>
          <w:sz w:val="20"/>
          <w:szCs w:val="20"/>
          <w:shd w:val="clear" w:color="auto" w:fill="F7F9FA"/>
        </w:rPr>
        <w:t>nums</w:t>
      </w:r>
      <w:r w:rsidRPr="00D120FD">
        <w:rPr>
          <w:rFonts w:ascii="Segoe UI" w:eastAsia="Times New Roman" w:hAnsi="Segoe UI" w:cs="Segoe UI"/>
          <w:color w:val="263238"/>
          <w:sz w:val="21"/>
          <w:szCs w:val="21"/>
        </w:rPr>
        <w:t>​​​.</w:t>
      </w:r>
    </w:p>
    <w:p w14:paraId="7A7832E9" w14:textId="77777777" w:rsidR="00D120FD" w:rsidRPr="00D120FD" w:rsidRDefault="00D120FD" w:rsidP="00D120FD">
      <w:pPr>
        <w:shd w:val="clear" w:color="auto" w:fill="FFFFFF"/>
        <w:spacing w:after="240" w:line="240" w:lineRule="auto"/>
        <w:rPr>
          <w:rFonts w:ascii="Segoe UI" w:eastAsia="Times New Roman" w:hAnsi="Segoe UI" w:cs="Segoe UI"/>
          <w:color w:val="263238"/>
          <w:sz w:val="21"/>
          <w:szCs w:val="21"/>
        </w:rPr>
      </w:pPr>
      <w:r w:rsidRPr="00D120FD">
        <w:rPr>
          <w:rFonts w:ascii="Segoe UI" w:eastAsia="Times New Roman" w:hAnsi="Segoe UI" w:cs="Segoe UI"/>
          <w:color w:val="263238"/>
          <w:sz w:val="21"/>
          <w:szCs w:val="21"/>
        </w:rPr>
        <w:t> </w:t>
      </w:r>
    </w:p>
    <w:p w14:paraId="70460350" w14:textId="77777777" w:rsidR="00D120FD" w:rsidRPr="00D120FD" w:rsidRDefault="00D120FD" w:rsidP="00D120FD">
      <w:pPr>
        <w:shd w:val="clear" w:color="auto" w:fill="FFFFFF"/>
        <w:spacing w:after="240" w:line="240" w:lineRule="auto"/>
        <w:rPr>
          <w:rFonts w:ascii="Segoe UI" w:eastAsia="Times New Roman" w:hAnsi="Segoe UI" w:cs="Segoe UI"/>
          <w:color w:val="263238"/>
          <w:sz w:val="21"/>
          <w:szCs w:val="21"/>
        </w:rPr>
      </w:pPr>
      <w:r w:rsidRPr="00D120FD">
        <w:rPr>
          <w:rFonts w:ascii="Segoe UI" w:eastAsia="Times New Roman" w:hAnsi="Segoe UI" w:cs="Segoe UI"/>
          <w:b/>
          <w:bCs/>
          <w:color w:val="263238"/>
          <w:sz w:val="21"/>
          <w:szCs w:val="21"/>
        </w:rPr>
        <w:t>Example 1:</w:t>
      </w:r>
    </w:p>
    <w:p w14:paraId="48F9F8D7"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b/>
          <w:bCs/>
          <w:color w:val="263238"/>
          <w:sz w:val="20"/>
          <w:szCs w:val="20"/>
        </w:rPr>
        <w:t>Input:</w:t>
      </w:r>
      <w:r w:rsidRPr="00D120FD">
        <w:rPr>
          <w:rFonts w:ascii="Consolas" w:eastAsia="Times New Roman" w:hAnsi="Consolas" w:cs="Courier New"/>
          <w:color w:val="263238"/>
          <w:sz w:val="20"/>
          <w:szCs w:val="20"/>
        </w:rPr>
        <w:t xml:space="preserve"> n = 7</w:t>
      </w:r>
    </w:p>
    <w:p w14:paraId="38CC35C9"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b/>
          <w:bCs/>
          <w:color w:val="263238"/>
          <w:sz w:val="20"/>
          <w:szCs w:val="20"/>
        </w:rPr>
        <w:t>Output:</w:t>
      </w:r>
      <w:r w:rsidRPr="00D120FD">
        <w:rPr>
          <w:rFonts w:ascii="Consolas" w:eastAsia="Times New Roman" w:hAnsi="Consolas" w:cs="Courier New"/>
          <w:color w:val="263238"/>
          <w:sz w:val="20"/>
          <w:szCs w:val="20"/>
        </w:rPr>
        <w:t xml:space="preserve"> 3</w:t>
      </w:r>
    </w:p>
    <w:p w14:paraId="0D382628"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b/>
          <w:bCs/>
          <w:color w:val="263238"/>
          <w:sz w:val="20"/>
          <w:szCs w:val="20"/>
        </w:rPr>
        <w:t>Explanation:</w:t>
      </w:r>
      <w:r w:rsidRPr="00D120FD">
        <w:rPr>
          <w:rFonts w:ascii="Consolas" w:eastAsia="Times New Roman" w:hAnsi="Consolas" w:cs="Courier New"/>
          <w:color w:val="263238"/>
          <w:sz w:val="20"/>
          <w:szCs w:val="20"/>
        </w:rPr>
        <w:t xml:space="preserve"> According to the given rules:</w:t>
      </w:r>
    </w:p>
    <w:p w14:paraId="3E1C809B"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nums[0] = 0</w:t>
      </w:r>
    </w:p>
    <w:p w14:paraId="667E9D5D"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nums[1] = 1</w:t>
      </w:r>
    </w:p>
    <w:p w14:paraId="2267D792"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nums[(1 * 2) = 2] = nums[1] = 1</w:t>
      </w:r>
    </w:p>
    <w:p w14:paraId="04C5CD44"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nums[(1 * 2) + 1 = 3] = nums[1] + nums[2] = 1 + 1 = 2</w:t>
      </w:r>
    </w:p>
    <w:p w14:paraId="33605949"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nums[(2 * 2) = 4] = nums[2] = 1</w:t>
      </w:r>
    </w:p>
    <w:p w14:paraId="124E061C"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nums[(2 * 2) + 1 = 5] = nums[2] + nums[3] = 1 + 2 = 3</w:t>
      </w:r>
    </w:p>
    <w:p w14:paraId="564D29AD"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nums[(3 * 2) = 6] = nums[3] = 2</w:t>
      </w:r>
    </w:p>
    <w:p w14:paraId="6944B2F4" w14:textId="77777777" w:rsidR="00D120FD" w:rsidRPr="00D120FD"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 xml:space="preserve">  nums[(3 * 2) + 1 = 7] = nums[3] + nums[4] = 2 + 1 = 3</w:t>
      </w:r>
    </w:p>
    <w:p w14:paraId="59BCFB8A" w14:textId="08BC67AB" w:rsidR="00990D1A" w:rsidRDefault="00D120FD" w:rsidP="00D120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20FD">
        <w:rPr>
          <w:rFonts w:ascii="Consolas" w:eastAsia="Times New Roman" w:hAnsi="Consolas" w:cs="Courier New"/>
          <w:color w:val="263238"/>
          <w:sz w:val="20"/>
          <w:szCs w:val="20"/>
        </w:rPr>
        <w:t>Hence, nums = [0,1,1,2,1,3,2,3], and the maximum is max(0,1,1,2,1,3,2,3) = 3.</w:t>
      </w:r>
    </w:p>
    <w:p w14:paraId="0478BFEC" w14:textId="321E3097" w:rsidR="000E6EB9" w:rsidRPr="000E6EB9" w:rsidRDefault="00990D1A" w:rsidP="000E6EB9">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E6EB9" w:rsidRPr="000E6EB9">
        <w:t xml:space="preserve"> </w:t>
      </w:r>
      <w:r w:rsidR="000E6EB9" w:rsidRPr="000E6EB9">
        <w:rPr>
          <w:rFonts w:ascii="Consolas" w:eastAsia="Times New Roman" w:hAnsi="Consolas" w:cs="Courier New"/>
          <w:color w:val="263238"/>
          <w:sz w:val="20"/>
          <w:szCs w:val="20"/>
        </w:rPr>
        <w:t>int getMaximumGenerated(int n) {</w:t>
      </w:r>
    </w:p>
    <w:p w14:paraId="2767696C"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if(n==0||n==1)</w:t>
      </w:r>
    </w:p>
    <w:p w14:paraId="45441FE9"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return n;</w:t>
      </w:r>
    </w:p>
    <w:p w14:paraId="61891904"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int maxi=1;</w:t>
      </w:r>
    </w:p>
    <w:p w14:paraId="63919374"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int dp[n+1];</w:t>
      </w:r>
    </w:p>
    <w:p w14:paraId="62D2C3A6"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dp[0]=0;</w:t>
      </w:r>
    </w:p>
    <w:p w14:paraId="4AA89078"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dp[1]=1;</w:t>
      </w:r>
    </w:p>
    <w:p w14:paraId="3FBB2B47"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for(int i=2;i&lt;=n;i++)</w:t>
      </w:r>
    </w:p>
    <w:p w14:paraId="0A781AEA"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lastRenderedPageBreak/>
        <w:t xml:space="preserve">        {</w:t>
      </w:r>
    </w:p>
    <w:p w14:paraId="3CAD2780"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dp[i]=(i%2==0)?dp[i/2]:dp[i/2]+dp[i/2+1];</w:t>
      </w:r>
    </w:p>
    <w:p w14:paraId="59D11E95"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maxi=max(maxi,dp[i]);</w:t>
      </w:r>
    </w:p>
    <w:p w14:paraId="468F261A"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w:t>
      </w:r>
    </w:p>
    <w:p w14:paraId="7CB58377" w14:textId="77777777" w:rsidR="000E6EB9" w:rsidRPr="000E6EB9"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return maxi;</w:t>
      </w:r>
    </w:p>
    <w:p w14:paraId="222D5AC9" w14:textId="5A816C22" w:rsidR="00990D1A" w:rsidRDefault="000E6EB9" w:rsidP="000E6EB9">
      <w:pPr>
        <w:rPr>
          <w:rFonts w:ascii="Consolas" w:eastAsia="Times New Roman" w:hAnsi="Consolas" w:cs="Courier New"/>
          <w:color w:val="263238"/>
          <w:sz w:val="20"/>
          <w:szCs w:val="20"/>
        </w:rPr>
      </w:pPr>
      <w:r w:rsidRPr="000E6EB9">
        <w:rPr>
          <w:rFonts w:ascii="Consolas" w:eastAsia="Times New Roman" w:hAnsi="Consolas" w:cs="Courier New"/>
          <w:color w:val="263238"/>
          <w:sz w:val="20"/>
          <w:szCs w:val="20"/>
        </w:rPr>
        <w:t xml:space="preserve">    }</w:t>
      </w:r>
    </w:p>
    <w:p w14:paraId="09271EA6" w14:textId="3A0D1FD5" w:rsidR="00056AA2" w:rsidRDefault="00056AA2" w:rsidP="000E6EB9">
      <w:pPr>
        <w:rPr>
          <w:rFonts w:ascii="Consolas" w:eastAsia="Times New Roman" w:hAnsi="Consolas" w:cs="Courier New"/>
          <w:color w:val="263238"/>
          <w:sz w:val="20"/>
          <w:szCs w:val="20"/>
        </w:rPr>
      </w:pPr>
      <w:r w:rsidRPr="00056AA2">
        <w:rPr>
          <w:rFonts w:ascii="Consolas" w:eastAsia="Times New Roman" w:hAnsi="Consolas" w:cs="Courier New"/>
          <w:color w:val="263238"/>
          <w:sz w:val="20"/>
          <w:szCs w:val="20"/>
          <w:highlight w:val="cyan"/>
        </w:rPr>
        <w:t>(1&lt;it)</w:t>
      </w:r>
      <w:r>
        <w:rPr>
          <w:rFonts w:ascii="Consolas" w:eastAsia="Times New Roman" w:hAnsi="Consolas" w:cs="Courier New"/>
          <w:color w:val="263238"/>
          <w:sz w:val="20"/>
          <w:szCs w:val="20"/>
          <w:highlight w:val="cyan"/>
        </w:rPr>
        <w:t>&lt;</w:t>
      </w:r>
      <w:r w:rsidRPr="00056AA2">
        <w:rPr>
          <w:rFonts w:ascii="Consolas" w:eastAsia="Times New Roman" w:hAnsi="Consolas" w:cs="Courier New"/>
          <w:color w:val="263238"/>
          <w:sz w:val="20"/>
          <w:szCs w:val="20"/>
          <w:highlight w:val="cyan"/>
        </w:rPr>
        <w:t>=&gt;(it%2)</w:t>
      </w:r>
    </w:p>
    <w:p w14:paraId="344B0FCF" w14:textId="59A70941" w:rsidR="005A1BC6" w:rsidRPr="005A1BC6" w:rsidRDefault="000E6EB9" w:rsidP="005A1BC6">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278)</w:t>
      </w:r>
      <w:r w:rsidR="005A1BC6" w:rsidRPr="005A1BC6">
        <w:rPr>
          <w:rFonts w:ascii="Segoe UI" w:hAnsi="Segoe UI" w:cs="Segoe UI"/>
          <w:color w:val="263238"/>
          <w:sz w:val="21"/>
          <w:szCs w:val="21"/>
        </w:rPr>
        <w:t xml:space="preserve"> Given a string </w:t>
      </w:r>
      <w:r w:rsidR="005A1BC6" w:rsidRPr="005A1BC6">
        <w:rPr>
          <w:rFonts w:ascii="Courier New" w:hAnsi="Courier New" w:cs="Courier New"/>
          <w:color w:val="546E7A"/>
          <w:sz w:val="20"/>
          <w:szCs w:val="20"/>
          <w:shd w:val="clear" w:color="auto" w:fill="F7F9FA"/>
        </w:rPr>
        <w:t>s</w:t>
      </w:r>
      <w:r w:rsidR="005A1BC6" w:rsidRPr="005A1BC6">
        <w:rPr>
          <w:rFonts w:ascii="Segoe UI" w:hAnsi="Segoe UI" w:cs="Segoe UI"/>
          <w:color w:val="263238"/>
          <w:sz w:val="21"/>
          <w:szCs w:val="21"/>
        </w:rPr>
        <w:t> which consists of lowercase or uppercase letters, return </w:t>
      </w:r>
      <w:r w:rsidR="005A1BC6" w:rsidRPr="005A1BC6">
        <w:rPr>
          <w:rFonts w:ascii="Segoe UI" w:hAnsi="Segoe UI" w:cs="Segoe UI"/>
          <w:i/>
          <w:iCs/>
          <w:color w:val="263238"/>
          <w:sz w:val="21"/>
          <w:szCs w:val="21"/>
        </w:rPr>
        <w:t>the length of the </w:t>
      </w:r>
      <w:r w:rsidR="005A1BC6" w:rsidRPr="005A1BC6">
        <w:rPr>
          <w:rFonts w:ascii="Segoe UI" w:hAnsi="Segoe UI" w:cs="Segoe UI"/>
          <w:b/>
          <w:bCs/>
          <w:i/>
          <w:iCs/>
          <w:color w:val="263238"/>
          <w:sz w:val="21"/>
          <w:szCs w:val="21"/>
        </w:rPr>
        <w:t>longest palindrome</w:t>
      </w:r>
      <w:r w:rsidR="005A1BC6" w:rsidRPr="005A1BC6">
        <w:rPr>
          <w:rFonts w:ascii="Segoe UI" w:hAnsi="Segoe UI" w:cs="Segoe UI"/>
          <w:color w:val="263238"/>
          <w:sz w:val="21"/>
          <w:szCs w:val="21"/>
        </w:rPr>
        <w:t> that can be built with those letters.</w:t>
      </w:r>
    </w:p>
    <w:p w14:paraId="2767B7D1" w14:textId="6FFEBF6C" w:rsidR="005A1BC6" w:rsidRPr="005A1BC6" w:rsidRDefault="005A1BC6" w:rsidP="005A1BC6">
      <w:pPr>
        <w:shd w:val="clear" w:color="auto" w:fill="FFFFFF"/>
        <w:spacing w:after="240" w:line="240" w:lineRule="auto"/>
        <w:rPr>
          <w:rFonts w:ascii="Segoe UI" w:eastAsia="Times New Roman" w:hAnsi="Segoe UI" w:cs="Segoe UI"/>
          <w:color w:val="263238"/>
          <w:sz w:val="21"/>
          <w:szCs w:val="21"/>
        </w:rPr>
      </w:pPr>
      <w:r w:rsidRPr="005A1BC6">
        <w:rPr>
          <w:rFonts w:ascii="Segoe UI" w:eastAsia="Times New Roman" w:hAnsi="Segoe UI" w:cs="Segoe UI"/>
          <w:color w:val="263238"/>
          <w:sz w:val="21"/>
          <w:szCs w:val="21"/>
        </w:rPr>
        <w:t>Letters are </w:t>
      </w:r>
      <w:r w:rsidRPr="005A1BC6">
        <w:rPr>
          <w:rFonts w:ascii="Segoe UI" w:eastAsia="Times New Roman" w:hAnsi="Segoe UI" w:cs="Segoe UI"/>
          <w:b/>
          <w:bCs/>
          <w:color w:val="263238"/>
          <w:sz w:val="21"/>
          <w:szCs w:val="21"/>
        </w:rPr>
        <w:t>case sensitive</w:t>
      </w:r>
      <w:r w:rsidRPr="005A1BC6">
        <w:rPr>
          <w:rFonts w:ascii="Segoe UI" w:eastAsia="Times New Roman" w:hAnsi="Segoe UI" w:cs="Segoe UI"/>
          <w:color w:val="263238"/>
          <w:sz w:val="21"/>
          <w:szCs w:val="21"/>
        </w:rPr>
        <w:t>, for example, </w:t>
      </w:r>
      <w:r w:rsidRPr="005A1BC6">
        <w:rPr>
          <w:rFonts w:ascii="Courier New" w:eastAsia="Times New Roman" w:hAnsi="Courier New" w:cs="Courier New"/>
          <w:color w:val="546E7A"/>
          <w:sz w:val="20"/>
          <w:szCs w:val="20"/>
          <w:shd w:val="clear" w:color="auto" w:fill="F7F9FA"/>
        </w:rPr>
        <w:t>"Aa"</w:t>
      </w:r>
      <w:r w:rsidRPr="005A1BC6">
        <w:rPr>
          <w:rFonts w:ascii="Segoe UI" w:eastAsia="Times New Roman" w:hAnsi="Segoe UI" w:cs="Segoe UI"/>
          <w:color w:val="263238"/>
          <w:sz w:val="21"/>
          <w:szCs w:val="21"/>
        </w:rPr>
        <w:t> is not considered a palindrome here.</w:t>
      </w:r>
    </w:p>
    <w:p w14:paraId="510383C6" w14:textId="77777777" w:rsidR="005A1BC6" w:rsidRPr="005A1BC6" w:rsidRDefault="005A1BC6" w:rsidP="005A1BC6">
      <w:pPr>
        <w:shd w:val="clear" w:color="auto" w:fill="FFFFFF"/>
        <w:spacing w:after="240" w:line="240" w:lineRule="auto"/>
        <w:rPr>
          <w:rFonts w:ascii="Segoe UI" w:eastAsia="Times New Roman" w:hAnsi="Segoe UI" w:cs="Segoe UI"/>
          <w:color w:val="263238"/>
          <w:sz w:val="21"/>
          <w:szCs w:val="21"/>
        </w:rPr>
      </w:pPr>
      <w:r w:rsidRPr="005A1BC6">
        <w:rPr>
          <w:rFonts w:ascii="Segoe UI" w:eastAsia="Times New Roman" w:hAnsi="Segoe UI" w:cs="Segoe UI"/>
          <w:b/>
          <w:bCs/>
          <w:color w:val="263238"/>
          <w:sz w:val="21"/>
          <w:szCs w:val="21"/>
        </w:rPr>
        <w:t>Example 1:</w:t>
      </w:r>
    </w:p>
    <w:p w14:paraId="0EE31B46" w14:textId="77777777" w:rsidR="005A1BC6" w:rsidRPr="005A1BC6" w:rsidRDefault="005A1BC6" w:rsidP="005A1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BC6">
        <w:rPr>
          <w:rFonts w:ascii="Consolas" w:eastAsia="Times New Roman" w:hAnsi="Consolas" w:cs="Courier New"/>
          <w:b/>
          <w:bCs/>
          <w:color w:val="263238"/>
          <w:sz w:val="20"/>
          <w:szCs w:val="20"/>
        </w:rPr>
        <w:t>Input:</w:t>
      </w:r>
      <w:r w:rsidRPr="005A1BC6">
        <w:rPr>
          <w:rFonts w:ascii="Consolas" w:eastAsia="Times New Roman" w:hAnsi="Consolas" w:cs="Courier New"/>
          <w:color w:val="263238"/>
          <w:sz w:val="20"/>
          <w:szCs w:val="20"/>
        </w:rPr>
        <w:t xml:space="preserve"> s = "abccccdd"</w:t>
      </w:r>
    </w:p>
    <w:p w14:paraId="399A05D3" w14:textId="77777777" w:rsidR="005A1BC6" w:rsidRPr="005A1BC6" w:rsidRDefault="005A1BC6" w:rsidP="005A1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BC6">
        <w:rPr>
          <w:rFonts w:ascii="Consolas" w:eastAsia="Times New Roman" w:hAnsi="Consolas" w:cs="Courier New"/>
          <w:b/>
          <w:bCs/>
          <w:color w:val="263238"/>
          <w:sz w:val="20"/>
          <w:szCs w:val="20"/>
        </w:rPr>
        <w:t>Output:</w:t>
      </w:r>
      <w:r w:rsidRPr="005A1BC6">
        <w:rPr>
          <w:rFonts w:ascii="Consolas" w:eastAsia="Times New Roman" w:hAnsi="Consolas" w:cs="Courier New"/>
          <w:color w:val="263238"/>
          <w:sz w:val="20"/>
          <w:szCs w:val="20"/>
        </w:rPr>
        <w:t xml:space="preserve"> 7</w:t>
      </w:r>
    </w:p>
    <w:p w14:paraId="64DE4EBC" w14:textId="77777777" w:rsidR="005A1BC6" w:rsidRPr="005A1BC6" w:rsidRDefault="005A1BC6" w:rsidP="005A1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BC6">
        <w:rPr>
          <w:rFonts w:ascii="Consolas" w:eastAsia="Times New Roman" w:hAnsi="Consolas" w:cs="Courier New"/>
          <w:b/>
          <w:bCs/>
          <w:color w:val="263238"/>
          <w:sz w:val="20"/>
          <w:szCs w:val="20"/>
        </w:rPr>
        <w:t>Explanation:</w:t>
      </w:r>
    </w:p>
    <w:p w14:paraId="55CB77D2" w14:textId="640E2283" w:rsidR="000E6EB9" w:rsidRDefault="005A1BC6" w:rsidP="005A1BC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BC6">
        <w:rPr>
          <w:rFonts w:ascii="Consolas" w:eastAsia="Times New Roman" w:hAnsi="Consolas" w:cs="Courier New"/>
          <w:color w:val="263238"/>
          <w:sz w:val="20"/>
          <w:szCs w:val="20"/>
        </w:rPr>
        <w:t>One longest palindrome that can be built is "dccaccd", whose length is 7.</w:t>
      </w:r>
    </w:p>
    <w:p w14:paraId="3EFDC467" w14:textId="219EEB9E" w:rsidR="00F83D57" w:rsidRPr="00F83D57" w:rsidRDefault="000E6EB9" w:rsidP="00F83D57">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F83D57" w:rsidRPr="00F83D57">
        <w:t xml:space="preserve"> </w:t>
      </w:r>
      <w:r w:rsidR="00F83D57" w:rsidRPr="00F83D57">
        <w:rPr>
          <w:rFonts w:ascii="Consolas" w:eastAsia="Times New Roman" w:hAnsi="Consolas" w:cs="Courier New"/>
          <w:color w:val="263238"/>
          <w:sz w:val="20"/>
          <w:szCs w:val="20"/>
        </w:rPr>
        <w:t>int longestPalindrome(string s) {</w:t>
      </w:r>
    </w:p>
    <w:p w14:paraId="28648460"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int freq[256]={};</w:t>
      </w:r>
    </w:p>
    <w:p w14:paraId="3337325D"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for(auto it:s)</w:t>
      </w:r>
    </w:p>
    <w:p w14:paraId="6793EB4E"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freq[it]++;</w:t>
      </w:r>
    </w:p>
    <w:p w14:paraId="30B70127"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int oddgrp=0;</w:t>
      </w:r>
    </w:p>
    <w:p w14:paraId="77B40BA2"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for(auto it:freq)</w:t>
      </w:r>
    </w:p>
    <w:p w14:paraId="512F3738"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oddgrp+=(1&amp;it);</w:t>
      </w:r>
    </w:p>
    <w:p w14:paraId="1B663271" w14:textId="77777777" w:rsidR="00F83D57" w:rsidRPr="00F83D57"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return s.size()-oddgrp+(oddgrp&gt;0);</w:t>
      </w:r>
    </w:p>
    <w:p w14:paraId="3687913D" w14:textId="3AA9DD63" w:rsidR="000E6EB9" w:rsidRDefault="00F83D57" w:rsidP="00F83D57">
      <w:pPr>
        <w:rPr>
          <w:rFonts w:ascii="Consolas" w:eastAsia="Times New Roman" w:hAnsi="Consolas" w:cs="Courier New"/>
          <w:color w:val="263238"/>
          <w:sz w:val="20"/>
          <w:szCs w:val="20"/>
        </w:rPr>
      </w:pPr>
      <w:r w:rsidRPr="00F83D57">
        <w:rPr>
          <w:rFonts w:ascii="Consolas" w:eastAsia="Times New Roman" w:hAnsi="Consolas" w:cs="Courier New"/>
          <w:color w:val="263238"/>
          <w:sz w:val="20"/>
          <w:szCs w:val="20"/>
        </w:rPr>
        <w:t xml:space="preserve">    }</w:t>
      </w:r>
    </w:p>
    <w:p w14:paraId="50C8132E" w14:textId="4B368151" w:rsidR="00AD430A" w:rsidRPr="00AD430A" w:rsidRDefault="00F83D57" w:rsidP="00AD430A">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279)</w:t>
      </w:r>
      <w:r w:rsidR="00AD430A" w:rsidRPr="00AD430A">
        <w:rPr>
          <w:rFonts w:ascii="Segoe UI" w:hAnsi="Segoe UI" w:cs="Segoe UI"/>
          <w:color w:val="263238"/>
          <w:sz w:val="21"/>
          <w:szCs w:val="21"/>
        </w:rPr>
        <w:t xml:space="preserve"> Given the </w:t>
      </w:r>
      <w:r w:rsidR="00AD430A" w:rsidRPr="00AD430A">
        <w:rPr>
          <w:rFonts w:ascii="Courier New" w:hAnsi="Courier New" w:cs="Courier New"/>
          <w:color w:val="546E7A"/>
          <w:sz w:val="20"/>
          <w:szCs w:val="20"/>
          <w:shd w:val="clear" w:color="auto" w:fill="F7F9FA"/>
        </w:rPr>
        <w:t>head</w:t>
      </w:r>
      <w:r w:rsidR="00AD430A" w:rsidRPr="00AD430A">
        <w:rPr>
          <w:rFonts w:ascii="Segoe UI" w:hAnsi="Segoe UI" w:cs="Segoe UI"/>
          <w:color w:val="263238"/>
          <w:sz w:val="21"/>
          <w:szCs w:val="21"/>
        </w:rPr>
        <w:t> of a sorted linked list, </w:t>
      </w:r>
      <w:r w:rsidR="00AD430A" w:rsidRPr="00AD430A">
        <w:rPr>
          <w:rFonts w:ascii="Segoe UI" w:hAnsi="Segoe UI" w:cs="Segoe UI"/>
          <w:i/>
          <w:iCs/>
          <w:color w:val="263238"/>
          <w:sz w:val="21"/>
          <w:szCs w:val="21"/>
        </w:rPr>
        <w:t>delete all duplicates such that each element appears only once</w:t>
      </w:r>
      <w:r w:rsidR="00AD430A" w:rsidRPr="00AD430A">
        <w:rPr>
          <w:rFonts w:ascii="Segoe UI" w:hAnsi="Segoe UI" w:cs="Segoe UI"/>
          <w:color w:val="263238"/>
          <w:sz w:val="21"/>
          <w:szCs w:val="21"/>
        </w:rPr>
        <w:t>. Return </w:t>
      </w:r>
      <w:r w:rsidR="00AD430A" w:rsidRPr="00AD430A">
        <w:rPr>
          <w:rFonts w:ascii="Segoe UI" w:hAnsi="Segoe UI" w:cs="Segoe UI"/>
          <w:i/>
          <w:iCs/>
          <w:color w:val="263238"/>
          <w:sz w:val="21"/>
          <w:szCs w:val="21"/>
        </w:rPr>
        <w:t>the linked list </w:t>
      </w:r>
      <w:r w:rsidR="00AD430A" w:rsidRPr="00AD430A">
        <w:rPr>
          <w:rFonts w:ascii="Segoe UI" w:hAnsi="Segoe UI" w:cs="Segoe UI"/>
          <w:b/>
          <w:bCs/>
          <w:i/>
          <w:iCs/>
          <w:color w:val="263238"/>
          <w:sz w:val="21"/>
          <w:szCs w:val="21"/>
        </w:rPr>
        <w:t>sorted</w:t>
      </w:r>
      <w:r w:rsidR="00AD430A" w:rsidRPr="00AD430A">
        <w:rPr>
          <w:rFonts w:ascii="Segoe UI" w:hAnsi="Segoe UI" w:cs="Segoe UI"/>
          <w:i/>
          <w:iCs/>
          <w:color w:val="263238"/>
          <w:sz w:val="21"/>
          <w:szCs w:val="21"/>
        </w:rPr>
        <w:t> as well</w:t>
      </w:r>
      <w:r w:rsidR="00AD430A" w:rsidRPr="00AD430A">
        <w:rPr>
          <w:rFonts w:ascii="Segoe UI" w:hAnsi="Segoe UI" w:cs="Segoe UI"/>
          <w:color w:val="263238"/>
          <w:sz w:val="21"/>
          <w:szCs w:val="21"/>
        </w:rPr>
        <w:t>.</w:t>
      </w:r>
    </w:p>
    <w:p w14:paraId="2694A4BA" w14:textId="77777777" w:rsidR="00AD430A" w:rsidRPr="00AD430A" w:rsidRDefault="00AD430A" w:rsidP="00AD430A">
      <w:pPr>
        <w:shd w:val="clear" w:color="auto" w:fill="FFFFFF"/>
        <w:spacing w:after="240" w:line="240" w:lineRule="auto"/>
        <w:rPr>
          <w:rFonts w:ascii="Segoe UI" w:eastAsia="Times New Roman" w:hAnsi="Segoe UI" w:cs="Segoe UI"/>
          <w:color w:val="263238"/>
          <w:sz w:val="21"/>
          <w:szCs w:val="21"/>
        </w:rPr>
      </w:pPr>
      <w:r w:rsidRPr="00AD430A">
        <w:rPr>
          <w:rFonts w:ascii="Segoe UI" w:eastAsia="Times New Roman" w:hAnsi="Segoe UI" w:cs="Segoe UI"/>
          <w:color w:val="263238"/>
          <w:sz w:val="21"/>
          <w:szCs w:val="21"/>
        </w:rPr>
        <w:t> </w:t>
      </w:r>
    </w:p>
    <w:p w14:paraId="2F804552" w14:textId="77777777" w:rsidR="00AD430A" w:rsidRPr="00AD430A" w:rsidRDefault="00AD430A" w:rsidP="00AD430A">
      <w:pPr>
        <w:shd w:val="clear" w:color="auto" w:fill="FFFFFF"/>
        <w:spacing w:after="240" w:line="240" w:lineRule="auto"/>
        <w:rPr>
          <w:rFonts w:ascii="Segoe UI" w:eastAsia="Times New Roman" w:hAnsi="Segoe UI" w:cs="Segoe UI"/>
          <w:color w:val="263238"/>
          <w:sz w:val="21"/>
          <w:szCs w:val="21"/>
        </w:rPr>
      </w:pPr>
      <w:r w:rsidRPr="00AD430A">
        <w:rPr>
          <w:rFonts w:ascii="Segoe UI" w:eastAsia="Times New Roman" w:hAnsi="Segoe UI" w:cs="Segoe UI"/>
          <w:b/>
          <w:bCs/>
          <w:color w:val="263238"/>
          <w:sz w:val="21"/>
          <w:szCs w:val="21"/>
        </w:rPr>
        <w:t>Example 1:</w:t>
      </w:r>
    </w:p>
    <w:p w14:paraId="66F014C8" w14:textId="39159217" w:rsidR="00AD430A" w:rsidRPr="00AD430A" w:rsidRDefault="00AD430A" w:rsidP="00AD430A">
      <w:pPr>
        <w:spacing w:after="0" w:line="240" w:lineRule="auto"/>
        <w:rPr>
          <w:rFonts w:ascii="Times New Roman" w:eastAsia="Times New Roman" w:hAnsi="Times New Roman" w:cs="Times New Roman"/>
          <w:sz w:val="24"/>
          <w:szCs w:val="24"/>
        </w:rPr>
      </w:pPr>
      <w:r w:rsidRPr="00AD430A">
        <w:rPr>
          <w:rFonts w:ascii="Times New Roman" w:eastAsia="Times New Roman" w:hAnsi="Times New Roman" w:cs="Times New Roman"/>
          <w:noProof/>
          <w:sz w:val="24"/>
          <w:szCs w:val="24"/>
        </w:rPr>
        <w:lastRenderedPageBreak/>
        <w:drawing>
          <wp:inline distT="0" distB="0" distL="0" distR="0" wp14:anchorId="1D3336C0" wp14:editId="6A437612">
            <wp:extent cx="2880360" cy="23012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80360" cy="2301240"/>
                    </a:xfrm>
                    <a:prstGeom prst="rect">
                      <a:avLst/>
                    </a:prstGeom>
                    <a:noFill/>
                    <a:ln>
                      <a:noFill/>
                    </a:ln>
                  </pic:spPr>
                </pic:pic>
              </a:graphicData>
            </a:graphic>
          </wp:inline>
        </w:drawing>
      </w:r>
    </w:p>
    <w:p w14:paraId="235A2D20" w14:textId="77777777" w:rsidR="00AD430A" w:rsidRPr="00AD430A" w:rsidRDefault="00AD430A" w:rsidP="00AD43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D430A">
        <w:rPr>
          <w:rFonts w:ascii="Consolas" w:eastAsia="Times New Roman" w:hAnsi="Consolas" w:cs="Courier New"/>
          <w:b/>
          <w:bCs/>
          <w:color w:val="263238"/>
          <w:sz w:val="20"/>
          <w:szCs w:val="20"/>
        </w:rPr>
        <w:t>Input:</w:t>
      </w:r>
      <w:r w:rsidRPr="00AD430A">
        <w:rPr>
          <w:rFonts w:ascii="Consolas" w:eastAsia="Times New Roman" w:hAnsi="Consolas" w:cs="Courier New"/>
          <w:color w:val="263238"/>
          <w:sz w:val="20"/>
          <w:szCs w:val="20"/>
        </w:rPr>
        <w:t xml:space="preserve"> head = [1,1,2]</w:t>
      </w:r>
    </w:p>
    <w:p w14:paraId="776AD2FD" w14:textId="467B48AF" w:rsidR="00F83D57" w:rsidRDefault="00AD430A" w:rsidP="00AD43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D430A">
        <w:rPr>
          <w:rFonts w:ascii="Consolas" w:eastAsia="Times New Roman" w:hAnsi="Consolas" w:cs="Courier New"/>
          <w:b/>
          <w:bCs/>
          <w:color w:val="263238"/>
          <w:sz w:val="20"/>
          <w:szCs w:val="20"/>
        </w:rPr>
        <w:t>Output:</w:t>
      </w:r>
      <w:r w:rsidRPr="00AD430A">
        <w:rPr>
          <w:rFonts w:ascii="Consolas" w:eastAsia="Times New Roman" w:hAnsi="Consolas" w:cs="Courier New"/>
          <w:color w:val="263238"/>
          <w:sz w:val="20"/>
          <w:szCs w:val="20"/>
        </w:rPr>
        <w:t xml:space="preserve"> [1,2]</w:t>
      </w:r>
    </w:p>
    <w:p w14:paraId="24B7E945" w14:textId="0CF2778D" w:rsidR="005E762C" w:rsidRPr="005E762C" w:rsidRDefault="00F83D57" w:rsidP="005E762C">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5E762C" w:rsidRPr="005E762C">
        <w:t xml:space="preserve"> </w:t>
      </w:r>
      <w:r w:rsidR="005E762C" w:rsidRPr="005E762C">
        <w:rPr>
          <w:rFonts w:ascii="Consolas" w:eastAsia="Times New Roman" w:hAnsi="Consolas" w:cs="Courier New"/>
          <w:color w:val="263238"/>
          <w:sz w:val="20"/>
          <w:szCs w:val="20"/>
        </w:rPr>
        <w:t>ListNode* deleteDuplicates(ListNode* head) {</w:t>
      </w:r>
    </w:p>
    <w:p w14:paraId="3E7CC1D3"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ListNode*temp=head;</w:t>
      </w:r>
    </w:p>
    <w:p w14:paraId="5324999D"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while(temp)</w:t>
      </w:r>
    </w:p>
    <w:p w14:paraId="3E25ED55"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w:t>
      </w:r>
    </w:p>
    <w:p w14:paraId="500EB2CA"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while(temp-&gt;next&amp;&amp;temp-&gt;val==temp-&gt;next-&gt;val)</w:t>
      </w:r>
    </w:p>
    <w:p w14:paraId="5EEDD236"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temp-&gt;next=temp-&gt;next-&gt;next;</w:t>
      </w:r>
    </w:p>
    <w:p w14:paraId="64A651DC"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temp=temp-&gt;next;</w:t>
      </w:r>
    </w:p>
    <w:p w14:paraId="5B9F4282"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w:t>
      </w:r>
    </w:p>
    <w:p w14:paraId="07C74A0D" w14:textId="77777777" w:rsidR="005E762C" w:rsidRPr="005E762C"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return head;</w:t>
      </w:r>
    </w:p>
    <w:p w14:paraId="7E7DE202" w14:textId="03707984" w:rsidR="00F83D57" w:rsidRDefault="005E762C" w:rsidP="005E762C">
      <w:pPr>
        <w:rPr>
          <w:rFonts w:ascii="Consolas" w:eastAsia="Times New Roman" w:hAnsi="Consolas" w:cs="Courier New"/>
          <w:color w:val="263238"/>
          <w:sz w:val="20"/>
          <w:szCs w:val="20"/>
        </w:rPr>
      </w:pPr>
      <w:r w:rsidRPr="005E762C">
        <w:rPr>
          <w:rFonts w:ascii="Consolas" w:eastAsia="Times New Roman" w:hAnsi="Consolas" w:cs="Courier New"/>
          <w:color w:val="263238"/>
          <w:sz w:val="20"/>
          <w:szCs w:val="20"/>
        </w:rPr>
        <w:t xml:space="preserve">    }</w:t>
      </w:r>
    </w:p>
    <w:p w14:paraId="6C990A61" w14:textId="217AF703" w:rsidR="002638BF" w:rsidRPr="002638BF" w:rsidRDefault="005E762C" w:rsidP="002638BF">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280)</w:t>
      </w:r>
      <w:r w:rsidR="002638BF" w:rsidRPr="002638BF">
        <w:rPr>
          <w:rFonts w:ascii="Segoe UI" w:hAnsi="Segoe UI" w:cs="Segoe UI"/>
          <w:color w:val="263238"/>
          <w:sz w:val="21"/>
          <w:szCs w:val="21"/>
        </w:rPr>
        <w:t xml:space="preserve"> Given an integer array </w:t>
      </w:r>
      <w:r w:rsidR="002638BF" w:rsidRPr="002638BF">
        <w:rPr>
          <w:rFonts w:ascii="Courier New" w:hAnsi="Courier New" w:cs="Courier New"/>
          <w:color w:val="546E7A"/>
          <w:sz w:val="20"/>
          <w:szCs w:val="20"/>
          <w:shd w:val="clear" w:color="auto" w:fill="F7F9FA"/>
        </w:rPr>
        <w:t>nums</w:t>
      </w:r>
      <w:r w:rsidR="002638BF" w:rsidRPr="002638BF">
        <w:rPr>
          <w:rFonts w:ascii="Segoe UI" w:hAnsi="Segoe UI" w:cs="Segoe UI"/>
          <w:color w:val="263238"/>
          <w:sz w:val="21"/>
          <w:szCs w:val="21"/>
        </w:rPr>
        <w:t> where the elements are sorted in </w:t>
      </w:r>
      <w:r w:rsidR="002638BF" w:rsidRPr="002638BF">
        <w:rPr>
          <w:rFonts w:ascii="Segoe UI" w:hAnsi="Segoe UI" w:cs="Segoe UI"/>
          <w:b/>
          <w:bCs/>
          <w:color w:val="263238"/>
          <w:sz w:val="21"/>
          <w:szCs w:val="21"/>
        </w:rPr>
        <w:t>ascending order</w:t>
      </w:r>
      <w:r w:rsidR="002638BF" w:rsidRPr="002638BF">
        <w:rPr>
          <w:rFonts w:ascii="Segoe UI" w:hAnsi="Segoe UI" w:cs="Segoe UI"/>
          <w:color w:val="263238"/>
          <w:sz w:val="21"/>
          <w:szCs w:val="21"/>
        </w:rPr>
        <w:t>, convert </w:t>
      </w:r>
      <w:r w:rsidR="002638BF" w:rsidRPr="002638BF">
        <w:rPr>
          <w:rFonts w:ascii="Segoe UI" w:hAnsi="Segoe UI" w:cs="Segoe UI"/>
          <w:i/>
          <w:iCs/>
          <w:color w:val="263238"/>
          <w:sz w:val="21"/>
          <w:szCs w:val="21"/>
        </w:rPr>
        <w:t>it to a </w:t>
      </w:r>
      <w:r w:rsidR="002638BF" w:rsidRPr="002638BF">
        <w:rPr>
          <w:rFonts w:ascii="Segoe UI" w:hAnsi="Segoe UI" w:cs="Segoe UI"/>
          <w:b/>
          <w:bCs/>
          <w:i/>
          <w:iCs/>
          <w:color w:val="263238"/>
          <w:sz w:val="21"/>
          <w:szCs w:val="21"/>
        </w:rPr>
        <w:t>height-balanced</w:t>
      </w:r>
      <w:r w:rsidR="002638BF" w:rsidRPr="002638BF">
        <w:rPr>
          <w:rFonts w:ascii="Segoe UI" w:hAnsi="Segoe UI" w:cs="Segoe UI"/>
          <w:i/>
          <w:iCs/>
          <w:color w:val="263238"/>
          <w:sz w:val="21"/>
          <w:szCs w:val="21"/>
        </w:rPr>
        <w:t> binary search tree</w:t>
      </w:r>
      <w:r w:rsidR="002638BF" w:rsidRPr="002638BF">
        <w:rPr>
          <w:rFonts w:ascii="Segoe UI" w:hAnsi="Segoe UI" w:cs="Segoe UI"/>
          <w:color w:val="263238"/>
          <w:sz w:val="21"/>
          <w:szCs w:val="21"/>
        </w:rPr>
        <w:t>.</w:t>
      </w:r>
    </w:p>
    <w:p w14:paraId="463011F7" w14:textId="77777777" w:rsidR="002638BF" w:rsidRPr="002638BF" w:rsidRDefault="002638BF" w:rsidP="002638BF">
      <w:pPr>
        <w:shd w:val="clear" w:color="auto" w:fill="FFFFFF"/>
        <w:spacing w:after="240" w:line="240" w:lineRule="auto"/>
        <w:rPr>
          <w:rFonts w:ascii="Segoe UI" w:eastAsia="Times New Roman" w:hAnsi="Segoe UI" w:cs="Segoe UI"/>
          <w:color w:val="263238"/>
          <w:sz w:val="21"/>
          <w:szCs w:val="21"/>
        </w:rPr>
      </w:pPr>
      <w:r w:rsidRPr="002638BF">
        <w:rPr>
          <w:rFonts w:ascii="Segoe UI" w:eastAsia="Times New Roman" w:hAnsi="Segoe UI" w:cs="Segoe UI"/>
          <w:color w:val="263238"/>
          <w:sz w:val="21"/>
          <w:szCs w:val="21"/>
        </w:rPr>
        <w:t>A </w:t>
      </w:r>
      <w:r w:rsidRPr="002638BF">
        <w:rPr>
          <w:rFonts w:ascii="Segoe UI" w:eastAsia="Times New Roman" w:hAnsi="Segoe UI" w:cs="Segoe UI"/>
          <w:b/>
          <w:bCs/>
          <w:color w:val="263238"/>
          <w:sz w:val="21"/>
          <w:szCs w:val="21"/>
        </w:rPr>
        <w:t>height-balanced</w:t>
      </w:r>
      <w:r w:rsidRPr="002638BF">
        <w:rPr>
          <w:rFonts w:ascii="Segoe UI" w:eastAsia="Times New Roman" w:hAnsi="Segoe UI" w:cs="Segoe UI"/>
          <w:color w:val="263238"/>
          <w:sz w:val="21"/>
          <w:szCs w:val="21"/>
        </w:rPr>
        <w:t> binary tree is a binary tree in which the depth of the two subtrees of every node never differs by more than one.</w:t>
      </w:r>
    </w:p>
    <w:p w14:paraId="3D2E0BC5" w14:textId="77777777" w:rsidR="002638BF" w:rsidRPr="002638BF" w:rsidRDefault="002638BF" w:rsidP="002638BF">
      <w:pPr>
        <w:shd w:val="clear" w:color="auto" w:fill="FFFFFF"/>
        <w:spacing w:after="240" w:line="240" w:lineRule="auto"/>
        <w:rPr>
          <w:rFonts w:ascii="Segoe UI" w:eastAsia="Times New Roman" w:hAnsi="Segoe UI" w:cs="Segoe UI"/>
          <w:color w:val="263238"/>
          <w:sz w:val="21"/>
          <w:szCs w:val="21"/>
        </w:rPr>
      </w:pPr>
      <w:r w:rsidRPr="002638BF">
        <w:rPr>
          <w:rFonts w:ascii="Segoe UI" w:eastAsia="Times New Roman" w:hAnsi="Segoe UI" w:cs="Segoe UI"/>
          <w:color w:val="263238"/>
          <w:sz w:val="21"/>
          <w:szCs w:val="21"/>
        </w:rPr>
        <w:t> </w:t>
      </w:r>
    </w:p>
    <w:p w14:paraId="2A8652A5" w14:textId="77777777" w:rsidR="002638BF" w:rsidRPr="002638BF" w:rsidRDefault="002638BF" w:rsidP="002638BF">
      <w:pPr>
        <w:shd w:val="clear" w:color="auto" w:fill="FFFFFF"/>
        <w:spacing w:after="240" w:line="240" w:lineRule="auto"/>
        <w:rPr>
          <w:rFonts w:ascii="Segoe UI" w:eastAsia="Times New Roman" w:hAnsi="Segoe UI" w:cs="Segoe UI"/>
          <w:color w:val="263238"/>
          <w:sz w:val="21"/>
          <w:szCs w:val="21"/>
        </w:rPr>
      </w:pPr>
      <w:r w:rsidRPr="002638BF">
        <w:rPr>
          <w:rFonts w:ascii="Segoe UI" w:eastAsia="Times New Roman" w:hAnsi="Segoe UI" w:cs="Segoe UI"/>
          <w:b/>
          <w:bCs/>
          <w:color w:val="263238"/>
          <w:sz w:val="21"/>
          <w:szCs w:val="21"/>
        </w:rPr>
        <w:t>Example 1:</w:t>
      </w:r>
    </w:p>
    <w:p w14:paraId="7E1D41C1" w14:textId="44304156" w:rsidR="002638BF" w:rsidRPr="002638BF" w:rsidRDefault="002638BF" w:rsidP="002638BF">
      <w:pPr>
        <w:spacing w:after="0" w:line="240" w:lineRule="auto"/>
        <w:rPr>
          <w:rFonts w:ascii="Times New Roman" w:eastAsia="Times New Roman" w:hAnsi="Times New Roman" w:cs="Times New Roman"/>
          <w:sz w:val="24"/>
          <w:szCs w:val="24"/>
        </w:rPr>
      </w:pPr>
      <w:r w:rsidRPr="002638BF">
        <w:rPr>
          <w:rFonts w:ascii="Times New Roman" w:eastAsia="Times New Roman" w:hAnsi="Times New Roman" w:cs="Times New Roman"/>
          <w:noProof/>
          <w:sz w:val="24"/>
          <w:szCs w:val="24"/>
        </w:rPr>
        <w:lastRenderedPageBreak/>
        <w:drawing>
          <wp:inline distT="0" distB="0" distL="0" distR="0" wp14:anchorId="7B726289" wp14:editId="0D279FF5">
            <wp:extent cx="2880360" cy="2118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437083B2" w14:textId="77777777" w:rsidR="002638BF" w:rsidRPr="002638BF" w:rsidRDefault="002638BF" w:rsidP="002638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8BF">
        <w:rPr>
          <w:rFonts w:ascii="Consolas" w:eastAsia="Times New Roman" w:hAnsi="Consolas" w:cs="Courier New"/>
          <w:b/>
          <w:bCs/>
          <w:color w:val="263238"/>
          <w:sz w:val="20"/>
          <w:szCs w:val="20"/>
        </w:rPr>
        <w:t>Input:</w:t>
      </w:r>
      <w:r w:rsidRPr="002638BF">
        <w:rPr>
          <w:rFonts w:ascii="Consolas" w:eastAsia="Times New Roman" w:hAnsi="Consolas" w:cs="Courier New"/>
          <w:color w:val="263238"/>
          <w:sz w:val="20"/>
          <w:szCs w:val="20"/>
        </w:rPr>
        <w:t xml:space="preserve"> nums = [-10,-3,0,5,9]</w:t>
      </w:r>
    </w:p>
    <w:p w14:paraId="4E7923CC" w14:textId="77777777" w:rsidR="002638BF" w:rsidRPr="002638BF" w:rsidRDefault="002638BF" w:rsidP="002638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8BF">
        <w:rPr>
          <w:rFonts w:ascii="Consolas" w:eastAsia="Times New Roman" w:hAnsi="Consolas" w:cs="Courier New"/>
          <w:b/>
          <w:bCs/>
          <w:color w:val="263238"/>
          <w:sz w:val="20"/>
          <w:szCs w:val="20"/>
        </w:rPr>
        <w:t>Output:</w:t>
      </w:r>
      <w:r w:rsidRPr="002638BF">
        <w:rPr>
          <w:rFonts w:ascii="Consolas" w:eastAsia="Times New Roman" w:hAnsi="Consolas" w:cs="Courier New"/>
          <w:color w:val="263238"/>
          <w:sz w:val="20"/>
          <w:szCs w:val="20"/>
        </w:rPr>
        <w:t xml:space="preserve"> [0,-3,9,-10,null,5]</w:t>
      </w:r>
    </w:p>
    <w:p w14:paraId="185F24AD" w14:textId="77777777" w:rsidR="002638BF" w:rsidRPr="002638BF" w:rsidRDefault="002638BF" w:rsidP="002638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8BF">
        <w:rPr>
          <w:rFonts w:ascii="Consolas" w:eastAsia="Times New Roman" w:hAnsi="Consolas" w:cs="Courier New"/>
          <w:b/>
          <w:bCs/>
          <w:color w:val="263238"/>
          <w:sz w:val="20"/>
          <w:szCs w:val="20"/>
        </w:rPr>
        <w:t>Explanation:</w:t>
      </w:r>
      <w:r w:rsidRPr="002638BF">
        <w:rPr>
          <w:rFonts w:ascii="Consolas" w:eastAsia="Times New Roman" w:hAnsi="Consolas" w:cs="Courier New"/>
          <w:color w:val="263238"/>
          <w:sz w:val="20"/>
          <w:szCs w:val="20"/>
        </w:rPr>
        <w:t xml:space="preserve"> [0,-10,5,null,-3,null,9] is also accepted:</w:t>
      </w:r>
    </w:p>
    <w:p w14:paraId="6AA5226E" w14:textId="5EAFDD6B" w:rsidR="005E762C" w:rsidRDefault="002638BF" w:rsidP="00BA72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38BF">
        <w:rPr>
          <w:rFonts w:ascii="Consolas" w:eastAsia="Times New Roman" w:hAnsi="Consolas" w:cs="Courier New"/>
          <w:noProof/>
          <w:color w:val="263238"/>
          <w:sz w:val="20"/>
          <w:szCs w:val="20"/>
        </w:rPr>
        <w:drawing>
          <wp:inline distT="0" distB="0" distL="0" distR="0" wp14:anchorId="6E3B1B73" wp14:editId="64294F2B">
            <wp:extent cx="2880360" cy="21183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4E3BBC12" w14:textId="1BF8291E" w:rsidR="00BA72C4" w:rsidRPr="00BA72C4" w:rsidRDefault="005E762C" w:rsidP="00BA72C4">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BA72C4" w:rsidRPr="00BA72C4">
        <w:t xml:space="preserve"> </w:t>
      </w:r>
      <w:r w:rsidR="00BA72C4" w:rsidRPr="00BA72C4">
        <w:rPr>
          <w:rFonts w:ascii="Consolas" w:eastAsia="Times New Roman" w:hAnsi="Consolas" w:cs="Courier New"/>
          <w:color w:val="263238"/>
          <w:sz w:val="20"/>
          <w:szCs w:val="20"/>
        </w:rPr>
        <w:t>TreeNode*from_middle(vector&lt;int&gt;&amp;nums,int s,int e)</w:t>
      </w:r>
    </w:p>
    <w:p w14:paraId="64AAEDCE"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w:t>
      </w:r>
    </w:p>
    <w:p w14:paraId="0C71EDED"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if(s&gt;=e)</w:t>
      </w:r>
    </w:p>
    <w:p w14:paraId="09C15AC4"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return NULL;</w:t>
      </w:r>
    </w:p>
    <w:p w14:paraId="59C3D77C"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int mid_index=(s+e)/2;</w:t>
      </w:r>
    </w:p>
    <w:p w14:paraId="492E986C"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TreeNode*root=new TreeNode(nums[mid_index]);</w:t>
      </w:r>
    </w:p>
    <w:p w14:paraId="1B9A420D"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root-&gt;left=from_middle(nums,s,mid_index);</w:t>
      </w:r>
    </w:p>
    <w:p w14:paraId="07E4A5E6"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root-&gt;right=from_middle(nums,mid_index+1,e);</w:t>
      </w:r>
    </w:p>
    <w:p w14:paraId="69BD0C5E"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return root;</w:t>
      </w:r>
    </w:p>
    <w:p w14:paraId="14906B9C"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w:t>
      </w:r>
    </w:p>
    <w:p w14:paraId="037D0403"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TreeNode* sortedArrayToBST(vector&lt;int&gt;&amp; nums) {</w:t>
      </w:r>
    </w:p>
    <w:p w14:paraId="6E0F8D60" w14:textId="77777777" w:rsidR="00BA72C4" w:rsidRPr="00BA72C4"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lastRenderedPageBreak/>
        <w:t xml:space="preserve">        return from_middle(nums,0,nums.size());</w:t>
      </w:r>
    </w:p>
    <w:p w14:paraId="372D77E8" w14:textId="65AF951B" w:rsidR="005E762C" w:rsidRDefault="00BA72C4" w:rsidP="00BA72C4">
      <w:pPr>
        <w:rPr>
          <w:rFonts w:ascii="Consolas" w:eastAsia="Times New Roman" w:hAnsi="Consolas" w:cs="Courier New"/>
          <w:color w:val="263238"/>
          <w:sz w:val="20"/>
          <w:szCs w:val="20"/>
        </w:rPr>
      </w:pPr>
      <w:r w:rsidRPr="00BA72C4">
        <w:rPr>
          <w:rFonts w:ascii="Consolas" w:eastAsia="Times New Roman" w:hAnsi="Consolas" w:cs="Courier New"/>
          <w:color w:val="263238"/>
          <w:sz w:val="20"/>
          <w:szCs w:val="20"/>
        </w:rPr>
        <w:t xml:space="preserve">    }</w:t>
      </w:r>
    </w:p>
    <w:p w14:paraId="3794AAC6" w14:textId="6631777A" w:rsidR="00E87280" w:rsidRPr="00E87280" w:rsidRDefault="00BA72C4" w:rsidP="00E87280">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281)</w:t>
      </w:r>
      <w:r w:rsidR="00E87280" w:rsidRPr="00E87280">
        <w:rPr>
          <w:rFonts w:ascii="Segoe UI" w:hAnsi="Segoe UI" w:cs="Segoe UI"/>
          <w:color w:val="263238"/>
          <w:sz w:val="21"/>
          <w:szCs w:val="21"/>
        </w:rPr>
        <w:t xml:space="preserve"> You are given two binary trees </w:t>
      </w:r>
      <w:r w:rsidR="00E87280" w:rsidRPr="00E87280">
        <w:rPr>
          <w:rFonts w:ascii="Courier New" w:hAnsi="Courier New" w:cs="Courier New"/>
          <w:color w:val="546E7A"/>
          <w:sz w:val="20"/>
          <w:szCs w:val="20"/>
          <w:shd w:val="clear" w:color="auto" w:fill="F7F9FA"/>
        </w:rPr>
        <w:t>root1</w:t>
      </w:r>
      <w:r w:rsidR="00E87280" w:rsidRPr="00E87280">
        <w:rPr>
          <w:rFonts w:ascii="Segoe UI" w:hAnsi="Segoe UI" w:cs="Segoe UI"/>
          <w:color w:val="263238"/>
          <w:sz w:val="21"/>
          <w:szCs w:val="21"/>
        </w:rPr>
        <w:t> and </w:t>
      </w:r>
      <w:r w:rsidR="00E87280" w:rsidRPr="00E87280">
        <w:rPr>
          <w:rFonts w:ascii="Courier New" w:hAnsi="Courier New" w:cs="Courier New"/>
          <w:color w:val="546E7A"/>
          <w:sz w:val="20"/>
          <w:szCs w:val="20"/>
          <w:shd w:val="clear" w:color="auto" w:fill="F7F9FA"/>
        </w:rPr>
        <w:t>root2</w:t>
      </w:r>
      <w:r w:rsidR="00E87280" w:rsidRPr="00E87280">
        <w:rPr>
          <w:rFonts w:ascii="Segoe UI" w:hAnsi="Segoe UI" w:cs="Segoe UI"/>
          <w:color w:val="263238"/>
          <w:sz w:val="21"/>
          <w:szCs w:val="21"/>
        </w:rPr>
        <w:t>.</w:t>
      </w:r>
    </w:p>
    <w:p w14:paraId="5D684419" w14:textId="77777777" w:rsidR="00E87280" w:rsidRPr="00E87280" w:rsidRDefault="00E87280" w:rsidP="00E87280">
      <w:pPr>
        <w:shd w:val="clear" w:color="auto" w:fill="FFFFFF"/>
        <w:spacing w:after="240" w:line="240" w:lineRule="auto"/>
        <w:rPr>
          <w:rFonts w:ascii="Segoe UI" w:eastAsia="Times New Roman" w:hAnsi="Segoe UI" w:cs="Segoe UI"/>
          <w:color w:val="263238"/>
          <w:sz w:val="21"/>
          <w:szCs w:val="21"/>
        </w:rPr>
      </w:pPr>
      <w:r w:rsidRPr="00E87280">
        <w:rPr>
          <w:rFonts w:ascii="Segoe UI" w:eastAsia="Times New Roman" w:hAnsi="Segoe UI" w:cs="Segoe UI"/>
          <w:color w:val="263238"/>
          <w:sz w:val="21"/>
          <w:szCs w:val="21"/>
        </w:rPr>
        <w:t>Imagine that when you put one of them to cover the other, some nodes of the two trees are overlapped while the others are not. You need to merge the two trees into a new binary tree. The merge rule is that if two nodes overlap, then sum node values up as the new value of the merged node. Otherwise, the NOT null node will be used as the node of the new tree.</w:t>
      </w:r>
    </w:p>
    <w:p w14:paraId="04094894" w14:textId="77777777" w:rsidR="00E87280" w:rsidRPr="00E87280" w:rsidRDefault="00E87280" w:rsidP="00E87280">
      <w:pPr>
        <w:shd w:val="clear" w:color="auto" w:fill="FFFFFF"/>
        <w:spacing w:after="240" w:line="240" w:lineRule="auto"/>
        <w:rPr>
          <w:rFonts w:ascii="Segoe UI" w:eastAsia="Times New Roman" w:hAnsi="Segoe UI" w:cs="Segoe UI"/>
          <w:color w:val="263238"/>
          <w:sz w:val="21"/>
          <w:szCs w:val="21"/>
        </w:rPr>
      </w:pPr>
      <w:r w:rsidRPr="00E87280">
        <w:rPr>
          <w:rFonts w:ascii="Segoe UI" w:eastAsia="Times New Roman" w:hAnsi="Segoe UI" w:cs="Segoe UI"/>
          <w:color w:val="263238"/>
          <w:sz w:val="21"/>
          <w:szCs w:val="21"/>
        </w:rPr>
        <w:t>Return </w:t>
      </w:r>
      <w:r w:rsidRPr="00E87280">
        <w:rPr>
          <w:rFonts w:ascii="Segoe UI" w:eastAsia="Times New Roman" w:hAnsi="Segoe UI" w:cs="Segoe UI"/>
          <w:i/>
          <w:iCs/>
          <w:color w:val="263238"/>
          <w:sz w:val="21"/>
          <w:szCs w:val="21"/>
        </w:rPr>
        <w:t>the merged tree</w:t>
      </w:r>
      <w:r w:rsidRPr="00E87280">
        <w:rPr>
          <w:rFonts w:ascii="Segoe UI" w:eastAsia="Times New Roman" w:hAnsi="Segoe UI" w:cs="Segoe UI"/>
          <w:color w:val="263238"/>
          <w:sz w:val="21"/>
          <w:szCs w:val="21"/>
        </w:rPr>
        <w:t>.</w:t>
      </w:r>
    </w:p>
    <w:p w14:paraId="733212E8" w14:textId="77777777" w:rsidR="00E87280" w:rsidRPr="00E87280" w:rsidRDefault="00E87280" w:rsidP="00E87280">
      <w:pPr>
        <w:shd w:val="clear" w:color="auto" w:fill="FFFFFF"/>
        <w:spacing w:after="240" w:line="240" w:lineRule="auto"/>
        <w:rPr>
          <w:rFonts w:ascii="Segoe UI" w:eastAsia="Times New Roman" w:hAnsi="Segoe UI" w:cs="Segoe UI"/>
          <w:color w:val="263238"/>
          <w:sz w:val="21"/>
          <w:szCs w:val="21"/>
        </w:rPr>
      </w:pPr>
      <w:r w:rsidRPr="00E87280">
        <w:rPr>
          <w:rFonts w:ascii="Segoe UI" w:eastAsia="Times New Roman" w:hAnsi="Segoe UI" w:cs="Segoe UI"/>
          <w:b/>
          <w:bCs/>
          <w:color w:val="263238"/>
          <w:sz w:val="21"/>
          <w:szCs w:val="21"/>
        </w:rPr>
        <w:t>Note:</w:t>
      </w:r>
      <w:r w:rsidRPr="00E87280">
        <w:rPr>
          <w:rFonts w:ascii="Segoe UI" w:eastAsia="Times New Roman" w:hAnsi="Segoe UI" w:cs="Segoe UI"/>
          <w:color w:val="263238"/>
          <w:sz w:val="21"/>
          <w:szCs w:val="21"/>
        </w:rPr>
        <w:t> The merging process must start from the root nodes of both trees.</w:t>
      </w:r>
    </w:p>
    <w:p w14:paraId="630C3083" w14:textId="77777777" w:rsidR="00E87280" w:rsidRPr="00E87280" w:rsidRDefault="00E87280" w:rsidP="00E87280">
      <w:pPr>
        <w:shd w:val="clear" w:color="auto" w:fill="FFFFFF"/>
        <w:spacing w:after="240" w:line="240" w:lineRule="auto"/>
        <w:rPr>
          <w:rFonts w:ascii="Segoe UI" w:eastAsia="Times New Roman" w:hAnsi="Segoe UI" w:cs="Segoe UI"/>
          <w:color w:val="263238"/>
          <w:sz w:val="21"/>
          <w:szCs w:val="21"/>
        </w:rPr>
      </w:pPr>
      <w:r w:rsidRPr="00E87280">
        <w:rPr>
          <w:rFonts w:ascii="Segoe UI" w:eastAsia="Times New Roman" w:hAnsi="Segoe UI" w:cs="Segoe UI"/>
          <w:color w:val="263238"/>
          <w:sz w:val="21"/>
          <w:szCs w:val="21"/>
        </w:rPr>
        <w:t> </w:t>
      </w:r>
    </w:p>
    <w:p w14:paraId="65ADF086" w14:textId="77777777" w:rsidR="00E87280" w:rsidRPr="00E87280" w:rsidRDefault="00E87280" w:rsidP="00E87280">
      <w:pPr>
        <w:shd w:val="clear" w:color="auto" w:fill="FFFFFF"/>
        <w:spacing w:after="240" w:line="240" w:lineRule="auto"/>
        <w:rPr>
          <w:rFonts w:ascii="Segoe UI" w:eastAsia="Times New Roman" w:hAnsi="Segoe UI" w:cs="Segoe UI"/>
          <w:color w:val="263238"/>
          <w:sz w:val="21"/>
          <w:szCs w:val="21"/>
        </w:rPr>
      </w:pPr>
      <w:r w:rsidRPr="00E87280">
        <w:rPr>
          <w:rFonts w:ascii="Segoe UI" w:eastAsia="Times New Roman" w:hAnsi="Segoe UI" w:cs="Segoe UI"/>
          <w:b/>
          <w:bCs/>
          <w:color w:val="263238"/>
          <w:sz w:val="21"/>
          <w:szCs w:val="21"/>
        </w:rPr>
        <w:t>Example 1:</w:t>
      </w:r>
    </w:p>
    <w:p w14:paraId="5CF123D6" w14:textId="399D191A" w:rsidR="00E87280" w:rsidRPr="00E87280" w:rsidRDefault="00E87280" w:rsidP="00E87280">
      <w:pPr>
        <w:spacing w:after="0" w:line="240" w:lineRule="auto"/>
        <w:rPr>
          <w:rFonts w:ascii="Times New Roman" w:eastAsia="Times New Roman" w:hAnsi="Times New Roman" w:cs="Times New Roman"/>
          <w:sz w:val="24"/>
          <w:szCs w:val="24"/>
        </w:rPr>
      </w:pPr>
      <w:r w:rsidRPr="00E87280">
        <w:rPr>
          <w:rFonts w:ascii="Times New Roman" w:eastAsia="Times New Roman" w:hAnsi="Times New Roman" w:cs="Times New Roman"/>
          <w:noProof/>
          <w:sz w:val="24"/>
          <w:szCs w:val="24"/>
        </w:rPr>
        <w:drawing>
          <wp:inline distT="0" distB="0" distL="0" distR="0" wp14:anchorId="6A3CBFBD" wp14:editId="6CB6BDD2">
            <wp:extent cx="5943600" cy="16160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29F8BCCF" w14:textId="77777777" w:rsidR="00E87280" w:rsidRPr="00E87280" w:rsidRDefault="00E87280" w:rsidP="00E872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7280">
        <w:rPr>
          <w:rFonts w:ascii="Consolas" w:eastAsia="Times New Roman" w:hAnsi="Consolas" w:cs="Courier New"/>
          <w:b/>
          <w:bCs/>
          <w:color w:val="263238"/>
          <w:sz w:val="20"/>
          <w:szCs w:val="20"/>
        </w:rPr>
        <w:t>Input:</w:t>
      </w:r>
      <w:r w:rsidRPr="00E87280">
        <w:rPr>
          <w:rFonts w:ascii="Consolas" w:eastAsia="Times New Roman" w:hAnsi="Consolas" w:cs="Courier New"/>
          <w:color w:val="263238"/>
          <w:sz w:val="20"/>
          <w:szCs w:val="20"/>
        </w:rPr>
        <w:t xml:space="preserve"> root1 = [1,3,2,5], root2 = [2,1,3,null,4,null,7]</w:t>
      </w:r>
    </w:p>
    <w:p w14:paraId="46701289" w14:textId="77777777" w:rsidR="00E87280" w:rsidRPr="00E87280" w:rsidRDefault="00E87280" w:rsidP="00E872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7280">
        <w:rPr>
          <w:rFonts w:ascii="Consolas" w:eastAsia="Times New Roman" w:hAnsi="Consolas" w:cs="Courier New"/>
          <w:b/>
          <w:bCs/>
          <w:color w:val="263238"/>
          <w:sz w:val="20"/>
          <w:szCs w:val="20"/>
        </w:rPr>
        <w:t>Output:</w:t>
      </w:r>
      <w:r w:rsidRPr="00E87280">
        <w:rPr>
          <w:rFonts w:ascii="Consolas" w:eastAsia="Times New Roman" w:hAnsi="Consolas" w:cs="Courier New"/>
          <w:color w:val="263238"/>
          <w:sz w:val="20"/>
          <w:szCs w:val="20"/>
        </w:rPr>
        <w:t xml:space="preserve"> [3,4,5,5,4,null,7]</w:t>
      </w:r>
    </w:p>
    <w:p w14:paraId="48246AEB" w14:textId="77777777" w:rsidR="00E87280" w:rsidRDefault="00E87280" w:rsidP="00BA72C4">
      <w:pPr>
        <w:rPr>
          <w:rFonts w:ascii="Consolas" w:eastAsia="Times New Roman" w:hAnsi="Consolas" w:cs="Courier New"/>
          <w:color w:val="263238"/>
          <w:sz w:val="20"/>
          <w:szCs w:val="20"/>
        </w:rPr>
      </w:pPr>
    </w:p>
    <w:p w14:paraId="1E7AF29B" w14:textId="62D0F009" w:rsidR="000F4550" w:rsidRPr="000F4550" w:rsidRDefault="00BA72C4" w:rsidP="000F4550">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F4550" w:rsidRPr="000F4550">
        <w:t xml:space="preserve"> </w:t>
      </w:r>
      <w:r w:rsidR="000F4550" w:rsidRPr="000F4550">
        <w:rPr>
          <w:rFonts w:ascii="Consolas" w:eastAsia="Times New Roman" w:hAnsi="Consolas" w:cs="Courier New"/>
          <w:color w:val="263238"/>
          <w:sz w:val="20"/>
          <w:szCs w:val="20"/>
        </w:rPr>
        <w:t>TreeNode* mergeTrees(TreeNode* root1, TreeNode* root2) {</w:t>
      </w:r>
    </w:p>
    <w:p w14:paraId="6DB9F60E"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if(!root1)</w:t>
      </w:r>
    </w:p>
    <w:p w14:paraId="12215772"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return root2;</w:t>
      </w:r>
    </w:p>
    <w:p w14:paraId="24247AAC"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if(!root2)</w:t>
      </w:r>
    </w:p>
    <w:p w14:paraId="2682CC30"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return root1;</w:t>
      </w:r>
    </w:p>
    <w:p w14:paraId="02E00DA8"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TreeNode*root=new TreeNode(root1-&gt;val+root2-&gt;val);</w:t>
      </w:r>
    </w:p>
    <w:p w14:paraId="68788CB1"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root-&gt;left=mergeTrees(root1-&gt;left,root2-&gt;left);</w:t>
      </w:r>
    </w:p>
    <w:p w14:paraId="73BA5803"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root-&gt;right=mergeTrees(root1-&gt;right,root2-&gt;right);</w:t>
      </w:r>
    </w:p>
    <w:p w14:paraId="4ECF69A5" w14:textId="77777777" w:rsidR="000F4550" w:rsidRPr="000F4550"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return root;</w:t>
      </w:r>
    </w:p>
    <w:p w14:paraId="260A6E85" w14:textId="0614B0D8" w:rsidR="00BA72C4" w:rsidRDefault="000F4550" w:rsidP="000F4550">
      <w:pPr>
        <w:rPr>
          <w:rFonts w:ascii="Consolas" w:eastAsia="Times New Roman" w:hAnsi="Consolas" w:cs="Courier New"/>
          <w:color w:val="263238"/>
          <w:sz w:val="20"/>
          <w:szCs w:val="20"/>
        </w:rPr>
      </w:pPr>
      <w:r w:rsidRPr="000F4550">
        <w:rPr>
          <w:rFonts w:ascii="Consolas" w:eastAsia="Times New Roman" w:hAnsi="Consolas" w:cs="Courier New"/>
          <w:color w:val="263238"/>
          <w:sz w:val="20"/>
          <w:szCs w:val="20"/>
        </w:rPr>
        <w:t xml:space="preserve">    }</w:t>
      </w:r>
    </w:p>
    <w:p w14:paraId="2B7DB27F" w14:textId="159B65A9" w:rsidR="008A67BD" w:rsidRPr="008A67BD" w:rsidRDefault="000F4550" w:rsidP="008A67BD">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lastRenderedPageBreak/>
        <w:t>282)</w:t>
      </w:r>
      <w:r w:rsidR="008A67BD" w:rsidRPr="008A67BD">
        <w:rPr>
          <w:rFonts w:ascii="Segoe UI" w:hAnsi="Segoe UI" w:cs="Segoe UI"/>
          <w:color w:val="263238"/>
          <w:sz w:val="21"/>
          <w:szCs w:val="21"/>
        </w:rPr>
        <w:t xml:space="preserve"> You are given the </w:t>
      </w:r>
      <w:r w:rsidR="008A67BD" w:rsidRPr="008A67BD">
        <w:rPr>
          <w:rFonts w:ascii="Courier New" w:hAnsi="Courier New" w:cs="Courier New"/>
          <w:color w:val="546E7A"/>
          <w:sz w:val="20"/>
          <w:szCs w:val="20"/>
          <w:shd w:val="clear" w:color="auto" w:fill="F7F9FA"/>
        </w:rPr>
        <w:t>root</w:t>
      </w:r>
      <w:r w:rsidR="008A67BD" w:rsidRPr="008A67BD">
        <w:rPr>
          <w:rFonts w:ascii="Segoe UI" w:hAnsi="Segoe UI" w:cs="Segoe UI"/>
          <w:color w:val="263238"/>
          <w:sz w:val="21"/>
          <w:szCs w:val="21"/>
        </w:rPr>
        <w:t> of a binary tree. We install cameras on the tree nodes where each camera at a node can monitor its parent, itself, and its immediate children.</w:t>
      </w:r>
    </w:p>
    <w:p w14:paraId="10358097" w14:textId="77777777" w:rsidR="008A67BD" w:rsidRPr="008A67BD" w:rsidRDefault="008A67BD" w:rsidP="008A67BD">
      <w:pPr>
        <w:shd w:val="clear" w:color="auto" w:fill="FFFFFF"/>
        <w:spacing w:after="240" w:line="240" w:lineRule="auto"/>
        <w:rPr>
          <w:rFonts w:ascii="Segoe UI" w:eastAsia="Times New Roman" w:hAnsi="Segoe UI" w:cs="Segoe UI"/>
          <w:color w:val="263238"/>
          <w:sz w:val="21"/>
          <w:szCs w:val="21"/>
        </w:rPr>
      </w:pPr>
      <w:r w:rsidRPr="008A67BD">
        <w:rPr>
          <w:rFonts w:ascii="Segoe UI" w:eastAsia="Times New Roman" w:hAnsi="Segoe UI" w:cs="Segoe UI"/>
          <w:color w:val="263238"/>
          <w:sz w:val="21"/>
          <w:szCs w:val="21"/>
        </w:rPr>
        <w:t>Return </w:t>
      </w:r>
      <w:r w:rsidRPr="008A67BD">
        <w:rPr>
          <w:rFonts w:ascii="Segoe UI" w:eastAsia="Times New Roman" w:hAnsi="Segoe UI" w:cs="Segoe UI"/>
          <w:i/>
          <w:iCs/>
          <w:color w:val="263238"/>
          <w:sz w:val="21"/>
          <w:szCs w:val="21"/>
        </w:rPr>
        <w:t>the minimum number of cameras needed to monitor all nodes of the tree</w:t>
      </w:r>
      <w:r w:rsidRPr="008A67BD">
        <w:rPr>
          <w:rFonts w:ascii="Segoe UI" w:eastAsia="Times New Roman" w:hAnsi="Segoe UI" w:cs="Segoe UI"/>
          <w:color w:val="263238"/>
          <w:sz w:val="21"/>
          <w:szCs w:val="21"/>
        </w:rPr>
        <w:t>.</w:t>
      </w:r>
    </w:p>
    <w:p w14:paraId="6F92DB26" w14:textId="77777777" w:rsidR="008A67BD" w:rsidRPr="008A67BD" w:rsidRDefault="008A67BD" w:rsidP="008A67BD">
      <w:pPr>
        <w:shd w:val="clear" w:color="auto" w:fill="FFFFFF"/>
        <w:spacing w:after="240" w:line="240" w:lineRule="auto"/>
        <w:rPr>
          <w:rFonts w:ascii="Segoe UI" w:eastAsia="Times New Roman" w:hAnsi="Segoe UI" w:cs="Segoe UI"/>
          <w:color w:val="263238"/>
          <w:sz w:val="21"/>
          <w:szCs w:val="21"/>
        </w:rPr>
      </w:pPr>
      <w:r w:rsidRPr="008A67BD">
        <w:rPr>
          <w:rFonts w:ascii="Segoe UI" w:eastAsia="Times New Roman" w:hAnsi="Segoe UI" w:cs="Segoe UI"/>
          <w:color w:val="263238"/>
          <w:sz w:val="21"/>
          <w:szCs w:val="21"/>
        </w:rPr>
        <w:t> </w:t>
      </w:r>
    </w:p>
    <w:p w14:paraId="6FEE26C8" w14:textId="77777777" w:rsidR="008A67BD" w:rsidRPr="008A67BD" w:rsidRDefault="008A67BD" w:rsidP="008A67BD">
      <w:pPr>
        <w:shd w:val="clear" w:color="auto" w:fill="FFFFFF"/>
        <w:spacing w:after="240" w:line="240" w:lineRule="auto"/>
        <w:rPr>
          <w:rFonts w:ascii="Segoe UI" w:eastAsia="Times New Roman" w:hAnsi="Segoe UI" w:cs="Segoe UI"/>
          <w:color w:val="263238"/>
          <w:sz w:val="21"/>
          <w:szCs w:val="21"/>
        </w:rPr>
      </w:pPr>
      <w:r w:rsidRPr="008A67BD">
        <w:rPr>
          <w:rFonts w:ascii="Segoe UI" w:eastAsia="Times New Roman" w:hAnsi="Segoe UI" w:cs="Segoe UI"/>
          <w:b/>
          <w:bCs/>
          <w:color w:val="263238"/>
          <w:sz w:val="21"/>
          <w:szCs w:val="21"/>
        </w:rPr>
        <w:t>Example 1:</w:t>
      </w:r>
    </w:p>
    <w:p w14:paraId="1E52A8BD" w14:textId="0B9EEE6B" w:rsidR="008A67BD" w:rsidRPr="008A67BD" w:rsidRDefault="008A67BD" w:rsidP="008A67BD">
      <w:pPr>
        <w:spacing w:after="0" w:line="240" w:lineRule="auto"/>
        <w:rPr>
          <w:rFonts w:ascii="Times New Roman" w:eastAsia="Times New Roman" w:hAnsi="Times New Roman" w:cs="Times New Roman"/>
          <w:sz w:val="24"/>
          <w:szCs w:val="24"/>
        </w:rPr>
      </w:pPr>
      <w:r w:rsidRPr="008A67BD">
        <w:rPr>
          <w:rFonts w:ascii="Times New Roman" w:eastAsia="Times New Roman" w:hAnsi="Times New Roman" w:cs="Times New Roman"/>
          <w:noProof/>
          <w:sz w:val="24"/>
          <w:szCs w:val="24"/>
        </w:rPr>
        <w:drawing>
          <wp:inline distT="0" distB="0" distL="0" distR="0" wp14:anchorId="22A4E8A4" wp14:editId="1A034C9D">
            <wp:extent cx="1310640" cy="1554480"/>
            <wp:effectExtent l="0" t="0" r="381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10640" cy="1554480"/>
                    </a:xfrm>
                    <a:prstGeom prst="rect">
                      <a:avLst/>
                    </a:prstGeom>
                    <a:noFill/>
                    <a:ln>
                      <a:noFill/>
                    </a:ln>
                  </pic:spPr>
                </pic:pic>
              </a:graphicData>
            </a:graphic>
          </wp:inline>
        </w:drawing>
      </w:r>
    </w:p>
    <w:p w14:paraId="64202BA8" w14:textId="77777777" w:rsidR="008A67BD" w:rsidRPr="008A67BD" w:rsidRDefault="008A67BD" w:rsidP="008A67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67BD">
        <w:rPr>
          <w:rFonts w:ascii="Consolas" w:eastAsia="Times New Roman" w:hAnsi="Consolas" w:cs="Courier New"/>
          <w:b/>
          <w:bCs/>
          <w:color w:val="263238"/>
          <w:sz w:val="20"/>
          <w:szCs w:val="20"/>
        </w:rPr>
        <w:t>Input:</w:t>
      </w:r>
      <w:r w:rsidRPr="008A67BD">
        <w:rPr>
          <w:rFonts w:ascii="Consolas" w:eastAsia="Times New Roman" w:hAnsi="Consolas" w:cs="Courier New"/>
          <w:color w:val="263238"/>
          <w:sz w:val="20"/>
          <w:szCs w:val="20"/>
        </w:rPr>
        <w:t xml:space="preserve"> root = [0,0,null,0,0]</w:t>
      </w:r>
    </w:p>
    <w:p w14:paraId="4137B36F" w14:textId="77777777" w:rsidR="008A67BD" w:rsidRPr="008A67BD" w:rsidRDefault="008A67BD" w:rsidP="008A67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67BD">
        <w:rPr>
          <w:rFonts w:ascii="Consolas" w:eastAsia="Times New Roman" w:hAnsi="Consolas" w:cs="Courier New"/>
          <w:b/>
          <w:bCs/>
          <w:color w:val="263238"/>
          <w:sz w:val="20"/>
          <w:szCs w:val="20"/>
        </w:rPr>
        <w:t>Output:</w:t>
      </w:r>
      <w:r w:rsidRPr="008A67BD">
        <w:rPr>
          <w:rFonts w:ascii="Consolas" w:eastAsia="Times New Roman" w:hAnsi="Consolas" w:cs="Courier New"/>
          <w:color w:val="263238"/>
          <w:sz w:val="20"/>
          <w:szCs w:val="20"/>
        </w:rPr>
        <w:t xml:space="preserve"> 1</w:t>
      </w:r>
    </w:p>
    <w:p w14:paraId="1DCFA64D" w14:textId="6D0BCF6E" w:rsidR="008A1732" w:rsidRDefault="008A67BD" w:rsidP="008A67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67BD">
        <w:rPr>
          <w:rFonts w:ascii="Consolas" w:eastAsia="Times New Roman" w:hAnsi="Consolas" w:cs="Courier New"/>
          <w:b/>
          <w:bCs/>
          <w:color w:val="263238"/>
          <w:sz w:val="20"/>
          <w:szCs w:val="20"/>
        </w:rPr>
        <w:t>Explanation:</w:t>
      </w:r>
      <w:r w:rsidRPr="008A67BD">
        <w:rPr>
          <w:rFonts w:ascii="Consolas" w:eastAsia="Times New Roman" w:hAnsi="Consolas" w:cs="Courier New"/>
          <w:color w:val="263238"/>
          <w:sz w:val="20"/>
          <w:szCs w:val="20"/>
        </w:rPr>
        <w:t xml:space="preserve"> One camera is enough to monitor all nodes if placed as shown.</w:t>
      </w:r>
    </w:p>
    <w:p w14:paraId="25D2C3F0" w14:textId="77777777" w:rsidR="004D5545" w:rsidRDefault="004D5545" w:rsidP="004D5545">
      <w:pPr>
        <w:pStyle w:val="Heading2"/>
        <w:shd w:val="clear" w:color="auto" w:fill="FFFFFF"/>
        <w:spacing w:before="0" w:after="120"/>
        <w:rPr>
          <w:rFonts w:ascii="Segoe UI" w:hAnsi="Segoe UI" w:cs="Segoe UI"/>
        </w:rPr>
      </w:pPr>
      <w:r>
        <w:rPr>
          <w:rStyle w:val="Strong"/>
          <w:rFonts w:ascii="Segoe UI" w:hAnsi="Segoe UI" w:cs="Segoe UI"/>
          <w:b w:val="0"/>
          <w:bCs w:val="0"/>
        </w:rPr>
        <w:t>Intuition</w:t>
      </w:r>
      <w:r>
        <w:rPr>
          <w:rFonts w:ascii="Segoe UI" w:hAnsi="Segoe UI" w:cs="Segoe UI"/>
          <w:b/>
          <w:bCs/>
        </w:rPr>
        <w:t>:</w:t>
      </w:r>
    </w:p>
    <w:p w14:paraId="21B397C5"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Consider a node in the tree.</w:t>
      </w:r>
      <w:r>
        <w:rPr>
          <w:rFonts w:ascii="Segoe UI" w:hAnsi="Segoe UI" w:cs="Segoe UI"/>
          <w:color w:val="424242"/>
          <w:sz w:val="21"/>
          <w:szCs w:val="21"/>
        </w:rPr>
        <w:br/>
        <w:t>It can be covered by its parent, itself, its two children.</w:t>
      </w:r>
      <w:r>
        <w:rPr>
          <w:rFonts w:ascii="Segoe UI" w:hAnsi="Segoe UI" w:cs="Segoe UI"/>
          <w:color w:val="424242"/>
          <w:sz w:val="21"/>
          <w:szCs w:val="21"/>
        </w:rPr>
        <w:br/>
        <w:t>Four options.</w:t>
      </w:r>
    </w:p>
    <w:p w14:paraId="01D22248"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Consider the root of the tree.</w:t>
      </w:r>
      <w:r>
        <w:rPr>
          <w:rFonts w:ascii="Segoe UI" w:hAnsi="Segoe UI" w:cs="Segoe UI"/>
          <w:color w:val="424242"/>
          <w:sz w:val="21"/>
          <w:szCs w:val="21"/>
        </w:rPr>
        <w:br/>
        <w:t>It can be covered by left child, or right child, or itself.</w:t>
      </w:r>
      <w:r>
        <w:rPr>
          <w:rFonts w:ascii="Segoe UI" w:hAnsi="Segoe UI" w:cs="Segoe UI"/>
          <w:color w:val="424242"/>
          <w:sz w:val="21"/>
          <w:szCs w:val="21"/>
        </w:rPr>
        <w:br/>
        <w:t>Three options.</w:t>
      </w:r>
    </w:p>
    <w:p w14:paraId="7579E318"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Consider one leaf of the tree.</w:t>
      </w:r>
      <w:r>
        <w:rPr>
          <w:rFonts w:ascii="Segoe UI" w:hAnsi="Segoe UI" w:cs="Segoe UI"/>
          <w:color w:val="424242"/>
          <w:sz w:val="21"/>
          <w:szCs w:val="21"/>
        </w:rPr>
        <w:br/>
        <w:t>It can be covered by its parent or by itself.</w:t>
      </w:r>
      <w:r>
        <w:rPr>
          <w:rFonts w:ascii="Segoe UI" w:hAnsi="Segoe UI" w:cs="Segoe UI"/>
          <w:color w:val="424242"/>
          <w:sz w:val="21"/>
          <w:szCs w:val="21"/>
        </w:rPr>
        <w:br/>
        <w:t>Two options.</w:t>
      </w:r>
    </w:p>
    <w:p w14:paraId="6009FFBD"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If we set a camera at the leaf, the camera can cover the leaf and its parent.</w:t>
      </w:r>
      <w:r>
        <w:rPr>
          <w:rFonts w:ascii="Segoe UI" w:hAnsi="Segoe UI" w:cs="Segoe UI"/>
          <w:color w:val="424242"/>
          <w:sz w:val="21"/>
          <w:szCs w:val="21"/>
        </w:rPr>
        <w:br/>
        <w:t>If we set a camera at its parent, the camera can cover the leaf, its parent and its sibling.</w:t>
      </w:r>
    </w:p>
    <w:p w14:paraId="7AA4D557"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We can see that the second plan is always better than the first.</w:t>
      </w:r>
      <w:r>
        <w:rPr>
          <w:rFonts w:ascii="Segoe UI" w:hAnsi="Segoe UI" w:cs="Segoe UI"/>
          <w:color w:val="424242"/>
          <w:sz w:val="21"/>
          <w:szCs w:val="21"/>
        </w:rPr>
        <w:br/>
        <w:t>Now we have only one option, set up camera to all leaves' parent.</w:t>
      </w:r>
    </w:p>
    <w:p w14:paraId="20996916"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Here is our greedy solution:</w:t>
      </w:r>
    </w:p>
    <w:p w14:paraId="38613BD9" w14:textId="77777777" w:rsidR="004D5545" w:rsidRDefault="004D5545" w:rsidP="004D5545">
      <w:pPr>
        <w:numPr>
          <w:ilvl w:val="0"/>
          <w:numId w:val="58"/>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Set cameras on all leaves' parents, thenremove all covered nodes.</w:t>
      </w:r>
    </w:p>
    <w:p w14:paraId="0541B8EB" w14:textId="77777777" w:rsidR="004D5545" w:rsidRDefault="004D5545" w:rsidP="004D5545">
      <w:pPr>
        <w:numPr>
          <w:ilvl w:val="0"/>
          <w:numId w:val="58"/>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Repeat step 1 until all nodes are covered.</w:t>
      </w:r>
    </w:p>
    <w:p w14:paraId="455FD4FB" w14:textId="77777777" w:rsidR="004D5545" w:rsidRDefault="004D5545" w:rsidP="004D5545">
      <w:pPr>
        <w:pStyle w:val="Heading2"/>
        <w:shd w:val="clear" w:color="auto" w:fill="FFFFFF"/>
        <w:spacing w:before="0" w:after="120"/>
        <w:rPr>
          <w:rFonts w:ascii="Segoe UI" w:hAnsi="Segoe UI" w:cs="Segoe UI"/>
          <w:color w:val="auto"/>
          <w:sz w:val="36"/>
          <w:szCs w:val="36"/>
        </w:rPr>
      </w:pPr>
      <w:r>
        <w:rPr>
          <w:rStyle w:val="Strong"/>
          <w:rFonts w:ascii="Segoe UI" w:hAnsi="Segoe UI" w:cs="Segoe UI"/>
          <w:b w:val="0"/>
          <w:bCs w:val="0"/>
        </w:rPr>
        <w:lastRenderedPageBreak/>
        <w:t>Explanation</w:t>
      </w:r>
      <w:r>
        <w:rPr>
          <w:rFonts w:ascii="Segoe UI" w:hAnsi="Segoe UI" w:cs="Segoe UI"/>
          <w:b/>
          <w:bCs/>
        </w:rPr>
        <w:t>:</w:t>
      </w:r>
    </w:p>
    <w:p w14:paraId="087A7136"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Apply a recusion function </w:t>
      </w:r>
      <w:r>
        <w:rPr>
          <w:rStyle w:val="HTMLCode"/>
          <w:color w:val="546E7A"/>
          <w:shd w:val="clear" w:color="auto" w:fill="F7F9FA"/>
        </w:rPr>
        <w:t>dfs</w:t>
      </w:r>
      <w:r>
        <w:rPr>
          <w:rFonts w:ascii="Segoe UI" w:hAnsi="Segoe UI" w:cs="Segoe UI"/>
          <w:color w:val="424242"/>
          <w:sz w:val="21"/>
          <w:szCs w:val="21"/>
        </w:rPr>
        <w:t>.</w:t>
      </w:r>
      <w:r>
        <w:rPr>
          <w:rFonts w:ascii="Segoe UI" w:hAnsi="Segoe UI" w:cs="Segoe UI"/>
          <w:color w:val="424242"/>
          <w:sz w:val="21"/>
          <w:szCs w:val="21"/>
        </w:rPr>
        <w:br/>
        <w:t>Return </w:t>
      </w:r>
      <w:r>
        <w:rPr>
          <w:rStyle w:val="HTMLCode"/>
          <w:color w:val="546E7A"/>
          <w:shd w:val="clear" w:color="auto" w:fill="F7F9FA"/>
        </w:rPr>
        <w:t>0</w:t>
      </w:r>
      <w:r>
        <w:rPr>
          <w:rFonts w:ascii="Segoe UI" w:hAnsi="Segoe UI" w:cs="Segoe UI"/>
          <w:color w:val="424242"/>
          <w:sz w:val="21"/>
          <w:szCs w:val="21"/>
        </w:rPr>
        <w:t> if it's a leaf.</w:t>
      </w:r>
      <w:r>
        <w:rPr>
          <w:rFonts w:ascii="Segoe UI" w:hAnsi="Segoe UI" w:cs="Segoe UI"/>
          <w:color w:val="424242"/>
          <w:sz w:val="21"/>
          <w:szCs w:val="21"/>
        </w:rPr>
        <w:br/>
        <w:t>Return </w:t>
      </w:r>
      <w:r>
        <w:rPr>
          <w:rStyle w:val="HTMLCode"/>
          <w:color w:val="546E7A"/>
          <w:shd w:val="clear" w:color="auto" w:fill="F7F9FA"/>
        </w:rPr>
        <w:t>1</w:t>
      </w:r>
      <w:r>
        <w:rPr>
          <w:rFonts w:ascii="Segoe UI" w:hAnsi="Segoe UI" w:cs="Segoe UI"/>
          <w:color w:val="424242"/>
          <w:sz w:val="21"/>
          <w:szCs w:val="21"/>
        </w:rPr>
        <w:t> if it's a parent of a leaf, with a camera on this node.</w:t>
      </w:r>
      <w:r>
        <w:rPr>
          <w:rFonts w:ascii="Segoe UI" w:hAnsi="Segoe UI" w:cs="Segoe UI"/>
          <w:color w:val="424242"/>
          <w:sz w:val="21"/>
          <w:szCs w:val="21"/>
        </w:rPr>
        <w:br/>
        <w:t>Return </w:t>
      </w:r>
      <w:r>
        <w:rPr>
          <w:rStyle w:val="HTMLCode"/>
          <w:color w:val="546E7A"/>
          <w:shd w:val="clear" w:color="auto" w:fill="F7F9FA"/>
        </w:rPr>
        <w:t>2</w:t>
      </w:r>
      <w:r>
        <w:rPr>
          <w:rFonts w:ascii="Segoe UI" w:hAnsi="Segoe UI" w:cs="Segoe UI"/>
          <w:color w:val="424242"/>
          <w:sz w:val="21"/>
          <w:szCs w:val="21"/>
        </w:rPr>
        <w:t> if it's coverd, without a camera on this node.</w:t>
      </w:r>
    </w:p>
    <w:p w14:paraId="5C55D7CB"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For each node,</w:t>
      </w:r>
      <w:r>
        <w:rPr>
          <w:rFonts w:ascii="Segoe UI" w:hAnsi="Segoe UI" w:cs="Segoe UI"/>
          <w:color w:val="424242"/>
          <w:sz w:val="21"/>
          <w:szCs w:val="21"/>
        </w:rPr>
        <w:br/>
        <w:t>if it has a child, which is leaf (node 0), then it needs camera.</w:t>
      </w:r>
      <w:r>
        <w:rPr>
          <w:rFonts w:ascii="Segoe UI" w:hAnsi="Segoe UI" w:cs="Segoe UI"/>
          <w:color w:val="424242"/>
          <w:sz w:val="21"/>
          <w:szCs w:val="21"/>
        </w:rPr>
        <w:br/>
        <w:t>if it has a child, which is the parent of a leaf (node 1), then it's covered.</w:t>
      </w:r>
    </w:p>
    <w:p w14:paraId="644462E8" w14:textId="77777777" w:rsidR="004D5545" w:rsidRDefault="004D5545" w:rsidP="004D5545">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If it needs camera, then </w:t>
      </w:r>
      <w:r>
        <w:rPr>
          <w:rStyle w:val="HTMLCode"/>
          <w:color w:val="546E7A"/>
          <w:shd w:val="clear" w:color="auto" w:fill="F7F9FA"/>
        </w:rPr>
        <w:t>res++</w:t>
      </w:r>
      <w:r>
        <w:rPr>
          <w:rFonts w:ascii="Segoe UI" w:hAnsi="Segoe UI" w:cs="Segoe UI"/>
          <w:color w:val="424242"/>
          <w:sz w:val="21"/>
          <w:szCs w:val="21"/>
        </w:rPr>
        <w:t> and we return </w:t>
      </w:r>
      <w:r>
        <w:rPr>
          <w:rStyle w:val="HTMLCode"/>
          <w:color w:val="546E7A"/>
          <w:shd w:val="clear" w:color="auto" w:fill="F7F9FA"/>
        </w:rPr>
        <w:t>1</w:t>
      </w:r>
      <w:r>
        <w:rPr>
          <w:rFonts w:ascii="Segoe UI" w:hAnsi="Segoe UI" w:cs="Segoe UI"/>
          <w:color w:val="424242"/>
          <w:sz w:val="21"/>
          <w:szCs w:val="21"/>
        </w:rPr>
        <w:t>.</w:t>
      </w:r>
      <w:r>
        <w:rPr>
          <w:rFonts w:ascii="Segoe UI" w:hAnsi="Segoe UI" w:cs="Segoe UI"/>
          <w:color w:val="424242"/>
          <w:sz w:val="21"/>
          <w:szCs w:val="21"/>
        </w:rPr>
        <w:br/>
        <w:t>If it's covered, we return </w:t>
      </w:r>
      <w:r>
        <w:rPr>
          <w:rStyle w:val="HTMLCode"/>
          <w:color w:val="546E7A"/>
          <w:shd w:val="clear" w:color="auto" w:fill="F7F9FA"/>
        </w:rPr>
        <w:t>2</w:t>
      </w:r>
      <w:r>
        <w:rPr>
          <w:rFonts w:ascii="Segoe UI" w:hAnsi="Segoe UI" w:cs="Segoe UI"/>
          <w:color w:val="424242"/>
          <w:sz w:val="21"/>
          <w:szCs w:val="21"/>
        </w:rPr>
        <w:t>.</w:t>
      </w:r>
      <w:r>
        <w:rPr>
          <w:rFonts w:ascii="Segoe UI" w:hAnsi="Segoe UI" w:cs="Segoe UI"/>
          <w:color w:val="424242"/>
          <w:sz w:val="21"/>
          <w:szCs w:val="21"/>
        </w:rPr>
        <w:br/>
        <w:t>Otherwise, we return </w:t>
      </w:r>
      <w:r>
        <w:rPr>
          <w:rStyle w:val="HTMLCode"/>
          <w:color w:val="546E7A"/>
          <w:shd w:val="clear" w:color="auto" w:fill="F7F9FA"/>
        </w:rPr>
        <w:t>0</w:t>
      </w:r>
      <w:r>
        <w:rPr>
          <w:rFonts w:ascii="Segoe UI" w:hAnsi="Segoe UI" w:cs="Segoe UI"/>
          <w:color w:val="424242"/>
          <w:sz w:val="21"/>
          <w:szCs w:val="21"/>
        </w:rPr>
        <w:t>.</w:t>
      </w:r>
    </w:p>
    <w:p w14:paraId="6F0A6541" w14:textId="77777777" w:rsidR="004D5545" w:rsidRDefault="004D5545" w:rsidP="00FA1A01">
      <w:pPr>
        <w:rPr>
          <w:rFonts w:ascii="Consolas" w:eastAsia="Times New Roman" w:hAnsi="Consolas" w:cs="Courier New"/>
          <w:color w:val="263238"/>
          <w:sz w:val="20"/>
          <w:szCs w:val="20"/>
        </w:rPr>
      </w:pPr>
    </w:p>
    <w:p w14:paraId="1E195834" w14:textId="1AE219F4" w:rsidR="00FA1A01" w:rsidRPr="00FA1A01" w:rsidRDefault="000F4550" w:rsidP="00FA1A01">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FA1A01" w:rsidRPr="00FA1A01">
        <w:t xml:space="preserve"> </w:t>
      </w:r>
      <w:r w:rsidR="00FA1A01" w:rsidRPr="00FA1A01">
        <w:rPr>
          <w:rFonts w:ascii="Consolas" w:eastAsia="Times New Roman" w:hAnsi="Consolas" w:cs="Courier New"/>
          <w:color w:val="263238"/>
          <w:sz w:val="20"/>
          <w:szCs w:val="20"/>
        </w:rPr>
        <w:t>int res=0;</w:t>
      </w:r>
    </w:p>
    <w:p w14:paraId="4D59867A"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int minCameraCover(TreeNode* root) {</w:t>
      </w:r>
    </w:p>
    <w:p w14:paraId="7E88CA03"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return (func(root)&lt;1?1:0)+res;</w:t>
      </w:r>
    </w:p>
    <w:p w14:paraId="60BAD12B"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w:t>
      </w:r>
    </w:p>
    <w:p w14:paraId="79F75707"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int func(TreeNode*root)</w:t>
      </w:r>
    </w:p>
    <w:p w14:paraId="20D2A3C7"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w:t>
      </w:r>
    </w:p>
    <w:p w14:paraId="4BE1C310"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if(!root)</w:t>
      </w:r>
    </w:p>
    <w:p w14:paraId="2F051860"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return 2;</w:t>
      </w:r>
    </w:p>
    <w:p w14:paraId="7184F35D"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int l=func(root-&gt;left);</w:t>
      </w:r>
    </w:p>
    <w:p w14:paraId="1479247C"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int r=func(root-&gt;right);</w:t>
      </w:r>
    </w:p>
    <w:p w14:paraId="06795988"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if(l==0||r==0)</w:t>
      </w:r>
    </w:p>
    <w:p w14:paraId="786C5785"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w:t>
      </w:r>
    </w:p>
    <w:p w14:paraId="6F669475"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res++;</w:t>
      </w:r>
    </w:p>
    <w:p w14:paraId="4D5A322E"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return 1;</w:t>
      </w:r>
    </w:p>
    <w:p w14:paraId="1843FB49"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w:t>
      </w:r>
    </w:p>
    <w:p w14:paraId="030BDA91" w14:textId="77777777" w:rsidR="00FA1A01" w:rsidRPr="00FA1A01" w:rsidRDefault="00FA1A01" w:rsidP="00FA1A01">
      <w:pPr>
        <w:rPr>
          <w:rFonts w:ascii="Consolas" w:eastAsia="Times New Roman" w:hAnsi="Consolas" w:cs="Courier New"/>
          <w:color w:val="263238"/>
          <w:sz w:val="20"/>
          <w:szCs w:val="20"/>
        </w:rPr>
      </w:pPr>
      <w:r w:rsidRPr="00FA1A01">
        <w:rPr>
          <w:rFonts w:ascii="Consolas" w:eastAsia="Times New Roman" w:hAnsi="Consolas" w:cs="Courier New"/>
          <w:color w:val="263238"/>
          <w:sz w:val="20"/>
          <w:szCs w:val="20"/>
        </w:rPr>
        <w:t xml:space="preserve">        return l==1||r==1?2:0;</w:t>
      </w:r>
    </w:p>
    <w:p w14:paraId="59BBCF0C" w14:textId="6B54A023" w:rsidR="00405EB1" w:rsidRPr="00405EB1" w:rsidRDefault="00FA1A01" w:rsidP="00405EB1">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283)</w:t>
      </w:r>
      <w:r w:rsidR="00405EB1" w:rsidRPr="00405EB1">
        <w:rPr>
          <w:rFonts w:ascii="Segoe UI" w:hAnsi="Segoe UI" w:cs="Segoe UI"/>
          <w:color w:val="263238"/>
          <w:sz w:val="21"/>
          <w:szCs w:val="21"/>
        </w:rPr>
        <w:t xml:space="preserve"> Given the coordinates of four points in 2D space </w:t>
      </w:r>
      <w:r w:rsidR="00405EB1" w:rsidRPr="00405EB1">
        <w:rPr>
          <w:rFonts w:ascii="Courier New" w:hAnsi="Courier New" w:cs="Courier New"/>
          <w:color w:val="546E7A"/>
          <w:sz w:val="20"/>
          <w:szCs w:val="20"/>
          <w:shd w:val="clear" w:color="auto" w:fill="F7F9FA"/>
        </w:rPr>
        <w:t>p1</w:t>
      </w:r>
      <w:r w:rsidR="00405EB1" w:rsidRPr="00405EB1">
        <w:rPr>
          <w:rFonts w:ascii="Segoe UI" w:hAnsi="Segoe UI" w:cs="Segoe UI"/>
          <w:color w:val="263238"/>
          <w:sz w:val="21"/>
          <w:szCs w:val="21"/>
        </w:rPr>
        <w:t>, </w:t>
      </w:r>
      <w:r w:rsidR="00405EB1" w:rsidRPr="00405EB1">
        <w:rPr>
          <w:rFonts w:ascii="Courier New" w:hAnsi="Courier New" w:cs="Courier New"/>
          <w:color w:val="546E7A"/>
          <w:sz w:val="20"/>
          <w:szCs w:val="20"/>
          <w:shd w:val="clear" w:color="auto" w:fill="F7F9FA"/>
        </w:rPr>
        <w:t>p2</w:t>
      </w:r>
      <w:r w:rsidR="00405EB1" w:rsidRPr="00405EB1">
        <w:rPr>
          <w:rFonts w:ascii="Segoe UI" w:hAnsi="Segoe UI" w:cs="Segoe UI"/>
          <w:color w:val="263238"/>
          <w:sz w:val="21"/>
          <w:szCs w:val="21"/>
        </w:rPr>
        <w:t>, </w:t>
      </w:r>
      <w:r w:rsidR="00405EB1" w:rsidRPr="00405EB1">
        <w:rPr>
          <w:rFonts w:ascii="Courier New" w:hAnsi="Courier New" w:cs="Courier New"/>
          <w:color w:val="546E7A"/>
          <w:sz w:val="20"/>
          <w:szCs w:val="20"/>
          <w:shd w:val="clear" w:color="auto" w:fill="F7F9FA"/>
        </w:rPr>
        <w:t>p3</w:t>
      </w:r>
      <w:r w:rsidR="00405EB1" w:rsidRPr="00405EB1">
        <w:rPr>
          <w:rFonts w:ascii="Segoe UI" w:hAnsi="Segoe UI" w:cs="Segoe UI"/>
          <w:color w:val="263238"/>
          <w:sz w:val="21"/>
          <w:szCs w:val="21"/>
        </w:rPr>
        <w:t> and </w:t>
      </w:r>
      <w:r w:rsidR="00405EB1" w:rsidRPr="00405EB1">
        <w:rPr>
          <w:rFonts w:ascii="Courier New" w:hAnsi="Courier New" w:cs="Courier New"/>
          <w:color w:val="546E7A"/>
          <w:sz w:val="20"/>
          <w:szCs w:val="20"/>
          <w:shd w:val="clear" w:color="auto" w:fill="F7F9FA"/>
        </w:rPr>
        <w:t>p4</w:t>
      </w:r>
      <w:r w:rsidR="00405EB1" w:rsidRPr="00405EB1">
        <w:rPr>
          <w:rFonts w:ascii="Segoe UI" w:hAnsi="Segoe UI" w:cs="Segoe UI"/>
          <w:color w:val="263238"/>
          <w:sz w:val="21"/>
          <w:szCs w:val="21"/>
        </w:rPr>
        <w:t>, return </w:t>
      </w:r>
      <w:r w:rsidR="00405EB1" w:rsidRPr="00405EB1">
        <w:rPr>
          <w:rFonts w:ascii="Courier New" w:hAnsi="Courier New" w:cs="Courier New"/>
          <w:color w:val="546E7A"/>
          <w:sz w:val="20"/>
          <w:szCs w:val="20"/>
          <w:shd w:val="clear" w:color="auto" w:fill="F7F9FA"/>
        </w:rPr>
        <w:t>true</w:t>
      </w:r>
      <w:r w:rsidR="00405EB1" w:rsidRPr="00405EB1">
        <w:rPr>
          <w:rFonts w:ascii="Segoe UI" w:hAnsi="Segoe UI" w:cs="Segoe UI"/>
          <w:color w:val="263238"/>
          <w:sz w:val="21"/>
          <w:szCs w:val="21"/>
        </w:rPr>
        <w:t> </w:t>
      </w:r>
      <w:r w:rsidR="00405EB1" w:rsidRPr="00405EB1">
        <w:rPr>
          <w:rFonts w:ascii="Segoe UI" w:hAnsi="Segoe UI" w:cs="Segoe UI"/>
          <w:i/>
          <w:iCs/>
          <w:color w:val="263238"/>
          <w:sz w:val="21"/>
          <w:szCs w:val="21"/>
        </w:rPr>
        <w:t>if the four points construct a square</w:t>
      </w:r>
      <w:r w:rsidR="00405EB1" w:rsidRPr="00405EB1">
        <w:rPr>
          <w:rFonts w:ascii="Segoe UI" w:hAnsi="Segoe UI" w:cs="Segoe UI"/>
          <w:color w:val="263238"/>
          <w:sz w:val="21"/>
          <w:szCs w:val="21"/>
        </w:rPr>
        <w:t>.</w:t>
      </w:r>
    </w:p>
    <w:p w14:paraId="1502DF6C" w14:textId="77777777" w:rsidR="00405EB1" w:rsidRPr="00405EB1" w:rsidRDefault="00405EB1" w:rsidP="00405EB1">
      <w:pPr>
        <w:shd w:val="clear" w:color="auto" w:fill="FFFFFF"/>
        <w:spacing w:after="240" w:line="240" w:lineRule="auto"/>
        <w:rPr>
          <w:rFonts w:ascii="Segoe UI" w:eastAsia="Times New Roman" w:hAnsi="Segoe UI" w:cs="Segoe UI"/>
          <w:color w:val="263238"/>
          <w:sz w:val="21"/>
          <w:szCs w:val="21"/>
        </w:rPr>
      </w:pPr>
      <w:r w:rsidRPr="00405EB1">
        <w:rPr>
          <w:rFonts w:ascii="Segoe UI" w:eastAsia="Times New Roman" w:hAnsi="Segoe UI" w:cs="Segoe UI"/>
          <w:color w:val="263238"/>
          <w:sz w:val="21"/>
          <w:szCs w:val="21"/>
        </w:rPr>
        <w:t>The coordinate of a point </w:t>
      </w:r>
      <w:r w:rsidRPr="00405EB1">
        <w:rPr>
          <w:rFonts w:ascii="Courier New" w:eastAsia="Times New Roman" w:hAnsi="Courier New" w:cs="Courier New"/>
          <w:color w:val="546E7A"/>
          <w:sz w:val="20"/>
          <w:szCs w:val="20"/>
          <w:shd w:val="clear" w:color="auto" w:fill="F7F9FA"/>
        </w:rPr>
        <w:t>p</w:t>
      </w:r>
      <w:r w:rsidRPr="00405EB1">
        <w:rPr>
          <w:rFonts w:ascii="Courier New" w:eastAsia="Times New Roman" w:hAnsi="Courier New" w:cs="Courier New"/>
          <w:color w:val="546E7A"/>
          <w:sz w:val="15"/>
          <w:szCs w:val="15"/>
          <w:shd w:val="clear" w:color="auto" w:fill="F7F9FA"/>
          <w:vertAlign w:val="subscript"/>
        </w:rPr>
        <w:t>i</w:t>
      </w:r>
      <w:r w:rsidRPr="00405EB1">
        <w:rPr>
          <w:rFonts w:ascii="Segoe UI" w:eastAsia="Times New Roman" w:hAnsi="Segoe UI" w:cs="Segoe UI"/>
          <w:color w:val="263238"/>
          <w:sz w:val="21"/>
          <w:szCs w:val="21"/>
        </w:rPr>
        <w:t> is represented as </w:t>
      </w:r>
      <w:r w:rsidRPr="00405EB1">
        <w:rPr>
          <w:rFonts w:ascii="Courier New" w:eastAsia="Times New Roman" w:hAnsi="Courier New" w:cs="Courier New"/>
          <w:color w:val="546E7A"/>
          <w:sz w:val="20"/>
          <w:szCs w:val="20"/>
          <w:shd w:val="clear" w:color="auto" w:fill="F7F9FA"/>
        </w:rPr>
        <w:t>[x</w:t>
      </w:r>
      <w:r w:rsidRPr="00405EB1">
        <w:rPr>
          <w:rFonts w:ascii="Courier New" w:eastAsia="Times New Roman" w:hAnsi="Courier New" w:cs="Courier New"/>
          <w:color w:val="546E7A"/>
          <w:sz w:val="15"/>
          <w:szCs w:val="15"/>
          <w:shd w:val="clear" w:color="auto" w:fill="F7F9FA"/>
          <w:vertAlign w:val="subscript"/>
        </w:rPr>
        <w:t>i</w:t>
      </w:r>
      <w:r w:rsidRPr="00405EB1">
        <w:rPr>
          <w:rFonts w:ascii="Courier New" w:eastAsia="Times New Roman" w:hAnsi="Courier New" w:cs="Courier New"/>
          <w:color w:val="546E7A"/>
          <w:sz w:val="20"/>
          <w:szCs w:val="20"/>
          <w:shd w:val="clear" w:color="auto" w:fill="F7F9FA"/>
        </w:rPr>
        <w:t>, y</w:t>
      </w:r>
      <w:r w:rsidRPr="00405EB1">
        <w:rPr>
          <w:rFonts w:ascii="Courier New" w:eastAsia="Times New Roman" w:hAnsi="Courier New" w:cs="Courier New"/>
          <w:color w:val="546E7A"/>
          <w:sz w:val="15"/>
          <w:szCs w:val="15"/>
          <w:shd w:val="clear" w:color="auto" w:fill="F7F9FA"/>
          <w:vertAlign w:val="subscript"/>
        </w:rPr>
        <w:t>i</w:t>
      </w:r>
      <w:r w:rsidRPr="00405EB1">
        <w:rPr>
          <w:rFonts w:ascii="Courier New" w:eastAsia="Times New Roman" w:hAnsi="Courier New" w:cs="Courier New"/>
          <w:color w:val="546E7A"/>
          <w:sz w:val="20"/>
          <w:szCs w:val="20"/>
          <w:shd w:val="clear" w:color="auto" w:fill="F7F9FA"/>
        </w:rPr>
        <w:t>]</w:t>
      </w:r>
      <w:r w:rsidRPr="00405EB1">
        <w:rPr>
          <w:rFonts w:ascii="Segoe UI" w:eastAsia="Times New Roman" w:hAnsi="Segoe UI" w:cs="Segoe UI"/>
          <w:color w:val="263238"/>
          <w:sz w:val="21"/>
          <w:szCs w:val="21"/>
        </w:rPr>
        <w:t>. The input is </w:t>
      </w:r>
      <w:r w:rsidRPr="00405EB1">
        <w:rPr>
          <w:rFonts w:ascii="Segoe UI" w:eastAsia="Times New Roman" w:hAnsi="Segoe UI" w:cs="Segoe UI"/>
          <w:b/>
          <w:bCs/>
          <w:color w:val="263238"/>
          <w:sz w:val="21"/>
          <w:szCs w:val="21"/>
        </w:rPr>
        <w:t>not</w:t>
      </w:r>
      <w:r w:rsidRPr="00405EB1">
        <w:rPr>
          <w:rFonts w:ascii="Segoe UI" w:eastAsia="Times New Roman" w:hAnsi="Segoe UI" w:cs="Segoe UI"/>
          <w:color w:val="263238"/>
          <w:sz w:val="21"/>
          <w:szCs w:val="21"/>
        </w:rPr>
        <w:t> given in any order.</w:t>
      </w:r>
    </w:p>
    <w:p w14:paraId="2A41E077" w14:textId="77777777" w:rsidR="00405EB1" w:rsidRPr="00405EB1" w:rsidRDefault="00405EB1" w:rsidP="00405EB1">
      <w:pPr>
        <w:shd w:val="clear" w:color="auto" w:fill="FFFFFF"/>
        <w:spacing w:after="240" w:line="240" w:lineRule="auto"/>
        <w:rPr>
          <w:rFonts w:ascii="Segoe UI" w:eastAsia="Times New Roman" w:hAnsi="Segoe UI" w:cs="Segoe UI"/>
          <w:color w:val="263238"/>
          <w:sz w:val="21"/>
          <w:szCs w:val="21"/>
        </w:rPr>
      </w:pPr>
      <w:r w:rsidRPr="00405EB1">
        <w:rPr>
          <w:rFonts w:ascii="Segoe UI" w:eastAsia="Times New Roman" w:hAnsi="Segoe UI" w:cs="Segoe UI"/>
          <w:color w:val="263238"/>
          <w:sz w:val="21"/>
          <w:szCs w:val="21"/>
        </w:rPr>
        <w:t>A </w:t>
      </w:r>
      <w:r w:rsidRPr="00405EB1">
        <w:rPr>
          <w:rFonts w:ascii="Segoe UI" w:eastAsia="Times New Roman" w:hAnsi="Segoe UI" w:cs="Segoe UI"/>
          <w:b/>
          <w:bCs/>
          <w:color w:val="263238"/>
          <w:sz w:val="21"/>
          <w:szCs w:val="21"/>
        </w:rPr>
        <w:t>valid square</w:t>
      </w:r>
      <w:r w:rsidRPr="00405EB1">
        <w:rPr>
          <w:rFonts w:ascii="Segoe UI" w:eastAsia="Times New Roman" w:hAnsi="Segoe UI" w:cs="Segoe UI"/>
          <w:color w:val="263238"/>
          <w:sz w:val="21"/>
          <w:szCs w:val="21"/>
        </w:rPr>
        <w:t> has four equal sides with positive length and four equal angles (90-degree angles).</w:t>
      </w:r>
    </w:p>
    <w:p w14:paraId="3C4D11D8" w14:textId="77777777" w:rsidR="00405EB1" w:rsidRPr="00405EB1" w:rsidRDefault="00405EB1" w:rsidP="00405EB1">
      <w:pPr>
        <w:shd w:val="clear" w:color="auto" w:fill="FFFFFF"/>
        <w:spacing w:after="240" w:line="240" w:lineRule="auto"/>
        <w:rPr>
          <w:rFonts w:ascii="Segoe UI" w:eastAsia="Times New Roman" w:hAnsi="Segoe UI" w:cs="Segoe UI"/>
          <w:color w:val="263238"/>
          <w:sz w:val="21"/>
          <w:szCs w:val="21"/>
        </w:rPr>
      </w:pPr>
      <w:r w:rsidRPr="00405EB1">
        <w:rPr>
          <w:rFonts w:ascii="Segoe UI" w:eastAsia="Times New Roman" w:hAnsi="Segoe UI" w:cs="Segoe UI"/>
          <w:color w:val="263238"/>
          <w:sz w:val="21"/>
          <w:szCs w:val="21"/>
        </w:rPr>
        <w:lastRenderedPageBreak/>
        <w:t> </w:t>
      </w:r>
    </w:p>
    <w:p w14:paraId="73B2526C" w14:textId="77777777" w:rsidR="00405EB1" w:rsidRPr="00405EB1" w:rsidRDefault="00405EB1" w:rsidP="00405EB1">
      <w:pPr>
        <w:shd w:val="clear" w:color="auto" w:fill="FFFFFF"/>
        <w:spacing w:after="240" w:line="240" w:lineRule="auto"/>
        <w:rPr>
          <w:rFonts w:ascii="Segoe UI" w:eastAsia="Times New Roman" w:hAnsi="Segoe UI" w:cs="Segoe UI"/>
          <w:color w:val="263238"/>
          <w:sz w:val="21"/>
          <w:szCs w:val="21"/>
        </w:rPr>
      </w:pPr>
      <w:r w:rsidRPr="00405EB1">
        <w:rPr>
          <w:rFonts w:ascii="Segoe UI" w:eastAsia="Times New Roman" w:hAnsi="Segoe UI" w:cs="Segoe UI"/>
          <w:b/>
          <w:bCs/>
          <w:color w:val="263238"/>
          <w:sz w:val="21"/>
          <w:szCs w:val="21"/>
        </w:rPr>
        <w:t>Example 1:</w:t>
      </w:r>
    </w:p>
    <w:p w14:paraId="1B10F9F7" w14:textId="77777777" w:rsidR="00405EB1" w:rsidRPr="00405EB1" w:rsidRDefault="00405EB1" w:rsidP="00405E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5EB1">
        <w:rPr>
          <w:rFonts w:ascii="Consolas" w:eastAsia="Times New Roman" w:hAnsi="Consolas" w:cs="Courier New"/>
          <w:b/>
          <w:bCs/>
          <w:color w:val="263238"/>
          <w:sz w:val="20"/>
          <w:szCs w:val="20"/>
        </w:rPr>
        <w:t>Input:</w:t>
      </w:r>
      <w:r w:rsidRPr="00405EB1">
        <w:rPr>
          <w:rFonts w:ascii="Consolas" w:eastAsia="Times New Roman" w:hAnsi="Consolas" w:cs="Courier New"/>
          <w:color w:val="263238"/>
          <w:sz w:val="20"/>
          <w:szCs w:val="20"/>
        </w:rPr>
        <w:t xml:space="preserve"> p1 = [0,0], p2 = [1,1], p3 = [1,0], p4 = [0,1]</w:t>
      </w:r>
    </w:p>
    <w:p w14:paraId="614AD89E" w14:textId="2F0599B5" w:rsidR="000F4550" w:rsidRDefault="00405EB1" w:rsidP="00405E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5EB1">
        <w:rPr>
          <w:rFonts w:ascii="Consolas" w:eastAsia="Times New Roman" w:hAnsi="Consolas" w:cs="Courier New"/>
          <w:b/>
          <w:bCs/>
          <w:color w:val="263238"/>
          <w:sz w:val="20"/>
          <w:szCs w:val="20"/>
        </w:rPr>
        <w:t>Output:</w:t>
      </w:r>
      <w:r w:rsidRPr="00405EB1">
        <w:rPr>
          <w:rFonts w:ascii="Consolas" w:eastAsia="Times New Roman" w:hAnsi="Consolas" w:cs="Courier New"/>
          <w:color w:val="263238"/>
          <w:sz w:val="20"/>
          <w:szCs w:val="20"/>
        </w:rPr>
        <w:t xml:space="preserve"> true</w:t>
      </w:r>
    </w:p>
    <w:p w14:paraId="264854FB" w14:textId="77777777" w:rsidR="00DF48EC" w:rsidRPr="00DF48EC" w:rsidRDefault="00FA1A01" w:rsidP="00DF48EC">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DF48EC" w:rsidRPr="00DF48EC">
        <w:rPr>
          <w:rFonts w:ascii="Consolas" w:eastAsia="Times New Roman" w:hAnsi="Consolas" w:cs="Courier New"/>
          <w:color w:val="263238"/>
          <w:sz w:val="20"/>
          <w:szCs w:val="20"/>
        </w:rPr>
        <w:t xml:space="preserve"> bool validSquare(vector&lt;int&gt;&amp; p1, vector&lt;int&gt;&amp; p2, vector&lt;int&gt;&amp; p3, vector&lt;int&gt;&amp; p4) {</w:t>
      </w:r>
    </w:p>
    <w:p w14:paraId="3FF0DFE6"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unordered_set&lt;int&gt;st({d(p1,p2),d(p1,p3),d(p1,p4),d(p2,p3),d(p2,p4),d(p3,p4)});</w:t>
      </w:r>
    </w:p>
    <w:p w14:paraId="16CA55AC"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return !st.count(0)&amp;&amp;st.size()==2;</w:t>
      </w:r>
    </w:p>
    <w:p w14:paraId="6B45562A"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w:t>
      </w:r>
    </w:p>
    <w:p w14:paraId="5E076950"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int d(vector&lt;int&gt;&amp;p1,vector&lt;int&gt;&amp;p2)</w:t>
      </w:r>
    </w:p>
    <w:p w14:paraId="5D601D2B"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w:t>
      </w:r>
    </w:p>
    <w:p w14:paraId="4B4BE52B" w14:textId="77777777" w:rsidR="00DF48EC" w:rsidRPr="00DF48EC"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return (p1[0]-p2[0])*(p1[0]-p2[0])+(p1[1]-p2[1])*(p1[1]-p2[1]);</w:t>
      </w:r>
    </w:p>
    <w:p w14:paraId="7511FF7F" w14:textId="39A387B3" w:rsidR="00FA1A01" w:rsidRDefault="00DF48EC" w:rsidP="00DF48EC">
      <w:pPr>
        <w:rPr>
          <w:rFonts w:ascii="Consolas" w:eastAsia="Times New Roman" w:hAnsi="Consolas" w:cs="Courier New"/>
          <w:color w:val="263238"/>
          <w:sz w:val="20"/>
          <w:szCs w:val="20"/>
        </w:rPr>
      </w:pPr>
      <w:r w:rsidRPr="00DF48EC">
        <w:rPr>
          <w:rFonts w:ascii="Consolas" w:eastAsia="Times New Roman" w:hAnsi="Consolas" w:cs="Courier New"/>
          <w:color w:val="263238"/>
          <w:sz w:val="20"/>
          <w:szCs w:val="20"/>
        </w:rPr>
        <w:t xml:space="preserve">    }</w:t>
      </w:r>
    </w:p>
    <w:p w14:paraId="1B59438B" w14:textId="532FC14C" w:rsidR="00971CF2" w:rsidRPr="00971CF2" w:rsidRDefault="00DF48EC" w:rsidP="00971CF2">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284)</w:t>
      </w:r>
      <w:r w:rsidR="00971CF2" w:rsidRPr="00971CF2">
        <w:rPr>
          <w:rFonts w:ascii="Segoe UI" w:hAnsi="Segoe UI" w:cs="Segoe UI"/>
          <w:color w:val="263238"/>
          <w:sz w:val="21"/>
          <w:szCs w:val="21"/>
        </w:rPr>
        <w:t xml:space="preserve"> You are given two positive integers </w:t>
      </w:r>
      <w:r w:rsidR="00971CF2" w:rsidRPr="00971CF2">
        <w:rPr>
          <w:rFonts w:ascii="Courier New" w:hAnsi="Courier New" w:cs="Courier New"/>
          <w:color w:val="546E7A"/>
          <w:sz w:val="20"/>
          <w:szCs w:val="20"/>
          <w:shd w:val="clear" w:color="auto" w:fill="F7F9FA"/>
        </w:rPr>
        <w:t>n</w:t>
      </w:r>
      <w:r w:rsidR="00971CF2" w:rsidRPr="00971CF2">
        <w:rPr>
          <w:rFonts w:ascii="Segoe UI" w:hAnsi="Segoe UI" w:cs="Segoe UI"/>
          <w:color w:val="263238"/>
          <w:sz w:val="21"/>
          <w:szCs w:val="21"/>
        </w:rPr>
        <w:t> and </w:t>
      </w:r>
      <w:r w:rsidR="00971CF2" w:rsidRPr="00971CF2">
        <w:rPr>
          <w:rFonts w:ascii="Courier New" w:hAnsi="Courier New" w:cs="Courier New"/>
          <w:color w:val="546E7A"/>
          <w:sz w:val="20"/>
          <w:szCs w:val="20"/>
          <w:shd w:val="clear" w:color="auto" w:fill="F7F9FA"/>
        </w:rPr>
        <w:t>k</w:t>
      </w:r>
      <w:r w:rsidR="00971CF2" w:rsidRPr="00971CF2">
        <w:rPr>
          <w:rFonts w:ascii="Segoe UI" w:hAnsi="Segoe UI" w:cs="Segoe UI"/>
          <w:color w:val="263238"/>
          <w:sz w:val="21"/>
          <w:szCs w:val="21"/>
        </w:rPr>
        <w:t>. A factor of an integer </w:t>
      </w:r>
      <w:r w:rsidR="00971CF2" w:rsidRPr="00971CF2">
        <w:rPr>
          <w:rFonts w:ascii="Courier New" w:hAnsi="Courier New" w:cs="Courier New"/>
          <w:color w:val="546E7A"/>
          <w:sz w:val="20"/>
          <w:szCs w:val="20"/>
          <w:shd w:val="clear" w:color="auto" w:fill="F7F9FA"/>
        </w:rPr>
        <w:t>n</w:t>
      </w:r>
      <w:r w:rsidR="00971CF2" w:rsidRPr="00971CF2">
        <w:rPr>
          <w:rFonts w:ascii="Segoe UI" w:hAnsi="Segoe UI" w:cs="Segoe UI"/>
          <w:color w:val="263238"/>
          <w:sz w:val="21"/>
          <w:szCs w:val="21"/>
        </w:rPr>
        <w:t> is defined as an integer </w:t>
      </w:r>
      <w:r w:rsidR="00971CF2" w:rsidRPr="00971CF2">
        <w:rPr>
          <w:rFonts w:ascii="Courier New" w:hAnsi="Courier New" w:cs="Courier New"/>
          <w:color w:val="546E7A"/>
          <w:sz w:val="20"/>
          <w:szCs w:val="20"/>
          <w:shd w:val="clear" w:color="auto" w:fill="F7F9FA"/>
        </w:rPr>
        <w:t>i</w:t>
      </w:r>
      <w:r w:rsidR="00971CF2" w:rsidRPr="00971CF2">
        <w:rPr>
          <w:rFonts w:ascii="Segoe UI" w:hAnsi="Segoe UI" w:cs="Segoe UI"/>
          <w:color w:val="263238"/>
          <w:sz w:val="21"/>
          <w:szCs w:val="21"/>
        </w:rPr>
        <w:t> where </w:t>
      </w:r>
      <w:r w:rsidR="00971CF2" w:rsidRPr="00971CF2">
        <w:rPr>
          <w:rFonts w:ascii="Courier New" w:hAnsi="Courier New" w:cs="Courier New"/>
          <w:color w:val="546E7A"/>
          <w:sz w:val="20"/>
          <w:szCs w:val="20"/>
          <w:shd w:val="clear" w:color="auto" w:fill="F7F9FA"/>
        </w:rPr>
        <w:t>n % i == 0</w:t>
      </w:r>
      <w:r w:rsidR="00971CF2" w:rsidRPr="00971CF2">
        <w:rPr>
          <w:rFonts w:ascii="Segoe UI" w:hAnsi="Segoe UI" w:cs="Segoe UI"/>
          <w:color w:val="263238"/>
          <w:sz w:val="21"/>
          <w:szCs w:val="21"/>
        </w:rPr>
        <w:t>.</w:t>
      </w:r>
    </w:p>
    <w:p w14:paraId="4A80EE1B" w14:textId="77777777" w:rsidR="00971CF2" w:rsidRPr="00971CF2" w:rsidRDefault="00971CF2" w:rsidP="00971CF2">
      <w:pPr>
        <w:shd w:val="clear" w:color="auto" w:fill="FFFFFF"/>
        <w:spacing w:after="240" w:line="240" w:lineRule="auto"/>
        <w:rPr>
          <w:rFonts w:ascii="Segoe UI" w:eastAsia="Times New Roman" w:hAnsi="Segoe UI" w:cs="Segoe UI"/>
          <w:color w:val="263238"/>
          <w:sz w:val="21"/>
          <w:szCs w:val="21"/>
        </w:rPr>
      </w:pPr>
      <w:r w:rsidRPr="00971CF2">
        <w:rPr>
          <w:rFonts w:ascii="Segoe UI" w:eastAsia="Times New Roman" w:hAnsi="Segoe UI" w:cs="Segoe UI"/>
          <w:color w:val="263238"/>
          <w:sz w:val="21"/>
          <w:szCs w:val="21"/>
        </w:rPr>
        <w:t>Consider a list of all factors of </w:t>
      </w:r>
      <w:r w:rsidRPr="00971CF2">
        <w:rPr>
          <w:rFonts w:ascii="Courier New" w:eastAsia="Times New Roman" w:hAnsi="Courier New" w:cs="Courier New"/>
          <w:color w:val="546E7A"/>
          <w:sz w:val="20"/>
          <w:szCs w:val="20"/>
          <w:shd w:val="clear" w:color="auto" w:fill="F7F9FA"/>
        </w:rPr>
        <w:t>n</w:t>
      </w:r>
      <w:r w:rsidRPr="00971CF2">
        <w:rPr>
          <w:rFonts w:ascii="Segoe UI" w:eastAsia="Times New Roman" w:hAnsi="Segoe UI" w:cs="Segoe UI"/>
          <w:color w:val="263238"/>
          <w:sz w:val="21"/>
          <w:szCs w:val="21"/>
        </w:rPr>
        <w:t> sorted in </w:t>
      </w:r>
      <w:r w:rsidRPr="00971CF2">
        <w:rPr>
          <w:rFonts w:ascii="Segoe UI" w:eastAsia="Times New Roman" w:hAnsi="Segoe UI" w:cs="Segoe UI"/>
          <w:b/>
          <w:bCs/>
          <w:color w:val="263238"/>
          <w:sz w:val="21"/>
          <w:szCs w:val="21"/>
        </w:rPr>
        <w:t>ascending order</w:t>
      </w:r>
      <w:r w:rsidRPr="00971CF2">
        <w:rPr>
          <w:rFonts w:ascii="Segoe UI" w:eastAsia="Times New Roman" w:hAnsi="Segoe UI" w:cs="Segoe UI"/>
          <w:color w:val="263238"/>
          <w:sz w:val="21"/>
          <w:szCs w:val="21"/>
        </w:rPr>
        <w:t>, return </w:t>
      </w:r>
      <w:r w:rsidRPr="00971CF2">
        <w:rPr>
          <w:rFonts w:ascii="Segoe UI" w:eastAsia="Times New Roman" w:hAnsi="Segoe UI" w:cs="Segoe UI"/>
          <w:i/>
          <w:iCs/>
          <w:color w:val="263238"/>
          <w:sz w:val="21"/>
          <w:szCs w:val="21"/>
        </w:rPr>
        <w:t>the </w:t>
      </w:r>
      <w:r w:rsidRPr="00971CF2">
        <w:rPr>
          <w:rFonts w:ascii="Courier New" w:eastAsia="Times New Roman" w:hAnsi="Courier New" w:cs="Courier New"/>
          <w:color w:val="546E7A"/>
          <w:sz w:val="20"/>
          <w:szCs w:val="20"/>
          <w:shd w:val="clear" w:color="auto" w:fill="F7F9FA"/>
        </w:rPr>
        <w:t>k</w:t>
      </w:r>
      <w:r w:rsidRPr="00971CF2">
        <w:rPr>
          <w:rFonts w:ascii="Courier New" w:eastAsia="Times New Roman" w:hAnsi="Courier New" w:cs="Courier New"/>
          <w:color w:val="546E7A"/>
          <w:sz w:val="15"/>
          <w:szCs w:val="15"/>
          <w:shd w:val="clear" w:color="auto" w:fill="F7F9FA"/>
          <w:vertAlign w:val="superscript"/>
        </w:rPr>
        <w:t>th</w:t>
      </w:r>
      <w:r w:rsidRPr="00971CF2">
        <w:rPr>
          <w:rFonts w:ascii="Segoe UI" w:eastAsia="Times New Roman" w:hAnsi="Segoe UI" w:cs="Segoe UI"/>
          <w:i/>
          <w:iCs/>
          <w:color w:val="263238"/>
          <w:sz w:val="21"/>
          <w:szCs w:val="21"/>
        </w:rPr>
        <w:t> factor</w:t>
      </w:r>
      <w:r w:rsidRPr="00971CF2">
        <w:rPr>
          <w:rFonts w:ascii="Segoe UI" w:eastAsia="Times New Roman" w:hAnsi="Segoe UI" w:cs="Segoe UI"/>
          <w:color w:val="263238"/>
          <w:sz w:val="21"/>
          <w:szCs w:val="21"/>
        </w:rPr>
        <w:t> in this list or return </w:t>
      </w:r>
      <w:r w:rsidRPr="00971CF2">
        <w:rPr>
          <w:rFonts w:ascii="Courier New" w:eastAsia="Times New Roman" w:hAnsi="Courier New" w:cs="Courier New"/>
          <w:color w:val="546E7A"/>
          <w:sz w:val="20"/>
          <w:szCs w:val="20"/>
          <w:shd w:val="clear" w:color="auto" w:fill="F7F9FA"/>
        </w:rPr>
        <w:t>-1</w:t>
      </w:r>
      <w:r w:rsidRPr="00971CF2">
        <w:rPr>
          <w:rFonts w:ascii="Segoe UI" w:eastAsia="Times New Roman" w:hAnsi="Segoe UI" w:cs="Segoe UI"/>
          <w:color w:val="263238"/>
          <w:sz w:val="21"/>
          <w:szCs w:val="21"/>
        </w:rPr>
        <w:t> if </w:t>
      </w:r>
      <w:r w:rsidRPr="00971CF2">
        <w:rPr>
          <w:rFonts w:ascii="Courier New" w:eastAsia="Times New Roman" w:hAnsi="Courier New" w:cs="Courier New"/>
          <w:color w:val="546E7A"/>
          <w:sz w:val="20"/>
          <w:szCs w:val="20"/>
          <w:shd w:val="clear" w:color="auto" w:fill="F7F9FA"/>
        </w:rPr>
        <w:t>n</w:t>
      </w:r>
      <w:r w:rsidRPr="00971CF2">
        <w:rPr>
          <w:rFonts w:ascii="Segoe UI" w:eastAsia="Times New Roman" w:hAnsi="Segoe UI" w:cs="Segoe UI"/>
          <w:color w:val="263238"/>
          <w:sz w:val="21"/>
          <w:szCs w:val="21"/>
        </w:rPr>
        <w:t> has less than </w:t>
      </w:r>
      <w:r w:rsidRPr="00971CF2">
        <w:rPr>
          <w:rFonts w:ascii="Courier New" w:eastAsia="Times New Roman" w:hAnsi="Courier New" w:cs="Courier New"/>
          <w:color w:val="546E7A"/>
          <w:sz w:val="20"/>
          <w:szCs w:val="20"/>
          <w:shd w:val="clear" w:color="auto" w:fill="F7F9FA"/>
        </w:rPr>
        <w:t>k</w:t>
      </w:r>
      <w:r w:rsidRPr="00971CF2">
        <w:rPr>
          <w:rFonts w:ascii="Segoe UI" w:eastAsia="Times New Roman" w:hAnsi="Segoe UI" w:cs="Segoe UI"/>
          <w:color w:val="263238"/>
          <w:sz w:val="21"/>
          <w:szCs w:val="21"/>
        </w:rPr>
        <w:t> factors.</w:t>
      </w:r>
    </w:p>
    <w:p w14:paraId="4F3B6E01" w14:textId="77777777" w:rsidR="00971CF2" w:rsidRPr="00971CF2" w:rsidRDefault="00971CF2" w:rsidP="00971CF2">
      <w:pPr>
        <w:shd w:val="clear" w:color="auto" w:fill="FFFFFF"/>
        <w:spacing w:after="240" w:line="240" w:lineRule="auto"/>
        <w:rPr>
          <w:rFonts w:ascii="Segoe UI" w:eastAsia="Times New Roman" w:hAnsi="Segoe UI" w:cs="Segoe UI"/>
          <w:color w:val="263238"/>
          <w:sz w:val="21"/>
          <w:szCs w:val="21"/>
        </w:rPr>
      </w:pPr>
      <w:r w:rsidRPr="00971CF2">
        <w:rPr>
          <w:rFonts w:ascii="Segoe UI" w:eastAsia="Times New Roman" w:hAnsi="Segoe UI" w:cs="Segoe UI"/>
          <w:color w:val="263238"/>
          <w:sz w:val="21"/>
          <w:szCs w:val="21"/>
        </w:rPr>
        <w:t> </w:t>
      </w:r>
    </w:p>
    <w:p w14:paraId="35F8014B" w14:textId="77777777" w:rsidR="00971CF2" w:rsidRPr="00971CF2" w:rsidRDefault="00971CF2" w:rsidP="00971CF2">
      <w:pPr>
        <w:shd w:val="clear" w:color="auto" w:fill="FFFFFF"/>
        <w:spacing w:after="240" w:line="240" w:lineRule="auto"/>
        <w:rPr>
          <w:rFonts w:ascii="Segoe UI" w:eastAsia="Times New Roman" w:hAnsi="Segoe UI" w:cs="Segoe UI"/>
          <w:color w:val="263238"/>
          <w:sz w:val="21"/>
          <w:szCs w:val="21"/>
        </w:rPr>
      </w:pPr>
      <w:r w:rsidRPr="00971CF2">
        <w:rPr>
          <w:rFonts w:ascii="Segoe UI" w:eastAsia="Times New Roman" w:hAnsi="Segoe UI" w:cs="Segoe UI"/>
          <w:b/>
          <w:bCs/>
          <w:color w:val="263238"/>
          <w:sz w:val="21"/>
          <w:szCs w:val="21"/>
        </w:rPr>
        <w:t>Example 1:</w:t>
      </w:r>
    </w:p>
    <w:p w14:paraId="0656676D" w14:textId="77777777" w:rsidR="00971CF2" w:rsidRPr="00971CF2" w:rsidRDefault="00971CF2" w:rsidP="00971C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1CF2">
        <w:rPr>
          <w:rFonts w:ascii="Consolas" w:eastAsia="Times New Roman" w:hAnsi="Consolas" w:cs="Courier New"/>
          <w:b/>
          <w:bCs/>
          <w:color w:val="263238"/>
          <w:sz w:val="20"/>
          <w:szCs w:val="20"/>
        </w:rPr>
        <w:t>Input:</w:t>
      </w:r>
      <w:r w:rsidRPr="00971CF2">
        <w:rPr>
          <w:rFonts w:ascii="Consolas" w:eastAsia="Times New Roman" w:hAnsi="Consolas" w:cs="Courier New"/>
          <w:color w:val="263238"/>
          <w:sz w:val="20"/>
          <w:szCs w:val="20"/>
        </w:rPr>
        <w:t xml:space="preserve"> n = 12, k = 3</w:t>
      </w:r>
    </w:p>
    <w:p w14:paraId="3BCA7785" w14:textId="77777777" w:rsidR="00971CF2" w:rsidRPr="00971CF2" w:rsidRDefault="00971CF2" w:rsidP="00971C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1CF2">
        <w:rPr>
          <w:rFonts w:ascii="Consolas" w:eastAsia="Times New Roman" w:hAnsi="Consolas" w:cs="Courier New"/>
          <w:b/>
          <w:bCs/>
          <w:color w:val="263238"/>
          <w:sz w:val="20"/>
          <w:szCs w:val="20"/>
        </w:rPr>
        <w:t>Output:</w:t>
      </w:r>
      <w:r w:rsidRPr="00971CF2">
        <w:rPr>
          <w:rFonts w:ascii="Consolas" w:eastAsia="Times New Roman" w:hAnsi="Consolas" w:cs="Courier New"/>
          <w:color w:val="263238"/>
          <w:sz w:val="20"/>
          <w:szCs w:val="20"/>
        </w:rPr>
        <w:t xml:space="preserve"> 3</w:t>
      </w:r>
    </w:p>
    <w:p w14:paraId="11606F20" w14:textId="33EDE7BA" w:rsidR="00DF48EC" w:rsidRDefault="00971CF2" w:rsidP="00971C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1CF2">
        <w:rPr>
          <w:rFonts w:ascii="Consolas" w:eastAsia="Times New Roman" w:hAnsi="Consolas" w:cs="Courier New"/>
          <w:b/>
          <w:bCs/>
          <w:color w:val="263238"/>
          <w:sz w:val="20"/>
          <w:szCs w:val="20"/>
        </w:rPr>
        <w:t>Explanation:</w:t>
      </w:r>
      <w:r w:rsidRPr="00971CF2">
        <w:rPr>
          <w:rFonts w:ascii="Consolas" w:eastAsia="Times New Roman" w:hAnsi="Consolas" w:cs="Courier New"/>
          <w:color w:val="263238"/>
          <w:sz w:val="20"/>
          <w:szCs w:val="20"/>
        </w:rPr>
        <w:t xml:space="preserve"> Factors list is [1, 2, 3, 4, 6, 12], the 3</w:t>
      </w:r>
      <w:r w:rsidRPr="00971CF2">
        <w:rPr>
          <w:rFonts w:ascii="Consolas" w:eastAsia="Times New Roman" w:hAnsi="Consolas" w:cs="Courier New"/>
          <w:color w:val="263238"/>
          <w:sz w:val="15"/>
          <w:szCs w:val="15"/>
          <w:vertAlign w:val="superscript"/>
        </w:rPr>
        <w:t>rd</w:t>
      </w:r>
      <w:r w:rsidRPr="00971CF2">
        <w:rPr>
          <w:rFonts w:ascii="Consolas" w:eastAsia="Times New Roman" w:hAnsi="Consolas" w:cs="Courier New"/>
          <w:color w:val="263238"/>
          <w:sz w:val="20"/>
          <w:szCs w:val="20"/>
        </w:rPr>
        <w:t xml:space="preserve"> factor is 3.</w:t>
      </w:r>
    </w:p>
    <w:p w14:paraId="0DC4C4BF" w14:textId="4E89B923" w:rsidR="00A963DE" w:rsidRPr="00A963DE" w:rsidRDefault="00DF48EC" w:rsidP="00A963DE">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A963DE" w:rsidRPr="00A963DE">
        <w:t xml:space="preserve"> </w:t>
      </w:r>
      <w:r w:rsidR="00A963DE" w:rsidRPr="00A963DE">
        <w:rPr>
          <w:rFonts w:ascii="Consolas" w:eastAsia="Times New Roman" w:hAnsi="Consolas" w:cs="Courier New"/>
          <w:color w:val="263238"/>
          <w:sz w:val="20"/>
          <w:szCs w:val="20"/>
        </w:rPr>
        <w:t>int kthFactor(int n, int k) {</w:t>
      </w:r>
    </w:p>
    <w:p w14:paraId="50BC8D75"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for(int i=1;i&lt;=n/2;i++)</w:t>
      </w:r>
    </w:p>
    <w:p w14:paraId="6C8B9293"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w:t>
      </w:r>
    </w:p>
    <w:p w14:paraId="4182FFC6"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if(n%i==0&amp;&amp;--k==0)</w:t>
      </w:r>
    </w:p>
    <w:p w14:paraId="599B17D5"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return i;</w:t>
      </w:r>
    </w:p>
    <w:p w14:paraId="2DEE3C78"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w:t>
      </w:r>
    </w:p>
    <w:p w14:paraId="27928543" w14:textId="77777777" w:rsidR="00A963DE" w:rsidRPr="00A963DE"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t xml:space="preserve">        return k==1?n:-1;</w:t>
      </w:r>
    </w:p>
    <w:p w14:paraId="04668CA5" w14:textId="3B0F21A0" w:rsidR="00DF48EC" w:rsidRDefault="00A963DE" w:rsidP="00A963DE">
      <w:pPr>
        <w:rPr>
          <w:rFonts w:ascii="Consolas" w:eastAsia="Times New Roman" w:hAnsi="Consolas" w:cs="Courier New"/>
          <w:color w:val="263238"/>
          <w:sz w:val="20"/>
          <w:szCs w:val="20"/>
        </w:rPr>
      </w:pPr>
      <w:r w:rsidRPr="00A963DE">
        <w:rPr>
          <w:rFonts w:ascii="Consolas" w:eastAsia="Times New Roman" w:hAnsi="Consolas" w:cs="Courier New"/>
          <w:color w:val="263238"/>
          <w:sz w:val="20"/>
          <w:szCs w:val="20"/>
        </w:rPr>
        <w:lastRenderedPageBreak/>
        <w:t xml:space="preserve">    }</w:t>
      </w:r>
    </w:p>
    <w:p w14:paraId="5776A5D7" w14:textId="24C0C03B" w:rsidR="00F35408" w:rsidRPr="00F35408" w:rsidRDefault="00A963DE" w:rsidP="00F35408">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285)</w:t>
      </w:r>
      <w:r w:rsidR="00F35408" w:rsidRPr="00F35408">
        <w:rPr>
          <w:rFonts w:ascii="Segoe UI" w:hAnsi="Segoe UI" w:cs="Segoe UI"/>
          <w:color w:val="263238"/>
          <w:sz w:val="21"/>
          <w:szCs w:val="21"/>
        </w:rPr>
        <w:t xml:space="preserve"> Given an array of </w:t>
      </w:r>
      <w:r w:rsidR="00F35408" w:rsidRPr="00F35408">
        <w:rPr>
          <w:rFonts w:ascii="Segoe UI" w:hAnsi="Segoe UI" w:cs="Segoe UI"/>
          <w:b/>
          <w:bCs/>
          <w:color w:val="263238"/>
          <w:sz w:val="21"/>
          <w:szCs w:val="21"/>
        </w:rPr>
        <w:t>distinct</w:t>
      </w:r>
      <w:r w:rsidR="00F35408" w:rsidRPr="00F35408">
        <w:rPr>
          <w:rFonts w:ascii="Segoe UI" w:hAnsi="Segoe UI" w:cs="Segoe UI"/>
          <w:color w:val="263238"/>
          <w:sz w:val="21"/>
          <w:szCs w:val="21"/>
        </w:rPr>
        <w:t> integers </w:t>
      </w:r>
      <w:r w:rsidR="00F35408" w:rsidRPr="00F35408">
        <w:rPr>
          <w:rFonts w:ascii="Courier New" w:hAnsi="Courier New" w:cs="Courier New"/>
          <w:color w:val="546E7A"/>
          <w:sz w:val="20"/>
          <w:szCs w:val="20"/>
          <w:shd w:val="clear" w:color="auto" w:fill="F7F9FA"/>
        </w:rPr>
        <w:t>arr</w:t>
      </w:r>
      <w:r w:rsidR="00F35408" w:rsidRPr="00F35408">
        <w:rPr>
          <w:rFonts w:ascii="Segoe UI" w:hAnsi="Segoe UI" w:cs="Segoe UI"/>
          <w:color w:val="263238"/>
          <w:sz w:val="21"/>
          <w:szCs w:val="21"/>
        </w:rPr>
        <w:t>, find all pairs of elements with the minimum absolute difference of any two elements. </w:t>
      </w:r>
    </w:p>
    <w:p w14:paraId="7DC4FB86" w14:textId="77777777" w:rsidR="00F35408" w:rsidRPr="00F35408" w:rsidRDefault="00F35408" w:rsidP="00F35408">
      <w:pPr>
        <w:shd w:val="clear" w:color="auto" w:fill="FFFFFF"/>
        <w:spacing w:after="240" w:line="240" w:lineRule="auto"/>
        <w:rPr>
          <w:rFonts w:ascii="Segoe UI" w:eastAsia="Times New Roman" w:hAnsi="Segoe UI" w:cs="Segoe UI"/>
          <w:color w:val="263238"/>
          <w:sz w:val="21"/>
          <w:szCs w:val="21"/>
        </w:rPr>
      </w:pPr>
      <w:r w:rsidRPr="00F35408">
        <w:rPr>
          <w:rFonts w:ascii="Segoe UI" w:eastAsia="Times New Roman" w:hAnsi="Segoe UI" w:cs="Segoe UI"/>
          <w:color w:val="263238"/>
          <w:sz w:val="21"/>
          <w:szCs w:val="21"/>
        </w:rPr>
        <w:t>Return a list of pairs in ascending order(with respect to pairs), each pair </w:t>
      </w:r>
      <w:r w:rsidRPr="00F35408">
        <w:rPr>
          <w:rFonts w:ascii="Courier New" w:eastAsia="Times New Roman" w:hAnsi="Courier New" w:cs="Courier New"/>
          <w:color w:val="546E7A"/>
          <w:sz w:val="20"/>
          <w:szCs w:val="20"/>
          <w:shd w:val="clear" w:color="auto" w:fill="F7F9FA"/>
        </w:rPr>
        <w:t>[a, b]</w:t>
      </w:r>
      <w:r w:rsidRPr="00F35408">
        <w:rPr>
          <w:rFonts w:ascii="Segoe UI" w:eastAsia="Times New Roman" w:hAnsi="Segoe UI" w:cs="Segoe UI"/>
          <w:color w:val="263238"/>
          <w:sz w:val="21"/>
          <w:szCs w:val="21"/>
        </w:rPr>
        <w:t> follows</w:t>
      </w:r>
    </w:p>
    <w:p w14:paraId="08F23C65" w14:textId="77777777" w:rsidR="00F35408" w:rsidRPr="00F35408" w:rsidRDefault="00F35408" w:rsidP="00F35408">
      <w:pPr>
        <w:numPr>
          <w:ilvl w:val="0"/>
          <w:numId w:val="5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5408">
        <w:rPr>
          <w:rFonts w:ascii="Courier New" w:eastAsia="Times New Roman" w:hAnsi="Courier New" w:cs="Courier New"/>
          <w:color w:val="546E7A"/>
          <w:sz w:val="20"/>
          <w:szCs w:val="20"/>
          <w:shd w:val="clear" w:color="auto" w:fill="F7F9FA"/>
        </w:rPr>
        <w:t>a, b</w:t>
      </w:r>
      <w:r w:rsidRPr="00F35408">
        <w:rPr>
          <w:rFonts w:ascii="Segoe UI" w:eastAsia="Times New Roman" w:hAnsi="Segoe UI" w:cs="Segoe UI"/>
          <w:color w:val="263238"/>
          <w:sz w:val="21"/>
          <w:szCs w:val="21"/>
        </w:rPr>
        <w:t> are from </w:t>
      </w:r>
      <w:r w:rsidRPr="00F35408">
        <w:rPr>
          <w:rFonts w:ascii="Courier New" w:eastAsia="Times New Roman" w:hAnsi="Courier New" w:cs="Courier New"/>
          <w:color w:val="546E7A"/>
          <w:sz w:val="20"/>
          <w:szCs w:val="20"/>
          <w:shd w:val="clear" w:color="auto" w:fill="F7F9FA"/>
        </w:rPr>
        <w:t>arr</w:t>
      </w:r>
    </w:p>
    <w:p w14:paraId="500393C8" w14:textId="77777777" w:rsidR="00F35408" w:rsidRPr="00F35408" w:rsidRDefault="00F35408" w:rsidP="00F35408">
      <w:pPr>
        <w:numPr>
          <w:ilvl w:val="0"/>
          <w:numId w:val="5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5408">
        <w:rPr>
          <w:rFonts w:ascii="Courier New" w:eastAsia="Times New Roman" w:hAnsi="Courier New" w:cs="Courier New"/>
          <w:color w:val="546E7A"/>
          <w:sz w:val="20"/>
          <w:szCs w:val="20"/>
          <w:shd w:val="clear" w:color="auto" w:fill="F7F9FA"/>
        </w:rPr>
        <w:t>a &lt; b</w:t>
      </w:r>
    </w:p>
    <w:p w14:paraId="34493620" w14:textId="77777777" w:rsidR="00F35408" w:rsidRPr="00F35408" w:rsidRDefault="00F35408" w:rsidP="00F35408">
      <w:pPr>
        <w:numPr>
          <w:ilvl w:val="0"/>
          <w:numId w:val="5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5408">
        <w:rPr>
          <w:rFonts w:ascii="Courier New" w:eastAsia="Times New Roman" w:hAnsi="Courier New" w:cs="Courier New"/>
          <w:color w:val="546E7A"/>
          <w:sz w:val="20"/>
          <w:szCs w:val="20"/>
          <w:shd w:val="clear" w:color="auto" w:fill="F7F9FA"/>
        </w:rPr>
        <w:t>b - a</w:t>
      </w:r>
      <w:r w:rsidRPr="00F35408">
        <w:rPr>
          <w:rFonts w:ascii="Segoe UI" w:eastAsia="Times New Roman" w:hAnsi="Segoe UI" w:cs="Segoe UI"/>
          <w:color w:val="263238"/>
          <w:sz w:val="21"/>
          <w:szCs w:val="21"/>
        </w:rPr>
        <w:t> equals to the minimum absolute difference of any two elements in </w:t>
      </w:r>
      <w:r w:rsidRPr="00F35408">
        <w:rPr>
          <w:rFonts w:ascii="Courier New" w:eastAsia="Times New Roman" w:hAnsi="Courier New" w:cs="Courier New"/>
          <w:color w:val="546E7A"/>
          <w:sz w:val="20"/>
          <w:szCs w:val="20"/>
          <w:shd w:val="clear" w:color="auto" w:fill="F7F9FA"/>
        </w:rPr>
        <w:t>arr</w:t>
      </w:r>
    </w:p>
    <w:p w14:paraId="77AE34A0" w14:textId="77777777" w:rsidR="00F35408" w:rsidRPr="00F35408" w:rsidRDefault="00F35408" w:rsidP="00F35408">
      <w:pPr>
        <w:shd w:val="clear" w:color="auto" w:fill="FFFFFF"/>
        <w:spacing w:after="240" w:line="240" w:lineRule="auto"/>
        <w:rPr>
          <w:rFonts w:ascii="Segoe UI" w:eastAsia="Times New Roman" w:hAnsi="Segoe UI" w:cs="Segoe UI"/>
          <w:color w:val="263238"/>
          <w:sz w:val="21"/>
          <w:szCs w:val="21"/>
        </w:rPr>
      </w:pPr>
      <w:r w:rsidRPr="00F35408">
        <w:rPr>
          <w:rFonts w:ascii="Segoe UI" w:eastAsia="Times New Roman" w:hAnsi="Segoe UI" w:cs="Segoe UI"/>
          <w:color w:val="263238"/>
          <w:sz w:val="21"/>
          <w:szCs w:val="21"/>
        </w:rPr>
        <w:t> </w:t>
      </w:r>
    </w:p>
    <w:p w14:paraId="7125D782" w14:textId="77777777" w:rsidR="00F35408" w:rsidRPr="00F35408" w:rsidRDefault="00F35408" w:rsidP="00F35408">
      <w:pPr>
        <w:shd w:val="clear" w:color="auto" w:fill="FFFFFF"/>
        <w:spacing w:after="240" w:line="240" w:lineRule="auto"/>
        <w:rPr>
          <w:rFonts w:ascii="Segoe UI" w:eastAsia="Times New Roman" w:hAnsi="Segoe UI" w:cs="Segoe UI"/>
          <w:color w:val="263238"/>
          <w:sz w:val="21"/>
          <w:szCs w:val="21"/>
        </w:rPr>
      </w:pPr>
      <w:r w:rsidRPr="00F35408">
        <w:rPr>
          <w:rFonts w:ascii="Segoe UI" w:eastAsia="Times New Roman" w:hAnsi="Segoe UI" w:cs="Segoe UI"/>
          <w:b/>
          <w:bCs/>
          <w:color w:val="263238"/>
          <w:sz w:val="21"/>
          <w:szCs w:val="21"/>
        </w:rPr>
        <w:t>Example 1:</w:t>
      </w:r>
    </w:p>
    <w:p w14:paraId="53C979F5" w14:textId="77777777" w:rsidR="00F35408" w:rsidRPr="00F35408" w:rsidRDefault="00F35408" w:rsidP="00F354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5408">
        <w:rPr>
          <w:rFonts w:ascii="Consolas" w:eastAsia="Times New Roman" w:hAnsi="Consolas" w:cs="Courier New"/>
          <w:b/>
          <w:bCs/>
          <w:color w:val="263238"/>
          <w:sz w:val="20"/>
          <w:szCs w:val="20"/>
        </w:rPr>
        <w:t>Input:</w:t>
      </w:r>
      <w:r w:rsidRPr="00F35408">
        <w:rPr>
          <w:rFonts w:ascii="Consolas" w:eastAsia="Times New Roman" w:hAnsi="Consolas" w:cs="Courier New"/>
          <w:color w:val="263238"/>
          <w:sz w:val="20"/>
          <w:szCs w:val="20"/>
        </w:rPr>
        <w:t xml:space="preserve"> arr = [4,2,1,3]</w:t>
      </w:r>
    </w:p>
    <w:p w14:paraId="73587CD9" w14:textId="77777777" w:rsidR="00F35408" w:rsidRPr="00F35408" w:rsidRDefault="00F35408" w:rsidP="00F354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5408">
        <w:rPr>
          <w:rFonts w:ascii="Consolas" w:eastAsia="Times New Roman" w:hAnsi="Consolas" w:cs="Courier New"/>
          <w:b/>
          <w:bCs/>
          <w:color w:val="263238"/>
          <w:sz w:val="20"/>
          <w:szCs w:val="20"/>
        </w:rPr>
        <w:t>Output:</w:t>
      </w:r>
      <w:r w:rsidRPr="00F35408">
        <w:rPr>
          <w:rFonts w:ascii="Consolas" w:eastAsia="Times New Roman" w:hAnsi="Consolas" w:cs="Courier New"/>
          <w:color w:val="263238"/>
          <w:sz w:val="20"/>
          <w:szCs w:val="20"/>
        </w:rPr>
        <w:t xml:space="preserve"> [[1,2],[2,3],[3,4]]</w:t>
      </w:r>
    </w:p>
    <w:p w14:paraId="7F217093" w14:textId="40D7EEBD" w:rsidR="00A963DE" w:rsidRDefault="00F35408" w:rsidP="00BE65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5408">
        <w:rPr>
          <w:rFonts w:ascii="Consolas" w:eastAsia="Times New Roman" w:hAnsi="Consolas" w:cs="Courier New"/>
          <w:b/>
          <w:bCs/>
          <w:color w:val="263238"/>
          <w:sz w:val="20"/>
          <w:szCs w:val="20"/>
        </w:rPr>
        <w:t xml:space="preserve">Explanation: </w:t>
      </w:r>
      <w:r w:rsidRPr="00F35408">
        <w:rPr>
          <w:rFonts w:ascii="Consolas" w:eastAsia="Times New Roman" w:hAnsi="Consolas" w:cs="Courier New"/>
          <w:color w:val="263238"/>
          <w:sz w:val="20"/>
          <w:szCs w:val="20"/>
        </w:rPr>
        <w:t>The minimum absolute difference is 1. List all pairs with difference equal to 1 in ascending order.</w:t>
      </w:r>
    </w:p>
    <w:p w14:paraId="30C6183B" w14:textId="3614AB78" w:rsidR="00BE6574" w:rsidRPr="00BE6574" w:rsidRDefault="00A963DE" w:rsidP="00BE6574">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BE6574" w:rsidRPr="00BE6574">
        <w:t xml:space="preserve"> </w:t>
      </w:r>
      <w:r w:rsidR="00BE6574" w:rsidRPr="00BE6574">
        <w:rPr>
          <w:rFonts w:ascii="Consolas" w:eastAsia="Times New Roman" w:hAnsi="Consolas" w:cs="Courier New"/>
          <w:color w:val="263238"/>
          <w:sz w:val="20"/>
          <w:szCs w:val="20"/>
        </w:rPr>
        <w:t>vector&lt;vector&lt;int&gt;&gt; minimumAbsDifference(vector&lt;int&gt;&amp; arr) {</w:t>
      </w:r>
    </w:p>
    <w:p w14:paraId="3A9C508C"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sort(arr.begin(),arr.end());</w:t>
      </w:r>
    </w:p>
    <w:p w14:paraId="19CADEC8"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vector&lt;vector&lt;int&gt;&gt;ans;</w:t>
      </w:r>
    </w:p>
    <w:p w14:paraId="16D162EB"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int mini=INT_MAX;</w:t>
      </w:r>
    </w:p>
    <w:p w14:paraId="79CC970D"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for(int i=0;i&lt;arr.size()-1;i++)</w:t>
      </w:r>
    </w:p>
    <w:p w14:paraId="38CBCB14"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w:t>
      </w:r>
    </w:p>
    <w:p w14:paraId="7D3A93C1"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mini=min(mini,arr[i+1]-arr[i]);</w:t>
      </w:r>
    </w:p>
    <w:p w14:paraId="4B435CFB"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w:t>
      </w:r>
    </w:p>
    <w:p w14:paraId="7252EB69"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for(int i=0;i&lt;arr.size()-1;i++)</w:t>
      </w:r>
    </w:p>
    <w:p w14:paraId="721E205D"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w:t>
      </w:r>
    </w:p>
    <w:p w14:paraId="08CC8E7E"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if(arr[i+1]-arr[i]==mini)</w:t>
      </w:r>
    </w:p>
    <w:p w14:paraId="2A83313F"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ans.push_back({arr[i],arr[i+1]});</w:t>
      </w:r>
    </w:p>
    <w:p w14:paraId="0604FD94"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w:t>
      </w:r>
    </w:p>
    <w:p w14:paraId="0880D961" w14:textId="77777777" w:rsidR="00BE6574" w:rsidRPr="00BE6574"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return ans;</w:t>
      </w:r>
    </w:p>
    <w:p w14:paraId="6CF0E6CC" w14:textId="52202412" w:rsidR="00A963DE" w:rsidRDefault="00BE6574" w:rsidP="00BE6574">
      <w:pPr>
        <w:rPr>
          <w:rFonts w:ascii="Consolas" w:eastAsia="Times New Roman" w:hAnsi="Consolas" w:cs="Courier New"/>
          <w:color w:val="263238"/>
          <w:sz w:val="20"/>
          <w:szCs w:val="20"/>
        </w:rPr>
      </w:pPr>
      <w:r w:rsidRPr="00BE6574">
        <w:rPr>
          <w:rFonts w:ascii="Consolas" w:eastAsia="Times New Roman" w:hAnsi="Consolas" w:cs="Courier New"/>
          <w:color w:val="263238"/>
          <w:sz w:val="20"/>
          <w:szCs w:val="20"/>
        </w:rPr>
        <w:t xml:space="preserve">    }</w:t>
      </w:r>
    </w:p>
    <w:p w14:paraId="57D10C41" w14:textId="7BAB0A97" w:rsidR="004D418E" w:rsidRPr="004D418E" w:rsidRDefault="00BE6574" w:rsidP="004D418E">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286)</w:t>
      </w:r>
      <w:r w:rsidR="004D418E" w:rsidRPr="004D418E">
        <w:rPr>
          <w:rFonts w:ascii="Segoe UI" w:hAnsi="Segoe UI" w:cs="Segoe UI"/>
          <w:color w:val="263238"/>
          <w:sz w:val="21"/>
          <w:szCs w:val="21"/>
        </w:rPr>
        <w:t xml:space="preserve"> An </w:t>
      </w:r>
      <w:r w:rsidR="004D418E" w:rsidRPr="004D418E">
        <w:rPr>
          <w:rFonts w:ascii="Segoe UI" w:hAnsi="Segoe UI" w:cs="Segoe UI"/>
          <w:b/>
          <w:bCs/>
          <w:color w:val="263238"/>
          <w:sz w:val="21"/>
          <w:szCs w:val="21"/>
        </w:rPr>
        <w:t>ugly number</w:t>
      </w:r>
      <w:r w:rsidR="004D418E" w:rsidRPr="004D418E">
        <w:rPr>
          <w:rFonts w:ascii="Segoe UI" w:hAnsi="Segoe UI" w:cs="Segoe UI"/>
          <w:color w:val="263238"/>
          <w:sz w:val="21"/>
          <w:szCs w:val="21"/>
        </w:rPr>
        <w:t> is a positive integer whose prime factors are limited to </w:t>
      </w:r>
      <w:r w:rsidR="004D418E" w:rsidRPr="004D418E">
        <w:rPr>
          <w:rFonts w:ascii="Courier New" w:hAnsi="Courier New" w:cs="Courier New"/>
          <w:color w:val="546E7A"/>
          <w:sz w:val="20"/>
          <w:szCs w:val="20"/>
          <w:shd w:val="clear" w:color="auto" w:fill="F7F9FA"/>
        </w:rPr>
        <w:t>2</w:t>
      </w:r>
      <w:r w:rsidR="004D418E" w:rsidRPr="004D418E">
        <w:rPr>
          <w:rFonts w:ascii="Segoe UI" w:hAnsi="Segoe UI" w:cs="Segoe UI"/>
          <w:color w:val="263238"/>
          <w:sz w:val="21"/>
          <w:szCs w:val="21"/>
        </w:rPr>
        <w:t>, </w:t>
      </w:r>
      <w:r w:rsidR="004D418E" w:rsidRPr="004D418E">
        <w:rPr>
          <w:rFonts w:ascii="Courier New" w:hAnsi="Courier New" w:cs="Courier New"/>
          <w:color w:val="546E7A"/>
          <w:sz w:val="20"/>
          <w:szCs w:val="20"/>
          <w:shd w:val="clear" w:color="auto" w:fill="F7F9FA"/>
        </w:rPr>
        <w:t>3</w:t>
      </w:r>
      <w:r w:rsidR="004D418E" w:rsidRPr="004D418E">
        <w:rPr>
          <w:rFonts w:ascii="Segoe UI" w:hAnsi="Segoe UI" w:cs="Segoe UI"/>
          <w:color w:val="263238"/>
          <w:sz w:val="21"/>
          <w:szCs w:val="21"/>
        </w:rPr>
        <w:t>, and </w:t>
      </w:r>
      <w:r w:rsidR="004D418E" w:rsidRPr="004D418E">
        <w:rPr>
          <w:rFonts w:ascii="Courier New" w:hAnsi="Courier New" w:cs="Courier New"/>
          <w:color w:val="546E7A"/>
          <w:sz w:val="20"/>
          <w:szCs w:val="20"/>
          <w:shd w:val="clear" w:color="auto" w:fill="F7F9FA"/>
        </w:rPr>
        <w:t>5</w:t>
      </w:r>
      <w:r w:rsidR="004D418E" w:rsidRPr="004D418E">
        <w:rPr>
          <w:rFonts w:ascii="Segoe UI" w:hAnsi="Segoe UI" w:cs="Segoe UI"/>
          <w:color w:val="263238"/>
          <w:sz w:val="21"/>
          <w:szCs w:val="21"/>
        </w:rPr>
        <w:t>.</w:t>
      </w:r>
    </w:p>
    <w:p w14:paraId="09D00FEE" w14:textId="77777777" w:rsidR="004D418E" w:rsidRPr="004D418E" w:rsidRDefault="004D418E" w:rsidP="004D418E">
      <w:pPr>
        <w:shd w:val="clear" w:color="auto" w:fill="FFFFFF"/>
        <w:spacing w:after="240" w:line="240" w:lineRule="auto"/>
        <w:rPr>
          <w:rFonts w:ascii="Segoe UI" w:eastAsia="Times New Roman" w:hAnsi="Segoe UI" w:cs="Segoe UI"/>
          <w:color w:val="263238"/>
          <w:sz w:val="21"/>
          <w:szCs w:val="21"/>
        </w:rPr>
      </w:pPr>
      <w:r w:rsidRPr="004D418E">
        <w:rPr>
          <w:rFonts w:ascii="Segoe UI" w:eastAsia="Times New Roman" w:hAnsi="Segoe UI" w:cs="Segoe UI"/>
          <w:color w:val="263238"/>
          <w:sz w:val="21"/>
          <w:szCs w:val="21"/>
        </w:rPr>
        <w:t>Given an integer </w:t>
      </w:r>
      <w:r w:rsidRPr="004D418E">
        <w:rPr>
          <w:rFonts w:ascii="Courier New" w:eastAsia="Times New Roman" w:hAnsi="Courier New" w:cs="Courier New"/>
          <w:color w:val="546E7A"/>
          <w:sz w:val="20"/>
          <w:szCs w:val="20"/>
          <w:shd w:val="clear" w:color="auto" w:fill="F7F9FA"/>
        </w:rPr>
        <w:t>n</w:t>
      </w:r>
      <w:r w:rsidRPr="004D418E">
        <w:rPr>
          <w:rFonts w:ascii="Segoe UI" w:eastAsia="Times New Roman" w:hAnsi="Segoe UI" w:cs="Segoe UI"/>
          <w:color w:val="263238"/>
          <w:sz w:val="21"/>
          <w:szCs w:val="21"/>
        </w:rPr>
        <w:t>, return </w:t>
      </w:r>
      <w:r w:rsidRPr="004D418E">
        <w:rPr>
          <w:rFonts w:ascii="Courier New" w:eastAsia="Times New Roman" w:hAnsi="Courier New" w:cs="Courier New"/>
          <w:color w:val="546E7A"/>
          <w:sz w:val="20"/>
          <w:szCs w:val="20"/>
          <w:shd w:val="clear" w:color="auto" w:fill="F7F9FA"/>
        </w:rPr>
        <w:t>true</w:t>
      </w:r>
      <w:r w:rsidRPr="004D418E">
        <w:rPr>
          <w:rFonts w:ascii="Segoe UI" w:eastAsia="Times New Roman" w:hAnsi="Segoe UI" w:cs="Segoe UI"/>
          <w:color w:val="263238"/>
          <w:sz w:val="21"/>
          <w:szCs w:val="21"/>
        </w:rPr>
        <w:t> </w:t>
      </w:r>
      <w:r w:rsidRPr="004D418E">
        <w:rPr>
          <w:rFonts w:ascii="Segoe UI" w:eastAsia="Times New Roman" w:hAnsi="Segoe UI" w:cs="Segoe UI"/>
          <w:i/>
          <w:iCs/>
          <w:color w:val="263238"/>
          <w:sz w:val="21"/>
          <w:szCs w:val="21"/>
        </w:rPr>
        <w:t>if</w:t>
      </w:r>
      <w:r w:rsidRPr="004D418E">
        <w:rPr>
          <w:rFonts w:ascii="Segoe UI" w:eastAsia="Times New Roman" w:hAnsi="Segoe UI" w:cs="Segoe UI"/>
          <w:color w:val="263238"/>
          <w:sz w:val="21"/>
          <w:szCs w:val="21"/>
        </w:rPr>
        <w:t> </w:t>
      </w:r>
      <w:r w:rsidRPr="004D418E">
        <w:rPr>
          <w:rFonts w:ascii="Courier New" w:eastAsia="Times New Roman" w:hAnsi="Courier New" w:cs="Courier New"/>
          <w:color w:val="546E7A"/>
          <w:sz w:val="20"/>
          <w:szCs w:val="20"/>
          <w:shd w:val="clear" w:color="auto" w:fill="F7F9FA"/>
        </w:rPr>
        <w:t>n</w:t>
      </w:r>
      <w:r w:rsidRPr="004D418E">
        <w:rPr>
          <w:rFonts w:ascii="Segoe UI" w:eastAsia="Times New Roman" w:hAnsi="Segoe UI" w:cs="Segoe UI"/>
          <w:color w:val="263238"/>
          <w:sz w:val="21"/>
          <w:szCs w:val="21"/>
        </w:rPr>
        <w:t> </w:t>
      </w:r>
      <w:r w:rsidRPr="004D418E">
        <w:rPr>
          <w:rFonts w:ascii="Segoe UI" w:eastAsia="Times New Roman" w:hAnsi="Segoe UI" w:cs="Segoe UI"/>
          <w:i/>
          <w:iCs/>
          <w:color w:val="263238"/>
          <w:sz w:val="21"/>
          <w:szCs w:val="21"/>
        </w:rPr>
        <w:t>is an </w:t>
      </w:r>
      <w:r w:rsidRPr="004D418E">
        <w:rPr>
          <w:rFonts w:ascii="Segoe UI" w:eastAsia="Times New Roman" w:hAnsi="Segoe UI" w:cs="Segoe UI"/>
          <w:b/>
          <w:bCs/>
          <w:i/>
          <w:iCs/>
          <w:color w:val="263238"/>
          <w:sz w:val="21"/>
          <w:szCs w:val="21"/>
        </w:rPr>
        <w:t>ugly number</w:t>
      </w:r>
      <w:r w:rsidRPr="004D418E">
        <w:rPr>
          <w:rFonts w:ascii="Segoe UI" w:eastAsia="Times New Roman" w:hAnsi="Segoe UI" w:cs="Segoe UI"/>
          <w:color w:val="263238"/>
          <w:sz w:val="21"/>
          <w:szCs w:val="21"/>
        </w:rPr>
        <w:t>.</w:t>
      </w:r>
    </w:p>
    <w:p w14:paraId="0DFFC9AC" w14:textId="77777777" w:rsidR="004D418E" w:rsidRPr="004D418E" w:rsidRDefault="004D418E" w:rsidP="004D418E">
      <w:pPr>
        <w:shd w:val="clear" w:color="auto" w:fill="FFFFFF"/>
        <w:spacing w:after="240" w:line="240" w:lineRule="auto"/>
        <w:rPr>
          <w:rFonts w:ascii="Segoe UI" w:eastAsia="Times New Roman" w:hAnsi="Segoe UI" w:cs="Segoe UI"/>
          <w:color w:val="263238"/>
          <w:sz w:val="21"/>
          <w:szCs w:val="21"/>
        </w:rPr>
      </w:pPr>
      <w:r w:rsidRPr="004D418E">
        <w:rPr>
          <w:rFonts w:ascii="Segoe UI" w:eastAsia="Times New Roman" w:hAnsi="Segoe UI" w:cs="Segoe UI"/>
          <w:color w:val="263238"/>
          <w:sz w:val="21"/>
          <w:szCs w:val="21"/>
        </w:rPr>
        <w:lastRenderedPageBreak/>
        <w:t> </w:t>
      </w:r>
    </w:p>
    <w:p w14:paraId="28E88568" w14:textId="77777777" w:rsidR="004D418E" w:rsidRPr="004D418E" w:rsidRDefault="004D418E" w:rsidP="004D418E">
      <w:pPr>
        <w:shd w:val="clear" w:color="auto" w:fill="FFFFFF"/>
        <w:spacing w:after="240" w:line="240" w:lineRule="auto"/>
        <w:rPr>
          <w:rFonts w:ascii="Segoe UI" w:eastAsia="Times New Roman" w:hAnsi="Segoe UI" w:cs="Segoe UI"/>
          <w:color w:val="263238"/>
          <w:sz w:val="21"/>
          <w:szCs w:val="21"/>
        </w:rPr>
      </w:pPr>
      <w:r w:rsidRPr="004D418E">
        <w:rPr>
          <w:rFonts w:ascii="Segoe UI" w:eastAsia="Times New Roman" w:hAnsi="Segoe UI" w:cs="Segoe UI"/>
          <w:b/>
          <w:bCs/>
          <w:color w:val="263238"/>
          <w:sz w:val="21"/>
          <w:szCs w:val="21"/>
        </w:rPr>
        <w:t>Example 1:</w:t>
      </w:r>
    </w:p>
    <w:p w14:paraId="7B52A9EA" w14:textId="77777777" w:rsidR="004D418E" w:rsidRPr="004D418E" w:rsidRDefault="004D418E" w:rsidP="004D41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418E">
        <w:rPr>
          <w:rFonts w:ascii="Consolas" w:eastAsia="Times New Roman" w:hAnsi="Consolas" w:cs="Courier New"/>
          <w:b/>
          <w:bCs/>
          <w:color w:val="263238"/>
          <w:sz w:val="20"/>
          <w:szCs w:val="20"/>
        </w:rPr>
        <w:t>Input:</w:t>
      </w:r>
      <w:r w:rsidRPr="004D418E">
        <w:rPr>
          <w:rFonts w:ascii="Consolas" w:eastAsia="Times New Roman" w:hAnsi="Consolas" w:cs="Courier New"/>
          <w:color w:val="263238"/>
          <w:sz w:val="20"/>
          <w:szCs w:val="20"/>
        </w:rPr>
        <w:t xml:space="preserve"> n = 6</w:t>
      </w:r>
    </w:p>
    <w:p w14:paraId="2D4D6C9F" w14:textId="77777777" w:rsidR="004D418E" w:rsidRPr="004D418E" w:rsidRDefault="004D418E" w:rsidP="004D41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418E">
        <w:rPr>
          <w:rFonts w:ascii="Consolas" w:eastAsia="Times New Roman" w:hAnsi="Consolas" w:cs="Courier New"/>
          <w:b/>
          <w:bCs/>
          <w:color w:val="263238"/>
          <w:sz w:val="20"/>
          <w:szCs w:val="20"/>
        </w:rPr>
        <w:t>Output:</w:t>
      </w:r>
      <w:r w:rsidRPr="004D418E">
        <w:rPr>
          <w:rFonts w:ascii="Consolas" w:eastAsia="Times New Roman" w:hAnsi="Consolas" w:cs="Courier New"/>
          <w:color w:val="263238"/>
          <w:sz w:val="20"/>
          <w:szCs w:val="20"/>
        </w:rPr>
        <w:t xml:space="preserve"> true</w:t>
      </w:r>
    </w:p>
    <w:p w14:paraId="25B32CD3" w14:textId="7528DD13" w:rsidR="00BE6574" w:rsidRDefault="004D418E" w:rsidP="004D41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D418E">
        <w:rPr>
          <w:rFonts w:ascii="Consolas" w:eastAsia="Times New Roman" w:hAnsi="Consolas" w:cs="Courier New"/>
          <w:b/>
          <w:bCs/>
          <w:color w:val="263238"/>
          <w:sz w:val="20"/>
          <w:szCs w:val="20"/>
        </w:rPr>
        <w:t>Explanation:</w:t>
      </w:r>
      <w:r w:rsidRPr="004D418E">
        <w:rPr>
          <w:rFonts w:ascii="Consolas" w:eastAsia="Times New Roman" w:hAnsi="Consolas" w:cs="Courier New"/>
          <w:color w:val="263238"/>
          <w:sz w:val="20"/>
          <w:szCs w:val="20"/>
        </w:rPr>
        <w:t xml:space="preserve"> 6 = 2 × 3</w:t>
      </w:r>
    </w:p>
    <w:p w14:paraId="66D9F329" w14:textId="5ACAC6FC" w:rsidR="00060CDB" w:rsidRPr="00060CDB" w:rsidRDefault="00BE6574" w:rsidP="00060CDB">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60CDB" w:rsidRPr="00060CDB">
        <w:t xml:space="preserve"> </w:t>
      </w:r>
      <w:r w:rsidR="00060CDB" w:rsidRPr="00060CDB">
        <w:rPr>
          <w:rFonts w:ascii="Consolas" w:eastAsia="Times New Roman" w:hAnsi="Consolas" w:cs="Courier New"/>
          <w:color w:val="263238"/>
          <w:sz w:val="20"/>
          <w:szCs w:val="20"/>
        </w:rPr>
        <w:t>bool isUgly(int n) {</w:t>
      </w:r>
    </w:p>
    <w:p w14:paraId="52525E9C"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if(n&lt;=0)</w:t>
      </w:r>
    </w:p>
    <w:p w14:paraId="3D046408"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return 0;</w:t>
      </w:r>
    </w:p>
    <w:p w14:paraId="6C7E6D2E"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while(n%2==0)</w:t>
      </w:r>
    </w:p>
    <w:p w14:paraId="492F7B97"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n/=2;</w:t>
      </w:r>
    </w:p>
    <w:p w14:paraId="3DA52FB0"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while(n%3==0)</w:t>
      </w:r>
    </w:p>
    <w:p w14:paraId="052358FE"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n/=3;</w:t>
      </w:r>
    </w:p>
    <w:p w14:paraId="3819CAE3"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while(n%5==0)</w:t>
      </w:r>
    </w:p>
    <w:p w14:paraId="50892C4C"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n/=5;</w:t>
      </w:r>
    </w:p>
    <w:p w14:paraId="3975448A" w14:textId="77777777" w:rsidR="00060CDB" w:rsidRPr="00060CDB"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return n==1;</w:t>
      </w:r>
    </w:p>
    <w:p w14:paraId="4ED89942" w14:textId="62D32F4F" w:rsidR="00BE6574" w:rsidRDefault="00060CDB" w:rsidP="00060CDB">
      <w:pPr>
        <w:rPr>
          <w:rFonts w:ascii="Consolas" w:eastAsia="Times New Roman" w:hAnsi="Consolas" w:cs="Courier New"/>
          <w:color w:val="263238"/>
          <w:sz w:val="20"/>
          <w:szCs w:val="20"/>
        </w:rPr>
      </w:pPr>
      <w:r w:rsidRPr="00060CDB">
        <w:rPr>
          <w:rFonts w:ascii="Consolas" w:eastAsia="Times New Roman" w:hAnsi="Consolas" w:cs="Courier New"/>
          <w:color w:val="263238"/>
          <w:sz w:val="20"/>
          <w:szCs w:val="20"/>
        </w:rPr>
        <w:t xml:space="preserve">    }</w:t>
      </w:r>
    </w:p>
    <w:p w14:paraId="1C35BEFF" w14:textId="030024E8" w:rsidR="006B36C0" w:rsidRPr="006B36C0" w:rsidRDefault="00060CDB" w:rsidP="006B36C0">
      <w:pPr>
        <w:pStyle w:val="NormalWeb"/>
        <w:shd w:val="clear" w:color="auto" w:fill="F8F9F9"/>
        <w:rPr>
          <w:rFonts w:ascii="Lato" w:hAnsi="Lato"/>
          <w:color w:val="1A3D3C"/>
          <w:spacing w:val="2"/>
          <w:sz w:val="21"/>
          <w:szCs w:val="21"/>
        </w:rPr>
      </w:pPr>
      <w:r>
        <w:rPr>
          <w:rFonts w:ascii="Consolas" w:hAnsi="Consolas" w:cs="Courier New"/>
          <w:color w:val="263238"/>
          <w:sz w:val="20"/>
          <w:szCs w:val="20"/>
        </w:rPr>
        <w:t>287)</w:t>
      </w:r>
      <w:r w:rsidR="006B36C0" w:rsidRPr="006B36C0">
        <w:rPr>
          <w:rFonts w:ascii="Lato" w:hAnsi="Lato"/>
          <w:color w:val="1A3D3C"/>
          <w:spacing w:val="2"/>
          <w:sz w:val="21"/>
          <w:szCs w:val="21"/>
        </w:rPr>
        <w:t xml:space="preserve"> Given a grid of size m * n, lets assume you are starting at </w:t>
      </w:r>
      <w:r w:rsidR="006B36C0" w:rsidRPr="006B36C0">
        <w:rPr>
          <w:rFonts w:ascii="Courier New" w:hAnsi="Courier New" w:cs="Courier New"/>
          <w:color w:val="1A3D3C"/>
          <w:spacing w:val="2"/>
          <w:sz w:val="21"/>
          <w:szCs w:val="21"/>
        </w:rPr>
        <w:t>(1,1)</w:t>
      </w:r>
      <w:r w:rsidR="006B36C0" w:rsidRPr="006B36C0">
        <w:rPr>
          <w:rFonts w:ascii="Lato" w:hAnsi="Lato"/>
          <w:color w:val="1A3D3C"/>
          <w:spacing w:val="2"/>
          <w:sz w:val="21"/>
          <w:szCs w:val="21"/>
        </w:rPr>
        <w:t xml:space="preserve"> and your goal is to reach </w:t>
      </w:r>
      <w:r w:rsidR="006B36C0" w:rsidRPr="006B36C0">
        <w:rPr>
          <w:rFonts w:ascii="Courier New" w:hAnsi="Courier New" w:cs="Courier New"/>
          <w:color w:val="1A3D3C"/>
          <w:spacing w:val="2"/>
          <w:sz w:val="21"/>
          <w:szCs w:val="21"/>
        </w:rPr>
        <w:t>(m,n)</w:t>
      </w:r>
      <w:r w:rsidR="006B36C0" w:rsidRPr="006B36C0">
        <w:rPr>
          <w:rFonts w:ascii="Lato" w:hAnsi="Lato"/>
          <w:color w:val="1A3D3C"/>
          <w:spacing w:val="2"/>
          <w:sz w:val="21"/>
          <w:szCs w:val="21"/>
        </w:rPr>
        <w:t xml:space="preserve">. At any instance, if you are on </w:t>
      </w:r>
      <w:r w:rsidR="006B36C0" w:rsidRPr="006B36C0">
        <w:rPr>
          <w:rFonts w:ascii="Courier New" w:hAnsi="Courier New" w:cs="Courier New"/>
          <w:color w:val="1A3D3C"/>
          <w:spacing w:val="2"/>
          <w:sz w:val="21"/>
          <w:szCs w:val="21"/>
        </w:rPr>
        <w:t>(x,y)</w:t>
      </w:r>
      <w:r w:rsidR="006B36C0" w:rsidRPr="006B36C0">
        <w:rPr>
          <w:rFonts w:ascii="Lato" w:hAnsi="Lato"/>
          <w:color w:val="1A3D3C"/>
          <w:spacing w:val="2"/>
          <w:sz w:val="21"/>
          <w:szCs w:val="21"/>
        </w:rPr>
        <w:t xml:space="preserve">, you can either go to </w:t>
      </w:r>
      <w:r w:rsidR="006B36C0" w:rsidRPr="006B36C0">
        <w:rPr>
          <w:rFonts w:ascii="Courier New" w:hAnsi="Courier New" w:cs="Courier New"/>
          <w:color w:val="1A3D3C"/>
          <w:spacing w:val="2"/>
          <w:sz w:val="21"/>
          <w:szCs w:val="21"/>
        </w:rPr>
        <w:t>(x, y + 1)</w:t>
      </w:r>
      <w:r w:rsidR="006B36C0" w:rsidRPr="006B36C0">
        <w:rPr>
          <w:rFonts w:ascii="Lato" w:hAnsi="Lato"/>
          <w:color w:val="1A3D3C"/>
          <w:spacing w:val="2"/>
          <w:sz w:val="21"/>
          <w:szCs w:val="21"/>
        </w:rPr>
        <w:t xml:space="preserve"> or </w:t>
      </w:r>
      <w:r w:rsidR="006B36C0" w:rsidRPr="006B36C0">
        <w:rPr>
          <w:rFonts w:ascii="Courier New" w:hAnsi="Courier New" w:cs="Courier New"/>
          <w:color w:val="1A3D3C"/>
          <w:spacing w:val="2"/>
          <w:sz w:val="21"/>
          <w:szCs w:val="21"/>
        </w:rPr>
        <w:t>(x + 1, y)</w:t>
      </w:r>
      <w:r w:rsidR="006B36C0" w:rsidRPr="006B36C0">
        <w:rPr>
          <w:rFonts w:ascii="Lato" w:hAnsi="Lato"/>
          <w:color w:val="1A3D3C"/>
          <w:spacing w:val="2"/>
          <w:sz w:val="21"/>
          <w:szCs w:val="21"/>
        </w:rPr>
        <w:t>.</w:t>
      </w:r>
    </w:p>
    <w:p w14:paraId="54ECF2F5" w14:textId="77777777" w:rsidR="006B36C0" w:rsidRPr="006B36C0" w:rsidRDefault="006B36C0" w:rsidP="006B36C0">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6B36C0">
        <w:rPr>
          <w:rFonts w:ascii="Lato" w:eastAsia="Times New Roman" w:hAnsi="Lato" w:cs="Times New Roman"/>
          <w:color w:val="1A3D3C"/>
          <w:spacing w:val="2"/>
          <w:sz w:val="21"/>
          <w:szCs w:val="21"/>
        </w:rPr>
        <w:t>Now consider if some obstacles are added to the grids. How many unique paths would there be?</w:t>
      </w:r>
      <w:r w:rsidRPr="006B36C0">
        <w:rPr>
          <w:rFonts w:ascii="Lato" w:eastAsia="Times New Roman" w:hAnsi="Lato" w:cs="Times New Roman"/>
          <w:color w:val="1A3D3C"/>
          <w:spacing w:val="2"/>
          <w:sz w:val="21"/>
          <w:szCs w:val="21"/>
        </w:rPr>
        <w:br/>
        <w:t>An obstacle and empty space is marked as 1 and 0 respectively in the grid.</w:t>
      </w:r>
    </w:p>
    <w:p w14:paraId="2131954B" w14:textId="77777777" w:rsidR="006B36C0" w:rsidRPr="006B36C0" w:rsidRDefault="006B36C0" w:rsidP="006B36C0">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6B36C0">
        <w:rPr>
          <w:rFonts w:ascii="Lato" w:eastAsia="Times New Roman" w:hAnsi="Lato" w:cs="Times New Roman"/>
          <w:b/>
          <w:bCs/>
          <w:color w:val="1A3D3C"/>
          <w:spacing w:val="2"/>
          <w:sz w:val="21"/>
          <w:szCs w:val="21"/>
        </w:rPr>
        <w:t>Example :</w:t>
      </w:r>
      <w:r w:rsidRPr="006B36C0">
        <w:rPr>
          <w:rFonts w:ascii="Lato" w:eastAsia="Times New Roman" w:hAnsi="Lato" w:cs="Times New Roman"/>
          <w:color w:val="1A3D3C"/>
          <w:spacing w:val="2"/>
          <w:sz w:val="21"/>
          <w:szCs w:val="21"/>
        </w:rPr>
        <w:br/>
        <w:t>There is one obstacle in the middle of a 3x3 grid as illustrated below.</w:t>
      </w:r>
    </w:p>
    <w:p w14:paraId="0639347E" w14:textId="77777777" w:rsidR="006B36C0" w:rsidRPr="006B36C0" w:rsidRDefault="006B36C0" w:rsidP="006B36C0">
      <w:pPr>
        <w:shd w:val="clear" w:color="auto" w:fill="F8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6B36C0">
        <w:rPr>
          <w:rFonts w:ascii="Courier New" w:eastAsia="Times New Roman" w:hAnsi="Courier New" w:cs="Courier New"/>
          <w:color w:val="1A3D3C"/>
          <w:spacing w:val="2"/>
          <w:sz w:val="21"/>
          <w:szCs w:val="21"/>
        </w:rPr>
        <w:t>[</w:t>
      </w:r>
    </w:p>
    <w:p w14:paraId="5B9F7BDF" w14:textId="77777777" w:rsidR="006B36C0" w:rsidRPr="006B36C0" w:rsidRDefault="006B36C0" w:rsidP="006B36C0">
      <w:pPr>
        <w:shd w:val="clear" w:color="auto" w:fill="F8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6B36C0">
        <w:rPr>
          <w:rFonts w:ascii="Courier New" w:eastAsia="Times New Roman" w:hAnsi="Courier New" w:cs="Courier New"/>
          <w:color w:val="1A3D3C"/>
          <w:spacing w:val="2"/>
          <w:sz w:val="21"/>
          <w:szCs w:val="21"/>
        </w:rPr>
        <w:t xml:space="preserve">  [0,0,0],</w:t>
      </w:r>
    </w:p>
    <w:p w14:paraId="105FF966" w14:textId="77777777" w:rsidR="006B36C0" w:rsidRPr="006B36C0" w:rsidRDefault="006B36C0" w:rsidP="006B36C0">
      <w:pPr>
        <w:shd w:val="clear" w:color="auto" w:fill="F8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6B36C0">
        <w:rPr>
          <w:rFonts w:ascii="Courier New" w:eastAsia="Times New Roman" w:hAnsi="Courier New" w:cs="Courier New"/>
          <w:color w:val="1A3D3C"/>
          <w:spacing w:val="2"/>
          <w:sz w:val="21"/>
          <w:szCs w:val="21"/>
        </w:rPr>
        <w:t xml:space="preserve">  [0,1,0],</w:t>
      </w:r>
    </w:p>
    <w:p w14:paraId="4CEF7A4C" w14:textId="77777777" w:rsidR="006B36C0" w:rsidRPr="006B36C0" w:rsidRDefault="006B36C0" w:rsidP="006B36C0">
      <w:pPr>
        <w:shd w:val="clear" w:color="auto" w:fill="F8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6B36C0">
        <w:rPr>
          <w:rFonts w:ascii="Courier New" w:eastAsia="Times New Roman" w:hAnsi="Courier New" w:cs="Courier New"/>
          <w:color w:val="1A3D3C"/>
          <w:spacing w:val="2"/>
          <w:sz w:val="21"/>
          <w:szCs w:val="21"/>
        </w:rPr>
        <w:t xml:space="preserve">  [0,0,0]</w:t>
      </w:r>
    </w:p>
    <w:p w14:paraId="1A3390F3" w14:textId="77777777" w:rsidR="006B36C0" w:rsidRPr="006B36C0" w:rsidRDefault="006B36C0" w:rsidP="006B36C0">
      <w:pPr>
        <w:shd w:val="clear" w:color="auto" w:fill="F8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1"/>
          <w:szCs w:val="21"/>
        </w:rPr>
      </w:pPr>
      <w:r w:rsidRPr="006B36C0">
        <w:rPr>
          <w:rFonts w:ascii="Courier New" w:eastAsia="Times New Roman" w:hAnsi="Courier New" w:cs="Courier New"/>
          <w:color w:val="1A3D3C"/>
          <w:spacing w:val="2"/>
          <w:sz w:val="21"/>
          <w:szCs w:val="21"/>
        </w:rPr>
        <w:t>]</w:t>
      </w:r>
    </w:p>
    <w:p w14:paraId="0D4CF811" w14:textId="5B2EF423" w:rsidR="00060CDB" w:rsidRPr="006B36C0" w:rsidRDefault="006B36C0" w:rsidP="006B36C0">
      <w:pPr>
        <w:shd w:val="clear" w:color="auto" w:fill="F8F9F9"/>
        <w:spacing w:before="100" w:beforeAutospacing="1" w:after="100" w:afterAutospacing="1" w:line="240" w:lineRule="auto"/>
        <w:rPr>
          <w:rFonts w:ascii="Lato" w:eastAsia="Times New Roman" w:hAnsi="Lato" w:cs="Times New Roman"/>
          <w:color w:val="1A3D3C"/>
          <w:spacing w:val="2"/>
          <w:sz w:val="21"/>
          <w:szCs w:val="21"/>
        </w:rPr>
      </w:pPr>
      <w:r w:rsidRPr="006B36C0">
        <w:rPr>
          <w:rFonts w:ascii="Lato" w:eastAsia="Times New Roman" w:hAnsi="Lato" w:cs="Times New Roman"/>
          <w:color w:val="1A3D3C"/>
          <w:spacing w:val="2"/>
          <w:sz w:val="21"/>
          <w:szCs w:val="21"/>
        </w:rPr>
        <w:t xml:space="preserve">The total number of unique paths is </w:t>
      </w:r>
      <w:r w:rsidRPr="006B36C0">
        <w:rPr>
          <w:rFonts w:ascii="Courier New" w:eastAsia="Times New Roman" w:hAnsi="Courier New" w:cs="Courier New"/>
          <w:color w:val="1A3D3C"/>
          <w:spacing w:val="2"/>
          <w:sz w:val="21"/>
          <w:szCs w:val="21"/>
        </w:rPr>
        <w:t>2</w:t>
      </w:r>
      <w:r w:rsidRPr="006B36C0">
        <w:rPr>
          <w:rFonts w:ascii="Lato" w:eastAsia="Times New Roman" w:hAnsi="Lato" w:cs="Times New Roman"/>
          <w:color w:val="1A3D3C"/>
          <w:spacing w:val="2"/>
          <w:sz w:val="21"/>
          <w:szCs w:val="21"/>
        </w:rPr>
        <w:t>.</w:t>
      </w:r>
    </w:p>
    <w:p w14:paraId="468F3A62" w14:textId="347F4CC8" w:rsidR="006A5E43" w:rsidRPr="006A5E43" w:rsidRDefault="00060CDB" w:rsidP="006A5E43">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Courier New"/>
          <w:color w:val="263238"/>
          <w:sz w:val="20"/>
          <w:szCs w:val="20"/>
        </w:rPr>
        <w:t>:</w:t>
      </w:r>
      <w:r w:rsidR="006A5E43" w:rsidRPr="006A5E43">
        <w:rPr>
          <w:rFonts w:ascii="Consolas" w:hAnsi="Consolas"/>
          <w:color w:val="569CD6"/>
          <w:sz w:val="21"/>
          <w:szCs w:val="21"/>
        </w:rPr>
        <w:t xml:space="preserve"> </w:t>
      </w:r>
      <w:r w:rsidR="006A5E43" w:rsidRPr="006A5E43">
        <w:rPr>
          <w:rFonts w:ascii="Consolas" w:eastAsia="Times New Roman" w:hAnsi="Consolas" w:cs="Times New Roman"/>
          <w:color w:val="569CD6"/>
          <w:sz w:val="21"/>
          <w:szCs w:val="21"/>
        </w:rPr>
        <w:t>int</w:t>
      </w:r>
      <w:r w:rsidR="006A5E43" w:rsidRPr="006A5E43">
        <w:rPr>
          <w:rFonts w:ascii="Consolas" w:eastAsia="Times New Roman" w:hAnsi="Consolas" w:cs="Times New Roman"/>
          <w:color w:val="D4D4D4"/>
          <w:sz w:val="21"/>
          <w:szCs w:val="21"/>
        </w:rPr>
        <w:t> Solution::uniquePathsWithObstacles</w:t>
      </w:r>
      <w:r w:rsidR="006A5E43" w:rsidRPr="006A5E43">
        <w:rPr>
          <w:rFonts w:ascii="Consolas" w:eastAsia="Times New Roman" w:hAnsi="Consolas" w:cs="Times New Roman"/>
          <w:color w:val="DCDCDC"/>
          <w:sz w:val="21"/>
          <w:szCs w:val="21"/>
        </w:rPr>
        <w:t>(</w:t>
      </w:r>
      <w:r w:rsidR="006A5E43" w:rsidRPr="006A5E43">
        <w:rPr>
          <w:rFonts w:ascii="Consolas" w:eastAsia="Times New Roman" w:hAnsi="Consolas" w:cs="Times New Roman"/>
          <w:color w:val="D4D4D4"/>
          <w:sz w:val="21"/>
          <w:szCs w:val="21"/>
        </w:rPr>
        <w:t>vector</w:t>
      </w:r>
      <w:r w:rsidR="006A5E43" w:rsidRPr="006A5E43">
        <w:rPr>
          <w:rFonts w:ascii="Consolas" w:eastAsia="Times New Roman" w:hAnsi="Consolas" w:cs="Times New Roman"/>
          <w:color w:val="DCDCDC"/>
          <w:sz w:val="21"/>
          <w:szCs w:val="21"/>
        </w:rPr>
        <w:t>&lt;</w:t>
      </w:r>
      <w:r w:rsidR="006A5E43" w:rsidRPr="006A5E43">
        <w:rPr>
          <w:rFonts w:ascii="Consolas" w:eastAsia="Times New Roman" w:hAnsi="Consolas" w:cs="Times New Roman"/>
          <w:color w:val="D4D4D4"/>
          <w:sz w:val="21"/>
          <w:szCs w:val="21"/>
        </w:rPr>
        <w:t>vector</w:t>
      </w:r>
      <w:r w:rsidR="006A5E43" w:rsidRPr="006A5E43">
        <w:rPr>
          <w:rFonts w:ascii="Consolas" w:eastAsia="Times New Roman" w:hAnsi="Consolas" w:cs="Times New Roman"/>
          <w:color w:val="DCDCDC"/>
          <w:sz w:val="21"/>
          <w:szCs w:val="21"/>
        </w:rPr>
        <w:t>&lt;</w:t>
      </w:r>
      <w:r w:rsidR="006A5E43" w:rsidRPr="006A5E43">
        <w:rPr>
          <w:rFonts w:ascii="Consolas" w:eastAsia="Times New Roman" w:hAnsi="Consolas" w:cs="Times New Roman"/>
          <w:color w:val="569CD6"/>
          <w:sz w:val="21"/>
          <w:szCs w:val="21"/>
        </w:rPr>
        <w:t>int</w:t>
      </w:r>
      <w:r w:rsidR="006A5E43" w:rsidRPr="006A5E43">
        <w:rPr>
          <w:rFonts w:ascii="Consolas" w:eastAsia="Times New Roman" w:hAnsi="Consolas" w:cs="Times New Roman"/>
          <w:color w:val="DCDCDC"/>
          <w:sz w:val="21"/>
          <w:szCs w:val="21"/>
        </w:rPr>
        <w:t>&gt;</w:t>
      </w:r>
      <w:r w:rsidR="006A5E43" w:rsidRPr="006A5E43">
        <w:rPr>
          <w:rFonts w:ascii="Consolas" w:eastAsia="Times New Roman" w:hAnsi="Consolas" w:cs="Times New Roman"/>
          <w:color w:val="D4D4D4"/>
          <w:sz w:val="21"/>
          <w:szCs w:val="21"/>
        </w:rPr>
        <w:t> </w:t>
      </w:r>
      <w:r w:rsidR="006A5E43" w:rsidRPr="006A5E43">
        <w:rPr>
          <w:rFonts w:ascii="Consolas" w:eastAsia="Times New Roman" w:hAnsi="Consolas" w:cs="Times New Roman"/>
          <w:color w:val="DCDCDC"/>
          <w:sz w:val="21"/>
          <w:szCs w:val="21"/>
        </w:rPr>
        <w:t>&gt;</w:t>
      </w:r>
      <w:r w:rsidR="006A5E43" w:rsidRPr="006A5E43">
        <w:rPr>
          <w:rFonts w:ascii="Consolas" w:eastAsia="Times New Roman" w:hAnsi="Consolas" w:cs="Times New Roman"/>
          <w:color w:val="D4D4D4"/>
          <w:sz w:val="21"/>
          <w:szCs w:val="21"/>
        </w:rPr>
        <w:t> </w:t>
      </w:r>
      <w:r w:rsidR="006A5E43" w:rsidRPr="006A5E43">
        <w:rPr>
          <w:rFonts w:ascii="Consolas" w:eastAsia="Times New Roman" w:hAnsi="Consolas" w:cs="Times New Roman"/>
          <w:color w:val="DCDCDC"/>
          <w:sz w:val="21"/>
          <w:szCs w:val="21"/>
        </w:rPr>
        <w:t>&amp;</w:t>
      </w:r>
      <w:r w:rsidR="006A5E43" w:rsidRPr="006A5E43">
        <w:rPr>
          <w:rFonts w:ascii="Consolas" w:eastAsia="Times New Roman" w:hAnsi="Consolas" w:cs="Times New Roman"/>
          <w:color w:val="D4D4D4"/>
          <w:sz w:val="21"/>
          <w:szCs w:val="21"/>
        </w:rPr>
        <w:t>A</w:t>
      </w:r>
      <w:r w:rsidR="006A5E43" w:rsidRPr="006A5E43">
        <w:rPr>
          <w:rFonts w:ascii="Consolas" w:eastAsia="Times New Roman" w:hAnsi="Consolas" w:cs="Times New Roman"/>
          <w:color w:val="DCDCDC"/>
          <w:sz w:val="21"/>
          <w:szCs w:val="21"/>
        </w:rPr>
        <w:t>)</w:t>
      </w:r>
      <w:r w:rsidR="006A5E43" w:rsidRPr="006A5E43">
        <w:rPr>
          <w:rFonts w:ascii="Consolas" w:eastAsia="Times New Roman" w:hAnsi="Consolas" w:cs="Times New Roman"/>
          <w:color w:val="D4D4D4"/>
          <w:sz w:val="21"/>
          <w:szCs w:val="21"/>
        </w:rPr>
        <w:t> </w:t>
      </w:r>
      <w:r w:rsidR="006A5E43" w:rsidRPr="006A5E43">
        <w:rPr>
          <w:rFonts w:ascii="Consolas" w:eastAsia="Times New Roman" w:hAnsi="Consolas" w:cs="Times New Roman"/>
          <w:color w:val="DCDCDC"/>
          <w:sz w:val="21"/>
          <w:szCs w:val="21"/>
        </w:rPr>
        <w:t>{</w:t>
      </w:r>
    </w:p>
    <w:p w14:paraId="7FBFA148"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r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size</w:t>
      </w:r>
      <w:r w:rsidRPr="006A5E43">
        <w:rPr>
          <w:rFonts w:ascii="Consolas" w:eastAsia="Times New Roman" w:hAnsi="Consolas" w:cs="Times New Roman"/>
          <w:color w:val="DCDCDC"/>
          <w:sz w:val="21"/>
          <w:szCs w:val="21"/>
        </w:rPr>
        <w:t>();</w:t>
      </w:r>
    </w:p>
    <w:p w14:paraId="759B45A2"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c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size</w:t>
      </w:r>
      <w:r w:rsidRPr="006A5E43">
        <w:rPr>
          <w:rFonts w:ascii="Consolas" w:eastAsia="Times New Roman" w:hAnsi="Consolas" w:cs="Times New Roman"/>
          <w:color w:val="DCDCDC"/>
          <w:sz w:val="21"/>
          <w:szCs w:val="21"/>
        </w:rPr>
        <w:t>();</w:t>
      </w:r>
    </w:p>
    <w:p w14:paraId="60CB4911"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71BEFCB2"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lastRenderedPageBreak/>
        <w:t>    </w:t>
      </w:r>
      <w:r w:rsidRPr="006A5E43">
        <w:rPr>
          <w:rFonts w:ascii="Consolas" w:eastAsia="Times New Roman" w:hAnsi="Consolas" w:cs="Times New Roman"/>
          <w:color w:val="608B4E"/>
          <w:sz w:val="21"/>
          <w:szCs w:val="21"/>
        </w:rPr>
        <w:t>// If obstacle is at starting position</w:t>
      </w:r>
    </w:p>
    <w:p w14:paraId="46F12B9B"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if</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2D22A55D"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return</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252EA24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091427D5"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Initializing starting position</w:t>
      </w:r>
    </w:p>
    <w:p w14:paraId="6548C608"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p>
    <w:p w14:paraId="33E20ED4"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025FA067"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first row all are '1' until obstacle</w:t>
      </w:r>
    </w:p>
    <w:p w14:paraId="29994A8A"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for</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j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j </w:t>
      </w:r>
      <w:r w:rsidRPr="006A5E43">
        <w:rPr>
          <w:rFonts w:ascii="Consolas" w:eastAsia="Times New Roman" w:hAnsi="Consolas" w:cs="Times New Roman"/>
          <w:color w:val="DCDCDC"/>
          <w:sz w:val="21"/>
          <w:szCs w:val="21"/>
        </w:rPr>
        <w:t>&lt;</w:t>
      </w:r>
      <w:r w:rsidRPr="006A5E43">
        <w:rPr>
          <w:rFonts w:ascii="Consolas" w:eastAsia="Times New Roman" w:hAnsi="Consolas" w:cs="Times New Roman"/>
          <w:color w:val="D4D4D4"/>
          <w:sz w:val="21"/>
          <w:szCs w:val="21"/>
        </w:rPr>
        <w:t> c</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78CD4FAC"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77766B8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if</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1507DF34"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p>
    <w:p w14:paraId="6A0A9A8A"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33D7995E"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else</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712380F0"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No ways to reach at this index</w:t>
      </w:r>
    </w:p>
    <w:p w14:paraId="7A167690"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4ACF6A6C"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123291AC"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390B1E32"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7A922C2B"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first column all are '1' until obstacle</w:t>
      </w:r>
    </w:p>
    <w:p w14:paraId="54B55CD0"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for</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i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i </w:t>
      </w:r>
      <w:r w:rsidRPr="006A5E43">
        <w:rPr>
          <w:rFonts w:ascii="Consolas" w:eastAsia="Times New Roman" w:hAnsi="Consolas" w:cs="Times New Roman"/>
          <w:color w:val="DCDCDC"/>
          <w:sz w:val="21"/>
          <w:szCs w:val="21"/>
        </w:rPr>
        <w:t>&lt;</w:t>
      </w:r>
      <w:r w:rsidRPr="006A5E43">
        <w:rPr>
          <w:rFonts w:ascii="Consolas" w:eastAsia="Times New Roman" w:hAnsi="Consolas" w:cs="Times New Roman"/>
          <w:color w:val="D4D4D4"/>
          <w:sz w:val="21"/>
          <w:szCs w:val="21"/>
        </w:rPr>
        <w:t> r</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4CB686AE"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1159A95D"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if</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37C31AB2"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52E3E432"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0BB6419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else</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69FECEC9"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No ways to reach at this index</w:t>
      </w:r>
    </w:p>
    <w:p w14:paraId="6F4FF72B"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69CA1A04"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0954ECCA"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1A0CB2FD"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743B50D3"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for</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i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i </w:t>
      </w:r>
      <w:r w:rsidRPr="006A5E43">
        <w:rPr>
          <w:rFonts w:ascii="Consolas" w:eastAsia="Times New Roman" w:hAnsi="Consolas" w:cs="Times New Roman"/>
          <w:color w:val="DCDCDC"/>
          <w:sz w:val="21"/>
          <w:szCs w:val="21"/>
        </w:rPr>
        <w:t>&lt;</w:t>
      </w:r>
      <w:r w:rsidRPr="006A5E43">
        <w:rPr>
          <w:rFonts w:ascii="Consolas" w:eastAsia="Times New Roman" w:hAnsi="Consolas" w:cs="Times New Roman"/>
          <w:color w:val="D4D4D4"/>
          <w:sz w:val="21"/>
          <w:szCs w:val="21"/>
        </w:rPr>
        <w:t> r</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2298A258"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5498CED4"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for</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569CD6"/>
          <w:sz w:val="21"/>
          <w:szCs w:val="21"/>
        </w:rPr>
        <w:t>int</w:t>
      </w:r>
      <w:r w:rsidRPr="006A5E43">
        <w:rPr>
          <w:rFonts w:ascii="Consolas" w:eastAsia="Times New Roman" w:hAnsi="Consolas" w:cs="Times New Roman"/>
          <w:color w:val="D4D4D4"/>
          <w:sz w:val="21"/>
          <w:szCs w:val="21"/>
        </w:rPr>
        <w:t> j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j </w:t>
      </w:r>
      <w:r w:rsidRPr="006A5E43">
        <w:rPr>
          <w:rFonts w:ascii="Consolas" w:eastAsia="Times New Roman" w:hAnsi="Consolas" w:cs="Times New Roman"/>
          <w:color w:val="DCDCDC"/>
          <w:sz w:val="21"/>
          <w:szCs w:val="21"/>
        </w:rPr>
        <w:t>&lt;</w:t>
      </w:r>
      <w:r w:rsidRPr="006A5E43">
        <w:rPr>
          <w:rFonts w:ascii="Consolas" w:eastAsia="Times New Roman" w:hAnsi="Consolas" w:cs="Times New Roman"/>
          <w:color w:val="D4D4D4"/>
          <w:sz w:val="21"/>
          <w:szCs w:val="21"/>
        </w:rPr>
        <w:t> c</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0543721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If current cell has no obstacle</w:t>
      </w:r>
    </w:p>
    <w:p w14:paraId="077C6C05"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if</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4B48ADDE"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p>
    <w:p w14:paraId="3E430460"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p>
    <w:p w14:paraId="2C0BB1D7"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57B24C3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else</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6E229BEA"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No ways to reach at this index</w:t>
      </w:r>
    </w:p>
    <w:p w14:paraId="40C45A37"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i</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j</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0</w:t>
      </w:r>
      <w:r w:rsidRPr="006A5E43">
        <w:rPr>
          <w:rFonts w:ascii="Consolas" w:eastAsia="Times New Roman" w:hAnsi="Consolas" w:cs="Times New Roman"/>
          <w:color w:val="DCDCDC"/>
          <w:sz w:val="21"/>
          <w:szCs w:val="21"/>
        </w:rPr>
        <w:t>;</w:t>
      </w:r>
    </w:p>
    <w:p w14:paraId="47C5D3B6"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0B57BDE5"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401CA653"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DCDCDC"/>
          <w:sz w:val="21"/>
          <w:szCs w:val="21"/>
        </w:rPr>
        <w:t>}</w:t>
      </w:r>
    </w:p>
    <w:p w14:paraId="26259778"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lastRenderedPageBreak/>
        <w:t> </w:t>
      </w:r>
    </w:p>
    <w:p w14:paraId="0B309DDB"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returning the bottom right</w:t>
      </w:r>
    </w:p>
    <w:p w14:paraId="63248411"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608B4E"/>
          <w:sz w:val="21"/>
          <w:szCs w:val="21"/>
        </w:rPr>
        <w:t>// corner of Grid</w:t>
      </w:r>
    </w:p>
    <w:p w14:paraId="0AEB7225"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569CD6"/>
          <w:sz w:val="21"/>
          <w:szCs w:val="21"/>
        </w:rPr>
        <w:t>return</w:t>
      </w:r>
      <w:r w:rsidRPr="006A5E43">
        <w:rPr>
          <w:rFonts w:ascii="Consolas" w:eastAsia="Times New Roman" w:hAnsi="Consolas" w:cs="Times New Roman"/>
          <w:color w:val="D4D4D4"/>
          <w:sz w:val="21"/>
          <w:szCs w:val="21"/>
        </w:rPr>
        <w:t> A</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r </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 </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D4D4D4"/>
          <w:sz w:val="21"/>
          <w:szCs w:val="21"/>
        </w:rPr>
        <w:t>c</w:t>
      </w:r>
      <w:r w:rsidRPr="006A5E43">
        <w:rPr>
          <w:rFonts w:ascii="Consolas" w:eastAsia="Times New Roman" w:hAnsi="Consolas" w:cs="Times New Roman"/>
          <w:color w:val="DCDCDC"/>
          <w:sz w:val="21"/>
          <w:szCs w:val="21"/>
        </w:rPr>
        <w:t>-</w:t>
      </w:r>
      <w:r w:rsidRPr="006A5E43">
        <w:rPr>
          <w:rFonts w:ascii="Consolas" w:eastAsia="Times New Roman" w:hAnsi="Consolas" w:cs="Times New Roman"/>
          <w:color w:val="B5CEA8"/>
          <w:sz w:val="21"/>
          <w:szCs w:val="21"/>
        </w:rPr>
        <w:t>1</w:t>
      </w:r>
      <w:r w:rsidRPr="006A5E43">
        <w:rPr>
          <w:rFonts w:ascii="Consolas" w:eastAsia="Times New Roman" w:hAnsi="Consolas" w:cs="Times New Roman"/>
          <w:color w:val="DCDCDC"/>
          <w:sz w:val="21"/>
          <w:szCs w:val="21"/>
        </w:rPr>
        <w:t>];</w:t>
      </w:r>
    </w:p>
    <w:p w14:paraId="0586B37C"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r w:rsidRPr="006A5E43">
        <w:rPr>
          <w:rFonts w:ascii="Consolas" w:eastAsia="Times New Roman" w:hAnsi="Consolas" w:cs="Times New Roman"/>
          <w:color w:val="DCDCDC"/>
          <w:sz w:val="21"/>
          <w:szCs w:val="21"/>
        </w:rPr>
        <w:t>}</w:t>
      </w:r>
    </w:p>
    <w:p w14:paraId="1BA05ECF" w14:textId="77777777" w:rsidR="006A5E43" w:rsidRPr="006A5E43" w:rsidRDefault="006A5E43" w:rsidP="006A5E43">
      <w:pPr>
        <w:shd w:val="clear" w:color="auto" w:fill="1E1E1E"/>
        <w:spacing w:after="0" w:line="285" w:lineRule="atLeast"/>
        <w:rPr>
          <w:rFonts w:ascii="Consolas" w:eastAsia="Times New Roman" w:hAnsi="Consolas" w:cs="Times New Roman"/>
          <w:color w:val="D4D4D4"/>
          <w:sz w:val="21"/>
          <w:szCs w:val="21"/>
        </w:rPr>
      </w:pPr>
    </w:p>
    <w:p w14:paraId="008969EF" w14:textId="7261FEF7" w:rsidR="00060CDB" w:rsidRDefault="00060CDB" w:rsidP="00060CDB">
      <w:pPr>
        <w:rPr>
          <w:rFonts w:ascii="Consolas" w:eastAsia="Times New Roman" w:hAnsi="Consolas" w:cs="Courier New"/>
          <w:color w:val="263238"/>
          <w:sz w:val="20"/>
          <w:szCs w:val="20"/>
        </w:rPr>
      </w:pPr>
    </w:p>
    <w:p w14:paraId="7E81C036" w14:textId="6D8DBF9F" w:rsidR="00D34059" w:rsidRPr="00D34059" w:rsidRDefault="006A5E43" w:rsidP="00D34059">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288)</w:t>
      </w:r>
      <w:r w:rsidR="00D34059" w:rsidRPr="00D34059">
        <w:rPr>
          <w:rFonts w:ascii="Segoe UI" w:hAnsi="Segoe UI" w:cs="Segoe UI"/>
          <w:color w:val="263238"/>
          <w:sz w:val="21"/>
          <w:szCs w:val="21"/>
        </w:rPr>
        <w:t xml:space="preserve"> Given a binary tree </w:t>
      </w:r>
      <w:r w:rsidR="00D34059" w:rsidRPr="00D34059">
        <w:rPr>
          <w:rFonts w:ascii="Courier New" w:hAnsi="Courier New" w:cs="Courier New"/>
          <w:color w:val="546E7A"/>
          <w:sz w:val="20"/>
          <w:szCs w:val="20"/>
          <w:shd w:val="clear" w:color="auto" w:fill="F7F9FA"/>
        </w:rPr>
        <w:t>root</w:t>
      </w:r>
      <w:r w:rsidR="00D34059" w:rsidRPr="00D34059">
        <w:rPr>
          <w:rFonts w:ascii="Segoe UI" w:hAnsi="Segoe UI" w:cs="Segoe UI"/>
          <w:color w:val="263238"/>
          <w:sz w:val="21"/>
          <w:szCs w:val="21"/>
        </w:rPr>
        <w:t>, a node </w:t>
      </w:r>
      <w:r w:rsidR="00D34059" w:rsidRPr="00D34059">
        <w:rPr>
          <w:rFonts w:ascii="Segoe UI" w:hAnsi="Segoe UI" w:cs="Segoe UI"/>
          <w:i/>
          <w:iCs/>
          <w:color w:val="263238"/>
          <w:sz w:val="21"/>
          <w:szCs w:val="21"/>
        </w:rPr>
        <w:t>X</w:t>
      </w:r>
      <w:r w:rsidR="00D34059" w:rsidRPr="00D34059">
        <w:rPr>
          <w:rFonts w:ascii="Segoe UI" w:hAnsi="Segoe UI" w:cs="Segoe UI"/>
          <w:color w:val="263238"/>
          <w:sz w:val="21"/>
          <w:szCs w:val="21"/>
        </w:rPr>
        <w:t> in the tree is named </w:t>
      </w:r>
      <w:r w:rsidR="00D34059" w:rsidRPr="00D34059">
        <w:rPr>
          <w:rFonts w:ascii="Segoe UI" w:hAnsi="Segoe UI" w:cs="Segoe UI"/>
          <w:b/>
          <w:bCs/>
          <w:color w:val="263238"/>
          <w:sz w:val="21"/>
          <w:szCs w:val="21"/>
        </w:rPr>
        <w:t>good</w:t>
      </w:r>
      <w:r w:rsidR="00D34059" w:rsidRPr="00D34059">
        <w:rPr>
          <w:rFonts w:ascii="Segoe UI" w:hAnsi="Segoe UI" w:cs="Segoe UI"/>
          <w:color w:val="263238"/>
          <w:sz w:val="21"/>
          <w:szCs w:val="21"/>
        </w:rPr>
        <w:t> if in the path from root to </w:t>
      </w:r>
      <w:r w:rsidR="00D34059" w:rsidRPr="00D34059">
        <w:rPr>
          <w:rFonts w:ascii="Segoe UI" w:hAnsi="Segoe UI" w:cs="Segoe UI"/>
          <w:i/>
          <w:iCs/>
          <w:color w:val="263238"/>
          <w:sz w:val="21"/>
          <w:szCs w:val="21"/>
        </w:rPr>
        <w:t>X</w:t>
      </w:r>
      <w:r w:rsidR="00D34059" w:rsidRPr="00D34059">
        <w:rPr>
          <w:rFonts w:ascii="Segoe UI" w:hAnsi="Segoe UI" w:cs="Segoe UI"/>
          <w:color w:val="263238"/>
          <w:sz w:val="21"/>
          <w:szCs w:val="21"/>
        </w:rPr>
        <w:t> there are no nodes with a value </w:t>
      </w:r>
      <w:r w:rsidR="00D34059" w:rsidRPr="00D34059">
        <w:rPr>
          <w:rFonts w:ascii="Segoe UI" w:hAnsi="Segoe UI" w:cs="Segoe UI"/>
          <w:i/>
          <w:iCs/>
          <w:color w:val="263238"/>
          <w:sz w:val="21"/>
          <w:szCs w:val="21"/>
        </w:rPr>
        <w:t>greater than</w:t>
      </w:r>
      <w:r w:rsidR="00D34059" w:rsidRPr="00D34059">
        <w:rPr>
          <w:rFonts w:ascii="Segoe UI" w:hAnsi="Segoe UI" w:cs="Segoe UI"/>
          <w:color w:val="263238"/>
          <w:sz w:val="21"/>
          <w:szCs w:val="21"/>
        </w:rPr>
        <w:t> X.</w:t>
      </w:r>
    </w:p>
    <w:p w14:paraId="52B7D2E0" w14:textId="77777777" w:rsidR="00D34059" w:rsidRPr="00D34059" w:rsidRDefault="00D34059" w:rsidP="00D34059">
      <w:pPr>
        <w:shd w:val="clear" w:color="auto" w:fill="FFFFFF"/>
        <w:spacing w:after="240" w:line="240" w:lineRule="auto"/>
        <w:rPr>
          <w:rFonts w:ascii="Segoe UI" w:eastAsia="Times New Roman" w:hAnsi="Segoe UI" w:cs="Segoe UI"/>
          <w:color w:val="263238"/>
          <w:sz w:val="21"/>
          <w:szCs w:val="21"/>
        </w:rPr>
      </w:pPr>
      <w:r w:rsidRPr="00D34059">
        <w:rPr>
          <w:rFonts w:ascii="Segoe UI" w:eastAsia="Times New Roman" w:hAnsi="Segoe UI" w:cs="Segoe UI"/>
          <w:color w:val="263238"/>
          <w:sz w:val="21"/>
          <w:szCs w:val="21"/>
        </w:rPr>
        <w:t>Return the number of </w:t>
      </w:r>
      <w:r w:rsidRPr="00D34059">
        <w:rPr>
          <w:rFonts w:ascii="Segoe UI" w:eastAsia="Times New Roman" w:hAnsi="Segoe UI" w:cs="Segoe UI"/>
          <w:b/>
          <w:bCs/>
          <w:color w:val="263238"/>
          <w:sz w:val="21"/>
          <w:szCs w:val="21"/>
        </w:rPr>
        <w:t>good</w:t>
      </w:r>
      <w:r w:rsidRPr="00D34059">
        <w:rPr>
          <w:rFonts w:ascii="Segoe UI" w:eastAsia="Times New Roman" w:hAnsi="Segoe UI" w:cs="Segoe UI"/>
          <w:color w:val="263238"/>
          <w:sz w:val="21"/>
          <w:szCs w:val="21"/>
        </w:rPr>
        <w:t> nodes in the binary tree.</w:t>
      </w:r>
    </w:p>
    <w:p w14:paraId="7121AD92" w14:textId="77777777" w:rsidR="00D34059" w:rsidRPr="00D34059" w:rsidRDefault="00D34059" w:rsidP="00D34059">
      <w:pPr>
        <w:shd w:val="clear" w:color="auto" w:fill="FFFFFF"/>
        <w:spacing w:after="240" w:line="240" w:lineRule="auto"/>
        <w:rPr>
          <w:rFonts w:ascii="Segoe UI" w:eastAsia="Times New Roman" w:hAnsi="Segoe UI" w:cs="Segoe UI"/>
          <w:color w:val="263238"/>
          <w:sz w:val="21"/>
          <w:szCs w:val="21"/>
        </w:rPr>
      </w:pPr>
      <w:r w:rsidRPr="00D34059">
        <w:rPr>
          <w:rFonts w:ascii="Segoe UI" w:eastAsia="Times New Roman" w:hAnsi="Segoe UI" w:cs="Segoe UI"/>
          <w:color w:val="263238"/>
          <w:sz w:val="21"/>
          <w:szCs w:val="21"/>
        </w:rPr>
        <w:t> </w:t>
      </w:r>
    </w:p>
    <w:p w14:paraId="340C9DD8" w14:textId="77777777" w:rsidR="00D34059" w:rsidRPr="00D34059" w:rsidRDefault="00D34059" w:rsidP="00D34059">
      <w:pPr>
        <w:shd w:val="clear" w:color="auto" w:fill="FFFFFF"/>
        <w:spacing w:after="240" w:line="240" w:lineRule="auto"/>
        <w:rPr>
          <w:rFonts w:ascii="Segoe UI" w:eastAsia="Times New Roman" w:hAnsi="Segoe UI" w:cs="Segoe UI"/>
          <w:color w:val="263238"/>
          <w:sz w:val="21"/>
          <w:szCs w:val="21"/>
        </w:rPr>
      </w:pPr>
      <w:r w:rsidRPr="00D34059">
        <w:rPr>
          <w:rFonts w:ascii="Segoe UI" w:eastAsia="Times New Roman" w:hAnsi="Segoe UI" w:cs="Segoe UI"/>
          <w:b/>
          <w:bCs/>
          <w:color w:val="263238"/>
          <w:sz w:val="21"/>
          <w:szCs w:val="21"/>
        </w:rPr>
        <w:t>Example 1:</w:t>
      </w:r>
    </w:p>
    <w:p w14:paraId="63103F35" w14:textId="25DB9E64" w:rsidR="00D34059" w:rsidRPr="00D34059" w:rsidRDefault="00D34059" w:rsidP="00D34059">
      <w:pPr>
        <w:shd w:val="clear" w:color="auto" w:fill="FFFFFF"/>
        <w:spacing w:after="240" w:line="240" w:lineRule="auto"/>
        <w:rPr>
          <w:rFonts w:ascii="Segoe UI" w:eastAsia="Times New Roman" w:hAnsi="Segoe UI" w:cs="Segoe UI"/>
          <w:color w:val="263238"/>
          <w:sz w:val="21"/>
          <w:szCs w:val="21"/>
        </w:rPr>
      </w:pPr>
      <w:r w:rsidRPr="00D34059">
        <w:rPr>
          <w:rFonts w:ascii="Segoe UI" w:eastAsia="Times New Roman" w:hAnsi="Segoe UI" w:cs="Segoe UI"/>
          <w:b/>
          <w:bCs/>
          <w:noProof/>
          <w:color w:val="263238"/>
          <w:sz w:val="21"/>
          <w:szCs w:val="21"/>
        </w:rPr>
        <w:drawing>
          <wp:inline distT="0" distB="0" distL="0" distR="0" wp14:anchorId="1C2CD205" wp14:editId="3DDB6C6E">
            <wp:extent cx="2506980" cy="148590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06980" cy="1485900"/>
                    </a:xfrm>
                    <a:prstGeom prst="rect">
                      <a:avLst/>
                    </a:prstGeom>
                    <a:noFill/>
                    <a:ln>
                      <a:noFill/>
                    </a:ln>
                  </pic:spPr>
                </pic:pic>
              </a:graphicData>
            </a:graphic>
          </wp:inline>
        </w:drawing>
      </w:r>
    </w:p>
    <w:p w14:paraId="0155C8FF"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b/>
          <w:bCs/>
          <w:color w:val="263238"/>
          <w:sz w:val="20"/>
          <w:szCs w:val="20"/>
        </w:rPr>
        <w:t>Input:</w:t>
      </w:r>
      <w:r w:rsidRPr="00D34059">
        <w:rPr>
          <w:rFonts w:ascii="Consolas" w:eastAsia="Times New Roman" w:hAnsi="Consolas" w:cs="Courier New"/>
          <w:color w:val="263238"/>
          <w:sz w:val="20"/>
          <w:szCs w:val="20"/>
        </w:rPr>
        <w:t xml:space="preserve"> root = [3,1,4,3,null,1,5]</w:t>
      </w:r>
    </w:p>
    <w:p w14:paraId="530C91F6"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b/>
          <w:bCs/>
          <w:color w:val="263238"/>
          <w:sz w:val="20"/>
          <w:szCs w:val="20"/>
        </w:rPr>
        <w:t>Output:</w:t>
      </w:r>
      <w:r w:rsidRPr="00D34059">
        <w:rPr>
          <w:rFonts w:ascii="Consolas" w:eastAsia="Times New Roman" w:hAnsi="Consolas" w:cs="Courier New"/>
          <w:color w:val="263238"/>
          <w:sz w:val="20"/>
          <w:szCs w:val="20"/>
        </w:rPr>
        <w:t xml:space="preserve"> 4</w:t>
      </w:r>
    </w:p>
    <w:p w14:paraId="24487478"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b/>
          <w:bCs/>
          <w:color w:val="263238"/>
          <w:sz w:val="20"/>
          <w:szCs w:val="20"/>
        </w:rPr>
        <w:t>Explanation:</w:t>
      </w:r>
      <w:r w:rsidRPr="00D34059">
        <w:rPr>
          <w:rFonts w:ascii="Consolas" w:eastAsia="Times New Roman" w:hAnsi="Consolas" w:cs="Courier New"/>
          <w:color w:val="263238"/>
          <w:sz w:val="20"/>
          <w:szCs w:val="20"/>
        </w:rPr>
        <w:t xml:space="preserve"> Nodes in blue are </w:t>
      </w:r>
      <w:r w:rsidRPr="00D34059">
        <w:rPr>
          <w:rFonts w:ascii="Consolas" w:eastAsia="Times New Roman" w:hAnsi="Consolas" w:cs="Courier New"/>
          <w:b/>
          <w:bCs/>
          <w:color w:val="263238"/>
          <w:sz w:val="20"/>
          <w:szCs w:val="20"/>
        </w:rPr>
        <w:t>good</w:t>
      </w:r>
      <w:r w:rsidRPr="00D34059">
        <w:rPr>
          <w:rFonts w:ascii="Consolas" w:eastAsia="Times New Roman" w:hAnsi="Consolas" w:cs="Courier New"/>
          <w:color w:val="263238"/>
          <w:sz w:val="20"/>
          <w:szCs w:val="20"/>
        </w:rPr>
        <w:t>.</w:t>
      </w:r>
    </w:p>
    <w:p w14:paraId="0AA8E654"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color w:val="263238"/>
          <w:sz w:val="20"/>
          <w:szCs w:val="20"/>
        </w:rPr>
        <w:t>Root Node (3) is always a good node.</w:t>
      </w:r>
    </w:p>
    <w:p w14:paraId="0C98E9FA"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color w:val="263238"/>
          <w:sz w:val="20"/>
          <w:szCs w:val="20"/>
        </w:rPr>
        <w:t>Node 4 -&gt; (3,4) is the maximum value in the path starting from the root.</w:t>
      </w:r>
    </w:p>
    <w:p w14:paraId="6154DDE8" w14:textId="77777777" w:rsidR="00D34059" w:rsidRPr="00D34059"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color w:val="263238"/>
          <w:sz w:val="20"/>
          <w:szCs w:val="20"/>
        </w:rPr>
        <w:t>Node 5 -&gt; (3,4,5) is the maximum value in the path</w:t>
      </w:r>
    </w:p>
    <w:p w14:paraId="551FEF12" w14:textId="1B789129" w:rsidR="006A5E43" w:rsidRDefault="00D34059" w:rsidP="00D340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4059">
        <w:rPr>
          <w:rFonts w:ascii="Consolas" w:eastAsia="Times New Roman" w:hAnsi="Consolas" w:cs="Courier New"/>
          <w:color w:val="263238"/>
          <w:sz w:val="20"/>
          <w:szCs w:val="20"/>
        </w:rPr>
        <w:t>Node 3 -&gt; (3,1,3) is the maximum value in the path.</w:t>
      </w:r>
    </w:p>
    <w:p w14:paraId="4FF4476E" w14:textId="0C02EDB0" w:rsidR="001C2E2B" w:rsidRPr="001C2E2B" w:rsidRDefault="006A5E43" w:rsidP="001C2E2B">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1C2E2B" w:rsidRPr="001C2E2B">
        <w:t xml:space="preserve"> </w:t>
      </w:r>
      <w:r w:rsidR="001C2E2B" w:rsidRPr="001C2E2B">
        <w:rPr>
          <w:rFonts w:ascii="Consolas" w:eastAsia="Times New Roman" w:hAnsi="Consolas" w:cs="Courier New"/>
          <w:color w:val="263238"/>
          <w:sz w:val="20"/>
          <w:szCs w:val="20"/>
        </w:rPr>
        <w:t>void dfs(TreeNode*root,int maxi,int &amp;good)</w:t>
      </w:r>
    </w:p>
    <w:p w14:paraId="696536D4"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w:t>
      </w:r>
    </w:p>
    <w:p w14:paraId="6AF5441F"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if(!root)</w:t>
      </w:r>
    </w:p>
    <w:p w14:paraId="5E4342AF"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return ;</w:t>
      </w:r>
    </w:p>
    <w:p w14:paraId="5562234B"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if(root-&gt;val&gt;=maxi)</w:t>
      </w:r>
    </w:p>
    <w:p w14:paraId="30F0C76B"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w:t>
      </w:r>
    </w:p>
    <w:p w14:paraId="201F1F2D"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lastRenderedPageBreak/>
        <w:t xml:space="preserve">            good++;</w:t>
      </w:r>
    </w:p>
    <w:p w14:paraId="64FBC9E0"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maxi=root-&gt;val;</w:t>
      </w:r>
    </w:p>
    <w:p w14:paraId="2A7C8FFC"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w:t>
      </w:r>
    </w:p>
    <w:p w14:paraId="07AC88D2"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dfs(root-&gt;left,maxi,good);</w:t>
      </w:r>
    </w:p>
    <w:p w14:paraId="0109A4B4"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dfs(root-&gt;right,maxi,good);</w:t>
      </w:r>
    </w:p>
    <w:p w14:paraId="6A003AA5"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w:t>
      </w:r>
    </w:p>
    <w:p w14:paraId="25D6C10F"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int goodNodes(TreeNode* root) {</w:t>
      </w:r>
    </w:p>
    <w:p w14:paraId="3AB917B8"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int good=0;</w:t>
      </w:r>
    </w:p>
    <w:p w14:paraId="69CFBB51"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int maxi=INT_MIN;</w:t>
      </w:r>
    </w:p>
    <w:p w14:paraId="61520B95"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dfs(root,maxi,good);</w:t>
      </w:r>
    </w:p>
    <w:p w14:paraId="23934852" w14:textId="77777777" w:rsidR="001C2E2B" w:rsidRPr="001C2E2B"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return good;</w:t>
      </w:r>
    </w:p>
    <w:p w14:paraId="78BC5FD2" w14:textId="644A288F" w:rsidR="006A5E43" w:rsidRDefault="001C2E2B" w:rsidP="001C2E2B">
      <w:pPr>
        <w:rPr>
          <w:rFonts w:ascii="Consolas" w:eastAsia="Times New Roman" w:hAnsi="Consolas" w:cs="Courier New"/>
          <w:color w:val="263238"/>
          <w:sz w:val="20"/>
          <w:szCs w:val="20"/>
        </w:rPr>
      </w:pPr>
      <w:r w:rsidRPr="001C2E2B">
        <w:rPr>
          <w:rFonts w:ascii="Consolas" w:eastAsia="Times New Roman" w:hAnsi="Consolas" w:cs="Courier New"/>
          <w:color w:val="263238"/>
          <w:sz w:val="20"/>
          <w:szCs w:val="20"/>
        </w:rPr>
        <w:t xml:space="preserve">    }</w:t>
      </w:r>
    </w:p>
    <w:p w14:paraId="333959BC" w14:textId="2CDCA3AB" w:rsidR="003D7D74" w:rsidRPr="003D7D74" w:rsidRDefault="001C2E2B" w:rsidP="003D7D74">
      <w:pPr>
        <w:pStyle w:val="NormalWeb"/>
        <w:shd w:val="clear" w:color="auto" w:fill="FFFFFF"/>
        <w:spacing w:before="0" w:beforeAutospacing="0" w:after="240" w:afterAutospacing="0"/>
        <w:rPr>
          <w:rFonts w:ascii="Segoe UI" w:hAnsi="Segoe UI" w:cs="Segoe UI"/>
          <w:color w:val="263238"/>
          <w:sz w:val="21"/>
          <w:szCs w:val="21"/>
        </w:rPr>
      </w:pPr>
      <w:r>
        <w:rPr>
          <w:rFonts w:ascii="Consolas" w:hAnsi="Consolas" w:cs="Courier New"/>
          <w:color w:val="263238"/>
          <w:sz w:val="20"/>
          <w:szCs w:val="20"/>
        </w:rPr>
        <w:t>289)</w:t>
      </w:r>
      <w:r w:rsidR="003D7D74" w:rsidRPr="003D7D74">
        <w:rPr>
          <w:rFonts w:ascii="Segoe UI" w:hAnsi="Segoe UI" w:cs="Segoe UI"/>
          <w:color w:val="263238"/>
          <w:sz w:val="21"/>
          <w:szCs w:val="21"/>
        </w:rPr>
        <w:t xml:space="preserve"> Given the </w:t>
      </w:r>
      <w:r w:rsidR="003D7D74" w:rsidRPr="003D7D74">
        <w:rPr>
          <w:rFonts w:ascii="Courier New" w:hAnsi="Courier New" w:cs="Courier New"/>
          <w:color w:val="546E7A"/>
          <w:sz w:val="20"/>
          <w:szCs w:val="20"/>
          <w:shd w:val="clear" w:color="auto" w:fill="F7F9FA"/>
        </w:rPr>
        <w:t>head</w:t>
      </w:r>
      <w:r w:rsidR="003D7D74" w:rsidRPr="003D7D74">
        <w:rPr>
          <w:rFonts w:ascii="Segoe UI" w:hAnsi="Segoe UI" w:cs="Segoe UI"/>
          <w:color w:val="263238"/>
          <w:sz w:val="21"/>
          <w:szCs w:val="21"/>
        </w:rPr>
        <w:t> of a singly linked list, group all the nodes with odd indices together followed by the nodes with even indices, and return </w:t>
      </w:r>
      <w:r w:rsidR="003D7D74" w:rsidRPr="003D7D74">
        <w:rPr>
          <w:rFonts w:ascii="Segoe UI" w:hAnsi="Segoe UI" w:cs="Segoe UI"/>
          <w:i/>
          <w:iCs/>
          <w:color w:val="263238"/>
          <w:sz w:val="21"/>
          <w:szCs w:val="21"/>
        </w:rPr>
        <w:t>the reordered list</w:t>
      </w:r>
      <w:r w:rsidR="003D7D74" w:rsidRPr="003D7D74">
        <w:rPr>
          <w:rFonts w:ascii="Segoe UI" w:hAnsi="Segoe UI" w:cs="Segoe UI"/>
          <w:color w:val="263238"/>
          <w:sz w:val="21"/>
          <w:szCs w:val="21"/>
        </w:rPr>
        <w:t>.</w:t>
      </w:r>
    </w:p>
    <w:p w14:paraId="3A344DB9" w14:textId="77777777" w:rsidR="003D7D74" w:rsidRPr="003D7D74" w:rsidRDefault="003D7D74" w:rsidP="003D7D74">
      <w:pPr>
        <w:shd w:val="clear" w:color="auto" w:fill="FFFFFF"/>
        <w:spacing w:after="240" w:line="240" w:lineRule="auto"/>
        <w:rPr>
          <w:rFonts w:ascii="Segoe UI" w:eastAsia="Times New Roman" w:hAnsi="Segoe UI" w:cs="Segoe UI"/>
          <w:color w:val="263238"/>
          <w:sz w:val="21"/>
          <w:szCs w:val="21"/>
        </w:rPr>
      </w:pPr>
      <w:r w:rsidRPr="003D7D74">
        <w:rPr>
          <w:rFonts w:ascii="Segoe UI" w:eastAsia="Times New Roman" w:hAnsi="Segoe UI" w:cs="Segoe UI"/>
          <w:color w:val="263238"/>
          <w:sz w:val="21"/>
          <w:szCs w:val="21"/>
        </w:rPr>
        <w:t>The </w:t>
      </w:r>
      <w:r w:rsidRPr="003D7D74">
        <w:rPr>
          <w:rFonts w:ascii="Segoe UI" w:eastAsia="Times New Roman" w:hAnsi="Segoe UI" w:cs="Segoe UI"/>
          <w:b/>
          <w:bCs/>
          <w:color w:val="263238"/>
          <w:sz w:val="21"/>
          <w:szCs w:val="21"/>
        </w:rPr>
        <w:t>first</w:t>
      </w:r>
      <w:r w:rsidRPr="003D7D74">
        <w:rPr>
          <w:rFonts w:ascii="Segoe UI" w:eastAsia="Times New Roman" w:hAnsi="Segoe UI" w:cs="Segoe UI"/>
          <w:color w:val="263238"/>
          <w:sz w:val="21"/>
          <w:szCs w:val="21"/>
        </w:rPr>
        <w:t> node is considered </w:t>
      </w:r>
      <w:r w:rsidRPr="003D7D74">
        <w:rPr>
          <w:rFonts w:ascii="Segoe UI" w:eastAsia="Times New Roman" w:hAnsi="Segoe UI" w:cs="Segoe UI"/>
          <w:b/>
          <w:bCs/>
          <w:color w:val="263238"/>
          <w:sz w:val="21"/>
          <w:szCs w:val="21"/>
        </w:rPr>
        <w:t>odd</w:t>
      </w:r>
      <w:r w:rsidRPr="003D7D74">
        <w:rPr>
          <w:rFonts w:ascii="Segoe UI" w:eastAsia="Times New Roman" w:hAnsi="Segoe UI" w:cs="Segoe UI"/>
          <w:color w:val="263238"/>
          <w:sz w:val="21"/>
          <w:szCs w:val="21"/>
        </w:rPr>
        <w:t>, and the </w:t>
      </w:r>
      <w:r w:rsidRPr="003D7D74">
        <w:rPr>
          <w:rFonts w:ascii="Segoe UI" w:eastAsia="Times New Roman" w:hAnsi="Segoe UI" w:cs="Segoe UI"/>
          <w:b/>
          <w:bCs/>
          <w:color w:val="263238"/>
          <w:sz w:val="21"/>
          <w:szCs w:val="21"/>
        </w:rPr>
        <w:t>second</w:t>
      </w:r>
      <w:r w:rsidRPr="003D7D74">
        <w:rPr>
          <w:rFonts w:ascii="Segoe UI" w:eastAsia="Times New Roman" w:hAnsi="Segoe UI" w:cs="Segoe UI"/>
          <w:color w:val="263238"/>
          <w:sz w:val="21"/>
          <w:szCs w:val="21"/>
        </w:rPr>
        <w:t> node is </w:t>
      </w:r>
      <w:r w:rsidRPr="003D7D74">
        <w:rPr>
          <w:rFonts w:ascii="Segoe UI" w:eastAsia="Times New Roman" w:hAnsi="Segoe UI" w:cs="Segoe UI"/>
          <w:b/>
          <w:bCs/>
          <w:color w:val="263238"/>
          <w:sz w:val="21"/>
          <w:szCs w:val="21"/>
        </w:rPr>
        <w:t>even</w:t>
      </w:r>
      <w:r w:rsidRPr="003D7D74">
        <w:rPr>
          <w:rFonts w:ascii="Segoe UI" w:eastAsia="Times New Roman" w:hAnsi="Segoe UI" w:cs="Segoe UI"/>
          <w:color w:val="263238"/>
          <w:sz w:val="21"/>
          <w:szCs w:val="21"/>
        </w:rPr>
        <w:t>, and so on.</w:t>
      </w:r>
    </w:p>
    <w:p w14:paraId="0396968A" w14:textId="77777777" w:rsidR="003D7D74" w:rsidRPr="003D7D74" w:rsidRDefault="003D7D74" w:rsidP="003D7D74">
      <w:pPr>
        <w:shd w:val="clear" w:color="auto" w:fill="FFFFFF"/>
        <w:spacing w:after="240" w:line="240" w:lineRule="auto"/>
        <w:rPr>
          <w:rFonts w:ascii="Segoe UI" w:eastAsia="Times New Roman" w:hAnsi="Segoe UI" w:cs="Segoe UI"/>
          <w:color w:val="263238"/>
          <w:sz w:val="21"/>
          <w:szCs w:val="21"/>
        </w:rPr>
      </w:pPr>
      <w:r w:rsidRPr="003D7D74">
        <w:rPr>
          <w:rFonts w:ascii="Segoe UI" w:eastAsia="Times New Roman" w:hAnsi="Segoe UI" w:cs="Segoe UI"/>
          <w:color w:val="263238"/>
          <w:sz w:val="21"/>
          <w:szCs w:val="21"/>
        </w:rPr>
        <w:t>Note that the relative order inside both the even and odd groups should remain as it was in the input.</w:t>
      </w:r>
    </w:p>
    <w:p w14:paraId="4319E7ED" w14:textId="77777777" w:rsidR="003D7D74" w:rsidRPr="003D7D74" w:rsidRDefault="003D7D74" w:rsidP="003D7D74">
      <w:pPr>
        <w:shd w:val="clear" w:color="auto" w:fill="FFFFFF"/>
        <w:spacing w:after="240" w:line="240" w:lineRule="auto"/>
        <w:rPr>
          <w:rFonts w:ascii="Segoe UI" w:eastAsia="Times New Roman" w:hAnsi="Segoe UI" w:cs="Segoe UI"/>
          <w:color w:val="263238"/>
          <w:sz w:val="21"/>
          <w:szCs w:val="21"/>
        </w:rPr>
      </w:pPr>
      <w:r w:rsidRPr="003D7D74">
        <w:rPr>
          <w:rFonts w:ascii="Segoe UI" w:eastAsia="Times New Roman" w:hAnsi="Segoe UI" w:cs="Segoe UI"/>
          <w:color w:val="263238"/>
          <w:sz w:val="21"/>
          <w:szCs w:val="21"/>
        </w:rPr>
        <w:t>You must solve the problem in </w:t>
      </w:r>
      <w:r w:rsidRPr="003D7D74">
        <w:rPr>
          <w:rFonts w:ascii="Courier New" w:eastAsia="Times New Roman" w:hAnsi="Courier New" w:cs="Courier New"/>
          <w:color w:val="546E7A"/>
          <w:sz w:val="20"/>
          <w:szCs w:val="20"/>
          <w:shd w:val="clear" w:color="auto" w:fill="F7F9FA"/>
        </w:rPr>
        <w:t>O(1)</w:t>
      </w:r>
      <w:r w:rsidRPr="003D7D74">
        <w:rPr>
          <w:rFonts w:ascii="Segoe UI" w:eastAsia="Times New Roman" w:hAnsi="Segoe UI" w:cs="Segoe UI"/>
          <w:color w:val="263238"/>
          <w:sz w:val="21"/>
          <w:szCs w:val="21"/>
        </w:rPr>
        <w:t> extra space complexity and </w:t>
      </w:r>
      <w:r w:rsidRPr="003D7D74">
        <w:rPr>
          <w:rFonts w:ascii="Courier New" w:eastAsia="Times New Roman" w:hAnsi="Courier New" w:cs="Courier New"/>
          <w:color w:val="546E7A"/>
          <w:sz w:val="20"/>
          <w:szCs w:val="20"/>
          <w:shd w:val="clear" w:color="auto" w:fill="F7F9FA"/>
        </w:rPr>
        <w:t>O(n)</w:t>
      </w:r>
      <w:r w:rsidRPr="003D7D74">
        <w:rPr>
          <w:rFonts w:ascii="Segoe UI" w:eastAsia="Times New Roman" w:hAnsi="Segoe UI" w:cs="Segoe UI"/>
          <w:color w:val="263238"/>
          <w:sz w:val="21"/>
          <w:szCs w:val="21"/>
        </w:rPr>
        <w:t> time complexity.</w:t>
      </w:r>
    </w:p>
    <w:p w14:paraId="53E346FD" w14:textId="77777777" w:rsidR="003D7D74" w:rsidRPr="003D7D74" w:rsidRDefault="003D7D74" w:rsidP="003D7D74">
      <w:pPr>
        <w:shd w:val="clear" w:color="auto" w:fill="FFFFFF"/>
        <w:spacing w:after="240" w:line="240" w:lineRule="auto"/>
        <w:rPr>
          <w:rFonts w:ascii="Segoe UI" w:eastAsia="Times New Roman" w:hAnsi="Segoe UI" w:cs="Segoe UI"/>
          <w:color w:val="263238"/>
          <w:sz w:val="21"/>
          <w:szCs w:val="21"/>
        </w:rPr>
      </w:pPr>
      <w:r w:rsidRPr="003D7D74">
        <w:rPr>
          <w:rFonts w:ascii="Segoe UI" w:eastAsia="Times New Roman" w:hAnsi="Segoe UI" w:cs="Segoe UI"/>
          <w:color w:val="263238"/>
          <w:sz w:val="21"/>
          <w:szCs w:val="21"/>
        </w:rPr>
        <w:t> </w:t>
      </w:r>
    </w:p>
    <w:p w14:paraId="51273439" w14:textId="77777777" w:rsidR="003D7D74" w:rsidRPr="003D7D74" w:rsidRDefault="003D7D74" w:rsidP="003D7D74">
      <w:pPr>
        <w:shd w:val="clear" w:color="auto" w:fill="FFFFFF"/>
        <w:spacing w:after="240" w:line="240" w:lineRule="auto"/>
        <w:rPr>
          <w:rFonts w:ascii="Segoe UI" w:eastAsia="Times New Roman" w:hAnsi="Segoe UI" w:cs="Segoe UI"/>
          <w:color w:val="263238"/>
          <w:sz w:val="21"/>
          <w:szCs w:val="21"/>
        </w:rPr>
      </w:pPr>
      <w:r w:rsidRPr="003D7D74">
        <w:rPr>
          <w:rFonts w:ascii="Segoe UI" w:eastAsia="Times New Roman" w:hAnsi="Segoe UI" w:cs="Segoe UI"/>
          <w:b/>
          <w:bCs/>
          <w:color w:val="263238"/>
          <w:sz w:val="21"/>
          <w:szCs w:val="21"/>
        </w:rPr>
        <w:t>Example 1:</w:t>
      </w:r>
    </w:p>
    <w:p w14:paraId="680B4027" w14:textId="435E600D" w:rsidR="003D7D74" w:rsidRPr="003D7D74" w:rsidRDefault="003D7D74" w:rsidP="003D7D74">
      <w:pPr>
        <w:spacing w:after="0" w:line="240" w:lineRule="auto"/>
        <w:rPr>
          <w:rFonts w:ascii="Times New Roman" w:eastAsia="Times New Roman" w:hAnsi="Times New Roman" w:cs="Times New Roman"/>
          <w:sz w:val="24"/>
          <w:szCs w:val="24"/>
        </w:rPr>
      </w:pPr>
      <w:r w:rsidRPr="003D7D74">
        <w:rPr>
          <w:rFonts w:ascii="Times New Roman" w:eastAsia="Times New Roman" w:hAnsi="Times New Roman" w:cs="Times New Roman"/>
          <w:noProof/>
          <w:sz w:val="24"/>
          <w:szCs w:val="24"/>
        </w:rPr>
        <w:drawing>
          <wp:inline distT="0" distB="0" distL="0" distR="0" wp14:anchorId="16CC35D1" wp14:editId="3FC9FF92">
            <wp:extent cx="5166360" cy="21183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66360" cy="2118360"/>
                    </a:xfrm>
                    <a:prstGeom prst="rect">
                      <a:avLst/>
                    </a:prstGeom>
                    <a:noFill/>
                    <a:ln>
                      <a:noFill/>
                    </a:ln>
                  </pic:spPr>
                </pic:pic>
              </a:graphicData>
            </a:graphic>
          </wp:inline>
        </w:drawing>
      </w:r>
    </w:p>
    <w:p w14:paraId="12A90305" w14:textId="77777777" w:rsidR="003D7D74" w:rsidRPr="003D7D74" w:rsidRDefault="003D7D74" w:rsidP="003D7D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D74">
        <w:rPr>
          <w:rFonts w:ascii="Consolas" w:eastAsia="Times New Roman" w:hAnsi="Consolas" w:cs="Courier New"/>
          <w:b/>
          <w:bCs/>
          <w:color w:val="263238"/>
          <w:sz w:val="20"/>
          <w:szCs w:val="20"/>
        </w:rPr>
        <w:t>Input:</w:t>
      </w:r>
      <w:r w:rsidRPr="003D7D74">
        <w:rPr>
          <w:rFonts w:ascii="Consolas" w:eastAsia="Times New Roman" w:hAnsi="Consolas" w:cs="Courier New"/>
          <w:color w:val="263238"/>
          <w:sz w:val="20"/>
          <w:szCs w:val="20"/>
        </w:rPr>
        <w:t xml:space="preserve"> head = [1,2,3,4,5]</w:t>
      </w:r>
    </w:p>
    <w:p w14:paraId="78E58B0A" w14:textId="77777777" w:rsidR="003D7D74" w:rsidRPr="003D7D74" w:rsidRDefault="003D7D74" w:rsidP="003D7D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D74">
        <w:rPr>
          <w:rFonts w:ascii="Consolas" w:eastAsia="Times New Roman" w:hAnsi="Consolas" w:cs="Courier New"/>
          <w:b/>
          <w:bCs/>
          <w:color w:val="263238"/>
          <w:sz w:val="20"/>
          <w:szCs w:val="20"/>
        </w:rPr>
        <w:t>Output:</w:t>
      </w:r>
      <w:r w:rsidRPr="003D7D74">
        <w:rPr>
          <w:rFonts w:ascii="Consolas" w:eastAsia="Times New Roman" w:hAnsi="Consolas" w:cs="Courier New"/>
          <w:color w:val="263238"/>
          <w:sz w:val="20"/>
          <w:szCs w:val="20"/>
        </w:rPr>
        <w:t xml:space="preserve"> [1,3,5,2,4]</w:t>
      </w:r>
    </w:p>
    <w:p w14:paraId="65125A2E" w14:textId="1913EFA1" w:rsidR="001C2E2B" w:rsidRDefault="001C2E2B" w:rsidP="001C2E2B">
      <w:pPr>
        <w:rPr>
          <w:rFonts w:ascii="Consolas" w:eastAsia="Times New Roman" w:hAnsi="Consolas" w:cs="Courier New"/>
          <w:color w:val="263238"/>
          <w:sz w:val="20"/>
          <w:szCs w:val="20"/>
        </w:rPr>
      </w:pPr>
    </w:p>
    <w:p w14:paraId="7F326993" w14:textId="6A7DF843" w:rsidR="009B44BF" w:rsidRPr="009B44BF" w:rsidRDefault="001C2E2B" w:rsidP="009B44BF">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9B44BF" w:rsidRPr="009B44BF">
        <w:t xml:space="preserve"> </w:t>
      </w:r>
      <w:r w:rsidR="009B44BF" w:rsidRPr="009B44BF">
        <w:rPr>
          <w:rFonts w:ascii="Consolas" w:eastAsia="Times New Roman" w:hAnsi="Consolas" w:cs="Courier New"/>
          <w:color w:val="263238"/>
          <w:sz w:val="20"/>
          <w:szCs w:val="20"/>
        </w:rPr>
        <w:t>ListNode* oddEvenList(ListNode* head) {</w:t>
      </w:r>
    </w:p>
    <w:p w14:paraId="4C092D6E"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if(!head||!head-&gt;next||!head-&gt;next-&gt;next)</w:t>
      </w:r>
    </w:p>
    <w:p w14:paraId="1720A6B6"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return head;</w:t>
      </w:r>
    </w:p>
    <w:p w14:paraId="5AA84E1C"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ListNode*odd=head;</w:t>
      </w:r>
    </w:p>
    <w:p w14:paraId="05C978A5"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ListNode*even=head-&gt;next;</w:t>
      </w:r>
    </w:p>
    <w:p w14:paraId="1D25F7B5"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ListNode*even_start=head-&gt;next;</w:t>
      </w:r>
    </w:p>
    <w:p w14:paraId="549CA335"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while(odd-&gt;next&amp;&amp;even-&gt;next)</w:t>
      </w:r>
    </w:p>
    <w:p w14:paraId="182E1AE6"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w:t>
      </w:r>
    </w:p>
    <w:p w14:paraId="3BCA9996"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odd-&gt;next=even-&gt;next;</w:t>
      </w:r>
    </w:p>
    <w:p w14:paraId="6672D386"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even-&gt;next=odd-&gt;next-&gt;next;</w:t>
      </w:r>
    </w:p>
    <w:p w14:paraId="5E29B92F"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odd=odd-&gt;next;</w:t>
      </w:r>
    </w:p>
    <w:p w14:paraId="01B2236F"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even=even-&gt;next;</w:t>
      </w:r>
    </w:p>
    <w:p w14:paraId="2A060742"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w:t>
      </w:r>
    </w:p>
    <w:p w14:paraId="44512FB8"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odd-&gt;next=even_start;</w:t>
      </w:r>
    </w:p>
    <w:p w14:paraId="79A06DEC" w14:textId="77777777" w:rsidR="009B44BF" w:rsidRPr="009B44BF"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return head;</w:t>
      </w:r>
    </w:p>
    <w:p w14:paraId="15D4B3DE" w14:textId="1AA5ECE6" w:rsidR="001C2E2B" w:rsidRDefault="009B44BF" w:rsidP="009B44BF">
      <w:pPr>
        <w:rPr>
          <w:rFonts w:ascii="Consolas" w:eastAsia="Times New Roman" w:hAnsi="Consolas" w:cs="Courier New"/>
          <w:color w:val="263238"/>
          <w:sz w:val="20"/>
          <w:szCs w:val="20"/>
        </w:rPr>
      </w:pPr>
      <w:r w:rsidRPr="009B44BF">
        <w:rPr>
          <w:rFonts w:ascii="Consolas" w:eastAsia="Times New Roman" w:hAnsi="Consolas" w:cs="Courier New"/>
          <w:color w:val="263238"/>
          <w:sz w:val="20"/>
          <w:szCs w:val="20"/>
        </w:rPr>
        <w:t xml:space="preserve">    }</w:t>
      </w:r>
    </w:p>
    <w:p w14:paraId="705411F3" w14:textId="32A9C703" w:rsidR="006E7FE9" w:rsidRDefault="009B44BF" w:rsidP="006E7FE9">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290)</w:t>
      </w:r>
      <w:r w:rsidR="006E7FE9" w:rsidRPr="006E7FE9">
        <w:rPr>
          <w:rFonts w:ascii="Arial" w:hAnsi="Arial" w:cs="Arial"/>
          <w:color w:val="333333"/>
          <w:sz w:val="27"/>
          <w:szCs w:val="27"/>
        </w:rPr>
        <w:t xml:space="preserve"> </w:t>
      </w:r>
      <w:r w:rsidR="006E7FE9">
        <w:rPr>
          <w:rFonts w:ascii="Arial" w:hAnsi="Arial" w:cs="Arial"/>
          <w:color w:val="333333"/>
          <w:sz w:val="27"/>
          <w:szCs w:val="27"/>
        </w:rPr>
        <w:t>Given an array </w:t>
      </w:r>
      <w:r w:rsidR="006E7FE9">
        <w:rPr>
          <w:rStyle w:val="Strong"/>
          <w:rFonts w:ascii="Arial" w:hAnsi="Arial" w:cs="Arial"/>
          <w:color w:val="333333"/>
          <w:sz w:val="27"/>
          <w:szCs w:val="27"/>
        </w:rPr>
        <w:t>arr[]</w:t>
      </w:r>
      <w:r w:rsidR="006E7FE9">
        <w:rPr>
          <w:rFonts w:ascii="Arial" w:hAnsi="Arial" w:cs="Arial"/>
          <w:color w:val="333333"/>
          <w:sz w:val="27"/>
          <w:szCs w:val="27"/>
        </w:rPr>
        <w:t> denoting heights of </w:t>
      </w:r>
      <w:r w:rsidR="006E7FE9">
        <w:rPr>
          <w:rStyle w:val="Strong"/>
          <w:rFonts w:ascii="Arial" w:hAnsi="Arial" w:cs="Arial"/>
          <w:color w:val="333333"/>
          <w:sz w:val="27"/>
          <w:szCs w:val="27"/>
        </w:rPr>
        <w:t>N</w:t>
      </w:r>
      <w:r w:rsidR="006E7FE9">
        <w:rPr>
          <w:rFonts w:ascii="Arial" w:hAnsi="Arial" w:cs="Arial"/>
          <w:color w:val="333333"/>
          <w:sz w:val="27"/>
          <w:szCs w:val="27"/>
        </w:rPr>
        <w:t> towers and a positive integer </w:t>
      </w:r>
      <w:r w:rsidR="006E7FE9">
        <w:rPr>
          <w:rStyle w:val="Strong"/>
          <w:rFonts w:ascii="Arial" w:hAnsi="Arial" w:cs="Arial"/>
          <w:color w:val="333333"/>
          <w:sz w:val="27"/>
          <w:szCs w:val="27"/>
        </w:rPr>
        <w:t>K</w:t>
      </w:r>
      <w:r w:rsidR="006E7FE9">
        <w:rPr>
          <w:rFonts w:ascii="Arial" w:hAnsi="Arial" w:cs="Arial"/>
          <w:color w:val="333333"/>
          <w:sz w:val="27"/>
          <w:szCs w:val="27"/>
        </w:rPr>
        <w:t>, you </w:t>
      </w:r>
      <w:r w:rsidR="006E7FE9">
        <w:rPr>
          <w:rStyle w:val="Strong"/>
          <w:rFonts w:ascii="Arial" w:hAnsi="Arial" w:cs="Arial"/>
          <w:color w:val="333333"/>
          <w:sz w:val="27"/>
          <w:szCs w:val="27"/>
        </w:rPr>
        <w:t>have to</w:t>
      </w:r>
      <w:r w:rsidR="006E7FE9">
        <w:rPr>
          <w:rFonts w:ascii="Arial" w:hAnsi="Arial" w:cs="Arial"/>
          <w:color w:val="333333"/>
          <w:sz w:val="27"/>
          <w:szCs w:val="27"/>
        </w:rPr>
        <w:t> modify the height of each tower either by increasing or decreasing them by </w:t>
      </w:r>
      <w:r w:rsidR="006E7FE9">
        <w:rPr>
          <w:rStyle w:val="Strong"/>
          <w:rFonts w:ascii="Arial" w:hAnsi="Arial" w:cs="Arial"/>
          <w:color w:val="333333"/>
          <w:sz w:val="27"/>
          <w:szCs w:val="27"/>
        </w:rPr>
        <w:t>K</w:t>
      </w:r>
      <w:r w:rsidR="006E7FE9">
        <w:rPr>
          <w:rFonts w:ascii="Arial" w:hAnsi="Arial" w:cs="Arial"/>
          <w:color w:val="333333"/>
          <w:sz w:val="27"/>
          <w:szCs w:val="27"/>
        </w:rPr>
        <w:t> only </w:t>
      </w:r>
      <w:r w:rsidR="006E7FE9">
        <w:rPr>
          <w:rStyle w:val="Strong"/>
          <w:rFonts w:ascii="Arial" w:hAnsi="Arial" w:cs="Arial"/>
          <w:color w:val="333333"/>
          <w:sz w:val="27"/>
          <w:szCs w:val="27"/>
        </w:rPr>
        <w:t>once</w:t>
      </w:r>
      <w:r w:rsidR="006E7FE9">
        <w:rPr>
          <w:rFonts w:ascii="Arial" w:hAnsi="Arial" w:cs="Arial"/>
          <w:color w:val="333333"/>
          <w:sz w:val="27"/>
          <w:szCs w:val="27"/>
        </w:rPr>
        <w:t>. After modifying, height should be a </w:t>
      </w:r>
      <w:r w:rsidR="006E7FE9">
        <w:rPr>
          <w:rStyle w:val="Strong"/>
          <w:rFonts w:ascii="Arial" w:hAnsi="Arial" w:cs="Arial"/>
          <w:color w:val="333333"/>
          <w:sz w:val="27"/>
          <w:szCs w:val="27"/>
        </w:rPr>
        <w:t>non-negative</w:t>
      </w:r>
      <w:r w:rsidR="006E7FE9">
        <w:rPr>
          <w:rFonts w:ascii="Arial" w:hAnsi="Arial" w:cs="Arial"/>
          <w:color w:val="333333"/>
          <w:sz w:val="27"/>
          <w:szCs w:val="27"/>
        </w:rPr>
        <w:t> integer. </w:t>
      </w:r>
      <w:r w:rsidR="006E7FE9">
        <w:rPr>
          <w:rFonts w:ascii="Arial" w:hAnsi="Arial" w:cs="Arial"/>
          <w:color w:val="333333"/>
          <w:sz w:val="27"/>
          <w:szCs w:val="27"/>
        </w:rPr>
        <w:br/>
        <w:t>Find out what could be the possible minimum difference of the height of shortest and longest towers after you have modified each tower.</w:t>
      </w:r>
    </w:p>
    <w:p w14:paraId="64419AC6" w14:textId="77777777" w:rsidR="006E7FE9" w:rsidRDefault="006E7FE9" w:rsidP="006E7FE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A slight modification of the problem can be found </w:t>
      </w:r>
      <w:hyperlink r:id="rId146" w:tgtFrame="_blank" w:history="1">
        <w:r>
          <w:rPr>
            <w:rStyle w:val="Hyperlink"/>
            <w:rFonts w:ascii="Arial" w:hAnsi="Arial" w:cs="Arial"/>
            <w:color w:val="337AB7"/>
            <w:sz w:val="27"/>
            <w:szCs w:val="27"/>
          </w:rPr>
          <w:t>here</w:t>
        </w:r>
      </w:hyperlink>
      <w:r>
        <w:rPr>
          <w:rFonts w:ascii="Arial" w:hAnsi="Arial" w:cs="Arial"/>
          <w:color w:val="333333"/>
          <w:sz w:val="27"/>
          <w:szCs w:val="27"/>
        </w:rPr>
        <w:t>.</w:t>
      </w:r>
    </w:p>
    <w:p w14:paraId="43DB95BD" w14:textId="77777777" w:rsidR="006E7FE9" w:rsidRDefault="006E7FE9" w:rsidP="006E7FE9">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br/>
      </w:r>
      <w:r>
        <w:rPr>
          <w:rStyle w:val="Strong"/>
          <w:rFonts w:ascii="Arial" w:hAnsi="Arial" w:cs="Arial"/>
          <w:color w:val="333333"/>
          <w:sz w:val="27"/>
          <w:szCs w:val="27"/>
        </w:rPr>
        <w:t>Example 1:</w:t>
      </w:r>
    </w:p>
    <w:p w14:paraId="5A0C5E82"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7"/>
          <w:szCs w:val="27"/>
        </w:rPr>
      </w:pPr>
      <w:r>
        <w:rPr>
          <w:rStyle w:val="Strong"/>
          <w:rFonts w:ascii="Consolas" w:hAnsi="Consolas"/>
          <w:color w:val="333333"/>
          <w:sz w:val="27"/>
          <w:szCs w:val="27"/>
        </w:rPr>
        <w:t>Input:</w:t>
      </w:r>
    </w:p>
    <w:p w14:paraId="27927BD1"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K = 2, N = 4</w:t>
      </w:r>
    </w:p>
    <w:p w14:paraId="39A4CB8E"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Arr[] = {1, 5, 8, 10}</w:t>
      </w:r>
    </w:p>
    <w:p w14:paraId="0221DD22"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t>Output:</w:t>
      </w:r>
    </w:p>
    <w:p w14:paraId="682D0CF5"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5</w:t>
      </w:r>
    </w:p>
    <w:p w14:paraId="23570845"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Style w:val="Strong"/>
          <w:rFonts w:ascii="Consolas" w:hAnsi="Consolas"/>
          <w:color w:val="333333"/>
          <w:sz w:val="27"/>
          <w:szCs w:val="27"/>
        </w:rPr>
        <w:lastRenderedPageBreak/>
        <w:t>Explanation:</w:t>
      </w:r>
    </w:p>
    <w:p w14:paraId="5CE513CF"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The array can be modified as </w:t>
      </w:r>
    </w:p>
    <w:p w14:paraId="5B35D6BF" w14:textId="77777777" w:rsidR="006E7FE9" w:rsidRDefault="006E7FE9" w:rsidP="006E7FE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7"/>
          <w:szCs w:val="27"/>
        </w:rPr>
      </w:pPr>
      <w:r>
        <w:rPr>
          <w:rFonts w:ascii="Consolas" w:hAnsi="Consolas"/>
          <w:color w:val="333333"/>
          <w:sz w:val="27"/>
          <w:szCs w:val="27"/>
        </w:rPr>
        <w:t xml:space="preserve">{3, 3, 6, 8}. The difference between </w:t>
      </w:r>
    </w:p>
    <w:p w14:paraId="007AFD03" w14:textId="37FBB377" w:rsidR="009B44BF" w:rsidRPr="00C44B77" w:rsidRDefault="006E7FE9" w:rsidP="00C44B7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sz w:val="27"/>
          <w:szCs w:val="27"/>
        </w:rPr>
        <w:t>the largest and the smallest is 8-3 = 5.</w:t>
      </w:r>
    </w:p>
    <w:p w14:paraId="5CC860BC" w14:textId="07F4CCAF" w:rsidR="00C44B77" w:rsidRPr="00C44B77" w:rsidRDefault="009B44BF" w:rsidP="00C44B77">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C44B77" w:rsidRPr="00C44B77">
        <w:t xml:space="preserve"> </w:t>
      </w:r>
      <w:r w:rsidR="00C44B77" w:rsidRPr="00C44B77">
        <w:rPr>
          <w:rFonts w:ascii="Consolas" w:eastAsia="Times New Roman" w:hAnsi="Consolas" w:cs="Courier New"/>
          <w:color w:val="263238"/>
          <w:sz w:val="20"/>
          <w:szCs w:val="20"/>
        </w:rPr>
        <w:t>int getMinDiff(int arr[], int n, int k) {</w:t>
      </w:r>
    </w:p>
    <w:p w14:paraId="0E33E850"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 code here</w:t>
      </w:r>
    </w:p>
    <w:p w14:paraId="7863FAA2"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sort(arr,arr+n);</w:t>
      </w:r>
    </w:p>
    <w:p w14:paraId="2E93142F"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int diff=arr[n-1]-arr[0];</w:t>
      </w:r>
    </w:p>
    <w:p w14:paraId="5B7A2850"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int maxi,mini;</w:t>
      </w:r>
    </w:p>
    <w:p w14:paraId="78696BB6"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for(int i=0;i&lt;n-1;i++){</w:t>
      </w:r>
    </w:p>
    <w:p w14:paraId="7F561F79"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if(arr[i+1]&lt;k){</w:t>
      </w:r>
    </w:p>
    <w:p w14:paraId="260256A0"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continue;</w:t>
      </w:r>
    </w:p>
    <w:p w14:paraId="42C200BB"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w:t>
      </w:r>
    </w:p>
    <w:p w14:paraId="27A2E026"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else{</w:t>
      </w:r>
    </w:p>
    <w:p w14:paraId="2E7DDFF5"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mini=min(arr[0]+k,arr[i+1]-k);</w:t>
      </w:r>
    </w:p>
    <w:p w14:paraId="2E057ECA"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maxi=max(arr[i]+k,arr[n-1]-k);</w:t>
      </w:r>
    </w:p>
    <w:p w14:paraId="23DDDB7C"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diff=min(diff,maxi-mini);</w:t>
      </w:r>
    </w:p>
    <w:p w14:paraId="1139DE32"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w:t>
      </w:r>
    </w:p>
    <w:p w14:paraId="740DD5D7"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w:t>
      </w:r>
    </w:p>
    <w:p w14:paraId="51D1835A" w14:textId="77777777" w:rsidR="00C44B77" w:rsidRPr="00C44B77"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return diff;</w:t>
      </w:r>
    </w:p>
    <w:p w14:paraId="27878799" w14:textId="6DA90369" w:rsidR="009B44BF" w:rsidRDefault="00C44B77" w:rsidP="00C44B77">
      <w:pPr>
        <w:rPr>
          <w:rFonts w:ascii="Consolas" w:eastAsia="Times New Roman" w:hAnsi="Consolas" w:cs="Courier New"/>
          <w:color w:val="263238"/>
          <w:sz w:val="20"/>
          <w:szCs w:val="20"/>
        </w:rPr>
      </w:pPr>
      <w:r w:rsidRPr="00C44B77">
        <w:rPr>
          <w:rFonts w:ascii="Consolas" w:eastAsia="Times New Roman" w:hAnsi="Consolas" w:cs="Courier New"/>
          <w:color w:val="263238"/>
          <w:sz w:val="20"/>
          <w:szCs w:val="20"/>
        </w:rPr>
        <w:t xml:space="preserve">   }</w:t>
      </w:r>
    </w:p>
    <w:p w14:paraId="76756227" w14:textId="7434FF30" w:rsidR="00B473C7" w:rsidRPr="00B473C7" w:rsidRDefault="00C44B77" w:rsidP="00B473C7">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291)</w:t>
      </w:r>
      <w:r w:rsidR="00B473C7" w:rsidRPr="00B473C7">
        <w:rPr>
          <w:rFonts w:ascii="Arial" w:hAnsi="Arial" w:cs="Arial"/>
          <w:color w:val="333333"/>
          <w:sz w:val="27"/>
          <w:szCs w:val="27"/>
        </w:rPr>
        <w:t xml:space="preserve"> Given two arrays: </w:t>
      </w:r>
      <w:r w:rsidR="00B473C7" w:rsidRPr="00B473C7">
        <w:rPr>
          <w:rFonts w:ascii="Arial" w:hAnsi="Arial" w:cs="Arial"/>
          <w:b/>
          <w:bCs/>
          <w:color w:val="333333"/>
          <w:sz w:val="27"/>
          <w:szCs w:val="27"/>
        </w:rPr>
        <w:t>a1[0..n-1]</w:t>
      </w:r>
      <w:r w:rsidR="00B473C7" w:rsidRPr="00B473C7">
        <w:rPr>
          <w:rFonts w:ascii="Arial" w:hAnsi="Arial" w:cs="Arial"/>
          <w:color w:val="333333"/>
          <w:sz w:val="27"/>
          <w:szCs w:val="27"/>
        </w:rPr>
        <w:t> of size </w:t>
      </w:r>
      <w:r w:rsidR="00B473C7" w:rsidRPr="00B473C7">
        <w:rPr>
          <w:rFonts w:ascii="Arial" w:hAnsi="Arial" w:cs="Arial"/>
          <w:b/>
          <w:bCs/>
          <w:color w:val="333333"/>
          <w:sz w:val="27"/>
          <w:szCs w:val="27"/>
        </w:rPr>
        <w:t>n</w:t>
      </w:r>
      <w:r w:rsidR="00B473C7" w:rsidRPr="00B473C7">
        <w:rPr>
          <w:rFonts w:ascii="Arial" w:hAnsi="Arial" w:cs="Arial"/>
          <w:color w:val="333333"/>
          <w:sz w:val="27"/>
          <w:szCs w:val="27"/>
        </w:rPr>
        <w:t> and </w:t>
      </w:r>
      <w:r w:rsidR="00B473C7" w:rsidRPr="00B473C7">
        <w:rPr>
          <w:rFonts w:ascii="Arial" w:hAnsi="Arial" w:cs="Arial"/>
          <w:b/>
          <w:bCs/>
          <w:color w:val="333333"/>
          <w:sz w:val="27"/>
          <w:szCs w:val="27"/>
        </w:rPr>
        <w:t>a2[0..m-1]</w:t>
      </w:r>
      <w:r w:rsidR="00B473C7" w:rsidRPr="00B473C7">
        <w:rPr>
          <w:rFonts w:ascii="Arial" w:hAnsi="Arial" w:cs="Arial"/>
          <w:color w:val="333333"/>
          <w:sz w:val="27"/>
          <w:szCs w:val="27"/>
        </w:rPr>
        <w:t> of size </w:t>
      </w:r>
      <w:r w:rsidR="00B473C7" w:rsidRPr="00B473C7">
        <w:rPr>
          <w:rFonts w:ascii="Arial" w:hAnsi="Arial" w:cs="Arial"/>
          <w:b/>
          <w:bCs/>
          <w:color w:val="333333"/>
          <w:sz w:val="27"/>
          <w:szCs w:val="27"/>
        </w:rPr>
        <w:t>m</w:t>
      </w:r>
      <w:r w:rsidR="00B473C7" w:rsidRPr="00B473C7">
        <w:rPr>
          <w:rFonts w:ascii="Arial" w:hAnsi="Arial" w:cs="Arial"/>
          <w:color w:val="333333"/>
          <w:sz w:val="27"/>
          <w:szCs w:val="27"/>
        </w:rPr>
        <w:t>. Task is to check whether a2[] is a subset of a1[] or not. Both the arrays can be sorted or unsorted. It may be assumed that elements in both array are distinct.</w:t>
      </w:r>
      <w:r w:rsidR="00B473C7" w:rsidRPr="00B473C7">
        <w:rPr>
          <w:rFonts w:ascii="Arial" w:hAnsi="Arial" w:cs="Arial"/>
          <w:color w:val="333333"/>
          <w:sz w:val="21"/>
          <w:szCs w:val="21"/>
        </w:rPr>
        <w:br/>
        <w:t> </w:t>
      </w:r>
    </w:p>
    <w:p w14:paraId="10435BF8" w14:textId="77777777" w:rsidR="00B473C7" w:rsidRPr="00B473C7" w:rsidRDefault="00B473C7" w:rsidP="00B473C7">
      <w:pPr>
        <w:shd w:val="clear" w:color="auto" w:fill="FFFFFF"/>
        <w:spacing w:after="150" w:line="240" w:lineRule="auto"/>
        <w:rPr>
          <w:rFonts w:ascii="Arial" w:eastAsia="Times New Roman" w:hAnsi="Arial" w:cs="Arial"/>
          <w:color w:val="333333"/>
          <w:sz w:val="21"/>
          <w:szCs w:val="21"/>
        </w:rPr>
      </w:pPr>
      <w:r w:rsidRPr="00B473C7">
        <w:rPr>
          <w:rFonts w:ascii="Arial" w:eastAsia="Times New Roman" w:hAnsi="Arial" w:cs="Arial"/>
          <w:b/>
          <w:bCs/>
          <w:color w:val="333333"/>
          <w:sz w:val="27"/>
          <w:szCs w:val="27"/>
        </w:rPr>
        <w:t>Example 1:</w:t>
      </w:r>
    </w:p>
    <w:p w14:paraId="032BFEDB"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b/>
          <w:bCs/>
          <w:color w:val="333333"/>
          <w:sz w:val="27"/>
          <w:szCs w:val="27"/>
        </w:rPr>
        <w:t>Input</w:t>
      </w:r>
      <w:r w:rsidRPr="00B473C7">
        <w:rPr>
          <w:rFonts w:ascii="Consolas" w:eastAsia="Times New Roman" w:hAnsi="Consolas" w:cs="Courier New"/>
          <w:color w:val="333333"/>
          <w:sz w:val="27"/>
          <w:szCs w:val="27"/>
        </w:rPr>
        <w:t>:</w:t>
      </w:r>
    </w:p>
    <w:p w14:paraId="49DCCF28"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color w:val="333333"/>
          <w:sz w:val="27"/>
          <w:szCs w:val="27"/>
        </w:rPr>
        <w:t>a1[] = {11, 1, 13, 21, 3, 7}</w:t>
      </w:r>
    </w:p>
    <w:p w14:paraId="370402D5"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color w:val="333333"/>
          <w:sz w:val="27"/>
          <w:szCs w:val="27"/>
        </w:rPr>
        <w:t>a2[] = {11, 3, 7, 1}</w:t>
      </w:r>
    </w:p>
    <w:p w14:paraId="2FED72EE"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b/>
          <w:bCs/>
          <w:color w:val="333333"/>
          <w:sz w:val="27"/>
          <w:szCs w:val="27"/>
        </w:rPr>
        <w:t>Output</w:t>
      </w:r>
      <w:r w:rsidRPr="00B473C7">
        <w:rPr>
          <w:rFonts w:ascii="Consolas" w:eastAsia="Times New Roman" w:hAnsi="Consolas" w:cs="Courier New"/>
          <w:color w:val="333333"/>
          <w:sz w:val="27"/>
          <w:szCs w:val="27"/>
        </w:rPr>
        <w:t>:</w:t>
      </w:r>
    </w:p>
    <w:p w14:paraId="435EEE3A"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color w:val="333333"/>
          <w:sz w:val="27"/>
          <w:szCs w:val="27"/>
        </w:rPr>
        <w:lastRenderedPageBreak/>
        <w:t>Yes</w:t>
      </w:r>
    </w:p>
    <w:p w14:paraId="2BE5F1C6" w14:textId="77777777" w:rsidR="00B473C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473C7">
        <w:rPr>
          <w:rFonts w:ascii="Consolas" w:eastAsia="Times New Roman" w:hAnsi="Consolas" w:cs="Courier New"/>
          <w:b/>
          <w:bCs/>
          <w:color w:val="333333"/>
          <w:sz w:val="27"/>
          <w:szCs w:val="27"/>
        </w:rPr>
        <w:t>Explanation:</w:t>
      </w:r>
    </w:p>
    <w:p w14:paraId="6B092239" w14:textId="6C75EC00" w:rsidR="00C44B77" w:rsidRPr="00B473C7" w:rsidRDefault="00B473C7" w:rsidP="00B473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473C7">
        <w:rPr>
          <w:rFonts w:ascii="Consolas" w:eastAsia="Times New Roman" w:hAnsi="Consolas" w:cs="Courier New"/>
          <w:color w:val="333333"/>
          <w:sz w:val="27"/>
          <w:szCs w:val="27"/>
        </w:rPr>
        <w:t>a2[] is a subset of a1[]</w:t>
      </w:r>
    </w:p>
    <w:p w14:paraId="6C30966C" w14:textId="32CBDD2D" w:rsidR="00B473C7" w:rsidRPr="00B473C7" w:rsidRDefault="00C44B77" w:rsidP="00B473C7">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B473C7" w:rsidRPr="00B473C7">
        <w:t xml:space="preserve"> </w:t>
      </w:r>
      <w:r w:rsidR="00B473C7" w:rsidRPr="00B473C7">
        <w:rPr>
          <w:rFonts w:ascii="Consolas" w:eastAsia="Times New Roman" w:hAnsi="Consolas" w:cs="Courier New"/>
          <w:color w:val="263238"/>
          <w:sz w:val="20"/>
          <w:szCs w:val="20"/>
        </w:rPr>
        <w:t>string isSubset(int a1[], int a2[], int n, int m) {</w:t>
      </w:r>
    </w:p>
    <w:p w14:paraId="1F07ABF1"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unordered_map&lt;int,int&gt;mp;</w:t>
      </w:r>
    </w:p>
    <w:p w14:paraId="045BF606"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for(int i=0;i&lt;n;i++)</w:t>
      </w:r>
    </w:p>
    <w:p w14:paraId="56FA03DE"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mp[a1[i]]=1;</w:t>
      </w:r>
    </w:p>
    <w:p w14:paraId="5073449F"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for(int i=0;i&lt;m;i++)</w:t>
      </w:r>
    </w:p>
    <w:p w14:paraId="711C73F5"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w:t>
      </w:r>
    </w:p>
    <w:p w14:paraId="6B9962EE"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if(mp[a2[i]]&gt;0)</w:t>
      </w:r>
    </w:p>
    <w:p w14:paraId="76753813"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mp[a2[i]]--;</w:t>
      </w:r>
    </w:p>
    <w:p w14:paraId="09F5153C"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else</w:t>
      </w:r>
    </w:p>
    <w:p w14:paraId="1A3C5AAB"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return "No";</w:t>
      </w:r>
    </w:p>
    <w:p w14:paraId="186F0A9F"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w:t>
      </w:r>
    </w:p>
    <w:p w14:paraId="76F72796" w14:textId="77777777" w:rsidR="00B473C7" w:rsidRPr="00B473C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 xml:space="preserve">    return "Yes";</w:t>
      </w:r>
    </w:p>
    <w:p w14:paraId="0F7E43EC" w14:textId="02B69DAE" w:rsidR="00C44B77" w:rsidRDefault="00B473C7" w:rsidP="00B473C7">
      <w:pPr>
        <w:rPr>
          <w:rFonts w:ascii="Consolas" w:eastAsia="Times New Roman" w:hAnsi="Consolas" w:cs="Courier New"/>
          <w:color w:val="263238"/>
          <w:sz w:val="20"/>
          <w:szCs w:val="20"/>
        </w:rPr>
      </w:pPr>
      <w:r w:rsidRPr="00B473C7">
        <w:rPr>
          <w:rFonts w:ascii="Consolas" w:eastAsia="Times New Roman" w:hAnsi="Consolas" w:cs="Courier New"/>
          <w:color w:val="263238"/>
          <w:sz w:val="20"/>
          <w:szCs w:val="20"/>
        </w:rPr>
        <w:t>}</w:t>
      </w:r>
    </w:p>
    <w:p w14:paraId="2FEFA74E" w14:textId="52C8565F" w:rsidR="00B87C8D" w:rsidRPr="00B87C8D" w:rsidRDefault="00B473C7" w:rsidP="00B87C8D">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292)</w:t>
      </w:r>
      <w:r w:rsidR="00B87C8D" w:rsidRPr="00B87C8D">
        <w:rPr>
          <w:rFonts w:ascii="Arial" w:hAnsi="Arial" w:cs="Arial"/>
          <w:color w:val="333333"/>
          <w:sz w:val="27"/>
          <w:szCs w:val="27"/>
        </w:rPr>
        <w:t xml:space="preserve"> Given an array arr of size n and an integer X. Find if there's a triplet in the array which sums up to the given integer X.</w:t>
      </w:r>
    </w:p>
    <w:p w14:paraId="17F23627" w14:textId="77777777" w:rsidR="00B87C8D" w:rsidRPr="00B87C8D" w:rsidRDefault="00B87C8D" w:rsidP="00B87C8D">
      <w:pPr>
        <w:shd w:val="clear" w:color="auto" w:fill="FFFFFF"/>
        <w:spacing w:after="150" w:line="240" w:lineRule="auto"/>
        <w:rPr>
          <w:rFonts w:ascii="Arial" w:eastAsia="Times New Roman" w:hAnsi="Arial" w:cs="Arial"/>
          <w:color w:val="333333"/>
          <w:sz w:val="21"/>
          <w:szCs w:val="21"/>
        </w:rPr>
      </w:pPr>
      <w:r w:rsidRPr="00B87C8D">
        <w:rPr>
          <w:rFonts w:ascii="Arial" w:eastAsia="Times New Roman" w:hAnsi="Arial" w:cs="Arial"/>
          <w:color w:val="333333"/>
          <w:sz w:val="21"/>
          <w:szCs w:val="21"/>
        </w:rPr>
        <w:br/>
      </w:r>
      <w:r w:rsidRPr="00B87C8D">
        <w:rPr>
          <w:rFonts w:ascii="Arial" w:eastAsia="Times New Roman" w:hAnsi="Arial" w:cs="Arial"/>
          <w:b/>
          <w:bCs/>
          <w:color w:val="333333"/>
          <w:sz w:val="27"/>
          <w:szCs w:val="27"/>
        </w:rPr>
        <w:t>Example 1:</w:t>
      </w:r>
    </w:p>
    <w:p w14:paraId="42142F57"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b/>
          <w:bCs/>
          <w:color w:val="333333"/>
          <w:sz w:val="27"/>
          <w:szCs w:val="27"/>
        </w:rPr>
        <w:t>Input</w:t>
      </w:r>
      <w:r w:rsidRPr="00B87C8D">
        <w:rPr>
          <w:rFonts w:ascii="Consolas" w:eastAsia="Times New Roman" w:hAnsi="Consolas" w:cs="Courier New"/>
          <w:color w:val="333333"/>
          <w:sz w:val="27"/>
          <w:szCs w:val="27"/>
        </w:rPr>
        <w:t>:</w:t>
      </w:r>
    </w:p>
    <w:p w14:paraId="1B68E6C9"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color w:val="333333"/>
          <w:sz w:val="27"/>
          <w:szCs w:val="27"/>
        </w:rPr>
        <w:t>n = 6, X = 13</w:t>
      </w:r>
    </w:p>
    <w:p w14:paraId="226A801E"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color w:val="333333"/>
          <w:sz w:val="27"/>
          <w:szCs w:val="27"/>
        </w:rPr>
        <w:t>arr[] = [1 4 45 6 10 8]</w:t>
      </w:r>
    </w:p>
    <w:p w14:paraId="6AC1C33B"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b/>
          <w:bCs/>
          <w:color w:val="333333"/>
          <w:sz w:val="27"/>
          <w:szCs w:val="27"/>
        </w:rPr>
        <w:t>Output</w:t>
      </w:r>
      <w:r w:rsidRPr="00B87C8D">
        <w:rPr>
          <w:rFonts w:ascii="Consolas" w:eastAsia="Times New Roman" w:hAnsi="Consolas" w:cs="Courier New"/>
          <w:color w:val="333333"/>
          <w:sz w:val="27"/>
          <w:szCs w:val="27"/>
        </w:rPr>
        <w:t>:</w:t>
      </w:r>
    </w:p>
    <w:p w14:paraId="266BA173"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color w:val="333333"/>
          <w:sz w:val="27"/>
          <w:szCs w:val="27"/>
        </w:rPr>
        <w:t>1</w:t>
      </w:r>
    </w:p>
    <w:p w14:paraId="0A1D8BA7"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b/>
          <w:bCs/>
          <w:color w:val="333333"/>
          <w:sz w:val="27"/>
          <w:szCs w:val="27"/>
        </w:rPr>
        <w:t>Explanation</w:t>
      </w:r>
      <w:r w:rsidRPr="00B87C8D">
        <w:rPr>
          <w:rFonts w:ascii="Consolas" w:eastAsia="Times New Roman" w:hAnsi="Consolas" w:cs="Courier New"/>
          <w:color w:val="333333"/>
          <w:sz w:val="27"/>
          <w:szCs w:val="27"/>
        </w:rPr>
        <w:t>:</w:t>
      </w:r>
    </w:p>
    <w:p w14:paraId="2A833519" w14:textId="77777777" w:rsidR="00B87C8D"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87C8D">
        <w:rPr>
          <w:rFonts w:ascii="Consolas" w:eastAsia="Times New Roman" w:hAnsi="Consolas" w:cs="Courier New"/>
          <w:color w:val="333333"/>
          <w:sz w:val="27"/>
          <w:szCs w:val="27"/>
        </w:rPr>
        <w:t xml:space="preserve">The triplet {1, 4, 8} in </w:t>
      </w:r>
    </w:p>
    <w:p w14:paraId="1E021963" w14:textId="180D739D" w:rsidR="00B473C7" w:rsidRPr="00B87C8D" w:rsidRDefault="00B87C8D" w:rsidP="00B87C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87C8D">
        <w:rPr>
          <w:rFonts w:ascii="Consolas" w:eastAsia="Times New Roman" w:hAnsi="Consolas" w:cs="Courier New"/>
          <w:color w:val="333333"/>
          <w:sz w:val="27"/>
          <w:szCs w:val="27"/>
        </w:rPr>
        <w:t>the array sums up to 13.</w:t>
      </w:r>
    </w:p>
    <w:p w14:paraId="528D91D9" w14:textId="59C06647" w:rsidR="000360D0" w:rsidRPr="000360D0" w:rsidRDefault="00B473C7" w:rsidP="000360D0">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0360D0" w:rsidRPr="000360D0">
        <w:t xml:space="preserve"> </w:t>
      </w:r>
      <w:r w:rsidR="000360D0" w:rsidRPr="000360D0">
        <w:rPr>
          <w:rFonts w:ascii="Consolas" w:eastAsia="Times New Roman" w:hAnsi="Consolas" w:cs="Courier New"/>
          <w:color w:val="263238"/>
          <w:sz w:val="20"/>
          <w:szCs w:val="20"/>
        </w:rPr>
        <w:t>bool find3Numbers(int A[], int n, int X)</w:t>
      </w:r>
    </w:p>
    <w:p w14:paraId="1C2115A4"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lastRenderedPageBreak/>
        <w:t xml:space="preserve">    {</w:t>
      </w:r>
    </w:p>
    <w:p w14:paraId="3C47E5F5"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//Your Code Here</w:t>
      </w:r>
    </w:p>
    <w:p w14:paraId="2D4DB661"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sort(A, A+n);</w:t>
      </w:r>
    </w:p>
    <w:p w14:paraId="195A80EE"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for (int i = 0; i &lt; n-3; i++)</w:t>
      </w:r>
    </w:p>
    <w:p w14:paraId="4010EE32"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t>
      </w:r>
    </w:p>
    <w:p w14:paraId="648ED5CB"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int j = i+1;</w:t>
      </w:r>
    </w:p>
    <w:p w14:paraId="56ACC096"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int k =  n - 1;</w:t>
      </w:r>
    </w:p>
    <w:p w14:paraId="3C650D4A"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while (j &lt; k)</w:t>
      </w:r>
    </w:p>
    <w:p w14:paraId="0BBB9EB6"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t>
      </w:r>
    </w:p>
    <w:p w14:paraId="37C462E4"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int sum = A[i] + A[j] + A[k];</w:t>
      </w:r>
    </w:p>
    <w:p w14:paraId="04129634"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if (sum == X)</w:t>
      </w:r>
    </w:p>
    <w:p w14:paraId="58190668"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return true;</w:t>
      </w:r>
    </w:p>
    <w:p w14:paraId="5317A27D"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else if (sum &gt; X)</w:t>
      </w:r>
    </w:p>
    <w:p w14:paraId="4CC18607"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k -= 1;</w:t>
      </w:r>
    </w:p>
    <w:p w14:paraId="373F949C"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else if (sum &lt; X)</w:t>
      </w:r>
    </w:p>
    <w:p w14:paraId="1D34E4E3"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j += 1;</w:t>
      </w:r>
    </w:p>
    <w:p w14:paraId="113DA57F"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t>
      </w:r>
    </w:p>
    <w:p w14:paraId="0502A220"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t>
      </w:r>
    </w:p>
    <w:p w14:paraId="511266D0" w14:textId="77777777" w:rsidR="000360D0" w:rsidRPr="000360D0"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return false;</w:t>
      </w:r>
    </w:p>
    <w:p w14:paraId="2D7F434E" w14:textId="49FF1473" w:rsidR="00B473C7" w:rsidRDefault="000360D0" w:rsidP="000360D0">
      <w:pPr>
        <w:rPr>
          <w:rFonts w:ascii="Consolas" w:eastAsia="Times New Roman" w:hAnsi="Consolas" w:cs="Courier New"/>
          <w:color w:val="263238"/>
          <w:sz w:val="20"/>
          <w:szCs w:val="20"/>
        </w:rPr>
      </w:pPr>
      <w:r w:rsidRPr="000360D0">
        <w:rPr>
          <w:rFonts w:ascii="Consolas" w:eastAsia="Times New Roman" w:hAnsi="Consolas" w:cs="Courier New"/>
          <w:color w:val="263238"/>
          <w:sz w:val="20"/>
          <w:szCs w:val="20"/>
        </w:rPr>
        <w:t xml:space="preserve">    }</w:t>
      </w:r>
    </w:p>
    <w:p w14:paraId="58EB7C32" w14:textId="423D19F6" w:rsidR="00BD152F" w:rsidRPr="00BD152F" w:rsidRDefault="000360D0" w:rsidP="00BD152F">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293)</w:t>
      </w:r>
      <w:r w:rsidR="00BD152F" w:rsidRPr="00BD152F">
        <w:rPr>
          <w:rFonts w:ascii="Arial" w:hAnsi="Arial" w:cs="Arial"/>
          <w:color w:val="333333"/>
          <w:sz w:val="27"/>
          <w:szCs w:val="27"/>
        </w:rPr>
        <w:t xml:space="preserve"> Given an array </w:t>
      </w:r>
      <w:r w:rsidR="00BD152F" w:rsidRPr="00BD152F">
        <w:rPr>
          <w:rFonts w:ascii="Arial" w:hAnsi="Arial" w:cs="Arial"/>
          <w:b/>
          <w:bCs/>
          <w:color w:val="333333"/>
          <w:sz w:val="27"/>
          <w:szCs w:val="27"/>
        </w:rPr>
        <w:t>A[ ]</w:t>
      </w:r>
      <w:r w:rsidR="00BD152F" w:rsidRPr="00BD152F">
        <w:rPr>
          <w:rFonts w:ascii="Arial" w:hAnsi="Arial" w:cs="Arial"/>
          <w:color w:val="333333"/>
          <w:sz w:val="27"/>
          <w:szCs w:val="27"/>
        </w:rPr>
        <w:t> of positive integers of size </w:t>
      </w:r>
      <w:r w:rsidR="00BD152F" w:rsidRPr="00BD152F">
        <w:rPr>
          <w:rFonts w:ascii="Arial" w:hAnsi="Arial" w:cs="Arial"/>
          <w:b/>
          <w:bCs/>
          <w:color w:val="333333"/>
          <w:sz w:val="27"/>
          <w:szCs w:val="27"/>
        </w:rPr>
        <w:t>N</w:t>
      </w:r>
      <w:r w:rsidR="00BD152F" w:rsidRPr="00BD152F">
        <w:rPr>
          <w:rFonts w:ascii="Arial" w:hAnsi="Arial" w:cs="Arial"/>
          <w:color w:val="333333"/>
          <w:sz w:val="27"/>
          <w:szCs w:val="27"/>
        </w:rPr>
        <w:t>, where each value represents the number of chocolates in a packet. Each packet can have a variable number of chocolates. There are </w:t>
      </w:r>
      <w:r w:rsidR="00BD152F" w:rsidRPr="00BD152F">
        <w:rPr>
          <w:rFonts w:ascii="Arial" w:hAnsi="Arial" w:cs="Arial"/>
          <w:b/>
          <w:bCs/>
          <w:color w:val="333333"/>
          <w:sz w:val="27"/>
          <w:szCs w:val="27"/>
        </w:rPr>
        <w:t>M</w:t>
      </w:r>
      <w:r w:rsidR="00BD152F" w:rsidRPr="00BD152F">
        <w:rPr>
          <w:rFonts w:ascii="Arial" w:hAnsi="Arial" w:cs="Arial"/>
          <w:color w:val="333333"/>
          <w:sz w:val="27"/>
          <w:szCs w:val="27"/>
        </w:rPr>
        <w:t> students, the task is to distribute chocolate packets among </w:t>
      </w:r>
      <w:r w:rsidR="00BD152F" w:rsidRPr="00BD152F">
        <w:rPr>
          <w:rFonts w:ascii="Arial" w:hAnsi="Arial" w:cs="Arial"/>
          <w:b/>
          <w:bCs/>
          <w:color w:val="333333"/>
          <w:sz w:val="27"/>
          <w:szCs w:val="27"/>
        </w:rPr>
        <w:t>M</w:t>
      </w:r>
      <w:r w:rsidR="00BD152F" w:rsidRPr="00BD152F">
        <w:rPr>
          <w:rFonts w:ascii="Arial" w:hAnsi="Arial" w:cs="Arial"/>
          <w:color w:val="333333"/>
          <w:sz w:val="27"/>
          <w:szCs w:val="27"/>
        </w:rPr>
        <w:t> students such that :</w:t>
      </w:r>
      <w:r w:rsidR="00BD152F" w:rsidRPr="00BD152F">
        <w:rPr>
          <w:rFonts w:ascii="Arial" w:hAnsi="Arial" w:cs="Arial"/>
          <w:color w:val="333333"/>
          <w:sz w:val="21"/>
          <w:szCs w:val="21"/>
        </w:rPr>
        <w:br/>
      </w:r>
      <w:r w:rsidR="00BD152F" w:rsidRPr="00BD152F">
        <w:rPr>
          <w:rFonts w:ascii="Arial" w:hAnsi="Arial" w:cs="Arial"/>
          <w:color w:val="333333"/>
          <w:sz w:val="27"/>
          <w:szCs w:val="27"/>
        </w:rPr>
        <w:t>1. Each student gets </w:t>
      </w:r>
      <w:r w:rsidR="00BD152F" w:rsidRPr="00BD152F">
        <w:rPr>
          <w:rFonts w:ascii="Arial" w:hAnsi="Arial" w:cs="Arial"/>
          <w:b/>
          <w:bCs/>
          <w:color w:val="333333"/>
          <w:sz w:val="27"/>
          <w:szCs w:val="27"/>
        </w:rPr>
        <w:t>exactly</w:t>
      </w:r>
      <w:r w:rsidR="00BD152F" w:rsidRPr="00BD152F">
        <w:rPr>
          <w:rFonts w:ascii="Arial" w:hAnsi="Arial" w:cs="Arial"/>
          <w:color w:val="333333"/>
          <w:sz w:val="27"/>
          <w:szCs w:val="27"/>
        </w:rPr>
        <w:t> one packet.</w:t>
      </w:r>
      <w:r w:rsidR="00BD152F" w:rsidRPr="00BD152F">
        <w:rPr>
          <w:rFonts w:ascii="Arial" w:hAnsi="Arial" w:cs="Arial"/>
          <w:color w:val="333333"/>
          <w:sz w:val="27"/>
          <w:szCs w:val="27"/>
        </w:rPr>
        <w:br/>
        <w:t>2. The difference between maximum number of chocolates given to a student and minimum number of chocolates given to a student is minimum.</w:t>
      </w:r>
    </w:p>
    <w:p w14:paraId="5D08766F" w14:textId="77777777" w:rsidR="00BD152F" w:rsidRPr="00BD152F" w:rsidRDefault="00BD152F" w:rsidP="00BD152F">
      <w:pPr>
        <w:shd w:val="clear" w:color="auto" w:fill="FFFFFF"/>
        <w:spacing w:after="150" w:line="240" w:lineRule="auto"/>
        <w:rPr>
          <w:rFonts w:ascii="Arial" w:eastAsia="Times New Roman" w:hAnsi="Arial" w:cs="Arial"/>
          <w:color w:val="333333"/>
          <w:sz w:val="21"/>
          <w:szCs w:val="21"/>
        </w:rPr>
      </w:pPr>
      <w:r w:rsidRPr="00BD152F">
        <w:rPr>
          <w:rFonts w:ascii="Arial" w:eastAsia="Times New Roman" w:hAnsi="Arial" w:cs="Arial"/>
          <w:b/>
          <w:bCs/>
          <w:color w:val="333333"/>
          <w:sz w:val="27"/>
          <w:szCs w:val="27"/>
        </w:rPr>
        <w:t>Example 1:</w:t>
      </w:r>
    </w:p>
    <w:p w14:paraId="28B46C39"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BD152F">
        <w:rPr>
          <w:rFonts w:ascii="Consolas" w:eastAsia="Times New Roman" w:hAnsi="Consolas" w:cs="Courier New"/>
          <w:b/>
          <w:bCs/>
          <w:color w:val="333333"/>
          <w:sz w:val="27"/>
          <w:szCs w:val="27"/>
        </w:rPr>
        <w:t>Input:</w:t>
      </w:r>
    </w:p>
    <w:p w14:paraId="2CA88FC3"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152F">
        <w:rPr>
          <w:rFonts w:ascii="Consolas" w:eastAsia="Times New Roman" w:hAnsi="Consolas" w:cs="Courier New"/>
          <w:color w:val="333333"/>
          <w:sz w:val="27"/>
          <w:szCs w:val="27"/>
        </w:rPr>
        <w:t>N = 8, M = 5</w:t>
      </w:r>
    </w:p>
    <w:p w14:paraId="59A00980"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BD152F">
        <w:rPr>
          <w:rFonts w:ascii="Consolas" w:eastAsia="Times New Roman" w:hAnsi="Consolas" w:cs="Courier New"/>
          <w:color w:val="333333"/>
          <w:sz w:val="27"/>
          <w:szCs w:val="27"/>
        </w:rPr>
        <w:t>A = {3, 4, 1, 9, 56, 7, 9, 12}</w:t>
      </w:r>
    </w:p>
    <w:p w14:paraId="6B994F49"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D152F">
        <w:rPr>
          <w:rFonts w:ascii="Consolas" w:eastAsia="Times New Roman" w:hAnsi="Consolas" w:cs="Courier New"/>
          <w:b/>
          <w:bCs/>
          <w:color w:val="333333"/>
          <w:sz w:val="27"/>
          <w:szCs w:val="27"/>
        </w:rPr>
        <w:t xml:space="preserve">Output: </w:t>
      </w:r>
      <w:r w:rsidRPr="00BD152F">
        <w:rPr>
          <w:rFonts w:ascii="Consolas" w:eastAsia="Times New Roman" w:hAnsi="Consolas" w:cs="Courier New"/>
          <w:color w:val="333333"/>
          <w:sz w:val="27"/>
          <w:szCs w:val="27"/>
        </w:rPr>
        <w:t>6</w:t>
      </w:r>
    </w:p>
    <w:p w14:paraId="738390E9"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D152F">
        <w:rPr>
          <w:rFonts w:ascii="Consolas" w:eastAsia="Times New Roman" w:hAnsi="Consolas" w:cs="Courier New"/>
          <w:b/>
          <w:bCs/>
          <w:color w:val="333333"/>
          <w:sz w:val="27"/>
          <w:szCs w:val="27"/>
        </w:rPr>
        <w:lastRenderedPageBreak/>
        <w:t xml:space="preserve">Explanation: </w:t>
      </w:r>
      <w:r w:rsidRPr="00BD152F">
        <w:rPr>
          <w:rFonts w:ascii="Consolas" w:eastAsia="Times New Roman" w:hAnsi="Consolas" w:cs="Courier New"/>
          <w:color w:val="333333"/>
          <w:sz w:val="27"/>
          <w:szCs w:val="27"/>
        </w:rPr>
        <w:t xml:space="preserve">The minimum difference between </w:t>
      </w:r>
    </w:p>
    <w:p w14:paraId="195B4258"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D152F">
        <w:rPr>
          <w:rFonts w:ascii="Consolas" w:eastAsia="Times New Roman" w:hAnsi="Consolas" w:cs="Courier New"/>
          <w:color w:val="333333"/>
          <w:sz w:val="27"/>
          <w:szCs w:val="27"/>
        </w:rPr>
        <w:t xml:space="preserve">maximum chocolates and minimum chocolates </w:t>
      </w:r>
    </w:p>
    <w:p w14:paraId="5D0CDBA5" w14:textId="77777777" w:rsidR="00BD152F"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BD152F">
        <w:rPr>
          <w:rFonts w:ascii="Consolas" w:eastAsia="Times New Roman" w:hAnsi="Consolas" w:cs="Courier New"/>
          <w:color w:val="333333"/>
          <w:sz w:val="27"/>
          <w:szCs w:val="27"/>
        </w:rPr>
        <w:t>is 9 - 3 = 6 by choosing following M packets :</w:t>
      </w:r>
    </w:p>
    <w:p w14:paraId="560265C8" w14:textId="4FE6ADF9" w:rsidR="000360D0" w:rsidRPr="00BD152F" w:rsidRDefault="00BD152F" w:rsidP="00BD15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D152F">
        <w:rPr>
          <w:rFonts w:ascii="Consolas" w:eastAsia="Times New Roman" w:hAnsi="Consolas" w:cs="Courier New"/>
          <w:color w:val="333333"/>
          <w:sz w:val="27"/>
          <w:szCs w:val="27"/>
        </w:rPr>
        <w:t>{3, 4, 9, 7, 9}.</w:t>
      </w:r>
    </w:p>
    <w:p w14:paraId="56A3DFB4" w14:textId="6370808D" w:rsidR="00677691" w:rsidRPr="00677691" w:rsidRDefault="000360D0" w:rsidP="00677691">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677691" w:rsidRPr="00677691">
        <w:t xml:space="preserve"> </w:t>
      </w:r>
      <w:r w:rsidR="00677691" w:rsidRPr="00677691">
        <w:rPr>
          <w:rFonts w:ascii="Consolas" w:eastAsia="Times New Roman" w:hAnsi="Consolas" w:cs="Courier New"/>
          <w:color w:val="263238"/>
          <w:sz w:val="20"/>
          <w:szCs w:val="20"/>
        </w:rPr>
        <w:t>long long findMinDiff(vector&lt;long long&gt; a, long long n, long long m){</w:t>
      </w:r>
    </w:p>
    <w:p w14:paraId="67C9D0FC"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//code</w:t>
      </w:r>
    </w:p>
    <w:p w14:paraId="44633029"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sort(a.begin(), a.end());</w:t>
      </w:r>
    </w:p>
    <w:p w14:paraId="2C3B5BDA"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long long num= INT_MAX;</w:t>
      </w:r>
    </w:p>
    <w:p w14:paraId="7C3F948E"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for(int i=0; i+m &lt;= n; i++){</w:t>
      </w:r>
    </w:p>
    <w:p w14:paraId="2E330E0A"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int j= i+m-1;</w:t>
      </w:r>
    </w:p>
    <w:p w14:paraId="77AE523F"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if(a[j] - a[i] &lt; num)</w:t>
      </w:r>
    </w:p>
    <w:p w14:paraId="75963910"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num =a[j]-a[i];</w:t>
      </w:r>
    </w:p>
    <w:p w14:paraId="1F181685"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w:t>
      </w:r>
    </w:p>
    <w:p w14:paraId="7A24C1F5" w14:textId="77777777" w:rsidR="00677691" w:rsidRPr="00677691"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return num;</w:t>
      </w:r>
    </w:p>
    <w:p w14:paraId="6FA45D2E" w14:textId="6F31C571" w:rsidR="000360D0" w:rsidRDefault="00677691" w:rsidP="00677691">
      <w:pPr>
        <w:rPr>
          <w:rFonts w:ascii="Consolas" w:eastAsia="Times New Roman" w:hAnsi="Consolas" w:cs="Courier New"/>
          <w:color w:val="263238"/>
          <w:sz w:val="20"/>
          <w:szCs w:val="20"/>
        </w:rPr>
      </w:pPr>
      <w:r w:rsidRPr="00677691">
        <w:rPr>
          <w:rFonts w:ascii="Consolas" w:eastAsia="Times New Roman" w:hAnsi="Consolas" w:cs="Courier New"/>
          <w:color w:val="263238"/>
          <w:sz w:val="20"/>
          <w:szCs w:val="20"/>
        </w:rPr>
        <w:t xml:space="preserve">    }   </w:t>
      </w:r>
    </w:p>
    <w:p w14:paraId="053908B1" w14:textId="3A87541F" w:rsidR="008E03AC" w:rsidRPr="008E03AC" w:rsidRDefault="00677691" w:rsidP="008E03AC">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294)</w:t>
      </w:r>
      <w:r w:rsidR="008E03AC" w:rsidRPr="008E03AC">
        <w:rPr>
          <w:rFonts w:ascii="Arial" w:hAnsi="Arial" w:cs="Arial"/>
          <w:color w:val="333333"/>
          <w:sz w:val="27"/>
          <w:szCs w:val="27"/>
        </w:rPr>
        <w:t xml:space="preserve"> Given a Integer array A[] of n elements. Your task is to complete the function </w:t>
      </w:r>
      <w:r w:rsidR="008E03AC" w:rsidRPr="008E03AC">
        <w:rPr>
          <w:rFonts w:ascii="Arial" w:hAnsi="Arial" w:cs="Arial"/>
          <w:b/>
          <w:bCs/>
          <w:color w:val="333333"/>
          <w:sz w:val="27"/>
          <w:szCs w:val="27"/>
        </w:rPr>
        <w:t>PalinArray</w:t>
      </w:r>
      <w:r w:rsidR="008E03AC" w:rsidRPr="008E03AC">
        <w:rPr>
          <w:rFonts w:ascii="Arial" w:hAnsi="Arial" w:cs="Arial"/>
          <w:color w:val="333333"/>
          <w:sz w:val="30"/>
          <w:szCs w:val="30"/>
        </w:rPr>
        <w:t>.</w:t>
      </w:r>
      <w:r w:rsidR="008E03AC" w:rsidRPr="008E03AC">
        <w:rPr>
          <w:rFonts w:ascii="Arial" w:hAnsi="Arial" w:cs="Arial"/>
          <w:color w:val="333333"/>
          <w:sz w:val="27"/>
          <w:szCs w:val="27"/>
        </w:rPr>
        <w:t> Which will return 1 if all the elements of the Array are palindrome otherwise it will return 0.</w:t>
      </w:r>
    </w:p>
    <w:p w14:paraId="780F205A" w14:textId="77777777" w:rsidR="008E03AC"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Input:</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The first line of input contains an integer denoting the no of test cases. Then T test cases follow. Each test case contains two lines. The first line of input contains an integer n denoting the size of the arrays. In the second line are N space separated values of the array A[].</w:t>
      </w:r>
    </w:p>
    <w:p w14:paraId="7759036B" w14:textId="77777777" w:rsidR="008E03AC"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Output:</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For each test case in a new line print the required result</w:t>
      </w:r>
      <w:r w:rsidRPr="008E03AC">
        <w:rPr>
          <w:rFonts w:ascii="Arial" w:eastAsia="Times New Roman" w:hAnsi="Arial" w:cs="Arial"/>
          <w:color w:val="333333"/>
          <w:sz w:val="30"/>
          <w:szCs w:val="30"/>
        </w:rPr>
        <w:t>.</w:t>
      </w:r>
    </w:p>
    <w:p w14:paraId="2CE52146" w14:textId="77777777" w:rsidR="008E03AC"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Constraints:</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1 &lt;=T&lt;= 50</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1 &lt;=n&lt;= 20</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1 &lt;=A[]&lt;= 10000</w:t>
      </w:r>
    </w:p>
    <w:p w14:paraId="6D3A4894" w14:textId="77777777" w:rsidR="008E03AC"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Example:</w:t>
      </w:r>
      <w:r w:rsidRPr="008E03AC">
        <w:rPr>
          <w:rFonts w:ascii="Arial" w:eastAsia="Times New Roman" w:hAnsi="Arial" w:cs="Arial"/>
          <w:color w:val="333333"/>
          <w:sz w:val="21"/>
          <w:szCs w:val="21"/>
        </w:rPr>
        <w:br/>
      </w:r>
      <w:r w:rsidRPr="008E03AC">
        <w:rPr>
          <w:rFonts w:ascii="Arial" w:eastAsia="Times New Roman" w:hAnsi="Arial" w:cs="Arial"/>
          <w:b/>
          <w:bCs/>
          <w:color w:val="333333"/>
          <w:sz w:val="27"/>
          <w:szCs w:val="27"/>
        </w:rPr>
        <w:t>Input:</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2</w:t>
      </w:r>
      <w:r w:rsidRPr="008E03AC">
        <w:rPr>
          <w:rFonts w:ascii="Arial" w:eastAsia="Times New Roman" w:hAnsi="Arial" w:cs="Arial"/>
          <w:color w:val="333333"/>
          <w:sz w:val="27"/>
          <w:szCs w:val="27"/>
        </w:rPr>
        <w:br/>
        <w:t>5</w:t>
      </w:r>
      <w:r w:rsidRPr="008E03AC">
        <w:rPr>
          <w:rFonts w:ascii="Arial" w:eastAsia="Times New Roman" w:hAnsi="Arial" w:cs="Arial"/>
          <w:color w:val="333333"/>
          <w:sz w:val="27"/>
          <w:szCs w:val="27"/>
        </w:rPr>
        <w:br/>
      </w:r>
      <w:r w:rsidRPr="008E03AC">
        <w:rPr>
          <w:rFonts w:ascii="Arial" w:eastAsia="Times New Roman" w:hAnsi="Arial" w:cs="Arial"/>
          <w:color w:val="333333"/>
          <w:sz w:val="27"/>
          <w:szCs w:val="27"/>
        </w:rPr>
        <w:lastRenderedPageBreak/>
        <w:t>111 222 333 444 555</w:t>
      </w:r>
      <w:r w:rsidRPr="008E03AC">
        <w:rPr>
          <w:rFonts w:ascii="Arial" w:eastAsia="Times New Roman" w:hAnsi="Arial" w:cs="Arial"/>
          <w:color w:val="333333"/>
          <w:sz w:val="27"/>
          <w:szCs w:val="27"/>
        </w:rPr>
        <w:br/>
        <w:t>3</w:t>
      </w:r>
      <w:r w:rsidRPr="008E03AC">
        <w:rPr>
          <w:rFonts w:ascii="Arial" w:eastAsia="Times New Roman" w:hAnsi="Arial" w:cs="Arial"/>
          <w:color w:val="333333"/>
          <w:sz w:val="27"/>
          <w:szCs w:val="27"/>
        </w:rPr>
        <w:br/>
        <w:t>121 131 20</w:t>
      </w:r>
    </w:p>
    <w:p w14:paraId="6FFF40E9" w14:textId="77777777" w:rsidR="008E03AC"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Output:</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1</w:t>
      </w:r>
      <w:r w:rsidRPr="008E03AC">
        <w:rPr>
          <w:rFonts w:ascii="Arial" w:eastAsia="Times New Roman" w:hAnsi="Arial" w:cs="Arial"/>
          <w:color w:val="333333"/>
          <w:sz w:val="27"/>
          <w:szCs w:val="27"/>
        </w:rPr>
        <w:br/>
        <w:t>0</w:t>
      </w:r>
    </w:p>
    <w:p w14:paraId="3225D8B6" w14:textId="0C9CF235" w:rsidR="00677691" w:rsidRPr="008E03AC" w:rsidRDefault="008E03AC" w:rsidP="008E03AC">
      <w:pPr>
        <w:shd w:val="clear" w:color="auto" w:fill="FFFFFF"/>
        <w:spacing w:after="150" w:line="240" w:lineRule="auto"/>
        <w:rPr>
          <w:rFonts w:ascii="Arial" w:eastAsia="Times New Roman" w:hAnsi="Arial" w:cs="Arial"/>
          <w:color w:val="333333"/>
          <w:sz w:val="21"/>
          <w:szCs w:val="21"/>
        </w:rPr>
      </w:pPr>
      <w:r w:rsidRPr="008E03AC">
        <w:rPr>
          <w:rFonts w:ascii="Arial" w:eastAsia="Times New Roman" w:hAnsi="Arial" w:cs="Arial"/>
          <w:b/>
          <w:bCs/>
          <w:color w:val="333333"/>
          <w:sz w:val="27"/>
          <w:szCs w:val="27"/>
        </w:rPr>
        <w:t>Explanation:</w:t>
      </w:r>
      <w:r w:rsidRPr="008E03AC">
        <w:rPr>
          <w:rFonts w:ascii="Arial" w:eastAsia="Times New Roman" w:hAnsi="Arial" w:cs="Arial"/>
          <w:color w:val="333333"/>
          <w:sz w:val="21"/>
          <w:szCs w:val="21"/>
        </w:rPr>
        <w:br/>
      </w:r>
      <w:r w:rsidRPr="008E03AC">
        <w:rPr>
          <w:rFonts w:ascii="Arial" w:eastAsia="Times New Roman" w:hAnsi="Arial" w:cs="Arial"/>
          <w:color w:val="333333"/>
          <w:sz w:val="27"/>
          <w:szCs w:val="27"/>
        </w:rPr>
        <w:t>For First test case.</w:t>
      </w:r>
      <w:r w:rsidRPr="008E03AC">
        <w:rPr>
          <w:rFonts w:ascii="Arial" w:eastAsia="Times New Roman" w:hAnsi="Arial" w:cs="Arial"/>
          <w:color w:val="333333"/>
          <w:sz w:val="27"/>
          <w:szCs w:val="27"/>
        </w:rPr>
        <w:br/>
        <w:t>n=5;</w:t>
      </w:r>
      <w:r w:rsidRPr="008E03AC">
        <w:rPr>
          <w:rFonts w:ascii="Arial" w:eastAsia="Times New Roman" w:hAnsi="Arial" w:cs="Arial"/>
          <w:color w:val="333333"/>
          <w:sz w:val="27"/>
          <w:szCs w:val="27"/>
        </w:rPr>
        <w:br/>
        <w:t>A[0] = 111    //which is a palindrome number.</w:t>
      </w:r>
      <w:r w:rsidRPr="008E03AC">
        <w:rPr>
          <w:rFonts w:ascii="Arial" w:eastAsia="Times New Roman" w:hAnsi="Arial" w:cs="Arial"/>
          <w:color w:val="333333"/>
          <w:sz w:val="27"/>
          <w:szCs w:val="27"/>
        </w:rPr>
        <w:br/>
        <w:t>A[1] = 222   //which is a palindrome number.</w:t>
      </w:r>
      <w:r w:rsidRPr="008E03AC">
        <w:rPr>
          <w:rFonts w:ascii="Arial" w:eastAsia="Times New Roman" w:hAnsi="Arial" w:cs="Arial"/>
          <w:color w:val="333333"/>
          <w:sz w:val="27"/>
          <w:szCs w:val="27"/>
        </w:rPr>
        <w:br/>
        <w:t>A[2] = 333   //which is a palindrome number.</w:t>
      </w:r>
      <w:r w:rsidRPr="008E03AC">
        <w:rPr>
          <w:rFonts w:ascii="Arial" w:eastAsia="Times New Roman" w:hAnsi="Arial" w:cs="Arial"/>
          <w:color w:val="333333"/>
          <w:sz w:val="27"/>
          <w:szCs w:val="27"/>
        </w:rPr>
        <w:br/>
        <w:t>A[3] = 444  //which is a palindrome number.</w:t>
      </w:r>
      <w:r w:rsidRPr="008E03AC">
        <w:rPr>
          <w:rFonts w:ascii="Arial" w:eastAsia="Times New Roman" w:hAnsi="Arial" w:cs="Arial"/>
          <w:color w:val="333333"/>
          <w:sz w:val="27"/>
          <w:szCs w:val="27"/>
        </w:rPr>
        <w:br/>
        <w:t>A[4] = 555  //which is a palindrome number.</w:t>
      </w:r>
      <w:r w:rsidRPr="008E03AC">
        <w:rPr>
          <w:rFonts w:ascii="Arial" w:eastAsia="Times New Roman" w:hAnsi="Arial" w:cs="Arial"/>
          <w:color w:val="333333"/>
          <w:sz w:val="27"/>
          <w:szCs w:val="27"/>
        </w:rPr>
        <w:br/>
        <w:t>As all numbers are palindrome so This will return 1.</w:t>
      </w:r>
    </w:p>
    <w:p w14:paraId="01F384EA" w14:textId="70F6A500" w:rsidR="00F96206" w:rsidRPr="00F96206" w:rsidRDefault="00677691" w:rsidP="00F96206">
      <w:pPr>
        <w:rPr>
          <w:rFonts w:ascii="Consolas" w:eastAsia="Times New Roman" w:hAnsi="Consolas" w:cs="Courier New"/>
          <w:color w:val="263238"/>
          <w:sz w:val="20"/>
          <w:szCs w:val="20"/>
        </w:rPr>
      </w:pPr>
      <w:r>
        <w:rPr>
          <w:rFonts w:ascii="Consolas" w:eastAsia="Times New Roman" w:hAnsi="Consolas" w:cs="Courier New"/>
          <w:color w:val="263238"/>
          <w:sz w:val="20"/>
          <w:szCs w:val="20"/>
        </w:rPr>
        <w:t>:</w:t>
      </w:r>
      <w:r w:rsidR="00F96206" w:rsidRPr="00F96206">
        <w:t xml:space="preserve"> </w:t>
      </w:r>
      <w:r w:rsidR="00F96206" w:rsidRPr="00F96206">
        <w:rPr>
          <w:rFonts w:ascii="Consolas" w:eastAsia="Times New Roman" w:hAnsi="Consolas" w:cs="Courier New"/>
          <w:color w:val="263238"/>
          <w:sz w:val="20"/>
          <w:szCs w:val="20"/>
        </w:rPr>
        <w:t>int func(int n)</w:t>
      </w:r>
    </w:p>
    <w:p w14:paraId="763EB422"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w:t>
      </w:r>
    </w:p>
    <w:p w14:paraId="5E918638"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int r;</w:t>
      </w:r>
    </w:p>
    <w:p w14:paraId="0FD70BA8"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int ans=0;</w:t>
      </w:r>
    </w:p>
    <w:p w14:paraId="47E6E26E"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while(n&gt;0)</w:t>
      </w:r>
    </w:p>
    <w:p w14:paraId="7F896ADA"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w:t>
      </w:r>
    </w:p>
    <w:p w14:paraId="55D525AE"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r=n%10;</w:t>
      </w:r>
    </w:p>
    <w:p w14:paraId="6D13610B"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ans=(ans*10)+r;</w:t>
      </w:r>
    </w:p>
    <w:p w14:paraId="1B7EE539"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n/=10;</w:t>
      </w:r>
    </w:p>
    <w:p w14:paraId="6E2C89DB"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w:t>
      </w:r>
    </w:p>
    <w:p w14:paraId="3DB181B5"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return ans;</w:t>
      </w:r>
    </w:p>
    <w:p w14:paraId="5DC9CD00"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w:t>
      </w:r>
    </w:p>
    <w:p w14:paraId="21CA6772"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int PalinArray(int a[], int n)</w:t>
      </w:r>
    </w:p>
    <w:p w14:paraId="6CEF5036"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//add code here.</w:t>
      </w:r>
    </w:p>
    <w:p w14:paraId="33E5129E"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for(int i=0;i&lt;n;i++)</w:t>
      </w:r>
    </w:p>
    <w:p w14:paraId="7607F98F"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w:t>
      </w:r>
    </w:p>
    <w:p w14:paraId="2AFDCBB3"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if(func(a[i])!=a[i])</w:t>
      </w:r>
    </w:p>
    <w:p w14:paraId="657C6977"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return 0;</w:t>
      </w:r>
    </w:p>
    <w:p w14:paraId="70E6F975"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 xml:space="preserve">    }</w:t>
      </w:r>
    </w:p>
    <w:p w14:paraId="67FCE7AD" w14:textId="77777777" w:rsidR="00F96206" w:rsidRPr="00F96206"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lastRenderedPageBreak/>
        <w:t xml:space="preserve">    return 1;</w:t>
      </w:r>
    </w:p>
    <w:p w14:paraId="7D1FD6F1" w14:textId="6C50C085" w:rsidR="00677691" w:rsidRDefault="00F96206" w:rsidP="00F96206">
      <w:pPr>
        <w:rPr>
          <w:rFonts w:ascii="Consolas" w:eastAsia="Times New Roman" w:hAnsi="Consolas" w:cs="Courier New"/>
          <w:color w:val="263238"/>
          <w:sz w:val="20"/>
          <w:szCs w:val="20"/>
        </w:rPr>
      </w:pPr>
      <w:r w:rsidRPr="00F96206">
        <w:rPr>
          <w:rFonts w:ascii="Consolas" w:eastAsia="Times New Roman" w:hAnsi="Consolas" w:cs="Courier New"/>
          <w:color w:val="263238"/>
          <w:sz w:val="20"/>
          <w:szCs w:val="20"/>
        </w:rPr>
        <w:t>}</w:t>
      </w:r>
    </w:p>
    <w:p w14:paraId="18CCE91B" w14:textId="34E46BB0" w:rsidR="00072FA7" w:rsidRPr="00072FA7" w:rsidRDefault="00F96206" w:rsidP="00072FA7">
      <w:pPr>
        <w:pStyle w:val="NormalWeb"/>
        <w:shd w:val="clear" w:color="auto" w:fill="FFFFFF"/>
        <w:spacing w:before="0" w:beforeAutospacing="0" w:after="150" w:afterAutospacing="0"/>
        <w:rPr>
          <w:rFonts w:ascii="Arial" w:hAnsi="Arial" w:cs="Arial"/>
          <w:color w:val="333333"/>
          <w:sz w:val="21"/>
          <w:szCs w:val="21"/>
        </w:rPr>
      </w:pPr>
      <w:r>
        <w:rPr>
          <w:rFonts w:ascii="Consolas" w:hAnsi="Consolas" w:cs="Courier New"/>
          <w:color w:val="263238"/>
          <w:sz w:val="20"/>
          <w:szCs w:val="20"/>
        </w:rPr>
        <w:t>295)</w:t>
      </w:r>
      <w:r w:rsidR="00072FA7" w:rsidRPr="00072FA7">
        <w:rPr>
          <w:rFonts w:ascii="Arial" w:hAnsi="Arial" w:cs="Arial"/>
          <w:color w:val="333333"/>
          <w:sz w:val="27"/>
          <w:szCs w:val="27"/>
        </w:rPr>
        <w:t xml:space="preserve"> Given a binary array </w:t>
      </w:r>
      <w:r w:rsidR="00072FA7" w:rsidRPr="00072FA7">
        <w:rPr>
          <w:rFonts w:ascii="Arial" w:hAnsi="Arial" w:cs="Arial"/>
          <w:b/>
          <w:bCs/>
          <w:color w:val="333333"/>
          <w:sz w:val="27"/>
          <w:szCs w:val="27"/>
        </w:rPr>
        <w:t>A[]</w:t>
      </w:r>
      <w:r w:rsidR="00072FA7" w:rsidRPr="00072FA7">
        <w:rPr>
          <w:rFonts w:ascii="Arial" w:hAnsi="Arial" w:cs="Arial"/>
          <w:color w:val="333333"/>
          <w:sz w:val="27"/>
          <w:szCs w:val="27"/>
        </w:rPr>
        <w:t> of size </w:t>
      </w:r>
      <w:r w:rsidR="00072FA7" w:rsidRPr="00072FA7">
        <w:rPr>
          <w:rFonts w:ascii="Arial" w:hAnsi="Arial" w:cs="Arial"/>
          <w:b/>
          <w:bCs/>
          <w:color w:val="333333"/>
          <w:sz w:val="27"/>
          <w:szCs w:val="27"/>
        </w:rPr>
        <w:t>N</w:t>
      </w:r>
      <w:r w:rsidR="00072FA7" w:rsidRPr="00072FA7">
        <w:rPr>
          <w:rFonts w:ascii="Arial" w:hAnsi="Arial" w:cs="Arial"/>
          <w:color w:val="333333"/>
          <w:sz w:val="27"/>
          <w:szCs w:val="27"/>
        </w:rPr>
        <w:t>. The task is to arrange the array in increasing order.</w:t>
      </w:r>
    </w:p>
    <w:p w14:paraId="081782C9" w14:textId="77777777" w:rsidR="00072FA7"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Note:</w:t>
      </w:r>
      <w:r w:rsidRPr="00072FA7">
        <w:rPr>
          <w:rFonts w:ascii="Arial" w:eastAsia="Times New Roman" w:hAnsi="Arial" w:cs="Arial"/>
          <w:color w:val="333333"/>
          <w:sz w:val="27"/>
          <w:szCs w:val="27"/>
        </w:rPr>
        <w:t> The binary array contains only 0  and 1.</w:t>
      </w:r>
    </w:p>
    <w:p w14:paraId="0901018F" w14:textId="77777777" w:rsidR="00072FA7"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Example 1:</w:t>
      </w:r>
    </w:p>
    <w:p w14:paraId="06A588B2"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72FA7">
        <w:rPr>
          <w:rFonts w:ascii="Consolas" w:eastAsia="Times New Roman" w:hAnsi="Consolas" w:cs="Courier New"/>
          <w:b/>
          <w:bCs/>
          <w:color w:val="333333"/>
          <w:sz w:val="27"/>
          <w:szCs w:val="27"/>
        </w:rPr>
        <w:t>Input:</w:t>
      </w:r>
    </w:p>
    <w:p w14:paraId="1779BB8E"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72FA7">
        <w:rPr>
          <w:rFonts w:ascii="Consolas" w:eastAsia="Times New Roman" w:hAnsi="Consolas" w:cs="Courier New"/>
          <w:color w:val="333333"/>
          <w:sz w:val="27"/>
          <w:szCs w:val="27"/>
        </w:rPr>
        <w:t>N = 5</w:t>
      </w:r>
    </w:p>
    <w:p w14:paraId="341CF47A"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72FA7">
        <w:rPr>
          <w:rFonts w:ascii="Consolas" w:eastAsia="Times New Roman" w:hAnsi="Consolas" w:cs="Courier New"/>
          <w:color w:val="333333"/>
          <w:sz w:val="27"/>
          <w:szCs w:val="27"/>
        </w:rPr>
        <w:t>A[] = {1,0,1,1,0}</w:t>
      </w:r>
    </w:p>
    <w:p w14:paraId="55DBC782"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72FA7">
        <w:rPr>
          <w:rFonts w:ascii="Consolas" w:eastAsia="Times New Roman" w:hAnsi="Consolas" w:cs="Courier New"/>
          <w:b/>
          <w:bCs/>
          <w:color w:val="333333"/>
          <w:sz w:val="27"/>
          <w:szCs w:val="27"/>
        </w:rPr>
        <w:t xml:space="preserve">Output: </w:t>
      </w:r>
      <w:r w:rsidRPr="00072FA7">
        <w:rPr>
          <w:rFonts w:ascii="Consolas" w:eastAsia="Times New Roman" w:hAnsi="Consolas" w:cs="Courier New"/>
          <w:color w:val="333333"/>
          <w:sz w:val="27"/>
          <w:szCs w:val="27"/>
        </w:rPr>
        <w:t>0 0 1 1 1</w:t>
      </w:r>
    </w:p>
    <w:p w14:paraId="6B81A23C" w14:textId="77777777" w:rsidR="00072FA7"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Example 2:</w:t>
      </w:r>
    </w:p>
    <w:p w14:paraId="6739DA18"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072FA7">
        <w:rPr>
          <w:rFonts w:ascii="Consolas" w:eastAsia="Times New Roman" w:hAnsi="Consolas" w:cs="Courier New"/>
          <w:b/>
          <w:bCs/>
          <w:color w:val="333333"/>
          <w:sz w:val="27"/>
          <w:szCs w:val="27"/>
        </w:rPr>
        <w:t>Input:</w:t>
      </w:r>
    </w:p>
    <w:p w14:paraId="3170C620"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72FA7">
        <w:rPr>
          <w:rFonts w:ascii="Consolas" w:eastAsia="Times New Roman" w:hAnsi="Consolas" w:cs="Courier New"/>
          <w:color w:val="333333"/>
          <w:sz w:val="27"/>
          <w:szCs w:val="27"/>
        </w:rPr>
        <w:t>N = 10</w:t>
      </w:r>
    </w:p>
    <w:p w14:paraId="4E6D99AF"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072FA7">
        <w:rPr>
          <w:rFonts w:ascii="Consolas" w:eastAsia="Times New Roman" w:hAnsi="Consolas" w:cs="Courier New"/>
          <w:color w:val="333333"/>
          <w:sz w:val="27"/>
          <w:szCs w:val="27"/>
        </w:rPr>
        <w:t>A[] = {1,0,1,1,1,1,1,0,0,0}</w:t>
      </w:r>
    </w:p>
    <w:p w14:paraId="5DADA32B" w14:textId="77777777" w:rsidR="00072FA7" w:rsidRPr="00072FA7" w:rsidRDefault="00072FA7" w:rsidP="00072F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72FA7">
        <w:rPr>
          <w:rFonts w:ascii="Consolas" w:eastAsia="Times New Roman" w:hAnsi="Consolas" w:cs="Courier New"/>
          <w:b/>
          <w:bCs/>
          <w:color w:val="333333"/>
          <w:sz w:val="27"/>
          <w:szCs w:val="27"/>
        </w:rPr>
        <w:t xml:space="preserve">Output: </w:t>
      </w:r>
      <w:r w:rsidRPr="00072FA7">
        <w:rPr>
          <w:rFonts w:ascii="Consolas" w:eastAsia="Times New Roman" w:hAnsi="Consolas" w:cs="Courier New"/>
          <w:color w:val="333333"/>
          <w:sz w:val="27"/>
          <w:szCs w:val="27"/>
        </w:rPr>
        <w:t>0 0 0 0 1 1 1 1 1 1</w:t>
      </w:r>
    </w:p>
    <w:p w14:paraId="6959853B" w14:textId="77777777" w:rsidR="00072FA7"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Your Task:</w:t>
      </w:r>
      <w:r w:rsidRPr="00072FA7">
        <w:rPr>
          <w:rFonts w:ascii="Arial" w:eastAsia="Times New Roman" w:hAnsi="Arial" w:cs="Arial"/>
          <w:color w:val="333333"/>
          <w:sz w:val="27"/>
          <w:szCs w:val="27"/>
        </w:rPr>
        <w:br/>
        <w:t>Complete the function </w:t>
      </w:r>
      <w:r w:rsidRPr="00072FA7">
        <w:rPr>
          <w:rFonts w:ascii="Arial" w:eastAsia="Times New Roman" w:hAnsi="Arial" w:cs="Arial"/>
          <w:b/>
          <w:bCs/>
          <w:color w:val="333333"/>
          <w:sz w:val="27"/>
          <w:szCs w:val="27"/>
        </w:rPr>
        <w:t>SortBinaryArray() </w:t>
      </w:r>
      <w:r w:rsidRPr="00072FA7">
        <w:rPr>
          <w:rFonts w:ascii="Arial" w:eastAsia="Times New Roman" w:hAnsi="Arial" w:cs="Arial"/>
          <w:color w:val="333333"/>
          <w:sz w:val="27"/>
          <w:szCs w:val="27"/>
        </w:rPr>
        <w:t>which takes given array as input and returns the sorted array. </w:t>
      </w:r>
    </w:p>
    <w:p w14:paraId="2A5915C1" w14:textId="77777777" w:rsidR="00072FA7"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Expected Time Complexity: </w:t>
      </w:r>
      <w:r w:rsidRPr="00072FA7">
        <w:rPr>
          <w:rFonts w:ascii="Arial" w:eastAsia="Times New Roman" w:hAnsi="Arial" w:cs="Arial"/>
          <w:color w:val="333333"/>
          <w:sz w:val="27"/>
          <w:szCs w:val="27"/>
        </w:rPr>
        <w:t>O(N).</w:t>
      </w:r>
      <w:r w:rsidRPr="00072FA7">
        <w:rPr>
          <w:rFonts w:ascii="Arial" w:eastAsia="Times New Roman" w:hAnsi="Arial" w:cs="Arial"/>
          <w:color w:val="333333"/>
          <w:sz w:val="27"/>
          <w:szCs w:val="27"/>
        </w:rPr>
        <w:br/>
      </w:r>
      <w:r w:rsidRPr="00072FA7">
        <w:rPr>
          <w:rFonts w:ascii="Arial" w:eastAsia="Times New Roman" w:hAnsi="Arial" w:cs="Arial"/>
          <w:b/>
          <w:bCs/>
          <w:color w:val="333333"/>
          <w:sz w:val="27"/>
          <w:szCs w:val="27"/>
        </w:rPr>
        <w:t>Expected Auxiliary Space: </w:t>
      </w:r>
      <w:r w:rsidRPr="00072FA7">
        <w:rPr>
          <w:rFonts w:ascii="Arial" w:eastAsia="Times New Roman" w:hAnsi="Arial" w:cs="Arial"/>
          <w:color w:val="333333"/>
          <w:sz w:val="27"/>
          <w:szCs w:val="27"/>
        </w:rPr>
        <w:t>O(1).</w:t>
      </w:r>
    </w:p>
    <w:p w14:paraId="4B85EF84" w14:textId="2DE7CB58" w:rsidR="00F96206" w:rsidRPr="00072FA7" w:rsidRDefault="00072FA7" w:rsidP="00072FA7">
      <w:pPr>
        <w:shd w:val="clear" w:color="auto" w:fill="FFFFFF"/>
        <w:spacing w:after="150" w:line="240" w:lineRule="auto"/>
        <w:rPr>
          <w:rFonts w:ascii="Arial" w:eastAsia="Times New Roman" w:hAnsi="Arial" w:cs="Arial"/>
          <w:color w:val="333333"/>
          <w:sz w:val="21"/>
          <w:szCs w:val="21"/>
        </w:rPr>
      </w:pPr>
      <w:r w:rsidRPr="00072FA7">
        <w:rPr>
          <w:rFonts w:ascii="Arial" w:eastAsia="Times New Roman" w:hAnsi="Arial" w:cs="Arial"/>
          <w:b/>
          <w:bCs/>
          <w:color w:val="333333"/>
          <w:sz w:val="27"/>
          <w:szCs w:val="27"/>
        </w:rPr>
        <w:t>Challenge: </w:t>
      </w:r>
      <w:r w:rsidRPr="00072FA7">
        <w:rPr>
          <w:rFonts w:ascii="Arial" w:eastAsia="Times New Roman" w:hAnsi="Arial" w:cs="Arial"/>
          <w:color w:val="333333"/>
          <w:sz w:val="27"/>
          <w:szCs w:val="27"/>
        </w:rPr>
        <w:t>Try doing it in one pass.</w:t>
      </w:r>
    </w:p>
    <w:p w14:paraId="252D49A4" w14:textId="77777777" w:rsidR="00072FA7" w:rsidRDefault="00F96206" w:rsidP="00072FA7">
      <w:r>
        <w:rPr>
          <w:rFonts w:ascii="Consolas" w:eastAsia="Times New Roman" w:hAnsi="Consolas" w:cs="Courier New"/>
          <w:color w:val="263238"/>
          <w:sz w:val="20"/>
          <w:szCs w:val="20"/>
        </w:rPr>
        <w:t>:</w:t>
      </w:r>
      <w:r w:rsidR="00A1004B" w:rsidRPr="00A1004B">
        <w:t xml:space="preserve"> </w:t>
      </w:r>
      <w:r w:rsidR="00072FA7">
        <w:t>vector&lt;int&gt; SortBinaryArray(vector&lt;int&gt; binArray)</w:t>
      </w:r>
    </w:p>
    <w:p w14:paraId="556EECA6" w14:textId="77777777" w:rsidR="00072FA7" w:rsidRDefault="00072FA7" w:rsidP="00072FA7">
      <w:r>
        <w:t xml:space="preserve">    {</w:t>
      </w:r>
    </w:p>
    <w:p w14:paraId="1B796E81" w14:textId="77777777" w:rsidR="00072FA7" w:rsidRDefault="00072FA7" w:rsidP="00072FA7">
      <w:r>
        <w:t xml:space="preserve">        // Your code goes here</w:t>
      </w:r>
    </w:p>
    <w:p w14:paraId="1C91084F" w14:textId="77777777" w:rsidR="00072FA7" w:rsidRDefault="00072FA7" w:rsidP="00072FA7">
      <w:r>
        <w:t xml:space="preserve">        int j=0;</w:t>
      </w:r>
    </w:p>
    <w:p w14:paraId="02F87015" w14:textId="77777777" w:rsidR="00072FA7" w:rsidRDefault="00072FA7" w:rsidP="00072FA7">
      <w:r>
        <w:t xml:space="preserve">        for(int i=0;i&lt;binArray.size();i++)</w:t>
      </w:r>
    </w:p>
    <w:p w14:paraId="0FF07DA5" w14:textId="77777777" w:rsidR="00072FA7" w:rsidRDefault="00072FA7" w:rsidP="00072FA7">
      <w:r>
        <w:t xml:space="preserve">        {</w:t>
      </w:r>
    </w:p>
    <w:p w14:paraId="1810D646" w14:textId="77777777" w:rsidR="00072FA7" w:rsidRDefault="00072FA7" w:rsidP="00072FA7">
      <w:r>
        <w:t xml:space="preserve">            if(binArray[i]==0)</w:t>
      </w:r>
    </w:p>
    <w:p w14:paraId="58F8EFCE" w14:textId="77777777" w:rsidR="00072FA7" w:rsidRDefault="00072FA7" w:rsidP="00072FA7">
      <w:r>
        <w:lastRenderedPageBreak/>
        <w:t xml:space="preserve">            {</w:t>
      </w:r>
    </w:p>
    <w:p w14:paraId="61148A66" w14:textId="77777777" w:rsidR="00072FA7" w:rsidRDefault="00072FA7" w:rsidP="00072FA7">
      <w:r>
        <w:t xml:space="preserve">                swap(binArray[i],binArray[j]);</w:t>
      </w:r>
    </w:p>
    <w:p w14:paraId="6C0E5FB7" w14:textId="77777777" w:rsidR="00072FA7" w:rsidRDefault="00072FA7" w:rsidP="00072FA7">
      <w:r>
        <w:t xml:space="preserve">                j++;</w:t>
      </w:r>
    </w:p>
    <w:p w14:paraId="7E7AE890" w14:textId="77777777" w:rsidR="00072FA7" w:rsidRDefault="00072FA7" w:rsidP="00072FA7">
      <w:r>
        <w:t xml:space="preserve">            }</w:t>
      </w:r>
    </w:p>
    <w:p w14:paraId="4C38CA88" w14:textId="77777777" w:rsidR="00072FA7" w:rsidRDefault="00072FA7" w:rsidP="00072FA7">
      <w:r>
        <w:t xml:space="preserve">        }</w:t>
      </w:r>
    </w:p>
    <w:p w14:paraId="39BEA4BD" w14:textId="77777777" w:rsidR="00072FA7" w:rsidRDefault="00072FA7" w:rsidP="00072FA7">
      <w:r>
        <w:t xml:space="preserve">        return binArray;</w:t>
      </w:r>
    </w:p>
    <w:p w14:paraId="5A655D36" w14:textId="61C2BEA0" w:rsidR="00F96206" w:rsidRDefault="00072FA7" w:rsidP="00072FA7">
      <w:r>
        <w:t xml:space="preserve">    }</w:t>
      </w:r>
    </w:p>
    <w:p w14:paraId="10A08FF9" w14:textId="6CEF9396" w:rsidR="00C27428" w:rsidRPr="00C27428" w:rsidRDefault="00072FA7" w:rsidP="00C27428">
      <w:pPr>
        <w:pStyle w:val="NormalWeb"/>
        <w:shd w:val="clear" w:color="auto" w:fill="FFFFFF"/>
        <w:spacing w:before="0" w:beforeAutospacing="0" w:after="150" w:afterAutospacing="0"/>
        <w:rPr>
          <w:rFonts w:ascii="Arial" w:hAnsi="Arial" w:cs="Arial"/>
          <w:color w:val="333333"/>
          <w:sz w:val="21"/>
          <w:szCs w:val="21"/>
        </w:rPr>
      </w:pPr>
      <w:r>
        <w:t>296)</w:t>
      </w:r>
      <w:r w:rsidR="00C27428" w:rsidRPr="00C27428">
        <w:rPr>
          <w:rFonts w:ascii="Arial" w:hAnsi="Arial" w:cs="Arial"/>
          <w:color w:val="333333"/>
          <w:sz w:val="27"/>
          <w:szCs w:val="27"/>
        </w:rPr>
        <w:t xml:space="preserve"> Given a sorted and rotated array A of N distinct elements which is rotated at some point, and given an element key. The task is to find the index of the given element key in the array A.</w:t>
      </w:r>
    </w:p>
    <w:p w14:paraId="7ABFEE3D" w14:textId="77777777" w:rsidR="00C27428" w:rsidRPr="00C27428" w:rsidRDefault="00C27428" w:rsidP="00C27428">
      <w:pPr>
        <w:shd w:val="clear" w:color="auto" w:fill="FFFFFF"/>
        <w:spacing w:after="150" w:line="240" w:lineRule="auto"/>
        <w:rPr>
          <w:rFonts w:ascii="Arial" w:eastAsia="Times New Roman" w:hAnsi="Arial" w:cs="Arial"/>
          <w:color w:val="333333"/>
          <w:sz w:val="21"/>
          <w:szCs w:val="21"/>
        </w:rPr>
      </w:pPr>
      <w:r w:rsidRPr="00C27428">
        <w:rPr>
          <w:rFonts w:ascii="Arial" w:eastAsia="Times New Roman" w:hAnsi="Arial" w:cs="Arial"/>
          <w:b/>
          <w:bCs/>
          <w:color w:val="333333"/>
          <w:sz w:val="27"/>
          <w:szCs w:val="27"/>
        </w:rPr>
        <w:t>Example 1:</w:t>
      </w:r>
    </w:p>
    <w:p w14:paraId="30238F80"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b/>
          <w:bCs/>
          <w:color w:val="333333"/>
          <w:sz w:val="27"/>
          <w:szCs w:val="27"/>
        </w:rPr>
        <w:t>Input:</w:t>
      </w:r>
    </w:p>
    <w:p w14:paraId="5F44E65C"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N = 9</w:t>
      </w:r>
    </w:p>
    <w:p w14:paraId="71462E7C"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A[] = {5, 6, 7, 8, 9, 10, 1, 2, 3}</w:t>
      </w:r>
    </w:p>
    <w:p w14:paraId="2C724DCC"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key = 10</w:t>
      </w:r>
    </w:p>
    <w:p w14:paraId="381F639A"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b/>
          <w:bCs/>
          <w:color w:val="333333"/>
          <w:sz w:val="27"/>
          <w:szCs w:val="27"/>
        </w:rPr>
        <w:t>Output</w:t>
      </w:r>
      <w:r w:rsidRPr="00C27428">
        <w:rPr>
          <w:rFonts w:ascii="Consolas" w:eastAsia="Times New Roman" w:hAnsi="Consolas" w:cs="Courier New"/>
          <w:color w:val="333333"/>
          <w:sz w:val="27"/>
          <w:szCs w:val="27"/>
        </w:rPr>
        <w:t>:</w:t>
      </w:r>
    </w:p>
    <w:p w14:paraId="273CD247"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5</w:t>
      </w:r>
    </w:p>
    <w:p w14:paraId="635BC4A2"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27428">
        <w:rPr>
          <w:rFonts w:ascii="Consolas" w:eastAsia="Times New Roman" w:hAnsi="Consolas" w:cs="Courier New"/>
          <w:b/>
          <w:bCs/>
          <w:color w:val="333333"/>
          <w:sz w:val="27"/>
          <w:szCs w:val="27"/>
        </w:rPr>
        <w:t>Explanation</w:t>
      </w:r>
      <w:r w:rsidRPr="00C27428">
        <w:rPr>
          <w:rFonts w:ascii="Consolas" w:eastAsia="Times New Roman" w:hAnsi="Consolas" w:cs="Courier New"/>
          <w:color w:val="333333"/>
          <w:sz w:val="27"/>
          <w:szCs w:val="27"/>
        </w:rPr>
        <w:t>: 10 is found at index 5.</w:t>
      </w:r>
    </w:p>
    <w:p w14:paraId="529368B2" w14:textId="77777777" w:rsidR="00C27428" w:rsidRPr="00C27428" w:rsidRDefault="00C27428" w:rsidP="00C27428">
      <w:pPr>
        <w:shd w:val="clear" w:color="auto" w:fill="FFFFFF"/>
        <w:spacing w:after="150" w:line="240" w:lineRule="auto"/>
        <w:rPr>
          <w:rFonts w:ascii="Arial" w:eastAsia="Times New Roman" w:hAnsi="Arial" w:cs="Arial"/>
          <w:color w:val="333333"/>
          <w:sz w:val="21"/>
          <w:szCs w:val="21"/>
        </w:rPr>
      </w:pPr>
      <w:r w:rsidRPr="00C27428">
        <w:rPr>
          <w:rFonts w:ascii="Arial" w:eastAsia="Times New Roman" w:hAnsi="Arial" w:cs="Arial"/>
          <w:b/>
          <w:bCs/>
          <w:color w:val="333333"/>
          <w:sz w:val="27"/>
          <w:szCs w:val="27"/>
        </w:rPr>
        <w:t>Example 2</w:t>
      </w:r>
      <w:r w:rsidRPr="00C27428">
        <w:rPr>
          <w:rFonts w:ascii="Arial" w:eastAsia="Times New Roman" w:hAnsi="Arial" w:cs="Arial"/>
          <w:color w:val="333333"/>
          <w:sz w:val="27"/>
          <w:szCs w:val="27"/>
        </w:rPr>
        <w:t>:</w:t>
      </w:r>
    </w:p>
    <w:p w14:paraId="7C245970"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b/>
          <w:bCs/>
          <w:color w:val="333333"/>
          <w:sz w:val="27"/>
          <w:szCs w:val="27"/>
        </w:rPr>
        <w:t>Input</w:t>
      </w:r>
      <w:r w:rsidRPr="00C27428">
        <w:rPr>
          <w:rFonts w:ascii="Consolas" w:eastAsia="Times New Roman" w:hAnsi="Consolas" w:cs="Courier New"/>
          <w:color w:val="333333"/>
          <w:sz w:val="27"/>
          <w:szCs w:val="27"/>
        </w:rPr>
        <w:t>:</w:t>
      </w:r>
    </w:p>
    <w:p w14:paraId="198829A8"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N = 4</w:t>
      </w:r>
    </w:p>
    <w:p w14:paraId="17B2D133"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color w:val="333333"/>
          <w:sz w:val="27"/>
          <w:szCs w:val="27"/>
        </w:rPr>
        <w:t>A[] = {3, 5, 1, 2}</w:t>
      </w:r>
    </w:p>
    <w:p w14:paraId="421049B9"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C27428">
        <w:rPr>
          <w:rFonts w:ascii="Consolas" w:eastAsia="Times New Roman" w:hAnsi="Consolas" w:cs="Courier New"/>
          <w:color w:val="333333"/>
          <w:sz w:val="27"/>
          <w:szCs w:val="27"/>
        </w:rPr>
        <w:t>key = 6</w:t>
      </w:r>
    </w:p>
    <w:p w14:paraId="05E920E4"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27428">
        <w:rPr>
          <w:rFonts w:ascii="Consolas" w:eastAsia="Times New Roman" w:hAnsi="Consolas" w:cs="Courier New"/>
          <w:b/>
          <w:bCs/>
          <w:color w:val="333333"/>
          <w:sz w:val="27"/>
          <w:szCs w:val="27"/>
        </w:rPr>
        <w:t>Output</w:t>
      </w:r>
      <w:r w:rsidRPr="00C27428">
        <w:rPr>
          <w:rFonts w:ascii="Consolas" w:eastAsia="Times New Roman" w:hAnsi="Consolas" w:cs="Courier New"/>
          <w:color w:val="333333"/>
          <w:sz w:val="27"/>
          <w:szCs w:val="27"/>
        </w:rPr>
        <w:t>:</w:t>
      </w:r>
    </w:p>
    <w:p w14:paraId="5B9F86C5"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rPr>
      </w:pPr>
      <w:r w:rsidRPr="00C27428">
        <w:rPr>
          <w:rFonts w:ascii="Consolas" w:eastAsia="Times New Roman" w:hAnsi="Consolas" w:cs="Courier New"/>
          <w:color w:val="333333"/>
          <w:sz w:val="27"/>
          <w:szCs w:val="27"/>
        </w:rPr>
        <w:t>-1</w:t>
      </w:r>
    </w:p>
    <w:p w14:paraId="12021966" w14:textId="77777777" w:rsidR="00C27428" w:rsidRPr="00C27428" w:rsidRDefault="00C27428" w:rsidP="00C274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27428">
        <w:rPr>
          <w:rFonts w:ascii="Consolas" w:eastAsia="Times New Roman" w:hAnsi="Consolas" w:cs="Courier New"/>
          <w:b/>
          <w:bCs/>
          <w:color w:val="333333"/>
          <w:sz w:val="27"/>
          <w:szCs w:val="27"/>
        </w:rPr>
        <w:t>Explanation</w:t>
      </w:r>
      <w:r w:rsidRPr="00C27428">
        <w:rPr>
          <w:rFonts w:ascii="Consolas" w:eastAsia="Times New Roman" w:hAnsi="Consolas" w:cs="Courier New"/>
          <w:color w:val="333333"/>
          <w:sz w:val="27"/>
          <w:szCs w:val="27"/>
        </w:rPr>
        <w:t>: There is no element that has value 6.</w:t>
      </w:r>
    </w:p>
    <w:p w14:paraId="75950BC2" w14:textId="77777777" w:rsidR="00C27428" w:rsidRPr="00C27428" w:rsidRDefault="00C27428" w:rsidP="00C27428">
      <w:pPr>
        <w:shd w:val="clear" w:color="auto" w:fill="FFFFFF"/>
        <w:spacing w:after="150" w:line="240" w:lineRule="auto"/>
        <w:rPr>
          <w:rFonts w:ascii="Arial" w:eastAsia="Times New Roman" w:hAnsi="Arial" w:cs="Arial"/>
          <w:color w:val="333333"/>
          <w:sz w:val="21"/>
          <w:szCs w:val="21"/>
        </w:rPr>
      </w:pPr>
      <w:r w:rsidRPr="00C27428">
        <w:rPr>
          <w:rFonts w:ascii="Arial" w:eastAsia="Times New Roman" w:hAnsi="Arial" w:cs="Arial"/>
          <w:b/>
          <w:bCs/>
          <w:color w:val="333333"/>
          <w:sz w:val="27"/>
          <w:szCs w:val="27"/>
        </w:rPr>
        <w:t>Your Task</w:t>
      </w:r>
      <w:r w:rsidRPr="00C27428">
        <w:rPr>
          <w:rFonts w:ascii="Arial" w:eastAsia="Times New Roman" w:hAnsi="Arial" w:cs="Arial"/>
          <w:color w:val="333333"/>
          <w:sz w:val="27"/>
          <w:szCs w:val="27"/>
        </w:rPr>
        <w:t>:</w:t>
      </w:r>
      <w:r w:rsidRPr="00C27428">
        <w:rPr>
          <w:rFonts w:ascii="Arial" w:eastAsia="Times New Roman" w:hAnsi="Arial" w:cs="Arial"/>
          <w:color w:val="333333"/>
          <w:sz w:val="27"/>
          <w:szCs w:val="27"/>
        </w:rPr>
        <w:br/>
        <w:t xml:space="preserve">Complete the function search() which takes an array arr[] and start, end index </w:t>
      </w:r>
      <w:r w:rsidRPr="00C27428">
        <w:rPr>
          <w:rFonts w:ascii="Arial" w:eastAsia="Times New Roman" w:hAnsi="Arial" w:cs="Arial"/>
          <w:color w:val="333333"/>
          <w:sz w:val="27"/>
          <w:szCs w:val="27"/>
        </w:rPr>
        <w:lastRenderedPageBreak/>
        <w:t>of the array and the K as input parameters, and returns the answer.</w:t>
      </w:r>
      <w:r w:rsidRPr="00C27428">
        <w:rPr>
          <w:rFonts w:ascii="Arial" w:eastAsia="Times New Roman" w:hAnsi="Arial" w:cs="Arial"/>
          <w:color w:val="333333"/>
          <w:sz w:val="27"/>
          <w:szCs w:val="27"/>
        </w:rPr>
        <w:br/>
      </w:r>
      <w:r w:rsidRPr="00C27428">
        <w:rPr>
          <w:rFonts w:ascii="Arial" w:eastAsia="Times New Roman" w:hAnsi="Arial" w:cs="Arial"/>
          <w:color w:val="333333"/>
          <w:sz w:val="27"/>
          <w:szCs w:val="27"/>
        </w:rPr>
        <w:br/>
        <w:t>Can you solve it in expected time complexity?</w:t>
      </w:r>
    </w:p>
    <w:p w14:paraId="46E3ACC2" w14:textId="344AAA9F" w:rsidR="00C27428" w:rsidRPr="00C27428" w:rsidRDefault="00C27428" w:rsidP="00C27428">
      <w:pPr>
        <w:shd w:val="clear" w:color="auto" w:fill="FFFFFF"/>
        <w:spacing w:after="150" w:line="240" w:lineRule="auto"/>
        <w:rPr>
          <w:rFonts w:ascii="Arial" w:eastAsia="Times New Roman" w:hAnsi="Arial" w:cs="Arial"/>
          <w:color w:val="333333"/>
          <w:sz w:val="21"/>
          <w:szCs w:val="21"/>
        </w:rPr>
      </w:pPr>
      <w:r w:rsidRPr="00C27428">
        <w:rPr>
          <w:rFonts w:ascii="Arial" w:eastAsia="Times New Roman" w:hAnsi="Arial" w:cs="Arial"/>
          <w:b/>
          <w:bCs/>
          <w:color w:val="333333"/>
          <w:sz w:val="27"/>
          <w:szCs w:val="27"/>
        </w:rPr>
        <w:t>Expected Time Complexity</w:t>
      </w:r>
      <w:r w:rsidRPr="00C27428">
        <w:rPr>
          <w:rFonts w:ascii="Arial" w:eastAsia="Times New Roman" w:hAnsi="Arial" w:cs="Arial"/>
          <w:color w:val="333333"/>
          <w:sz w:val="27"/>
          <w:szCs w:val="27"/>
        </w:rPr>
        <w:t>: O(log N).</w:t>
      </w:r>
      <w:r w:rsidRPr="00C27428">
        <w:rPr>
          <w:rFonts w:ascii="Arial" w:eastAsia="Times New Roman" w:hAnsi="Arial" w:cs="Arial"/>
          <w:color w:val="333333"/>
          <w:sz w:val="27"/>
          <w:szCs w:val="27"/>
        </w:rPr>
        <w:br/>
      </w:r>
      <w:r w:rsidRPr="00C27428">
        <w:rPr>
          <w:rFonts w:ascii="Arial" w:eastAsia="Times New Roman" w:hAnsi="Arial" w:cs="Arial"/>
          <w:b/>
          <w:bCs/>
          <w:color w:val="333333"/>
          <w:sz w:val="27"/>
          <w:szCs w:val="27"/>
        </w:rPr>
        <w:t>Expected Auxiliary Space</w:t>
      </w:r>
      <w:r w:rsidRPr="00C27428">
        <w:rPr>
          <w:rFonts w:ascii="Arial" w:eastAsia="Times New Roman" w:hAnsi="Arial" w:cs="Arial"/>
          <w:color w:val="333333"/>
          <w:sz w:val="27"/>
          <w:szCs w:val="27"/>
        </w:rPr>
        <w:t>: O(1).</w:t>
      </w:r>
    </w:p>
    <w:p w14:paraId="77B7E5FD" w14:textId="77777777" w:rsidR="00EE5943" w:rsidRDefault="00072FA7" w:rsidP="00EE5943">
      <w:r>
        <w:t>:</w:t>
      </w:r>
      <w:r w:rsidR="00EE5943">
        <w:t xml:space="preserve"> int search(int A[], int l, int h, int key){</w:t>
      </w:r>
    </w:p>
    <w:p w14:paraId="64FF1A49" w14:textId="77777777" w:rsidR="00EE5943" w:rsidRDefault="00EE5943" w:rsidP="00EE5943">
      <w:r>
        <w:t xml:space="preserve">    //complete the function here</w:t>
      </w:r>
    </w:p>
    <w:p w14:paraId="29A05AA2" w14:textId="77777777" w:rsidR="00EE5943" w:rsidRDefault="00EE5943" w:rsidP="00EE5943">
      <w:r>
        <w:t xml:space="preserve">   while(l &lt;= h)</w:t>
      </w:r>
    </w:p>
    <w:p w14:paraId="07C1B2DA" w14:textId="77777777" w:rsidR="00EE5943" w:rsidRDefault="00EE5943" w:rsidP="00EE5943">
      <w:r>
        <w:t xml:space="preserve">        {</w:t>
      </w:r>
    </w:p>
    <w:p w14:paraId="2CF6F8F0" w14:textId="77777777" w:rsidR="00EE5943" w:rsidRDefault="00EE5943" w:rsidP="00EE5943">
      <w:r>
        <w:t xml:space="preserve">            if(A[l]==key)</w:t>
      </w:r>
    </w:p>
    <w:p w14:paraId="19B8DB51" w14:textId="77777777" w:rsidR="00EE5943" w:rsidRDefault="00EE5943" w:rsidP="00EE5943">
      <w:r>
        <w:t xml:space="preserve">            {</w:t>
      </w:r>
    </w:p>
    <w:p w14:paraId="63C27AE1" w14:textId="77777777" w:rsidR="00EE5943" w:rsidRDefault="00EE5943" w:rsidP="00EE5943">
      <w:r>
        <w:t xml:space="preserve">                return l;</w:t>
      </w:r>
    </w:p>
    <w:p w14:paraId="36F0FC61" w14:textId="77777777" w:rsidR="00EE5943" w:rsidRDefault="00EE5943" w:rsidP="00EE5943">
      <w:r>
        <w:t xml:space="preserve">                l++;</w:t>
      </w:r>
    </w:p>
    <w:p w14:paraId="560EEBA1" w14:textId="77777777" w:rsidR="00EE5943" w:rsidRDefault="00EE5943" w:rsidP="00EE5943">
      <w:r>
        <w:t xml:space="preserve">            }</w:t>
      </w:r>
    </w:p>
    <w:p w14:paraId="157269E4" w14:textId="77777777" w:rsidR="00EE5943" w:rsidRDefault="00EE5943" w:rsidP="00EE5943">
      <w:r>
        <w:t xml:space="preserve">            else</w:t>
      </w:r>
    </w:p>
    <w:p w14:paraId="6155009B" w14:textId="77777777" w:rsidR="00EE5943" w:rsidRDefault="00EE5943" w:rsidP="00EE5943">
      <w:r>
        <w:t xml:space="preserve">            {</w:t>
      </w:r>
    </w:p>
    <w:p w14:paraId="15051DAB" w14:textId="77777777" w:rsidR="00EE5943" w:rsidRDefault="00EE5943" w:rsidP="00EE5943">
      <w:r>
        <w:t xml:space="preserve">                l++;</w:t>
      </w:r>
    </w:p>
    <w:p w14:paraId="004FD70E" w14:textId="77777777" w:rsidR="00EE5943" w:rsidRDefault="00EE5943" w:rsidP="00EE5943">
      <w:r>
        <w:t xml:space="preserve">            }</w:t>
      </w:r>
    </w:p>
    <w:p w14:paraId="11F9F4D4" w14:textId="77777777" w:rsidR="00EE5943" w:rsidRDefault="00EE5943" w:rsidP="00EE5943">
      <w:r>
        <w:t xml:space="preserve">        }</w:t>
      </w:r>
    </w:p>
    <w:p w14:paraId="3D321A18" w14:textId="77777777" w:rsidR="00EE5943" w:rsidRDefault="00EE5943" w:rsidP="00EE5943">
      <w:r>
        <w:t xml:space="preserve">        </w:t>
      </w:r>
    </w:p>
    <w:p w14:paraId="461FF1F3" w14:textId="77777777" w:rsidR="00EE5943" w:rsidRDefault="00EE5943" w:rsidP="00EE5943">
      <w:r>
        <w:t xml:space="preserve">        return -1;</w:t>
      </w:r>
    </w:p>
    <w:p w14:paraId="4F2750CE" w14:textId="5291E486" w:rsidR="00072FA7" w:rsidRDefault="00EE5943" w:rsidP="00EE5943">
      <w:r>
        <w:t>}</w:t>
      </w:r>
    </w:p>
    <w:p w14:paraId="6D84BFB9" w14:textId="108C4548" w:rsidR="00803792" w:rsidRPr="00803792" w:rsidRDefault="00EE5943" w:rsidP="00803792">
      <w:pPr>
        <w:pStyle w:val="NormalWeb"/>
        <w:shd w:val="clear" w:color="auto" w:fill="FFFFFF"/>
        <w:spacing w:before="0" w:beforeAutospacing="0" w:after="150" w:afterAutospacing="0"/>
        <w:rPr>
          <w:rFonts w:ascii="Arial" w:hAnsi="Arial" w:cs="Arial"/>
          <w:color w:val="333333"/>
          <w:sz w:val="21"/>
          <w:szCs w:val="21"/>
        </w:rPr>
      </w:pPr>
      <w:r>
        <w:t>297)</w:t>
      </w:r>
      <w:r w:rsidR="00803792" w:rsidRPr="00803792">
        <w:rPr>
          <w:rFonts w:ascii="Arial" w:hAnsi="Arial" w:cs="Arial"/>
          <w:color w:val="333333"/>
          <w:sz w:val="27"/>
          <w:szCs w:val="27"/>
        </w:rPr>
        <w:t xml:space="preserve"> Given a number N, swap the two nibbles in it and find the resulting number. </w:t>
      </w:r>
      <w:r w:rsidR="00803792" w:rsidRPr="00803792">
        <w:rPr>
          <w:rFonts w:ascii="Arial" w:hAnsi="Arial" w:cs="Arial"/>
          <w:color w:val="333333"/>
          <w:sz w:val="21"/>
          <w:szCs w:val="21"/>
        </w:rPr>
        <w:br/>
        <w:t> </w:t>
      </w:r>
    </w:p>
    <w:p w14:paraId="18BC08EE" w14:textId="77777777" w:rsidR="00803792" w:rsidRPr="00803792" w:rsidRDefault="00803792" w:rsidP="00803792">
      <w:pPr>
        <w:shd w:val="clear" w:color="auto" w:fill="FFFFFF"/>
        <w:spacing w:after="150" w:line="240" w:lineRule="auto"/>
        <w:rPr>
          <w:rFonts w:ascii="Arial" w:eastAsia="Times New Roman" w:hAnsi="Arial" w:cs="Arial"/>
          <w:color w:val="333333"/>
          <w:sz w:val="21"/>
          <w:szCs w:val="21"/>
        </w:rPr>
      </w:pPr>
      <w:r w:rsidRPr="00803792">
        <w:rPr>
          <w:rFonts w:ascii="Arial" w:eastAsia="Times New Roman" w:hAnsi="Arial" w:cs="Arial"/>
          <w:b/>
          <w:bCs/>
          <w:color w:val="333333"/>
          <w:sz w:val="27"/>
          <w:szCs w:val="27"/>
        </w:rPr>
        <w:t>Example 1:</w:t>
      </w:r>
    </w:p>
    <w:p w14:paraId="00AF5B85"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b/>
          <w:bCs/>
          <w:color w:val="333333"/>
          <w:sz w:val="27"/>
          <w:szCs w:val="27"/>
        </w:rPr>
        <w:t>Input:</w:t>
      </w:r>
    </w:p>
    <w:p w14:paraId="6256B49D"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color w:val="333333"/>
          <w:sz w:val="27"/>
          <w:szCs w:val="27"/>
        </w:rPr>
        <w:t>N = 100</w:t>
      </w:r>
    </w:p>
    <w:p w14:paraId="335BC6D3"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b/>
          <w:bCs/>
          <w:color w:val="333333"/>
          <w:sz w:val="27"/>
          <w:szCs w:val="27"/>
        </w:rPr>
        <w:t>Output:</w:t>
      </w:r>
    </w:p>
    <w:p w14:paraId="62E75F26"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color w:val="333333"/>
          <w:sz w:val="27"/>
          <w:szCs w:val="27"/>
        </w:rPr>
        <w:t>70</w:t>
      </w:r>
    </w:p>
    <w:p w14:paraId="613A0E1E"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b/>
          <w:bCs/>
          <w:color w:val="333333"/>
          <w:sz w:val="27"/>
          <w:szCs w:val="27"/>
        </w:rPr>
        <w:lastRenderedPageBreak/>
        <w:t>Explanation:</w:t>
      </w:r>
    </w:p>
    <w:p w14:paraId="0B3C8286"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color w:val="333333"/>
          <w:sz w:val="27"/>
          <w:szCs w:val="27"/>
        </w:rPr>
        <w:t xml:space="preserve">100 in binary is 01100100, </w:t>
      </w:r>
    </w:p>
    <w:p w14:paraId="2B67F831"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color w:val="333333"/>
          <w:sz w:val="27"/>
          <w:szCs w:val="27"/>
        </w:rPr>
        <w:t>two nibbles are (0110) and (0100)</w:t>
      </w:r>
    </w:p>
    <w:p w14:paraId="4EA93B67" w14:textId="77777777" w:rsidR="00803792"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803792">
        <w:rPr>
          <w:rFonts w:ascii="Consolas" w:eastAsia="Times New Roman" w:hAnsi="Consolas" w:cs="Courier New"/>
          <w:color w:val="333333"/>
          <w:sz w:val="27"/>
          <w:szCs w:val="27"/>
        </w:rPr>
        <w:t>If we swap the two nibbles, we get</w:t>
      </w:r>
    </w:p>
    <w:p w14:paraId="06E9209C" w14:textId="1DB8C6ED" w:rsidR="00EE5943" w:rsidRPr="00803792" w:rsidRDefault="00803792" w:rsidP="008037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03792">
        <w:rPr>
          <w:rFonts w:ascii="Consolas" w:eastAsia="Times New Roman" w:hAnsi="Consolas" w:cs="Courier New"/>
          <w:color w:val="333333"/>
          <w:sz w:val="27"/>
          <w:szCs w:val="27"/>
        </w:rPr>
        <w:t>01000110 which is 70 in decimal</w:t>
      </w:r>
    </w:p>
    <w:p w14:paraId="0F863D33" w14:textId="7E05FE33" w:rsidR="001355D5" w:rsidRDefault="00EE5943" w:rsidP="001355D5">
      <w:r>
        <w:t>:</w:t>
      </w:r>
      <w:r w:rsidR="001355D5" w:rsidRPr="001355D5">
        <w:t xml:space="preserve"> </w:t>
      </w:r>
      <w:r w:rsidR="001355D5">
        <w:t>int swapNibbles(unsigned char x){</w:t>
      </w:r>
    </w:p>
    <w:p w14:paraId="2BE6959C" w14:textId="77777777" w:rsidR="001355D5" w:rsidRDefault="001355D5" w:rsidP="001355D5">
      <w:r>
        <w:t xml:space="preserve">        // code here</w:t>
      </w:r>
    </w:p>
    <w:p w14:paraId="48065178" w14:textId="77777777" w:rsidR="001355D5" w:rsidRDefault="001355D5" w:rsidP="001355D5">
      <w:r>
        <w:t xml:space="preserve">        unsigned char a=x&lt;&lt;4;</w:t>
      </w:r>
    </w:p>
    <w:p w14:paraId="35705398" w14:textId="77777777" w:rsidR="001355D5" w:rsidRDefault="001355D5" w:rsidP="001355D5">
      <w:r>
        <w:t xml:space="preserve">        unsigned char b=x&gt;&gt;4;</w:t>
      </w:r>
    </w:p>
    <w:p w14:paraId="3143B062" w14:textId="77777777" w:rsidR="001355D5" w:rsidRDefault="001355D5" w:rsidP="001355D5">
      <w:r>
        <w:t xml:space="preserve">        return a+b;</w:t>
      </w:r>
    </w:p>
    <w:p w14:paraId="154A190B" w14:textId="0CD261FE" w:rsidR="00EE5943" w:rsidRDefault="001355D5" w:rsidP="001355D5">
      <w:r>
        <w:t xml:space="preserve">    }</w:t>
      </w:r>
    </w:p>
    <w:p w14:paraId="0021BE5B" w14:textId="3E0E5420" w:rsidR="00C111A2" w:rsidRPr="00C111A2" w:rsidRDefault="001355D5" w:rsidP="00C111A2">
      <w:pPr>
        <w:pStyle w:val="NormalWeb"/>
        <w:shd w:val="clear" w:color="auto" w:fill="FFFFFF"/>
        <w:spacing w:before="0" w:beforeAutospacing="0" w:after="150" w:afterAutospacing="0"/>
        <w:rPr>
          <w:rFonts w:ascii="Arial" w:hAnsi="Arial" w:cs="Arial"/>
          <w:color w:val="333333"/>
          <w:sz w:val="21"/>
          <w:szCs w:val="21"/>
        </w:rPr>
      </w:pPr>
      <w:r>
        <w:t>298)</w:t>
      </w:r>
      <w:r w:rsidR="00C111A2" w:rsidRPr="00C111A2">
        <w:rPr>
          <w:rFonts w:ascii="Arial" w:hAnsi="Arial" w:cs="Arial"/>
          <w:color w:val="333333"/>
          <w:sz w:val="27"/>
          <w:szCs w:val="27"/>
        </w:rPr>
        <w:t xml:space="preserve"> Given a number </w:t>
      </w:r>
      <w:r w:rsidR="00C111A2" w:rsidRPr="00C111A2">
        <w:rPr>
          <w:rFonts w:ascii="Arial" w:hAnsi="Arial" w:cs="Arial"/>
          <w:b/>
          <w:bCs/>
          <w:color w:val="333333"/>
          <w:sz w:val="27"/>
          <w:szCs w:val="27"/>
        </w:rPr>
        <w:t>N,</w:t>
      </w:r>
      <w:r w:rsidR="00C111A2" w:rsidRPr="00C111A2">
        <w:rPr>
          <w:rFonts w:ascii="Arial" w:hAnsi="Arial" w:cs="Arial"/>
          <w:color w:val="333333"/>
          <w:sz w:val="27"/>
          <w:szCs w:val="27"/>
        </w:rPr>
        <w:t> check if a number is perfect or not. A number is said to be perfect if sum of all its factors excluding the number itself is equal to the number.</w:t>
      </w:r>
    </w:p>
    <w:p w14:paraId="299051E5" w14:textId="77777777" w:rsidR="00C111A2" w:rsidRPr="00C111A2" w:rsidRDefault="00C111A2" w:rsidP="00C111A2">
      <w:pPr>
        <w:shd w:val="clear" w:color="auto" w:fill="FFFFFF"/>
        <w:spacing w:after="150" w:line="240" w:lineRule="auto"/>
        <w:rPr>
          <w:rFonts w:ascii="Arial" w:eastAsia="Times New Roman" w:hAnsi="Arial" w:cs="Arial"/>
          <w:color w:val="333333"/>
          <w:sz w:val="21"/>
          <w:szCs w:val="21"/>
        </w:rPr>
      </w:pPr>
      <w:r w:rsidRPr="00C111A2">
        <w:rPr>
          <w:rFonts w:ascii="Arial" w:eastAsia="Times New Roman" w:hAnsi="Arial" w:cs="Arial"/>
          <w:color w:val="333333"/>
          <w:sz w:val="21"/>
          <w:szCs w:val="21"/>
        </w:rPr>
        <w:t> </w:t>
      </w:r>
    </w:p>
    <w:p w14:paraId="20A297CF" w14:textId="77777777" w:rsidR="00C111A2" w:rsidRPr="00C111A2" w:rsidRDefault="00C111A2" w:rsidP="00C111A2">
      <w:pPr>
        <w:shd w:val="clear" w:color="auto" w:fill="FFFFFF"/>
        <w:spacing w:after="150" w:line="240" w:lineRule="auto"/>
        <w:rPr>
          <w:rFonts w:ascii="Arial" w:eastAsia="Times New Roman" w:hAnsi="Arial" w:cs="Arial"/>
          <w:color w:val="333333"/>
          <w:sz w:val="21"/>
          <w:szCs w:val="21"/>
        </w:rPr>
      </w:pPr>
      <w:r w:rsidRPr="00C111A2">
        <w:rPr>
          <w:rFonts w:ascii="Arial" w:eastAsia="Times New Roman" w:hAnsi="Arial" w:cs="Arial"/>
          <w:b/>
          <w:bCs/>
          <w:color w:val="333333"/>
          <w:sz w:val="27"/>
          <w:szCs w:val="27"/>
        </w:rPr>
        <w:t>Example 1:</w:t>
      </w:r>
    </w:p>
    <w:p w14:paraId="18A6AB5B"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b/>
          <w:bCs/>
          <w:color w:val="333333"/>
          <w:sz w:val="27"/>
          <w:szCs w:val="27"/>
        </w:rPr>
        <w:t>Input:</w:t>
      </w:r>
    </w:p>
    <w:p w14:paraId="4D087CA7"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b/>
          <w:bCs/>
          <w:color w:val="333333"/>
          <w:sz w:val="27"/>
          <w:szCs w:val="27"/>
        </w:rPr>
        <w:t xml:space="preserve">N = </w:t>
      </w:r>
      <w:r w:rsidRPr="00C111A2">
        <w:rPr>
          <w:rFonts w:ascii="Consolas" w:eastAsia="Times New Roman" w:hAnsi="Consolas" w:cs="Courier New"/>
          <w:color w:val="333333"/>
          <w:sz w:val="27"/>
          <w:szCs w:val="27"/>
        </w:rPr>
        <w:t>6</w:t>
      </w:r>
    </w:p>
    <w:p w14:paraId="59A2EE27"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b/>
          <w:bCs/>
          <w:color w:val="333333"/>
          <w:sz w:val="27"/>
          <w:szCs w:val="27"/>
        </w:rPr>
        <w:t>Output:</w:t>
      </w:r>
    </w:p>
    <w:p w14:paraId="5A97460D"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color w:val="333333"/>
          <w:sz w:val="27"/>
          <w:szCs w:val="27"/>
        </w:rPr>
        <w:t xml:space="preserve">1 </w:t>
      </w:r>
    </w:p>
    <w:p w14:paraId="78675289"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b/>
          <w:bCs/>
          <w:color w:val="333333"/>
          <w:sz w:val="27"/>
          <w:szCs w:val="27"/>
        </w:rPr>
        <w:t>Explanation:</w:t>
      </w:r>
    </w:p>
    <w:p w14:paraId="2ED64E9A"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111A2">
        <w:rPr>
          <w:rFonts w:ascii="Consolas" w:eastAsia="Times New Roman" w:hAnsi="Consolas" w:cs="Courier New"/>
          <w:color w:val="333333"/>
          <w:sz w:val="27"/>
          <w:szCs w:val="27"/>
        </w:rPr>
        <w:t>Factors of 6 are 1, 2, 3 and 6.</w:t>
      </w:r>
    </w:p>
    <w:p w14:paraId="6E923519"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111A2">
        <w:rPr>
          <w:rFonts w:ascii="Consolas" w:eastAsia="Times New Roman" w:hAnsi="Consolas" w:cs="Courier New"/>
          <w:color w:val="333333"/>
          <w:sz w:val="27"/>
          <w:szCs w:val="27"/>
        </w:rPr>
        <w:t>Excluding 6 their sum is 6 which</w:t>
      </w:r>
    </w:p>
    <w:p w14:paraId="7A0BE109" w14:textId="77777777" w:rsidR="00C111A2"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C111A2">
        <w:rPr>
          <w:rFonts w:ascii="Consolas" w:eastAsia="Times New Roman" w:hAnsi="Consolas" w:cs="Courier New"/>
          <w:color w:val="333333"/>
          <w:sz w:val="27"/>
          <w:szCs w:val="27"/>
        </w:rPr>
        <w:t>is equal to N itself. So, it's a</w:t>
      </w:r>
    </w:p>
    <w:p w14:paraId="2A8FFB3E" w14:textId="221752A5" w:rsidR="001355D5" w:rsidRPr="00C111A2" w:rsidRDefault="00C111A2" w:rsidP="00C111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111A2">
        <w:rPr>
          <w:rFonts w:ascii="Consolas" w:eastAsia="Times New Roman" w:hAnsi="Consolas" w:cs="Courier New"/>
          <w:color w:val="333333"/>
          <w:sz w:val="27"/>
          <w:szCs w:val="27"/>
        </w:rPr>
        <w:t>Perfect Number.</w:t>
      </w:r>
    </w:p>
    <w:p w14:paraId="0EE0AFE7" w14:textId="1D7F1155" w:rsidR="00D544DA" w:rsidRDefault="001355D5" w:rsidP="00D544DA">
      <w:r>
        <w:t>:</w:t>
      </w:r>
      <w:r w:rsidR="00D544DA" w:rsidRPr="00D544DA">
        <w:t xml:space="preserve"> </w:t>
      </w:r>
      <w:r w:rsidR="00D544DA">
        <w:t xml:space="preserve">int isPerfectNumber(long long N) </w:t>
      </w:r>
    </w:p>
    <w:p w14:paraId="5CC8DAA7" w14:textId="77777777" w:rsidR="00D544DA" w:rsidRDefault="00D544DA" w:rsidP="00D544DA">
      <w:r>
        <w:t xml:space="preserve">    {</w:t>
      </w:r>
    </w:p>
    <w:p w14:paraId="2079192E" w14:textId="77777777" w:rsidR="00D544DA" w:rsidRDefault="00D544DA" w:rsidP="00D544DA">
      <w:r>
        <w:t xml:space="preserve">        // code here</w:t>
      </w:r>
    </w:p>
    <w:p w14:paraId="60C7AB63" w14:textId="77777777" w:rsidR="00D544DA" w:rsidRDefault="00D544DA" w:rsidP="00D544DA">
      <w:r>
        <w:lastRenderedPageBreak/>
        <w:t>if(N==1)</w:t>
      </w:r>
    </w:p>
    <w:p w14:paraId="6706DF36" w14:textId="77777777" w:rsidR="00D544DA" w:rsidRDefault="00D544DA" w:rsidP="00D544DA">
      <w:r>
        <w:t>return 0;</w:t>
      </w:r>
    </w:p>
    <w:p w14:paraId="0DAE0A30" w14:textId="77777777" w:rsidR="00D544DA" w:rsidRDefault="00D544DA" w:rsidP="00D544DA"/>
    <w:p w14:paraId="68C998AB" w14:textId="77777777" w:rsidR="00D544DA" w:rsidRDefault="00D544DA" w:rsidP="00D544DA">
      <w:r>
        <w:t>int sum=1;</w:t>
      </w:r>
    </w:p>
    <w:p w14:paraId="18F2D208" w14:textId="77777777" w:rsidR="00D544DA" w:rsidRDefault="00D544DA" w:rsidP="00D544DA"/>
    <w:p w14:paraId="367044B0" w14:textId="77777777" w:rsidR="00D544DA" w:rsidRDefault="00D544DA" w:rsidP="00D544DA">
      <w:r>
        <w:t>for(int i=2;i&lt;=sqrt(N);i++){</w:t>
      </w:r>
    </w:p>
    <w:p w14:paraId="0C07EE3B" w14:textId="77777777" w:rsidR="00D544DA" w:rsidRDefault="00D544DA" w:rsidP="00D544DA"/>
    <w:p w14:paraId="274AFC31" w14:textId="77777777" w:rsidR="00D544DA" w:rsidRDefault="00D544DA" w:rsidP="00D544DA">
      <w:r>
        <w:t>if(N%i==0){</w:t>
      </w:r>
    </w:p>
    <w:p w14:paraId="02B9A478" w14:textId="77777777" w:rsidR="00D544DA" w:rsidRDefault="00D544DA" w:rsidP="00D544DA">
      <w:r>
        <w:t>sum=sum+i;</w:t>
      </w:r>
    </w:p>
    <w:p w14:paraId="26E739B5" w14:textId="77777777" w:rsidR="00D544DA" w:rsidRDefault="00D544DA" w:rsidP="00D544DA">
      <w:r>
        <w:t>if(i!=N/i)</w:t>
      </w:r>
    </w:p>
    <w:p w14:paraId="0F9D8B62" w14:textId="77777777" w:rsidR="00D544DA" w:rsidRDefault="00D544DA" w:rsidP="00D544DA">
      <w:r>
        <w:t>sum=sum+(N/i);</w:t>
      </w:r>
    </w:p>
    <w:p w14:paraId="29F8E2AE" w14:textId="77777777" w:rsidR="00D544DA" w:rsidRDefault="00D544DA" w:rsidP="00D544DA">
      <w:r>
        <w:t>}</w:t>
      </w:r>
    </w:p>
    <w:p w14:paraId="4C1CE9E7" w14:textId="77777777" w:rsidR="00D544DA" w:rsidRDefault="00D544DA" w:rsidP="00D544DA">
      <w:r>
        <w:t>}</w:t>
      </w:r>
    </w:p>
    <w:p w14:paraId="0C4621B5" w14:textId="77777777" w:rsidR="00D544DA" w:rsidRDefault="00D544DA" w:rsidP="00D544DA"/>
    <w:p w14:paraId="7987C79C" w14:textId="77777777" w:rsidR="00D544DA" w:rsidRDefault="00D544DA" w:rsidP="00D544DA">
      <w:r>
        <w:t>if(sum==N)</w:t>
      </w:r>
    </w:p>
    <w:p w14:paraId="6901A7FA" w14:textId="77777777" w:rsidR="00D544DA" w:rsidRDefault="00D544DA" w:rsidP="00D544DA">
      <w:r>
        <w:t>return 1;</w:t>
      </w:r>
    </w:p>
    <w:p w14:paraId="7F9608D8" w14:textId="77777777" w:rsidR="00D544DA" w:rsidRDefault="00D544DA" w:rsidP="00D544DA"/>
    <w:p w14:paraId="39DE3D4E" w14:textId="77777777" w:rsidR="00D544DA" w:rsidRDefault="00D544DA" w:rsidP="00D544DA">
      <w:r>
        <w:t>return 0;</w:t>
      </w:r>
    </w:p>
    <w:p w14:paraId="25361707" w14:textId="1DE2B679" w:rsidR="001355D5" w:rsidRDefault="00D544DA" w:rsidP="00D544DA">
      <w:r>
        <w:t>}</w:t>
      </w:r>
    </w:p>
    <w:p w14:paraId="00E80D48" w14:textId="5FBA45C1" w:rsidR="00317976" w:rsidRPr="00317976" w:rsidRDefault="00D544DA" w:rsidP="00317976">
      <w:pPr>
        <w:pStyle w:val="NormalWeb"/>
        <w:shd w:val="clear" w:color="auto" w:fill="FFFFFF"/>
        <w:spacing w:before="0" w:beforeAutospacing="0" w:after="150" w:afterAutospacing="0"/>
        <w:rPr>
          <w:rFonts w:ascii="Arial" w:hAnsi="Arial" w:cs="Arial"/>
          <w:color w:val="333333"/>
          <w:sz w:val="21"/>
          <w:szCs w:val="21"/>
        </w:rPr>
      </w:pPr>
      <w:r>
        <w:t>299)</w:t>
      </w:r>
      <w:r w:rsidR="00317976" w:rsidRPr="00317976">
        <w:rPr>
          <w:rFonts w:ascii="Arial" w:hAnsi="Arial" w:cs="Arial"/>
          <w:color w:val="333333"/>
          <w:sz w:val="27"/>
          <w:szCs w:val="27"/>
        </w:rPr>
        <w:t xml:space="preserve"> Given two given numbers </w:t>
      </w:r>
      <w:r w:rsidR="00317976" w:rsidRPr="00317976">
        <w:rPr>
          <w:rFonts w:ascii="Arial" w:hAnsi="Arial" w:cs="Arial"/>
          <w:b/>
          <w:bCs/>
          <w:color w:val="333333"/>
          <w:sz w:val="27"/>
          <w:szCs w:val="27"/>
        </w:rPr>
        <w:t>a</w:t>
      </w:r>
      <w:r w:rsidR="00317976" w:rsidRPr="00317976">
        <w:rPr>
          <w:rFonts w:ascii="Arial" w:hAnsi="Arial" w:cs="Arial"/>
          <w:color w:val="333333"/>
          <w:sz w:val="27"/>
          <w:szCs w:val="27"/>
        </w:rPr>
        <w:t> and </w:t>
      </w:r>
      <w:r w:rsidR="00317976" w:rsidRPr="00317976">
        <w:rPr>
          <w:rFonts w:ascii="Arial" w:hAnsi="Arial" w:cs="Arial"/>
          <w:b/>
          <w:bCs/>
          <w:color w:val="333333"/>
          <w:sz w:val="27"/>
          <w:szCs w:val="27"/>
        </w:rPr>
        <w:t>b</w:t>
      </w:r>
      <w:r w:rsidR="00317976" w:rsidRPr="00317976">
        <w:rPr>
          <w:rFonts w:ascii="Arial" w:hAnsi="Arial" w:cs="Arial"/>
          <w:color w:val="333333"/>
          <w:sz w:val="27"/>
          <w:szCs w:val="27"/>
        </w:rPr>
        <w:t> where 1&lt;=a&lt;=b, find the number of perfect squares between a and b (a and b inclusive).</w:t>
      </w:r>
    </w:p>
    <w:p w14:paraId="61523A74" w14:textId="77777777" w:rsidR="00317976" w:rsidRPr="00317976" w:rsidRDefault="00317976" w:rsidP="00317976">
      <w:pPr>
        <w:shd w:val="clear" w:color="auto" w:fill="FFFFFF"/>
        <w:spacing w:after="150" w:line="240" w:lineRule="auto"/>
        <w:rPr>
          <w:rFonts w:ascii="Arial" w:eastAsia="Times New Roman" w:hAnsi="Arial" w:cs="Arial"/>
          <w:color w:val="333333"/>
          <w:sz w:val="21"/>
          <w:szCs w:val="21"/>
        </w:rPr>
      </w:pPr>
      <w:r w:rsidRPr="00317976">
        <w:rPr>
          <w:rFonts w:ascii="Arial" w:eastAsia="Times New Roman" w:hAnsi="Arial" w:cs="Arial"/>
          <w:color w:val="333333"/>
          <w:sz w:val="21"/>
          <w:szCs w:val="21"/>
        </w:rPr>
        <w:t> </w:t>
      </w:r>
    </w:p>
    <w:p w14:paraId="2A994FEE" w14:textId="77777777" w:rsidR="00317976" w:rsidRPr="00317976" w:rsidRDefault="00317976" w:rsidP="00317976">
      <w:pPr>
        <w:shd w:val="clear" w:color="auto" w:fill="FFFFFF"/>
        <w:spacing w:after="150" w:line="240" w:lineRule="auto"/>
        <w:rPr>
          <w:rFonts w:ascii="Arial" w:eastAsia="Times New Roman" w:hAnsi="Arial" w:cs="Arial"/>
          <w:color w:val="333333"/>
          <w:sz w:val="21"/>
          <w:szCs w:val="21"/>
        </w:rPr>
      </w:pPr>
      <w:r w:rsidRPr="00317976">
        <w:rPr>
          <w:rFonts w:ascii="Arial" w:eastAsia="Times New Roman" w:hAnsi="Arial" w:cs="Arial"/>
          <w:b/>
          <w:bCs/>
          <w:color w:val="333333"/>
          <w:sz w:val="27"/>
          <w:szCs w:val="27"/>
        </w:rPr>
        <w:t>Example 1:</w:t>
      </w:r>
    </w:p>
    <w:p w14:paraId="569C2FF5"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b/>
          <w:bCs/>
          <w:color w:val="333333"/>
          <w:sz w:val="27"/>
          <w:szCs w:val="27"/>
        </w:rPr>
        <w:t>Input:</w:t>
      </w:r>
    </w:p>
    <w:p w14:paraId="40E8A352"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b/>
          <w:bCs/>
          <w:color w:val="333333"/>
          <w:sz w:val="27"/>
          <w:szCs w:val="27"/>
        </w:rPr>
        <w:t xml:space="preserve">a = </w:t>
      </w:r>
      <w:r w:rsidRPr="00317976">
        <w:rPr>
          <w:rFonts w:ascii="Consolas" w:eastAsia="Times New Roman" w:hAnsi="Consolas" w:cs="Courier New"/>
          <w:color w:val="333333"/>
          <w:sz w:val="27"/>
          <w:szCs w:val="27"/>
        </w:rPr>
        <w:t xml:space="preserve">9, </w:t>
      </w:r>
      <w:r w:rsidRPr="00317976">
        <w:rPr>
          <w:rFonts w:ascii="Consolas" w:eastAsia="Times New Roman" w:hAnsi="Consolas" w:cs="Courier New"/>
          <w:b/>
          <w:bCs/>
          <w:color w:val="333333"/>
          <w:sz w:val="27"/>
          <w:szCs w:val="27"/>
        </w:rPr>
        <w:t xml:space="preserve">b = </w:t>
      </w:r>
      <w:r w:rsidRPr="00317976">
        <w:rPr>
          <w:rFonts w:ascii="Consolas" w:eastAsia="Times New Roman" w:hAnsi="Consolas" w:cs="Courier New"/>
          <w:color w:val="333333"/>
          <w:sz w:val="27"/>
          <w:szCs w:val="27"/>
        </w:rPr>
        <w:t>25</w:t>
      </w:r>
    </w:p>
    <w:p w14:paraId="37CE480C"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b/>
          <w:bCs/>
          <w:color w:val="333333"/>
          <w:sz w:val="27"/>
          <w:szCs w:val="27"/>
        </w:rPr>
        <w:t>Output:</w:t>
      </w:r>
    </w:p>
    <w:p w14:paraId="7FAEC43B"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color w:val="333333"/>
          <w:sz w:val="27"/>
          <w:szCs w:val="27"/>
        </w:rPr>
        <w:t>3</w:t>
      </w:r>
    </w:p>
    <w:p w14:paraId="6EAAFD66"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b/>
          <w:bCs/>
          <w:color w:val="333333"/>
          <w:sz w:val="27"/>
          <w:szCs w:val="27"/>
        </w:rPr>
        <w:t>Explanation:</w:t>
      </w:r>
    </w:p>
    <w:p w14:paraId="30C81689" w14:textId="77777777" w:rsidR="00317976"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317976">
        <w:rPr>
          <w:rFonts w:ascii="Consolas" w:eastAsia="Times New Roman" w:hAnsi="Consolas" w:cs="Courier New"/>
          <w:color w:val="333333"/>
          <w:sz w:val="27"/>
          <w:szCs w:val="27"/>
        </w:rPr>
        <w:lastRenderedPageBreak/>
        <w:t>There are 3 perfect squares between 9</w:t>
      </w:r>
    </w:p>
    <w:p w14:paraId="7EC8944A" w14:textId="12179BA9" w:rsidR="00D544DA" w:rsidRPr="00317976" w:rsidRDefault="00317976" w:rsidP="0031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17976">
        <w:rPr>
          <w:rFonts w:ascii="Consolas" w:eastAsia="Times New Roman" w:hAnsi="Consolas" w:cs="Courier New"/>
          <w:color w:val="333333"/>
          <w:sz w:val="27"/>
          <w:szCs w:val="27"/>
        </w:rPr>
        <w:t>and 25. They are 9, 16, and 25.</w:t>
      </w:r>
    </w:p>
    <w:p w14:paraId="57044228" w14:textId="12297DCB" w:rsidR="00126F67" w:rsidRDefault="00D544DA" w:rsidP="00126F67">
      <w:r>
        <w:t>:</w:t>
      </w:r>
      <w:r w:rsidR="00126F67" w:rsidRPr="00126F67">
        <w:t xml:space="preserve"> </w:t>
      </w:r>
      <w:r w:rsidR="00126F67">
        <w:t>int numOfPerfectSquares(int a, int b) {</w:t>
      </w:r>
    </w:p>
    <w:p w14:paraId="596AD0F2" w14:textId="77777777" w:rsidR="00126F67" w:rsidRDefault="00126F67" w:rsidP="00126F67">
      <w:r>
        <w:t xml:space="preserve">        // code here</w:t>
      </w:r>
    </w:p>
    <w:p w14:paraId="71DEBAA3" w14:textId="77777777" w:rsidR="00126F67" w:rsidRDefault="00126F67" w:rsidP="00126F67">
      <w:r>
        <w:t xml:space="preserve">        int cnt=0;</w:t>
      </w:r>
    </w:p>
    <w:p w14:paraId="08AB008B" w14:textId="77777777" w:rsidR="00126F67" w:rsidRDefault="00126F67" w:rsidP="00126F67">
      <w:r>
        <w:t xml:space="preserve">        int ans=0;</w:t>
      </w:r>
    </w:p>
    <w:p w14:paraId="23409BC1" w14:textId="77777777" w:rsidR="00126F67" w:rsidRDefault="00126F67" w:rsidP="00126F67">
      <w:r>
        <w:t xml:space="preserve">        for(int i=a;i&lt;=b;i++)</w:t>
      </w:r>
    </w:p>
    <w:p w14:paraId="00A40AFE" w14:textId="77777777" w:rsidR="00126F67" w:rsidRDefault="00126F67" w:rsidP="00126F67">
      <w:r>
        <w:t xml:space="preserve">        {</w:t>
      </w:r>
    </w:p>
    <w:p w14:paraId="30465784" w14:textId="77777777" w:rsidR="00126F67" w:rsidRDefault="00126F67" w:rsidP="00126F67">
      <w:r>
        <w:t xml:space="preserve">            ans=sqrt(i);</w:t>
      </w:r>
    </w:p>
    <w:p w14:paraId="159820FF" w14:textId="77777777" w:rsidR="00126F67" w:rsidRDefault="00126F67" w:rsidP="00126F67">
      <w:r>
        <w:t xml:space="preserve">            if(ans*ans==i)</w:t>
      </w:r>
    </w:p>
    <w:p w14:paraId="0836A4E7" w14:textId="77777777" w:rsidR="00126F67" w:rsidRDefault="00126F67" w:rsidP="00126F67">
      <w:r>
        <w:t xml:space="preserve">            cnt++;</w:t>
      </w:r>
    </w:p>
    <w:p w14:paraId="3360EDF9" w14:textId="77777777" w:rsidR="00126F67" w:rsidRDefault="00126F67" w:rsidP="00126F67">
      <w:r>
        <w:t xml:space="preserve">        }</w:t>
      </w:r>
    </w:p>
    <w:p w14:paraId="2896468F" w14:textId="77777777" w:rsidR="00126F67" w:rsidRDefault="00126F67" w:rsidP="00126F67">
      <w:r>
        <w:t xml:space="preserve">        return cnt;</w:t>
      </w:r>
    </w:p>
    <w:p w14:paraId="6A9A6CB2" w14:textId="281D96A8" w:rsidR="00D544DA" w:rsidRDefault="00126F67" w:rsidP="00126F67">
      <w:r>
        <w:t xml:space="preserve">    }</w:t>
      </w:r>
    </w:p>
    <w:p w14:paraId="6B3226FC" w14:textId="58010BDE" w:rsidR="00D924F3" w:rsidRPr="00D924F3" w:rsidRDefault="00126F67" w:rsidP="00D924F3">
      <w:pPr>
        <w:pStyle w:val="NormalWeb"/>
        <w:shd w:val="clear" w:color="auto" w:fill="FFFFFF"/>
        <w:spacing w:before="0" w:beforeAutospacing="0" w:after="150" w:afterAutospacing="0"/>
        <w:rPr>
          <w:rFonts w:ascii="Arial" w:hAnsi="Arial" w:cs="Arial"/>
          <w:color w:val="333333"/>
          <w:sz w:val="21"/>
          <w:szCs w:val="21"/>
        </w:rPr>
      </w:pPr>
      <w:r>
        <w:t>300)</w:t>
      </w:r>
      <w:r w:rsidR="00D924F3" w:rsidRPr="00D924F3">
        <w:rPr>
          <w:rFonts w:ascii="Arial" w:hAnsi="Arial" w:cs="Arial"/>
          <w:color w:val="333333"/>
          <w:sz w:val="27"/>
          <w:szCs w:val="27"/>
        </w:rPr>
        <w:t xml:space="preserve"> Given an array of N positive integers, find GCD of all the array elements.</w:t>
      </w:r>
    </w:p>
    <w:p w14:paraId="7E0E848F" w14:textId="77777777" w:rsidR="00D924F3" w:rsidRPr="00D924F3" w:rsidRDefault="00D924F3" w:rsidP="00D924F3">
      <w:pPr>
        <w:shd w:val="clear" w:color="auto" w:fill="FFFFFF"/>
        <w:spacing w:after="150" w:line="240" w:lineRule="auto"/>
        <w:rPr>
          <w:rFonts w:ascii="Arial" w:eastAsia="Times New Roman" w:hAnsi="Arial" w:cs="Arial"/>
          <w:color w:val="333333"/>
          <w:sz w:val="21"/>
          <w:szCs w:val="21"/>
        </w:rPr>
      </w:pPr>
      <w:r w:rsidRPr="00D924F3">
        <w:rPr>
          <w:rFonts w:ascii="Arial" w:eastAsia="Times New Roman" w:hAnsi="Arial" w:cs="Arial"/>
          <w:color w:val="333333"/>
          <w:sz w:val="21"/>
          <w:szCs w:val="21"/>
        </w:rPr>
        <w:br/>
      </w:r>
      <w:r w:rsidRPr="00D924F3">
        <w:rPr>
          <w:rFonts w:ascii="Arial" w:eastAsia="Times New Roman" w:hAnsi="Arial" w:cs="Arial"/>
          <w:b/>
          <w:bCs/>
          <w:color w:val="333333"/>
          <w:sz w:val="27"/>
          <w:szCs w:val="27"/>
        </w:rPr>
        <w:t>Example 1:</w:t>
      </w:r>
    </w:p>
    <w:p w14:paraId="0E005B43" w14:textId="77777777" w:rsidR="00D924F3" w:rsidRPr="00D924F3" w:rsidRDefault="00D924F3" w:rsidP="00D924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924F3">
        <w:rPr>
          <w:rFonts w:ascii="Consolas" w:eastAsia="Times New Roman" w:hAnsi="Consolas" w:cs="Courier New"/>
          <w:b/>
          <w:bCs/>
          <w:color w:val="333333"/>
          <w:sz w:val="27"/>
          <w:szCs w:val="27"/>
        </w:rPr>
        <w:t>Input:</w:t>
      </w:r>
      <w:r w:rsidRPr="00D924F3">
        <w:rPr>
          <w:rFonts w:ascii="Consolas" w:eastAsia="Times New Roman" w:hAnsi="Consolas" w:cs="Courier New"/>
          <w:color w:val="333333"/>
          <w:sz w:val="27"/>
          <w:szCs w:val="27"/>
        </w:rPr>
        <w:t xml:space="preserve"> N = 3, arr[] = {2, 4, 6}</w:t>
      </w:r>
    </w:p>
    <w:p w14:paraId="3EB9CFD0" w14:textId="77777777" w:rsidR="00D924F3" w:rsidRPr="00D924F3" w:rsidRDefault="00D924F3" w:rsidP="00D924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rPr>
      </w:pPr>
      <w:r w:rsidRPr="00D924F3">
        <w:rPr>
          <w:rFonts w:ascii="Consolas" w:eastAsia="Times New Roman" w:hAnsi="Consolas" w:cs="Courier New"/>
          <w:b/>
          <w:bCs/>
          <w:color w:val="333333"/>
          <w:sz w:val="27"/>
          <w:szCs w:val="27"/>
        </w:rPr>
        <w:t>Output:</w:t>
      </w:r>
      <w:r w:rsidRPr="00D924F3">
        <w:rPr>
          <w:rFonts w:ascii="Consolas" w:eastAsia="Times New Roman" w:hAnsi="Consolas" w:cs="Courier New"/>
          <w:color w:val="333333"/>
          <w:sz w:val="27"/>
          <w:szCs w:val="27"/>
        </w:rPr>
        <w:t xml:space="preserve"> 2</w:t>
      </w:r>
    </w:p>
    <w:p w14:paraId="07661300" w14:textId="404816C3" w:rsidR="00126F67" w:rsidRPr="00D924F3" w:rsidRDefault="00D924F3" w:rsidP="00D924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924F3">
        <w:rPr>
          <w:rFonts w:ascii="Consolas" w:eastAsia="Times New Roman" w:hAnsi="Consolas" w:cs="Courier New"/>
          <w:b/>
          <w:bCs/>
          <w:color w:val="333333"/>
          <w:sz w:val="27"/>
          <w:szCs w:val="27"/>
        </w:rPr>
        <w:t>Explanation:</w:t>
      </w:r>
      <w:r w:rsidRPr="00D924F3">
        <w:rPr>
          <w:rFonts w:ascii="Consolas" w:eastAsia="Times New Roman" w:hAnsi="Consolas" w:cs="Courier New"/>
          <w:color w:val="333333"/>
          <w:sz w:val="27"/>
          <w:szCs w:val="27"/>
        </w:rPr>
        <w:t xml:space="preserve"> GCD of 2,4,6 is 2.</w:t>
      </w:r>
    </w:p>
    <w:p w14:paraId="1CD11E5F" w14:textId="0AC817F1" w:rsidR="00AE0FA3" w:rsidRDefault="00126F67" w:rsidP="00AE0FA3">
      <w:r>
        <w:t>:</w:t>
      </w:r>
      <w:r w:rsidR="00AE0FA3" w:rsidRPr="00AE0FA3">
        <w:t xml:space="preserve"> </w:t>
      </w:r>
      <w:r w:rsidR="00AE0FA3">
        <w:t>int gcd(int a, int b)</w:t>
      </w:r>
    </w:p>
    <w:p w14:paraId="1D86F59C" w14:textId="77777777" w:rsidR="00AE0FA3" w:rsidRDefault="00AE0FA3" w:rsidP="00AE0FA3">
      <w:r>
        <w:t>{</w:t>
      </w:r>
    </w:p>
    <w:p w14:paraId="5D892601" w14:textId="77777777" w:rsidR="00AE0FA3" w:rsidRDefault="00AE0FA3" w:rsidP="00AE0FA3">
      <w:r>
        <w:t xml:space="preserve">    if (a == 0)</w:t>
      </w:r>
    </w:p>
    <w:p w14:paraId="7183E760" w14:textId="77777777" w:rsidR="00AE0FA3" w:rsidRDefault="00AE0FA3" w:rsidP="00AE0FA3">
      <w:r>
        <w:t xml:space="preserve">        return b;</w:t>
      </w:r>
    </w:p>
    <w:p w14:paraId="6C50471B" w14:textId="77777777" w:rsidR="00AE0FA3" w:rsidRDefault="00AE0FA3" w:rsidP="00AE0FA3">
      <w:r>
        <w:t xml:space="preserve">    return gcd(b % a, a);</w:t>
      </w:r>
    </w:p>
    <w:p w14:paraId="5EC4D31D" w14:textId="77777777" w:rsidR="00AE0FA3" w:rsidRDefault="00AE0FA3" w:rsidP="00AE0FA3">
      <w:r>
        <w:t>}</w:t>
      </w:r>
    </w:p>
    <w:p w14:paraId="3FE3E690" w14:textId="77777777" w:rsidR="00AE0FA3" w:rsidRDefault="00AE0FA3" w:rsidP="00AE0FA3">
      <w:r>
        <w:t xml:space="preserve">    int gcd(int N, int arr[])</w:t>
      </w:r>
    </w:p>
    <w:p w14:paraId="2510F2CA" w14:textId="77777777" w:rsidR="00AE0FA3" w:rsidRDefault="00AE0FA3" w:rsidP="00AE0FA3">
      <w:r>
        <w:t xml:space="preserve">    {</w:t>
      </w:r>
    </w:p>
    <w:p w14:paraId="163EE602" w14:textId="77777777" w:rsidR="00AE0FA3" w:rsidRDefault="00AE0FA3" w:rsidP="00AE0FA3">
      <w:r>
        <w:lastRenderedPageBreak/>
        <w:t xml:space="preserve">    </w:t>
      </w:r>
      <w:r>
        <w:tab/>
        <w:t>// Your code goes here</w:t>
      </w:r>
    </w:p>
    <w:p w14:paraId="060A9E2A" w14:textId="77777777" w:rsidR="00AE0FA3" w:rsidRDefault="00AE0FA3" w:rsidP="00AE0FA3">
      <w:r>
        <w:t xml:space="preserve">    </w:t>
      </w:r>
      <w:r>
        <w:tab/>
        <w:t>int result = arr[0];</w:t>
      </w:r>
    </w:p>
    <w:p w14:paraId="60627704" w14:textId="77777777" w:rsidR="00AE0FA3" w:rsidRDefault="00AE0FA3" w:rsidP="00AE0FA3">
      <w:r>
        <w:t xml:space="preserve">    for (int i = 1; i &lt; N; i++)</w:t>
      </w:r>
    </w:p>
    <w:p w14:paraId="3C7CB26A" w14:textId="77777777" w:rsidR="00AE0FA3" w:rsidRDefault="00AE0FA3" w:rsidP="00AE0FA3">
      <w:r>
        <w:t xml:space="preserve">    {</w:t>
      </w:r>
    </w:p>
    <w:p w14:paraId="16D55DCF" w14:textId="77777777" w:rsidR="00AE0FA3" w:rsidRDefault="00AE0FA3" w:rsidP="00AE0FA3">
      <w:r>
        <w:t xml:space="preserve">        result = gcd(arr[i], result);</w:t>
      </w:r>
    </w:p>
    <w:p w14:paraId="127C84C0" w14:textId="77777777" w:rsidR="00AE0FA3" w:rsidRDefault="00AE0FA3" w:rsidP="00AE0FA3">
      <w:r>
        <w:t xml:space="preserve"> </w:t>
      </w:r>
    </w:p>
    <w:p w14:paraId="4DFD7637" w14:textId="77777777" w:rsidR="00AE0FA3" w:rsidRDefault="00AE0FA3" w:rsidP="00AE0FA3">
      <w:r>
        <w:t xml:space="preserve">        if(result == 1)</w:t>
      </w:r>
    </w:p>
    <w:p w14:paraId="0FAD0C3A" w14:textId="77777777" w:rsidR="00AE0FA3" w:rsidRDefault="00AE0FA3" w:rsidP="00AE0FA3">
      <w:r>
        <w:t xml:space="preserve">        {</w:t>
      </w:r>
    </w:p>
    <w:p w14:paraId="7CBAC44A" w14:textId="77777777" w:rsidR="00AE0FA3" w:rsidRDefault="00AE0FA3" w:rsidP="00AE0FA3">
      <w:r>
        <w:t xml:space="preserve">           return 1;</w:t>
      </w:r>
    </w:p>
    <w:p w14:paraId="24094611" w14:textId="77777777" w:rsidR="00AE0FA3" w:rsidRDefault="00AE0FA3" w:rsidP="00AE0FA3">
      <w:r>
        <w:t xml:space="preserve">        }</w:t>
      </w:r>
    </w:p>
    <w:p w14:paraId="12D1C555" w14:textId="77777777" w:rsidR="00AE0FA3" w:rsidRDefault="00AE0FA3" w:rsidP="00AE0FA3">
      <w:r>
        <w:t xml:space="preserve">    }</w:t>
      </w:r>
    </w:p>
    <w:p w14:paraId="148C087A" w14:textId="77777777" w:rsidR="00AE0FA3" w:rsidRDefault="00AE0FA3" w:rsidP="00AE0FA3">
      <w:r>
        <w:t xml:space="preserve">    return result;</w:t>
      </w:r>
    </w:p>
    <w:p w14:paraId="6731475F" w14:textId="4AAE02C9" w:rsidR="00126F67" w:rsidRDefault="00AE0FA3" w:rsidP="00AE0FA3">
      <w:r>
        <w:t xml:space="preserve">    }</w:t>
      </w:r>
      <w:r w:rsidR="00EF36C0">
        <w:t xml:space="preserve"> </w:t>
      </w:r>
    </w:p>
    <w:p w14:paraId="7C42FA39" w14:textId="4A3EE8F8" w:rsidR="006750F9" w:rsidRDefault="006750F9" w:rsidP="00AE0FA3">
      <w:r w:rsidRPr="00EF36C0">
        <w:rPr>
          <w:highlight w:val="cyan"/>
        </w:rPr>
        <w:t>AMAZON SDE-II</w:t>
      </w:r>
      <w:r w:rsidR="00EF36C0" w:rsidRPr="00EF36C0">
        <w:rPr>
          <w:highlight w:val="cyan"/>
        </w:rPr>
        <w:t xml:space="preserve"> asked question</w:t>
      </w:r>
    </w:p>
    <w:p w14:paraId="4A5818C2" w14:textId="3951C7BF" w:rsidR="00AE0FA3" w:rsidRDefault="00AE0FA3" w:rsidP="00AE0FA3">
      <w:r>
        <w:t>301)</w:t>
      </w:r>
    </w:p>
    <w:p w14:paraId="0AE2A260" w14:textId="3305D249" w:rsidR="00D8727E" w:rsidRDefault="00D8727E" w:rsidP="00D8727E">
      <w:pPr>
        <w:pStyle w:val="va-top"/>
        <w:numPr>
          <w:ilvl w:val="0"/>
          <w:numId w:val="60"/>
        </w:numPr>
        <w:shd w:val="clear" w:color="auto" w:fill="FFFFFF"/>
        <w:spacing w:before="0" w:beforeAutospacing="0" w:after="60" w:afterAutospacing="0"/>
        <w:textAlignment w:val="top"/>
        <w:rPr>
          <w:rFonts w:ascii="Roboto" w:hAnsi="Roboto"/>
          <w:color w:val="000000"/>
        </w:rPr>
      </w:pPr>
      <w:r>
        <w:t>Explaination:</w:t>
      </w:r>
      <w:r w:rsidRPr="00D8727E">
        <w:rPr>
          <w:rFonts w:ascii="Roboto" w:hAnsi="Roboto"/>
          <w:color w:val="000000"/>
        </w:rPr>
        <w:t xml:space="preserve"> </w:t>
      </w:r>
      <w:r>
        <w:rPr>
          <w:rFonts w:ascii="Roboto" w:hAnsi="Roboto"/>
          <w:color w:val="000000"/>
        </w:rPr>
        <w:t>The distance between two nodes can be obtained in terms of lowest common ancestor. Following is the formula. Dist (n1, n2) = Dist (root, n1) + Dist (root, n2) - 2*Dist (root, lca) 'n1' and 'n2' are the two given keys 'root' is root of given Binary Tree. 'lca' is lowest common ancestor of n1 and n2 Dist (n1, n2) is the distance between n1 and n2.</w:t>
      </w:r>
    </w:p>
    <w:p w14:paraId="40C1A74F" w14:textId="77777777" w:rsidR="00D8727E" w:rsidRDefault="00D8727E" w:rsidP="00D8727E">
      <w:pPr>
        <w:pStyle w:val="va-top"/>
        <w:numPr>
          <w:ilvl w:val="0"/>
          <w:numId w:val="60"/>
        </w:numPr>
        <w:shd w:val="clear" w:color="auto" w:fill="FFFFFF"/>
        <w:spacing w:before="0" w:beforeAutospacing="0" w:after="60" w:afterAutospacing="0"/>
        <w:textAlignment w:val="top"/>
        <w:rPr>
          <w:rFonts w:ascii="Roboto" w:hAnsi="Roboto"/>
          <w:color w:val="000000"/>
        </w:rPr>
      </w:pPr>
      <w:r>
        <w:rPr>
          <w:rFonts w:ascii="Roboto" w:hAnsi="Roboto"/>
          <w:color w:val="000000"/>
        </w:rPr>
        <w:t>The distance between two nodes can be obtained in terms of lowest common ancestor. Following is the formula. Dist (n1, n2) = Dist (root, n1) + Dist (root, n2) - 2*Dist (root, lca) 'n1' and 'n2' are the two given keys 'root' is root of given Binary Tree. 'lca' is lowest common ancestor of n1 and n2 Dist (n1, n2) is the distance between n1 and n2.</w:t>
      </w:r>
    </w:p>
    <w:p w14:paraId="45BF1931" w14:textId="337BE4D0" w:rsidR="00D8727E" w:rsidRDefault="00D8727E" w:rsidP="00AE0FA3"/>
    <w:p w14:paraId="167D1F83" w14:textId="749B6A0A" w:rsidR="00EF36C0" w:rsidRPr="00EF36C0" w:rsidRDefault="00AE0FA3" w:rsidP="00EF36C0">
      <w:pPr>
        <w:pStyle w:val="NormalWeb"/>
        <w:shd w:val="clear" w:color="auto" w:fill="FFFFFF"/>
        <w:spacing w:before="0" w:beforeAutospacing="0" w:after="240" w:afterAutospacing="0"/>
        <w:rPr>
          <w:rFonts w:ascii="Segoe UI" w:hAnsi="Segoe UI" w:cs="Segoe UI"/>
          <w:color w:val="424242"/>
          <w:sz w:val="21"/>
          <w:szCs w:val="21"/>
        </w:rPr>
      </w:pPr>
      <w:r>
        <w:t>:</w:t>
      </w:r>
      <w:r w:rsidR="00EF36C0" w:rsidRPr="00EF36C0">
        <w:rPr>
          <w:rFonts w:ascii="Segoe UI" w:hAnsi="Segoe UI" w:cs="Segoe UI"/>
          <w:color w:val="424242"/>
          <w:sz w:val="21"/>
          <w:szCs w:val="21"/>
        </w:rPr>
        <w:t xml:space="preserve"> </w:t>
      </w:r>
      <w:r w:rsidR="00EF36C0" w:rsidRPr="00EF36C0">
        <w:rPr>
          <w:rFonts w:ascii="Segoe UI" w:hAnsi="Segoe UI" w:cs="Segoe UI"/>
          <w:color w:val="424242"/>
          <w:sz w:val="21"/>
          <w:szCs w:val="21"/>
        </w:rPr>
        <w:t>dist(a,b) = Dist(root , a)+Dist(root,b) - 2* Dist(root , lca)</w:t>
      </w:r>
    </w:p>
    <w:p w14:paraId="592E98E3"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find_dist(Node *root,</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a)</w:t>
      </w:r>
    </w:p>
    <w:p w14:paraId="6BAC346C"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w:t>
      </w:r>
    </w:p>
    <w:p w14:paraId="48640C05"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(root==</w:t>
      </w:r>
      <w:r w:rsidRPr="00EF36C0">
        <w:rPr>
          <w:rFonts w:ascii="Consolas" w:eastAsia="Times New Roman" w:hAnsi="Consolas" w:cs="Courier New"/>
          <w:color w:val="AA0D91"/>
          <w:sz w:val="20"/>
          <w:szCs w:val="20"/>
        </w:rPr>
        <w:t>NULL</w:t>
      </w: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1C00CF"/>
          <w:sz w:val="20"/>
          <w:szCs w:val="20"/>
        </w:rPr>
        <w:t>-1</w:t>
      </w:r>
      <w:r w:rsidRPr="00EF36C0">
        <w:rPr>
          <w:rFonts w:ascii="Consolas" w:eastAsia="Times New Roman" w:hAnsi="Consolas" w:cs="Courier New"/>
          <w:color w:val="263238"/>
          <w:sz w:val="20"/>
          <w:szCs w:val="20"/>
        </w:rPr>
        <w:t>;</w:t>
      </w:r>
    </w:p>
    <w:p w14:paraId="412DEE2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dist=</w:t>
      </w:r>
      <w:r w:rsidRPr="00EF36C0">
        <w:rPr>
          <w:rFonts w:ascii="Consolas" w:eastAsia="Times New Roman" w:hAnsi="Consolas" w:cs="Courier New"/>
          <w:color w:val="1C00CF"/>
          <w:sz w:val="20"/>
          <w:szCs w:val="20"/>
        </w:rPr>
        <w:t>-1</w:t>
      </w:r>
      <w:r w:rsidRPr="00EF36C0">
        <w:rPr>
          <w:rFonts w:ascii="Consolas" w:eastAsia="Times New Roman" w:hAnsi="Consolas" w:cs="Courier New"/>
          <w:color w:val="263238"/>
          <w:sz w:val="20"/>
          <w:szCs w:val="20"/>
        </w:rPr>
        <w:t>;</w:t>
      </w:r>
    </w:p>
    <w:p w14:paraId="1A168CA3"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(root-&gt;data==a ||</w:t>
      </w:r>
    </w:p>
    <w:p w14:paraId="6E1E18B6"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lastRenderedPageBreak/>
        <w:t xml:space="preserve">    (dist=find_dist(root-&gt;left,a)) &gt;=</w:t>
      </w:r>
      <w:r w:rsidRPr="00EF36C0">
        <w:rPr>
          <w:rFonts w:ascii="Consolas" w:eastAsia="Times New Roman" w:hAnsi="Consolas" w:cs="Courier New"/>
          <w:color w:val="1C00CF"/>
          <w:sz w:val="20"/>
          <w:szCs w:val="20"/>
        </w:rPr>
        <w:t>0</w:t>
      </w:r>
      <w:r w:rsidRPr="00EF36C0">
        <w:rPr>
          <w:rFonts w:ascii="Consolas" w:eastAsia="Times New Roman" w:hAnsi="Consolas" w:cs="Courier New"/>
          <w:color w:val="263238"/>
          <w:sz w:val="20"/>
          <w:szCs w:val="20"/>
        </w:rPr>
        <w:t>||</w:t>
      </w:r>
    </w:p>
    <w:p w14:paraId="13A6F39C"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(dist=find_dist(root-&gt;right,a))&gt;=</w:t>
      </w:r>
      <w:r w:rsidRPr="00EF36C0">
        <w:rPr>
          <w:rFonts w:ascii="Consolas" w:eastAsia="Times New Roman" w:hAnsi="Consolas" w:cs="Courier New"/>
          <w:color w:val="1C00CF"/>
          <w:sz w:val="20"/>
          <w:szCs w:val="20"/>
        </w:rPr>
        <w:t>0</w:t>
      </w:r>
    </w:p>
    <w:p w14:paraId="06DC53F5"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4D8D9EE4"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dist+</w:t>
      </w:r>
      <w:r w:rsidRPr="00EF36C0">
        <w:rPr>
          <w:rFonts w:ascii="Consolas" w:eastAsia="Times New Roman" w:hAnsi="Consolas" w:cs="Courier New"/>
          <w:color w:val="1C00CF"/>
          <w:sz w:val="20"/>
          <w:szCs w:val="20"/>
        </w:rPr>
        <w:t>1</w:t>
      </w:r>
      <w:r w:rsidRPr="00EF36C0">
        <w:rPr>
          <w:rFonts w:ascii="Consolas" w:eastAsia="Times New Roman" w:hAnsi="Consolas" w:cs="Courier New"/>
          <w:color w:val="263238"/>
          <w:sz w:val="20"/>
          <w:szCs w:val="20"/>
        </w:rPr>
        <w:t>;</w:t>
      </w:r>
    </w:p>
    <w:p w14:paraId="4D157635"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4B649FE0"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dist;</w:t>
      </w:r>
    </w:p>
    <w:p w14:paraId="6E563F4C"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w:t>
      </w:r>
    </w:p>
    <w:p w14:paraId="7DC7282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Node *lca(Node * root,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a,</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b)</w:t>
      </w:r>
    </w:p>
    <w:p w14:paraId="5C5CC047"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w:t>
      </w:r>
    </w:p>
    <w:p w14:paraId="6D4948B8"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(root==</w:t>
      </w:r>
      <w:r w:rsidRPr="00EF36C0">
        <w:rPr>
          <w:rFonts w:ascii="Consolas" w:eastAsia="Times New Roman" w:hAnsi="Consolas" w:cs="Courier New"/>
          <w:color w:val="AA0D91"/>
          <w:sz w:val="20"/>
          <w:szCs w:val="20"/>
        </w:rPr>
        <w:t>NULL</w:t>
      </w:r>
      <w:r w:rsidRPr="00EF36C0">
        <w:rPr>
          <w:rFonts w:ascii="Consolas" w:eastAsia="Times New Roman" w:hAnsi="Consolas" w:cs="Courier New"/>
          <w:color w:val="263238"/>
          <w:sz w:val="20"/>
          <w:szCs w:val="20"/>
        </w:rPr>
        <w:t>)</w:t>
      </w:r>
    </w:p>
    <w:p w14:paraId="2F77AE62"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root;</w:t>
      </w:r>
    </w:p>
    <w:p w14:paraId="1D69C30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(root-&gt;data==a || root-&gt;data==b)</w:t>
      </w:r>
    </w:p>
    <w:p w14:paraId="7D6C1D83"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root;</w:t>
      </w:r>
    </w:p>
    <w:p w14:paraId="37B52459"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3B404A9E"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Node *L=lca(root-&gt;left,a,b);</w:t>
      </w:r>
    </w:p>
    <w:p w14:paraId="2C7B5289"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Node *R=lca(root-&gt;right,a,b);</w:t>
      </w:r>
    </w:p>
    <w:p w14:paraId="121A2205"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0F97E1E7"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(L!=</w:t>
      </w:r>
      <w:r w:rsidRPr="00EF36C0">
        <w:rPr>
          <w:rFonts w:ascii="Consolas" w:eastAsia="Times New Roman" w:hAnsi="Consolas" w:cs="Courier New"/>
          <w:color w:val="AA0D91"/>
          <w:sz w:val="20"/>
          <w:szCs w:val="20"/>
        </w:rPr>
        <w:t>NULL</w:t>
      </w:r>
      <w:r w:rsidRPr="00EF36C0">
        <w:rPr>
          <w:rFonts w:ascii="Consolas" w:eastAsia="Times New Roman" w:hAnsi="Consolas" w:cs="Courier New"/>
          <w:color w:val="263238"/>
          <w:sz w:val="20"/>
          <w:szCs w:val="20"/>
        </w:rPr>
        <w:t xml:space="preserve"> &amp;&amp; R!=</w:t>
      </w:r>
      <w:r w:rsidRPr="00EF36C0">
        <w:rPr>
          <w:rFonts w:ascii="Consolas" w:eastAsia="Times New Roman" w:hAnsi="Consolas" w:cs="Courier New"/>
          <w:color w:val="AA0D91"/>
          <w:sz w:val="20"/>
          <w:szCs w:val="20"/>
        </w:rPr>
        <w:t>NULL</w:t>
      </w:r>
      <w:r w:rsidRPr="00EF36C0">
        <w:rPr>
          <w:rFonts w:ascii="Consolas" w:eastAsia="Times New Roman" w:hAnsi="Consolas" w:cs="Courier New"/>
          <w:color w:val="263238"/>
          <w:sz w:val="20"/>
          <w:szCs w:val="20"/>
        </w:rPr>
        <w:t>)</w:t>
      </w:r>
    </w:p>
    <w:p w14:paraId="50C2045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root;</w:t>
      </w:r>
    </w:p>
    <w:p w14:paraId="3E2DDBB1"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if</w:t>
      </w:r>
      <w:r w:rsidRPr="00EF36C0">
        <w:rPr>
          <w:rFonts w:ascii="Consolas" w:eastAsia="Times New Roman" w:hAnsi="Consolas" w:cs="Courier New"/>
          <w:color w:val="263238"/>
          <w:sz w:val="20"/>
          <w:szCs w:val="20"/>
        </w:rPr>
        <w:t>(L==</w:t>
      </w:r>
      <w:r w:rsidRPr="00EF36C0">
        <w:rPr>
          <w:rFonts w:ascii="Consolas" w:eastAsia="Times New Roman" w:hAnsi="Consolas" w:cs="Courier New"/>
          <w:color w:val="AA0D91"/>
          <w:sz w:val="20"/>
          <w:szCs w:val="20"/>
        </w:rPr>
        <w:t>NULL</w:t>
      </w:r>
      <w:r w:rsidRPr="00EF36C0">
        <w:rPr>
          <w:rFonts w:ascii="Consolas" w:eastAsia="Times New Roman" w:hAnsi="Consolas" w:cs="Courier New"/>
          <w:color w:val="263238"/>
          <w:sz w:val="20"/>
          <w:szCs w:val="20"/>
        </w:rPr>
        <w:t>)</w:t>
      </w:r>
    </w:p>
    <w:p w14:paraId="0051FDD4"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R;</w:t>
      </w:r>
    </w:p>
    <w:p w14:paraId="64837066"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else</w:t>
      </w:r>
    </w:p>
    <w:p w14:paraId="217BF6B7"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L;</w:t>
      </w:r>
    </w:p>
    <w:p w14:paraId="2BB47D6F"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463CD295"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w:t>
      </w:r>
    </w:p>
    <w:p w14:paraId="26676E01"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p>
    <w:p w14:paraId="68F3E7F7"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findDist(Node* root,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a,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b)</w:t>
      </w:r>
    </w:p>
    <w:p w14:paraId="7016D322"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lastRenderedPageBreak/>
        <w:t>{</w:t>
      </w:r>
    </w:p>
    <w:p w14:paraId="36AEA87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n1=find_dist(root , a);</w:t>
      </w:r>
    </w:p>
    <w:p w14:paraId="6582242A"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n2=find_dist(root,b);</w:t>
      </w:r>
    </w:p>
    <w:p w14:paraId="4CB242E9"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Node *temp=lca(root,a,b);</w:t>
      </w:r>
    </w:p>
    <w:p w14:paraId="6DBDD4CF"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int</w:t>
      </w:r>
      <w:r w:rsidRPr="00EF36C0">
        <w:rPr>
          <w:rFonts w:ascii="Consolas" w:eastAsia="Times New Roman" w:hAnsi="Consolas" w:cs="Courier New"/>
          <w:color w:val="263238"/>
          <w:sz w:val="20"/>
          <w:szCs w:val="20"/>
        </w:rPr>
        <w:t xml:space="preserve"> n3=find_dist(root,temp-&gt;data);</w:t>
      </w:r>
    </w:p>
    <w:p w14:paraId="269A062E"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 xml:space="preserve">    </w:t>
      </w:r>
      <w:r w:rsidRPr="00EF36C0">
        <w:rPr>
          <w:rFonts w:ascii="Consolas" w:eastAsia="Times New Roman" w:hAnsi="Consolas" w:cs="Courier New"/>
          <w:color w:val="AA0D91"/>
          <w:sz w:val="20"/>
          <w:szCs w:val="20"/>
        </w:rPr>
        <w:t>return</w:t>
      </w:r>
      <w:r w:rsidRPr="00EF36C0">
        <w:rPr>
          <w:rFonts w:ascii="Consolas" w:eastAsia="Times New Roman" w:hAnsi="Consolas" w:cs="Courier New"/>
          <w:color w:val="263238"/>
          <w:sz w:val="20"/>
          <w:szCs w:val="20"/>
        </w:rPr>
        <w:t xml:space="preserve"> n1+n2</w:t>
      </w:r>
      <w:r w:rsidRPr="00EF36C0">
        <w:rPr>
          <w:rFonts w:ascii="Consolas" w:eastAsia="Times New Roman" w:hAnsi="Consolas" w:cs="Courier New"/>
          <w:color w:val="1C00CF"/>
          <w:sz w:val="20"/>
          <w:szCs w:val="20"/>
        </w:rPr>
        <w:t>-2</w:t>
      </w:r>
      <w:r w:rsidRPr="00EF36C0">
        <w:rPr>
          <w:rFonts w:ascii="Consolas" w:eastAsia="Times New Roman" w:hAnsi="Consolas" w:cs="Courier New"/>
          <w:color w:val="263238"/>
          <w:sz w:val="20"/>
          <w:szCs w:val="20"/>
        </w:rPr>
        <w:t>*(n3);</w:t>
      </w:r>
    </w:p>
    <w:p w14:paraId="7DEBEBA6" w14:textId="77777777" w:rsidR="00EF36C0" w:rsidRPr="00EF36C0" w:rsidRDefault="00EF36C0" w:rsidP="00EF36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36C0">
        <w:rPr>
          <w:rFonts w:ascii="Consolas" w:eastAsia="Times New Roman" w:hAnsi="Consolas" w:cs="Courier New"/>
          <w:color w:val="263238"/>
          <w:sz w:val="20"/>
          <w:szCs w:val="20"/>
        </w:rPr>
        <w:t>}</w:t>
      </w:r>
    </w:p>
    <w:p w14:paraId="7BF73252" w14:textId="5EBC3072" w:rsidR="00AE0FA3" w:rsidRPr="006E71BF" w:rsidRDefault="00AE0FA3" w:rsidP="00AE0FA3">
      <w:pPr>
        <w:rPr>
          <w:rFonts w:ascii="Consolas" w:eastAsia="Times New Roman" w:hAnsi="Consolas" w:cs="Courier New"/>
          <w:color w:val="263238"/>
          <w:sz w:val="20"/>
          <w:szCs w:val="20"/>
        </w:rPr>
      </w:pPr>
    </w:p>
    <w:sectPr w:rsidR="00AE0FA3" w:rsidRPr="006E71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AF8C4" w14:textId="77777777" w:rsidR="00741459" w:rsidRDefault="00741459" w:rsidP="00646674">
      <w:pPr>
        <w:spacing w:after="0" w:line="240" w:lineRule="auto"/>
      </w:pPr>
      <w:r>
        <w:separator/>
      </w:r>
    </w:p>
  </w:endnote>
  <w:endnote w:type="continuationSeparator" w:id="0">
    <w:p w14:paraId="3DB31FCF" w14:textId="77777777" w:rsidR="00741459" w:rsidRDefault="00741459" w:rsidP="00646674">
      <w:pPr>
        <w:spacing w:after="0" w:line="240" w:lineRule="auto"/>
      </w:pPr>
      <w:r>
        <w:continuationSeparator/>
      </w:r>
    </w:p>
  </w:endnote>
  <w:endnote w:type="continuationNotice" w:id="1">
    <w:p w14:paraId="4FC3B29A" w14:textId="77777777" w:rsidR="00741459" w:rsidRDefault="007414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PT Sans">
    <w:charset w:val="00"/>
    <w:family w:val="swiss"/>
    <w:pitch w:val="variable"/>
    <w:sig w:usb0="A00002EF" w:usb1="5000204B" w:usb2="00000000" w:usb3="00000000" w:csb0="00000097" w:csb1="00000000"/>
  </w:font>
  <w:font w:name="Lucida Console">
    <w:panose1 w:val="020B0609040504020204"/>
    <w:charset w:val="00"/>
    <w:family w:val="modern"/>
    <w:pitch w:val="fixed"/>
    <w:sig w:usb0="8000028F" w:usb1="00001800" w:usb2="00000000" w:usb3="00000000" w:csb0="0000001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48372" w14:textId="77777777" w:rsidR="00741459" w:rsidRDefault="00741459" w:rsidP="00646674">
      <w:pPr>
        <w:spacing w:after="0" w:line="240" w:lineRule="auto"/>
      </w:pPr>
      <w:r>
        <w:separator/>
      </w:r>
    </w:p>
  </w:footnote>
  <w:footnote w:type="continuationSeparator" w:id="0">
    <w:p w14:paraId="6545FAF5" w14:textId="77777777" w:rsidR="00741459" w:rsidRDefault="00741459" w:rsidP="00646674">
      <w:pPr>
        <w:spacing w:after="0" w:line="240" w:lineRule="auto"/>
      </w:pPr>
      <w:r>
        <w:continuationSeparator/>
      </w:r>
    </w:p>
  </w:footnote>
  <w:footnote w:type="continuationNotice" w:id="1">
    <w:p w14:paraId="0B6251FD" w14:textId="77777777" w:rsidR="00741459" w:rsidRDefault="007414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380"/>
    <w:multiLevelType w:val="multilevel"/>
    <w:tmpl w:val="7A7A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262C"/>
    <w:multiLevelType w:val="multilevel"/>
    <w:tmpl w:val="6584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B71E5"/>
    <w:multiLevelType w:val="multilevel"/>
    <w:tmpl w:val="825C6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50497"/>
    <w:multiLevelType w:val="multilevel"/>
    <w:tmpl w:val="65A0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83152"/>
    <w:multiLevelType w:val="multilevel"/>
    <w:tmpl w:val="99A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F196F"/>
    <w:multiLevelType w:val="multilevel"/>
    <w:tmpl w:val="BE4C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21908"/>
    <w:multiLevelType w:val="multilevel"/>
    <w:tmpl w:val="D502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44490"/>
    <w:multiLevelType w:val="multilevel"/>
    <w:tmpl w:val="3228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536EA"/>
    <w:multiLevelType w:val="multilevel"/>
    <w:tmpl w:val="C08AF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2202F"/>
    <w:multiLevelType w:val="multilevel"/>
    <w:tmpl w:val="A826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13276"/>
    <w:multiLevelType w:val="multilevel"/>
    <w:tmpl w:val="27CC1C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AA6AA7"/>
    <w:multiLevelType w:val="multilevel"/>
    <w:tmpl w:val="9ED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D773B"/>
    <w:multiLevelType w:val="multilevel"/>
    <w:tmpl w:val="DA04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A435D"/>
    <w:multiLevelType w:val="multilevel"/>
    <w:tmpl w:val="FF2C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25E0B"/>
    <w:multiLevelType w:val="multilevel"/>
    <w:tmpl w:val="19BC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D175C"/>
    <w:multiLevelType w:val="multilevel"/>
    <w:tmpl w:val="CCF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83A68"/>
    <w:multiLevelType w:val="multilevel"/>
    <w:tmpl w:val="B280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726F0"/>
    <w:multiLevelType w:val="multilevel"/>
    <w:tmpl w:val="FED8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43760"/>
    <w:multiLevelType w:val="multilevel"/>
    <w:tmpl w:val="159E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F1EBB"/>
    <w:multiLevelType w:val="multilevel"/>
    <w:tmpl w:val="5652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A7EFE"/>
    <w:multiLevelType w:val="multilevel"/>
    <w:tmpl w:val="4284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A6B1D"/>
    <w:multiLevelType w:val="multilevel"/>
    <w:tmpl w:val="305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5B67FE"/>
    <w:multiLevelType w:val="multilevel"/>
    <w:tmpl w:val="7304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7353D"/>
    <w:multiLevelType w:val="multilevel"/>
    <w:tmpl w:val="55FE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112B23"/>
    <w:multiLevelType w:val="multilevel"/>
    <w:tmpl w:val="1984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53542"/>
    <w:multiLevelType w:val="multilevel"/>
    <w:tmpl w:val="E86A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E825DF"/>
    <w:multiLevelType w:val="multilevel"/>
    <w:tmpl w:val="0F523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A6729"/>
    <w:multiLevelType w:val="multilevel"/>
    <w:tmpl w:val="A55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852C2"/>
    <w:multiLevelType w:val="multilevel"/>
    <w:tmpl w:val="2892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911A2D"/>
    <w:multiLevelType w:val="multilevel"/>
    <w:tmpl w:val="BE4A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647649"/>
    <w:multiLevelType w:val="multilevel"/>
    <w:tmpl w:val="3E28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7162C"/>
    <w:multiLevelType w:val="multilevel"/>
    <w:tmpl w:val="9DAC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130D5B"/>
    <w:multiLevelType w:val="multilevel"/>
    <w:tmpl w:val="0B5A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24EEA"/>
    <w:multiLevelType w:val="multilevel"/>
    <w:tmpl w:val="6866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BC19C9"/>
    <w:multiLevelType w:val="multilevel"/>
    <w:tmpl w:val="EE78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6A7381"/>
    <w:multiLevelType w:val="multilevel"/>
    <w:tmpl w:val="D2E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E60592"/>
    <w:multiLevelType w:val="multilevel"/>
    <w:tmpl w:val="B7AA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31F6D"/>
    <w:multiLevelType w:val="multilevel"/>
    <w:tmpl w:val="A008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391FBC"/>
    <w:multiLevelType w:val="multilevel"/>
    <w:tmpl w:val="27F4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E077E"/>
    <w:multiLevelType w:val="multilevel"/>
    <w:tmpl w:val="3AAA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1F7FD9"/>
    <w:multiLevelType w:val="multilevel"/>
    <w:tmpl w:val="EB6C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324EE9"/>
    <w:multiLevelType w:val="multilevel"/>
    <w:tmpl w:val="19D6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627893"/>
    <w:multiLevelType w:val="multilevel"/>
    <w:tmpl w:val="FC38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CE1B86"/>
    <w:multiLevelType w:val="multilevel"/>
    <w:tmpl w:val="4CB4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D355F"/>
    <w:multiLevelType w:val="multilevel"/>
    <w:tmpl w:val="86E2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7B2080"/>
    <w:multiLevelType w:val="multilevel"/>
    <w:tmpl w:val="27D0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B0E34"/>
    <w:multiLevelType w:val="multilevel"/>
    <w:tmpl w:val="2F8E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F42F12"/>
    <w:multiLevelType w:val="multilevel"/>
    <w:tmpl w:val="F31C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0279D4"/>
    <w:multiLevelType w:val="multilevel"/>
    <w:tmpl w:val="1D36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F67A10"/>
    <w:multiLevelType w:val="multilevel"/>
    <w:tmpl w:val="F6D0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017DB0"/>
    <w:multiLevelType w:val="multilevel"/>
    <w:tmpl w:val="1724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3B7F34"/>
    <w:multiLevelType w:val="multilevel"/>
    <w:tmpl w:val="9378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C62BF8"/>
    <w:multiLevelType w:val="multilevel"/>
    <w:tmpl w:val="EAB4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0E0813"/>
    <w:multiLevelType w:val="multilevel"/>
    <w:tmpl w:val="E68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3700C"/>
    <w:multiLevelType w:val="multilevel"/>
    <w:tmpl w:val="78480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BA6B0F"/>
    <w:multiLevelType w:val="multilevel"/>
    <w:tmpl w:val="F89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7502DA"/>
    <w:multiLevelType w:val="multilevel"/>
    <w:tmpl w:val="2B7E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5493B"/>
    <w:multiLevelType w:val="multilevel"/>
    <w:tmpl w:val="5626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D10DBB"/>
    <w:multiLevelType w:val="multilevel"/>
    <w:tmpl w:val="FC6E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D211B"/>
    <w:multiLevelType w:val="multilevel"/>
    <w:tmpl w:val="5BCE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8B5C4C"/>
    <w:multiLevelType w:val="multilevel"/>
    <w:tmpl w:val="108A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2"/>
  </w:num>
  <w:num w:numId="3">
    <w:abstractNumId w:val="31"/>
  </w:num>
  <w:num w:numId="4">
    <w:abstractNumId w:val="30"/>
  </w:num>
  <w:num w:numId="5">
    <w:abstractNumId w:val="7"/>
  </w:num>
  <w:num w:numId="6">
    <w:abstractNumId w:val="0"/>
  </w:num>
  <w:num w:numId="7">
    <w:abstractNumId w:val="8"/>
  </w:num>
  <w:num w:numId="8">
    <w:abstractNumId w:val="6"/>
  </w:num>
  <w:num w:numId="9">
    <w:abstractNumId w:val="28"/>
  </w:num>
  <w:num w:numId="10">
    <w:abstractNumId w:val="17"/>
  </w:num>
  <w:num w:numId="11">
    <w:abstractNumId w:val="35"/>
  </w:num>
  <w:num w:numId="12">
    <w:abstractNumId w:val="29"/>
  </w:num>
  <w:num w:numId="13">
    <w:abstractNumId w:val="41"/>
  </w:num>
  <w:num w:numId="14">
    <w:abstractNumId w:val="4"/>
  </w:num>
  <w:num w:numId="15">
    <w:abstractNumId w:val="34"/>
  </w:num>
  <w:num w:numId="16">
    <w:abstractNumId w:val="12"/>
  </w:num>
  <w:num w:numId="17">
    <w:abstractNumId w:val="59"/>
  </w:num>
  <w:num w:numId="18">
    <w:abstractNumId w:val="45"/>
  </w:num>
  <w:num w:numId="19">
    <w:abstractNumId w:val="16"/>
  </w:num>
  <w:num w:numId="20">
    <w:abstractNumId w:val="33"/>
  </w:num>
  <w:num w:numId="21">
    <w:abstractNumId w:val="24"/>
  </w:num>
  <w:num w:numId="22">
    <w:abstractNumId w:val="22"/>
  </w:num>
  <w:num w:numId="23">
    <w:abstractNumId w:val="39"/>
  </w:num>
  <w:num w:numId="24">
    <w:abstractNumId w:val="27"/>
  </w:num>
  <w:num w:numId="25">
    <w:abstractNumId w:val="48"/>
  </w:num>
  <w:num w:numId="26">
    <w:abstractNumId w:val="18"/>
  </w:num>
  <w:num w:numId="27">
    <w:abstractNumId w:val="52"/>
  </w:num>
  <w:num w:numId="28">
    <w:abstractNumId w:val="3"/>
  </w:num>
  <w:num w:numId="29">
    <w:abstractNumId w:val="43"/>
  </w:num>
  <w:num w:numId="30">
    <w:abstractNumId w:val="5"/>
  </w:num>
  <w:num w:numId="31">
    <w:abstractNumId w:val="32"/>
  </w:num>
  <w:num w:numId="32">
    <w:abstractNumId w:val="56"/>
  </w:num>
  <w:num w:numId="33">
    <w:abstractNumId w:val="58"/>
  </w:num>
  <w:num w:numId="34">
    <w:abstractNumId w:val="53"/>
  </w:num>
  <w:num w:numId="35">
    <w:abstractNumId w:val="26"/>
  </w:num>
  <w:num w:numId="36">
    <w:abstractNumId w:val="38"/>
  </w:num>
  <w:num w:numId="37">
    <w:abstractNumId w:val="51"/>
  </w:num>
  <w:num w:numId="38">
    <w:abstractNumId w:val="23"/>
  </w:num>
  <w:num w:numId="39">
    <w:abstractNumId w:val="46"/>
  </w:num>
  <w:num w:numId="40">
    <w:abstractNumId w:val="11"/>
  </w:num>
  <w:num w:numId="41">
    <w:abstractNumId w:val="19"/>
  </w:num>
  <w:num w:numId="42">
    <w:abstractNumId w:val="42"/>
  </w:num>
  <w:num w:numId="43">
    <w:abstractNumId w:val="37"/>
  </w:num>
  <w:num w:numId="44">
    <w:abstractNumId w:val="13"/>
  </w:num>
  <w:num w:numId="45">
    <w:abstractNumId w:val="47"/>
  </w:num>
  <w:num w:numId="46">
    <w:abstractNumId w:val="10"/>
  </w:num>
  <w:num w:numId="47">
    <w:abstractNumId w:val="57"/>
  </w:num>
  <w:num w:numId="48">
    <w:abstractNumId w:val="9"/>
  </w:num>
  <w:num w:numId="49">
    <w:abstractNumId w:val="44"/>
  </w:num>
  <w:num w:numId="50">
    <w:abstractNumId w:val="60"/>
  </w:num>
  <w:num w:numId="51">
    <w:abstractNumId w:val="14"/>
  </w:num>
  <w:num w:numId="52">
    <w:abstractNumId w:val="50"/>
  </w:num>
  <w:num w:numId="53">
    <w:abstractNumId w:val="20"/>
  </w:num>
  <w:num w:numId="54">
    <w:abstractNumId w:val="54"/>
  </w:num>
  <w:num w:numId="55">
    <w:abstractNumId w:val="15"/>
  </w:num>
  <w:num w:numId="56">
    <w:abstractNumId w:val="55"/>
  </w:num>
  <w:num w:numId="57">
    <w:abstractNumId w:val="40"/>
  </w:num>
  <w:num w:numId="58">
    <w:abstractNumId w:val="1"/>
  </w:num>
  <w:num w:numId="59">
    <w:abstractNumId w:val="21"/>
  </w:num>
  <w:num w:numId="60">
    <w:abstractNumId w:val="36"/>
  </w:num>
  <w:num w:numId="61">
    <w:abstractNumId w:val="25"/>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vinya kumbhare">
    <w15:presenceInfo w15:providerId="Windows Live" w15:userId="3eb67c834cfb1e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36"/>
    <w:rsid w:val="000012E6"/>
    <w:rsid w:val="000015B3"/>
    <w:rsid w:val="00002124"/>
    <w:rsid w:val="00010628"/>
    <w:rsid w:val="0002318B"/>
    <w:rsid w:val="0002394C"/>
    <w:rsid w:val="00025A84"/>
    <w:rsid w:val="00027288"/>
    <w:rsid w:val="00031A89"/>
    <w:rsid w:val="00033005"/>
    <w:rsid w:val="0003433A"/>
    <w:rsid w:val="00034D13"/>
    <w:rsid w:val="000360D0"/>
    <w:rsid w:val="00040444"/>
    <w:rsid w:val="00041060"/>
    <w:rsid w:val="000411ED"/>
    <w:rsid w:val="00043BC4"/>
    <w:rsid w:val="000443BD"/>
    <w:rsid w:val="00045DAA"/>
    <w:rsid w:val="0004706B"/>
    <w:rsid w:val="00047780"/>
    <w:rsid w:val="00050756"/>
    <w:rsid w:val="00055317"/>
    <w:rsid w:val="00056AA2"/>
    <w:rsid w:val="00056C80"/>
    <w:rsid w:val="00060CDB"/>
    <w:rsid w:val="00061A36"/>
    <w:rsid w:val="00065CD6"/>
    <w:rsid w:val="000675CE"/>
    <w:rsid w:val="00067BFD"/>
    <w:rsid w:val="00072FA7"/>
    <w:rsid w:val="00073FA2"/>
    <w:rsid w:val="00077CDF"/>
    <w:rsid w:val="000813A8"/>
    <w:rsid w:val="00082A1E"/>
    <w:rsid w:val="000832E4"/>
    <w:rsid w:val="00085C8B"/>
    <w:rsid w:val="000869BE"/>
    <w:rsid w:val="00096627"/>
    <w:rsid w:val="000A3ACB"/>
    <w:rsid w:val="000A6781"/>
    <w:rsid w:val="000B1F92"/>
    <w:rsid w:val="000B5EBE"/>
    <w:rsid w:val="000B6CD0"/>
    <w:rsid w:val="000C0D83"/>
    <w:rsid w:val="000C13DF"/>
    <w:rsid w:val="000C22EF"/>
    <w:rsid w:val="000C40F2"/>
    <w:rsid w:val="000C54A4"/>
    <w:rsid w:val="000C5684"/>
    <w:rsid w:val="000C6637"/>
    <w:rsid w:val="000C7DA8"/>
    <w:rsid w:val="000D032C"/>
    <w:rsid w:val="000D24DA"/>
    <w:rsid w:val="000E0E66"/>
    <w:rsid w:val="000E3776"/>
    <w:rsid w:val="000E45F8"/>
    <w:rsid w:val="000E6EB9"/>
    <w:rsid w:val="000F2125"/>
    <w:rsid w:val="000F4550"/>
    <w:rsid w:val="000F6247"/>
    <w:rsid w:val="000F6E9F"/>
    <w:rsid w:val="000F72DA"/>
    <w:rsid w:val="001033F1"/>
    <w:rsid w:val="0010660C"/>
    <w:rsid w:val="00106AA6"/>
    <w:rsid w:val="001106A5"/>
    <w:rsid w:val="001177C2"/>
    <w:rsid w:val="0012599F"/>
    <w:rsid w:val="00126F67"/>
    <w:rsid w:val="001271B4"/>
    <w:rsid w:val="00130242"/>
    <w:rsid w:val="00130901"/>
    <w:rsid w:val="0013309C"/>
    <w:rsid w:val="0013424B"/>
    <w:rsid w:val="0013465A"/>
    <w:rsid w:val="00135303"/>
    <w:rsid w:val="001355D5"/>
    <w:rsid w:val="001441A2"/>
    <w:rsid w:val="00147716"/>
    <w:rsid w:val="0015005D"/>
    <w:rsid w:val="00150762"/>
    <w:rsid w:val="00153300"/>
    <w:rsid w:val="00155E72"/>
    <w:rsid w:val="001563C7"/>
    <w:rsid w:val="00161578"/>
    <w:rsid w:val="0016733D"/>
    <w:rsid w:val="00172DED"/>
    <w:rsid w:val="00175805"/>
    <w:rsid w:val="0017589D"/>
    <w:rsid w:val="001775A3"/>
    <w:rsid w:val="00180868"/>
    <w:rsid w:val="00184364"/>
    <w:rsid w:val="00184B6D"/>
    <w:rsid w:val="001958D4"/>
    <w:rsid w:val="0019764D"/>
    <w:rsid w:val="00197F70"/>
    <w:rsid w:val="001A0C78"/>
    <w:rsid w:val="001A1826"/>
    <w:rsid w:val="001A1ACF"/>
    <w:rsid w:val="001A2A5E"/>
    <w:rsid w:val="001A44D8"/>
    <w:rsid w:val="001B1B99"/>
    <w:rsid w:val="001C2E2B"/>
    <w:rsid w:val="001C3594"/>
    <w:rsid w:val="001C6719"/>
    <w:rsid w:val="001C6D3E"/>
    <w:rsid w:val="001D37E9"/>
    <w:rsid w:val="001D5759"/>
    <w:rsid w:val="001E03C1"/>
    <w:rsid w:val="001E0EAE"/>
    <w:rsid w:val="001E1C7E"/>
    <w:rsid w:val="001E2F78"/>
    <w:rsid w:val="001E6FF0"/>
    <w:rsid w:val="001F0406"/>
    <w:rsid w:val="001F16E8"/>
    <w:rsid w:val="001F512A"/>
    <w:rsid w:val="001F523F"/>
    <w:rsid w:val="0020010B"/>
    <w:rsid w:val="002011D2"/>
    <w:rsid w:val="00204325"/>
    <w:rsid w:val="0021571E"/>
    <w:rsid w:val="0021628C"/>
    <w:rsid w:val="00217DF8"/>
    <w:rsid w:val="00217F6A"/>
    <w:rsid w:val="002232EC"/>
    <w:rsid w:val="002321B1"/>
    <w:rsid w:val="00235A9A"/>
    <w:rsid w:val="00235B49"/>
    <w:rsid w:val="00242239"/>
    <w:rsid w:val="00242F6B"/>
    <w:rsid w:val="002518CD"/>
    <w:rsid w:val="002528DA"/>
    <w:rsid w:val="00262237"/>
    <w:rsid w:val="002631F0"/>
    <w:rsid w:val="002638BF"/>
    <w:rsid w:val="00263C01"/>
    <w:rsid w:val="00267EC0"/>
    <w:rsid w:val="002703A7"/>
    <w:rsid w:val="00272A6A"/>
    <w:rsid w:val="00274E25"/>
    <w:rsid w:val="00276235"/>
    <w:rsid w:val="00277D01"/>
    <w:rsid w:val="00280C37"/>
    <w:rsid w:val="00290BD7"/>
    <w:rsid w:val="00293CD8"/>
    <w:rsid w:val="00295123"/>
    <w:rsid w:val="002A16B4"/>
    <w:rsid w:val="002B40F6"/>
    <w:rsid w:val="002B7709"/>
    <w:rsid w:val="002C02FC"/>
    <w:rsid w:val="002C1B4B"/>
    <w:rsid w:val="002C41AC"/>
    <w:rsid w:val="002C71DD"/>
    <w:rsid w:val="002D1B75"/>
    <w:rsid w:val="002D2FD2"/>
    <w:rsid w:val="002D41AE"/>
    <w:rsid w:val="002D6F8E"/>
    <w:rsid w:val="002E115E"/>
    <w:rsid w:val="002E2C13"/>
    <w:rsid w:val="002E4931"/>
    <w:rsid w:val="002E5887"/>
    <w:rsid w:val="002E65E0"/>
    <w:rsid w:val="002F0765"/>
    <w:rsid w:val="002F1071"/>
    <w:rsid w:val="002F1F58"/>
    <w:rsid w:val="002F5082"/>
    <w:rsid w:val="002F5F34"/>
    <w:rsid w:val="002F610C"/>
    <w:rsid w:val="00302A67"/>
    <w:rsid w:val="00307715"/>
    <w:rsid w:val="00307946"/>
    <w:rsid w:val="003101D4"/>
    <w:rsid w:val="00310DAB"/>
    <w:rsid w:val="00311F63"/>
    <w:rsid w:val="003166D0"/>
    <w:rsid w:val="00317976"/>
    <w:rsid w:val="00321EB3"/>
    <w:rsid w:val="003234BE"/>
    <w:rsid w:val="00324A9F"/>
    <w:rsid w:val="0032759C"/>
    <w:rsid w:val="00331E9E"/>
    <w:rsid w:val="0033300F"/>
    <w:rsid w:val="003408F2"/>
    <w:rsid w:val="00342C89"/>
    <w:rsid w:val="00344A99"/>
    <w:rsid w:val="003457BF"/>
    <w:rsid w:val="00350491"/>
    <w:rsid w:val="003545B9"/>
    <w:rsid w:val="00366177"/>
    <w:rsid w:val="00366387"/>
    <w:rsid w:val="003703BA"/>
    <w:rsid w:val="0037350A"/>
    <w:rsid w:val="00373D6E"/>
    <w:rsid w:val="00374B98"/>
    <w:rsid w:val="00375F8B"/>
    <w:rsid w:val="00382218"/>
    <w:rsid w:val="003824B1"/>
    <w:rsid w:val="003871D6"/>
    <w:rsid w:val="00387BA0"/>
    <w:rsid w:val="003908C9"/>
    <w:rsid w:val="003939A3"/>
    <w:rsid w:val="00394980"/>
    <w:rsid w:val="00395291"/>
    <w:rsid w:val="003A0AF8"/>
    <w:rsid w:val="003A4DE8"/>
    <w:rsid w:val="003A6560"/>
    <w:rsid w:val="003A7F1B"/>
    <w:rsid w:val="003B1767"/>
    <w:rsid w:val="003B1EE0"/>
    <w:rsid w:val="003B65E0"/>
    <w:rsid w:val="003C0D58"/>
    <w:rsid w:val="003C59E7"/>
    <w:rsid w:val="003C67DF"/>
    <w:rsid w:val="003C7397"/>
    <w:rsid w:val="003C7E1C"/>
    <w:rsid w:val="003D03C2"/>
    <w:rsid w:val="003D0E2C"/>
    <w:rsid w:val="003D6082"/>
    <w:rsid w:val="003D7D74"/>
    <w:rsid w:val="003E21C8"/>
    <w:rsid w:val="003E5208"/>
    <w:rsid w:val="003F474E"/>
    <w:rsid w:val="003F74A7"/>
    <w:rsid w:val="003F77D1"/>
    <w:rsid w:val="00405EB1"/>
    <w:rsid w:val="00405FEF"/>
    <w:rsid w:val="00411B55"/>
    <w:rsid w:val="00417868"/>
    <w:rsid w:val="00417E80"/>
    <w:rsid w:val="00421073"/>
    <w:rsid w:val="00431CA8"/>
    <w:rsid w:val="00432B07"/>
    <w:rsid w:val="00433119"/>
    <w:rsid w:val="00433D1F"/>
    <w:rsid w:val="00434D2B"/>
    <w:rsid w:val="00436F78"/>
    <w:rsid w:val="00440662"/>
    <w:rsid w:val="00440F3D"/>
    <w:rsid w:val="00441ED4"/>
    <w:rsid w:val="00443784"/>
    <w:rsid w:val="00446C3D"/>
    <w:rsid w:val="00447944"/>
    <w:rsid w:val="00451A13"/>
    <w:rsid w:val="004576C2"/>
    <w:rsid w:val="00457705"/>
    <w:rsid w:val="004578D6"/>
    <w:rsid w:val="00461604"/>
    <w:rsid w:val="00461F08"/>
    <w:rsid w:val="004631AF"/>
    <w:rsid w:val="00465C39"/>
    <w:rsid w:val="00467397"/>
    <w:rsid w:val="00473C57"/>
    <w:rsid w:val="00473EA9"/>
    <w:rsid w:val="0047447A"/>
    <w:rsid w:val="00474D25"/>
    <w:rsid w:val="00477F0A"/>
    <w:rsid w:val="00480BCF"/>
    <w:rsid w:val="004826CF"/>
    <w:rsid w:val="004845D2"/>
    <w:rsid w:val="00486DAC"/>
    <w:rsid w:val="004916C7"/>
    <w:rsid w:val="00491BA8"/>
    <w:rsid w:val="0049344A"/>
    <w:rsid w:val="00493A3F"/>
    <w:rsid w:val="004956C0"/>
    <w:rsid w:val="004A2B36"/>
    <w:rsid w:val="004B0089"/>
    <w:rsid w:val="004B1176"/>
    <w:rsid w:val="004B7D49"/>
    <w:rsid w:val="004C1010"/>
    <w:rsid w:val="004C26C9"/>
    <w:rsid w:val="004D01A3"/>
    <w:rsid w:val="004D418E"/>
    <w:rsid w:val="004D5545"/>
    <w:rsid w:val="004D59D6"/>
    <w:rsid w:val="004D68A7"/>
    <w:rsid w:val="004E0EC1"/>
    <w:rsid w:val="004E1D87"/>
    <w:rsid w:val="004E35A0"/>
    <w:rsid w:val="004E4750"/>
    <w:rsid w:val="004F03E3"/>
    <w:rsid w:val="004F0805"/>
    <w:rsid w:val="004F1218"/>
    <w:rsid w:val="004F26B1"/>
    <w:rsid w:val="004F343A"/>
    <w:rsid w:val="004F6119"/>
    <w:rsid w:val="004F7E62"/>
    <w:rsid w:val="00500C94"/>
    <w:rsid w:val="00501E50"/>
    <w:rsid w:val="00502EAD"/>
    <w:rsid w:val="00502F4E"/>
    <w:rsid w:val="00503E8E"/>
    <w:rsid w:val="00503F0E"/>
    <w:rsid w:val="00506B10"/>
    <w:rsid w:val="005072C9"/>
    <w:rsid w:val="00507673"/>
    <w:rsid w:val="00507B6B"/>
    <w:rsid w:val="00510A5C"/>
    <w:rsid w:val="00514366"/>
    <w:rsid w:val="0051469D"/>
    <w:rsid w:val="00514DC7"/>
    <w:rsid w:val="00516944"/>
    <w:rsid w:val="00517EE2"/>
    <w:rsid w:val="00526A64"/>
    <w:rsid w:val="00532389"/>
    <w:rsid w:val="00532B02"/>
    <w:rsid w:val="00533D21"/>
    <w:rsid w:val="00534D1E"/>
    <w:rsid w:val="00535E15"/>
    <w:rsid w:val="00537790"/>
    <w:rsid w:val="00540D7C"/>
    <w:rsid w:val="0055463E"/>
    <w:rsid w:val="00561F07"/>
    <w:rsid w:val="0056639B"/>
    <w:rsid w:val="00566F22"/>
    <w:rsid w:val="00567E48"/>
    <w:rsid w:val="00571224"/>
    <w:rsid w:val="00571762"/>
    <w:rsid w:val="00580C23"/>
    <w:rsid w:val="00582F8D"/>
    <w:rsid w:val="00592691"/>
    <w:rsid w:val="00594057"/>
    <w:rsid w:val="005A0536"/>
    <w:rsid w:val="005A0A50"/>
    <w:rsid w:val="005A1BC6"/>
    <w:rsid w:val="005A25A5"/>
    <w:rsid w:val="005A3034"/>
    <w:rsid w:val="005A5DCD"/>
    <w:rsid w:val="005B05C1"/>
    <w:rsid w:val="005B0F3B"/>
    <w:rsid w:val="005C088D"/>
    <w:rsid w:val="005C4FBD"/>
    <w:rsid w:val="005C51CA"/>
    <w:rsid w:val="005D002F"/>
    <w:rsid w:val="005D2560"/>
    <w:rsid w:val="005D2EB9"/>
    <w:rsid w:val="005D4818"/>
    <w:rsid w:val="005D6288"/>
    <w:rsid w:val="005E280A"/>
    <w:rsid w:val="005E58CA"/>
    <w:rsid w:val="005E6D82"/>
    <w:rsid w:val="005E762C"/>
    <w:rsid w:val="005E7DC5"/>
    <w:rsid w:val="005F13ED"/>
    <w:rsid w:val="005F2FC2"/>
    <w:rsid w:val="00600A1C"/>
    <w:rsid w:val="0060121C"/>
    <w:rsid w:val="006057D3"/>
    <w:rsid w:val="00610501"/>
    <w:rsid w:val="006122CC"/>
    <w:rsid w:val="006124DA"/>
    <w:rsid w:val="00613942"/>
    <w:rsid w:val="0061481D"/>
    <w:rsid w:val="00614FD5"/>
    <w:rsid w:val="00617A05"/>
    <w:rsid w:val="006243A0"/>
    <w:rsid w:val="00624731"/>
    <w:rsid w:val="0062788F"/>
    <w:rsid w:val="00627996"/>
    <w:rsid w:val="00631E59"/>
    <w:rsid w:val="00632625"/>
    <w:rsid w:val="0063337B"/>
    <w:rsid w:val="00640343"/>
    <w:rsid w:val="00640A3E"/>
    <w:rsid w:val="00641AF6"/>
    <w:rsid w:val="00643D20"/>
    <w:rsid w:val="006460E9"/>
    <w:rsid w:val="00646674"/>
    <w:rsid w:val="006506D2"/>
    <w:rsid w:val="00651381"/>
    <w:rsid w:val="006547EB"/>
    <w:rsid w:val="0065489A"/>
    <w:rsid w:val="00666E2E"/>
    <w:rsid w:val="00673360"/>
    <w:rsid w:val="006750F9"/>
    <w:rsid w:val="00675108"/>
    <w:rsid w:val="00677691"/>
    <w:rsid w:val="00677B48"/>
    <w:rsid w:val="00680505"/>
    <w:rsid w:val="006805F6"/>
    <w:rsid w:val="00680D1D"/>
    <w:rsid w:val="006824A9"/>
    <w:rsid w:val="00683C05"/>
    <w:rsid w:val="006873F5"/>
    <w:rsid w:val="006901F8"/>
    <w:rsid w:val="00690570"/>
    <w:rsid w:val="00691A2F"/>
    <w:rsid w:val="0069438D"/>
    <w:rsid w:val="0069552F"/>
    <w:rsid w:val="00695FB0"/>
    <w:rsid w:val="006A0288"/>
    <w:rsid w:val="006A0467"/>
    <w:rsid w:val="006A1AA6"/>
    <w:rsid w:val="006A2B96"/>
    <w:rsid w:val="006A2EBF"/>
    <w:rsid w:val="006A37BE"/>
    <w:rsid w:val="006A4B95"/>
    <w:rsid w:val="006A5805"/>
    <w:rsid w:val="006A5852"/>
    <w:rsid w:val="006A5E43"/>
    <w:rsid w:val="006A64E1"/>
    <w:rsid w:val="006B0299"/>
    <w:rsid w:val="006B36C0"/>
    <w:rsid w:val="006B5FCE"/>
    <w:rsid w:val="006B69F6"/>
    <w:rsid w:val="006B7592"/>
    <w:rsid w:val="006C2ECC"/>
    <w:rsid w:val="006C38FC"/>
    <w:rsid w:val="006C5551"/>
    <w:rsid w:val="006C593A"/>
    <w:rsid w:val="006C6B5C"/>
    <w:rsid w:val="006C7DE6"/>
    <w:rsid w:val="006C7FC5"/>
    <w:rsid w:val="006D1DE0"/>
    <w:rsid w:val="006E1123"/>
    <w:rsid w:val="006E4518"/>
    <w:rsid w:val="006E5632"/>
    <w:rsid w:val="006E71BF"/>
    <w:rsid w:val="006E7FE9"/>
    <w:rsid w:val="006F6D96"/>
    <w:rsid w:val="006F7C43"/>
    <w:rsid w:val="0070275C"/>
    <w:rsid w:val="007058AD"/>
    <w:rsid w:val="007062C6"/>
    <w:rsid w:val="00707ECE"/>
    <w:rsid w:val="007119FB"/>
    <w:rsid w:val="00713E0D"/>
    <w:rsid w:val="0071560A"/>
    <w:rsid w:val="00716480"/>
    <w:rsid w:val="00717B66"/>
    <w:rsid w:val="007210AC"/>
    <w:rsid w:val="00723130"/>
    <w:rsid w:val="0072440D"/>
    <w:rsid w:val="00731A4C"/>
    <w:rsid w:val="007362E9"/>
    <w:rsid w:val="00736AC8"/>
    <w:rsid w:val="00736E2F"/>
    <w:rsid w:val="007372FD"/>
    <w:rsid w:val="00737B0F"/>
    <w:rsid w:val="00741459"/>
    <w:rsid w:val="007430AF"/>
    <w:rsid w:val="00750992"/>
    <w:rsid w:val="00753982"/>
    <w:rsid w:val="007563CA"/>
    <w:rsid w:val="00756F6D"/>
    <w:rsid w:val="007574EA"/>
    <w:rsid w:val="00761A61"/>
    <w:rsid w:val="00761CAA"/>
    <w:rsid w:val="00761DE5"/>
    <w:rsid w:val="00764F18"/>
    <w:rsid w:val="00774C6C"/>
    <w:rsid w:val="00782296"/>
    <w:rsid w:val="00783830"/>
    <w:rsid w:val="0078594D"/>
    <w:rsid w:val="007929C4"/>
    <w:rsid w:val="00797F95"/>
    <w:rsid w:val="007A3026"/>
    <w:rsid w:val="007A4DBF"/>
    <w:rsid w:val="007A6745"/>
    <w:rsid w:val="007A7F41"/>
    <w:rsid w:val="007B1B38"/>
    <w:rsid w:val="007B2EA0"/>
    <w:rsid w:val="007C16BA"/>
    <w:rsid w:val="007C4814"/>
    <w:rsid w:val="007C5BB7"/>
    <w:rsid w:val="007C5FCC"/>
    <w:rsid w:val="007D6FB1"/>
    <w:rsid w:val="007E03E8"/>
    <w:rsid w:val="007E04A1"/>
    <w:rsid w:val="007E1491"/>
    <w:rsid w:val="007E4525"/>
    <w:rsid w:val="007F0908"/>
    <w:rsid w:val="007F376E"/>
    <w:rsid w:val="007F444C"/>
    <w:rsid w:val="00803792"/>
    <w:rsid w:val="008057D9"/>
    <w:rsid w:val="00805F31"/>
    <w:rsid w:val="0080763A"/>
    <w:rsid w:val="00813331"/>
    <w:rsid w:val="00814F0D"/>
    <w:rsid w:val="0081768A"/>
    <w:rsid w:val="00822876"/>
    <w:rsid w:val="00831851"/>
    <w:rsid w:val="0083320B"/>
    <w:rsid w:val="00833323"/>
    <w:rsid w:val="00834C3A"/>
    <w:rsid w:val="00836D6E"/>
    <w:rsid w:val="008412E2"/>
    <w:rsid w:val="00842259"/>
    <w:rsid w:val="0084231C"/>
    <w:rsid w:val="008438F9"/>
    <w:rsid w:val="00846214"/>
    <w:rsid w:val="00847876"/>
    <w:rsid w:val="0085175A"/>
    <w:rsid w:val="008538F1"/>
    <w:rsid w:val="00854524"/>
    <w:rsid w:val="00857855"/>
    <w:rsid w:val="0086000C"/>
    <w:rsid w:val="00860162"/>
    <w:rsid w:val="0086237F"/>
    <w:rsid w:val="00863013"/>
    <w:rsid w:val="0086629B"/>
    <w:rsid w:val="008664C5"/>
    <w:rsid w:val="008664E3"/>
    <w:rsid w:val="00867E54"/>
    <w:rsid w:val="008757C5"/>
    <w:rsid w:val="00876ACD"/>
    <w:rsid w:val="00880A6A"/>
    <w:rsid w:val="0088147E"/>
    <w:rsid w:val="008829A4"/>
    <w:rsid w:val="00882ECD"/>
    <w:rsid w:val="00883800"/>
    <w:rsid w:val="00884395"/>
    <w:rsid w:val="00884641"/>
    <w:rsid w:val="0089082A"/>
    <w:rsid w:val="008944C0"/>
    <w:rsid w:val="008A0F3F"/>
    <w:rsid w:val="008A1732"/>
    <w:rsid w:val="008A356B"/>
    <w:rsid w:val="008A477B"/>
    <w:rsid w:val="008A67BD"/>
    <w:rsid w:val="008B08CE"/>
    <w:rsid w:val="008B10E6"/>
    <w:rsid w:val="008B6514"/>
    <w:rsid w:val="008B68C1"/>
    <w:rsid w:val="008B781D"/>
    <w:rsid w:val="008C04E0"/>
    <w:rsid w:val="008C21B3"/>
    <w:rsid w:val="008C2215"/>
    <w:rsid w:val="008C3064"/>
    <w:rsid w:val="008D2C3D"/>
    <w:rsid w:val="008D34CA"/>
    <w:rsid w:val="008D5495"/>
    <w:rsid w:val="008D5708"/>
    <w:rsid w:val="008D5BEF"/>
    <w:rsid w:val="008D6AD3"/>
    <w:rsid w:val="008D7429"/>
    <w:rsid w:val="008E02ED"/>
    <w:rsid w:val="008E03AC"/>
    <w:rsid w:val="008E129F"/>
    <w:rsid w:val="008E3D03"/>
    <w:rsid w:val="008E5196"/>
    <w:rsid w:val="008F05CB"/>
    <w:rsid w:val="008F2D87"/>
    <w:rsid w:val="008F4EF4"/>
    <w:rsid w:val="008F7571"/>
    <w:rsid w:val="009004C5"/>
    <w:rsid w:val="00903A50"/>
    <w:rsid w:val="00905ACC"/>
    <w:rsid w:val="009208D6"/>
    <w:rsid w:val="00932271"/>
    <w:rsid w:val="00933012"/>
    <w:rsid w:val="00934E60"/>
    <w:rsid w:val="009407AF"/>
    <w:rsid w:val="00940AD7"/>
    <w:rsid w:val="00941A61"/>
    <w:rsid w:val="009424FA"/>
    <w:rsid w:val="00942E7B"/>
    <w:rsid w:val="00951662"/>
    <w:rsid w:val="00953BC6"/>
    <w:rsid w:val="009553E0"/>
    <w:rsid w:val="00956220"/>
    <w:rsid w:val="0095686B"/>
    <w:rsid w:val="009661E3"/>
    <w:rsid w:val="00971CF2"/>
    <w:rsid w:val="00973EA7"/>
    <w:rsid w:val="00973F91"/>
    <w:rsid w:val="00976994"/>
    <w:rsid w:val="00980A3E"/>
    <w:rsid w:val="009813BF"/>
    <w:rsid w:val="00981DD0"/>
    <w:rsid w:val="00982288"/>
    <w:rsid w:val="0098299A"/>
    <w:rsid w:val="009852C8"/>
    <w:rsid w:val="0099056C"/>
    <w:rsid w:val="0099084E"/>
    <w:rsid w:val="00990CD1"/>
    <w:rsid w:val="00990D1A"/>
    <w:rsid w:val="00990F09"/>
    <w:rsid w:val="00991A33"/>
    <w:rsid w:val="00992D59"/>
    <w:rsid w:val="009953AE"/>
    <w:rsid w:val="009958B3"/>
    <w:rsid w:val="00996679"/>
    <w:rsid w:val="009A135B"/>
    <w:rsid w:val="009A5D4E"/>
    <w:rsid w:val="009A6253"/>
    <w:rsid w:val="009A6DA6"/>
    <w:rsid w:val="009B01C2"/>
    <w:rsid w:val="009B0FFC"/>
    <w:rsid w:val="009B44BF"/>
    <w:rsid w:val="009B4E39"/>
    <w:rsid w:val="009B4FC2"/>
    <w:rsid w:val="009B59E6"/>
    <w:rsid w:val="009B5E9B"/>
    <w:rsid w:val="009B692F"/>
    <w:rsid w:val="009C4F56"/>
    <w:rsid w:val="009C70D8"/>
    <w:rsid w:val="009C7350"/>
    <w:rsid w:val="009D270D"/>
    <w:rsid w:val="009D3A15"/>
    <w:rsid w:val="009D49B1"/>
    <w:rsid w:val="009D5813"/>
    <w:rsid w:val="009D7EF8"/>
    <w:rsid w:val="009E2706"/>
    <w:rsid w:val="009E65BC"/>
    <w:rsid w:val="009E69DE"/>
    <w:rsid w:val="009F23BF"/>
    <w:rsid w:val="009F3E03"/>
    <w:rsid w:val="009F6E69"/>
    <w:rsid w:val="00A0090B"/>
    <w:rsid w:val="00A02C5D"/>
    <w:rsid w:val="00A035F3"/>
    <w:rsid w:val="00A053DE"/>
    <w:rsid w:val="00A1004B"/>
    <w:rsid w:val="00A107CE"/>
    <w:rsid w:val="00A20400"/>
    <w:rsid w:val="00A230FE"/>
    <w:rsid w:val="00A242A6"/>
    <w:rsid w:val="00A26A15"/>
    <w:rsid w:val="00A3068D"/>
    <w:rsid w:val="00A306A3"/>
    <w:rsid w:val="00A31CA5"/>
    <w:rsid w:val="00A3737D"/>
    <w:rsid w:val="00A4142D"/>
    <w:rsid w:val="00A4283D"/>
    <w:rsid w:val="00A46DB8"/>
    <w:rsid w:val="00A50D5C"/>
    <w:rsid w:val="00A5107E"/>
    <w:rsid w:val="00A57AB0"/>
    <w:rsid w:val="00A61631"/>
    <w:rsid w:val="00A6281E"/>
    <w:rsid w:val="00A62ED3"/>
    <w:rsid w:val="00A66FFD"/>
    <w:rsid w:val="00A71B26"/>
    <w:rsid w:val="00A749FB"/>
    <w:rsid w:val="00A75B37"/>
    <w:rsid w:val="00A75DBD"/>
    <w:rsid w:val="00A84953"/>
    <w:rsid w:val="00A8611C"/>
    <w:rsid w:val="00A90D75"/>
    <w:rsid w:val="00A95346"/>
    <w:rsid w:val="00A963DE"/>
    <w:rsid w:val="00AA08EF"/>
    <w:rsid w:val="00AA1AE7"/>
    <w:rsid w:val="00AA2C30"/>
    <w:rsid w:val="00AA2F36"/>
    <w:rsid w:val="00AA620D"/>
    <w:rsid w:val="00AB323E"/>
    <w:rsid w:val="00AB4E80"/>
    <w:rsid w:val="00AC1CBD"/>
    <w:rsid w:val="00AC2388"/>
    <w:rsid w:val="00AC6497"/>
    <w:rsid w:val="00AD430A"/>
    <w:rsid w:val="00AD5C69"/>
    <w:rsid w:val="00AE0FA3"/>
    <w:rsid w:val="00AE7ADD"/>
    <w:rsid w:val="00AF0A2E"/>
    <w:rsid w:val="00AF19AE"/>
    <w:rsid w:val="00AF2438"/>
    <w:rsid w:val="00AF5A16"/>
    <w:rsid w:val="00AF5EF6"/>
    <w:rsid w:val="00B05049"/>
    <w:rsid w:val="00B06059"/>
    <w:rsid w:val="00B06668"/>
    <w:rsid w:val="00B11D00"/>
    <w:rsid w:val="00B179DC"/>
    <w:rsid w:val="00B24CBA"/>
    <w:rsid w:val="00B2558C"/>
    <w:rsid w:val="00B25CF7"/>
    <w:rsid w:val="00B332D5"/>
    <w:rsid w:val="00B402B5"/>
    <w:rsid w:val="00B43C45"/>
    <w:rsid w:val="00B43D6E"/>
    <w:rsid w:val="00B43E1A"/>
    <w:rsid w:val="00B473C7"/>
    <w:rsid w:val="00B47838"/>
    <w:rsid w:val="00B5008E"/>
    <w:rsid w:val="00B607C2"/>
    <w:rsid w:val="00B608AA"/>
    <w:rsid w:val="00B610A0"/>
    <w:rsid w:val="00B611A4"/>
    <w:rsid w:val="00B614FE"/>
    <w:rsid w:val="00B653FE"/>
    <w:rsid w:val="00B66704"/>
    <w:rsid w:val="00B67A60"/>
    <w:rsid w:val="00B72E4C"/>
    <w:rsid w:val="00B75378"/>
    <w:rsid w:val="00B8170F"/>
    <w:rsid w:val="00B83F04"/>
    <w:rsid w:val="00B84C3F"/>
    <w:rsid w:val="00B868D8"/>
    <w:rsid w:val="00B86F64"/>
    <w:rsid w:val="00B87C8D"/>
    <w:rsid w:val="00B92ABB"/>
    <w:rsid w:val="00B96453"/>
    <w:rsid w:val="00B96DDF"/>
    <w:rsid w:val="00BA3EFB"/>
    <w:rsid w:val="00BA72C4"/>
    <w:rsid w:val="00BA72EA"/>
    <w:rsid w:val="00BA74A0"/>
    <w:rsid w:val="00BB33B8"/>
    <w:rsid w:val="00BB4D33"/>
    <w:rsid w:val="00BB75BB"/>
    <w:rsid w:val="00BC03E0"/>
    <w:rsid w:val="00BC1573"/>
    <w:rsid w:val="00BC2D13"/>
    <w:rsid w:val="00BC6CF1"/>
    <w:rsid w:val="00BC730B"/>
    <w:rsid w:val="00BD152F"/>
    <w:rsid w:val="00BD2C54"/>
    <w:rsid w:val="00BD654A"/>
    <w:rsid w:val="00BD75D4"/>
    <w:rsid w:val="00BE4E48"/>
    <w:rsid w:val="00BE6574"/>
    <w:rsid w:val="00BE7E4C"/>
    <w:rsid w:val="00BF0787"/>
    <w:rsid w:val="00BF15FB"/>
    <w:rsid w:val="00BF388C"/>
    <w:rsid w:val="00BF46BC"/>
    <w:rsid w:val="00C00AE9"/>
    <w:rsid w:val="00C02F0D"/>
    <w:rsid w:val="00C044F8"/>
    <w:rsid w:val="00C0701A"/>
    <w:rsid w:val="00C07E0F"/>
    <w:rsid w:val="00C10033"/>
    <w:rsid w:val="00C111A2"/>
    <w:rsid w:val="00C131E9"/>
    <w:rsid w:val="00C27428"/>
    <w:rsid w:val="00C279A3"/>
    <w:rsid w:val="00C31BF3"/>
    <w:rsid w:val="00C32EAD"/>
    <w:rsid w:val="00C44B77"/>
    <w:rsid w:val="00C46A88"/>
    <w:rsid w:val="00C52435"/>
    <w:rsid w:val="00C70381"/>
    <w:rsid w:val="00C71F8C"/>
    <w:rsid w:val="00C86FDC"/>
    <w:rsid w:val="00C938B3"/>
    <w:rsid w:val="00C969E5"/>
    <w:rsid w:val="00CA16D3"/>
    <w:rsid w:val="00CA4D8C"/>
    <w:rsid w:val="00CA7E25"/>
    <w:rsid w:val="00CB0603"/>
    <w:rsid w:val="00CB130F"/>
    <w:rsid w:val="00CB23CA"/>
    <w:rsid w:val="00CB6823"/>
    <w:rsid w:val="00CC14E5"/>
    <w:rsid w:val="00CC2745"/>
    <w:rsid w:val="00CC3077"/>
    <w:rsid w:val="00CC53C5"/>
    <w:rsid w:val="00CD3A2B"/>
    <w:rsid w:val="00CE463B"/>
    <w:rsid w:val="00CF2ED5"/>
    <w:rsid w:val="00CF7DEF"/>
    <w:rsid w:val="00D00250"/>
    <w:rsid w:val="00D00FB4"/>
    <w:rsid w:val="00D120FD"/>
    <w:rsid w:val="00D1334B"/>
    <w:rsid w:val="00D140C2"/>
    <w:rsid w:val="00D15A2C"/>
    <w:rsid w:val="00D17315"/>
    <w:rsid w:val="00D20570"/>
    <w:rsid w:val="00D20620"/>
    <w:rsid w:val="00D228CC"/>
    <w:rsid w:val="00D22B65"/>
    <w:rsid w:val="00D22F59"/>
    <w:rsid w:val="00D273B3"/>
    <w:rsid w:val="00D27BFC"/>
    <w:rsid w:val="00D27F62"/>
    <w:rsid w:val="00D320EF"/>
    <w:rsid w:val="00D34059"/>
    <w:rsid w:val="00D34648"/>
    <w:rsid w:val="00D34C97"/>
    <w:rsid w:val="00D35B38"/>
    <w:rsid w:val="00D370C5"/>
    <w:rsid w:val="00D37E76"/>
    <w:rsid w:val="00D41CCF"/>
    <w:rsid w:val="00D45142"/>
    <w:rsid w:val="00D47C4D"/>
    <w:rsid w:val="00D535A4"/>
    <w:rsid w:val="00D53628"/>
    <w:rsid w:val="00D544DA"/>
    <w:rsid w:val="00D551E4"/>
    <w:rsid w:val="00D57F0F"/>
    <w:rsid w:val="00D6630C"/>
    <w:rsid w:val="00D70225"/>
    <w:rsid w:val="00D71132"/>
    <w:rsid w:val="00D7797B"/>
    <w:rsid w:val="00D82082"/>
    <w:rsid w:val="00D868F2"/>
    <w:rsid w:val="00D87172"/>
    <w:rsid w:val="00D8727E"/>
    <w:rsid w:val="00D87B0A"/>
    <w:rsid w:val="00D924F3"/>
    <w:rsid w:val="00D971CF"/>
    <w:rsid w:val="00DA2962"/>
    <w:rsid w:val="00DA58D0"/>
    <w:rsid w:val="00DB1127"/>
    <w:rsid w:val="00DB1D6D"/>
    <w:rsid w:val="00DB45E6"/>
    <w:rsid w:val="00DB52D0"/>
    <w:rsid w:val="00DB5389"/>
    <w:rsid w:val="00DB5E8D"/>
    <w:rsid w:val="00DC4781"/>
    <w:rsid w:val="00DC7A51"/>
    <w:rsid w:val="00DD127D"/>
    <w:rsid w:val="00DD130B"/>
    <w:rsid w:val="00DD16E5"/>
    <w:rsid w:val="00DD2E06"/>
    <w:rsid w:val="00DD3AC6"/>
    <w:rsid w:val="00DD54E8"/>
    <w:rsid w:val="00DD5C3C"/>
    <w:rsid w:val="00DE0560"/>
    <w:rsid w:val="00DE18EA"/>
    <w:rsid w:val="00DE32E7"/>
    <w:rsid w:val="00DE3D91"/>
    <w:rsid w:val="00DE44DD"/>
    <w:rsid w:val="00DE5816"/>
    <w:rsid w:val="00DE600F"/>
    <w:rsid w:val="00DF1013"/>
    <w:rsid w:val="00DF22A0"/>
    <w:rsid w:val="00DF48EC"/>
    <w:rsid w:val="00DF671D"/>
    <w:rsid w:val="00E044F0"/>
    <w:rsid w:val="00E06634"/>
    <w:rsid w:val="00E116B5"/>
    <w:rsid w:val="00E15146"/>
    <w:rsid w:val="00E16590"/>
    <w:rsid w:val="00E20804"/>
    <w:rsid w:val="00E25DE6"/>
    <w:rsid w:val="00E27D5A"/>
    <w:rsid w:val="00E31C78"/>
    <w:rsid w:val="00E35C2D"/>
    <w:rsid w:val="00E3622B"/>
    <w:rsid w:val="00E36CF9"/>
    <w:rsid w:val="00E40739"/>
    <w:rsid w:val="00E4498F"/>
    <w:rsid w:val="00E46A6B"/>
    <w:rsid w:val="00E47114"/>
    <w:rsid w:val="00E51A71"/>
    <w:rsid w:val="00E51B0A"/>
    <w:rsid w:val="00E52919"/>
    <w:rsid w:val="00E52BD7"/>
    <w:rsid w:val="00E53BD9"/>
    <w:rsid w:val="00E56233"/>
    <w:rsid w:val="00E62E7D"/>
    <w:rsid w:val="00E63C7A"/>
    <w:rsid w:val="00E64CFF"/>
    <w:rsid w:val="00E71559"/>
    <w:rsid w:val="00E739D1"/>
    <w:rsid w:val="00E8305E"/>
    <w:rsid w:val="00E86BDA"/>
    <w:rsid w:val="00E87280"/>
    <w:rsid w:val="00E9049B"/>
    <w:rsid w:val="00E965F7"/>
    <w:rsid w:val="00EA71F0"/>
    <w:rsid w:val="00EB0AF6"/>
    <w:rsid w:val="00EB1EB3"/>
    <w:rsid w:val="00EB369C"/>
    <w:rsid w:val="00EB409C"/>
    <w:rsid w:val="00EB4487"/>
    <w:rsid w:val="00EC096D"/>
    <w:rsid w:val="00EC2289"/>
    <w:rsid w:val="00EC2612"/>
    <w:rsid w:val="00EC2B14"/>
    <w:rsid w:val="00EC41EC"/>
    <w:rsid w:val="00EC4589"/>
    <w:rsid w:val="00EC5F31"/>
    <w:rsid w:val="00EC6C51"/>
    <w:rsid w:val="00ED6C62"/>
    <w:rsid w:val="00ED709D"/>
    <w:rsid w:val="00ED76E2"/>
    <w:rsid w:val="00EE1265"/>
    <w:rsid w:val="00EE127C"/>
    <w:rsid w:val="00EE17B6"/>
    <w:rsid w:val="00EE5943"/>
    <w:rsid w:val="00EE79C6"/>
    <w:rsid w:val="00EF36C0"/>
    <w:rsid w:val="00EF3B67"/>
    <w:rsid w:val="00EF4186"/>
    <w:rsid w:val="00EF6483"/>
    <w:rsid w:val="00F00741"/>
    <w:rsid w:val="00F127A1"/>
    <w:rsid w:val="00F12E58"/>
    <w:rsid w:val="00F144BB"/>
    <w:rsid w:val="00F1561C"/>
    <w:rsid w:val="00F15A45"/>
    <w:rsid w:val="00F1687B"/>
    <w:rsid w:val="00F22D55"/>
    <w:rsid w:val="00F231F6"/>
    <w:rsid w:val="00F2799D"/>
    <w:rsid w:val="00F30F48"/>
    <w:rsid w:val="00F34E6F"/>
    <w:rsid w:val="00F35408"/>
    <w:rsid w:val="00F366E4"/>
    <w:rsid w:val="00F4049C"/>
    <w:rsid w:val="00F422FE"/>
    <w:rsid w:val="00F4245F"/>
    <w:rsid w:val="00F43896"/>
    <w:rsid w:val="00F43D53"/>
    <w:rsid w:val="00F4605A"/>
    <w:rsid w:val="00F468E6"/>
    <w:rsid w:val="00F51DA8"/>
    <w:rsid w:val="00F53D92"/>
    <w:rsid w:val="00F55CE0"/>
    <w:rsid w:val="00F63E4F"/>
    <w:rsid w:val="00F64F25"/>
    <w:rsid w:val="00F66D8D"/>
    <w:rsid w:val="00F67600"/>
    <w:rsid w:val="00F67D04"/>
    <w:rsid w:val="00F67FA1"/>
    <w:rsid w:val="00F70FAF"/>
    <w:rsid w:val="00F83D57"/>
    <w:rsid w:val="00F83FA2"/>
    <w:rsid w:val="00F87439"/>
    <w:rsid w:val="00F95719"/>
    <w:rsid w:val="00F96206"/>
    <w:rsid w:val="00FA1A01"/>
    <w:rsid w:val="00FA411D"/>
    <w:rsid w:val="00FA6850"/>
    <w:rsid w:val="00FB25B4"/>
    <w:rsid w:val="00FB7048"/>
    <w:rsid w:val="00FB77C1"/>
    <w:rsid w:val="00FC1F24"/>
    <w:rsid w:val="00FC34D5"/>
    <w:rsid w:val="00FC4B79"/>
    <w:rsid w:val="00FC7004"/>
    <w:rsid w:val="00FD15F4"/>
    <w:rsid w:val="00FD2EB2"/>
    <w:rsid w:val="00FD43FA"/>
    <w:rsid w:val="00FD45A0"/>
    <w:rsid w:val="00FD52B1"/>
    <w:rsid w:val="00FD5949"/>
    <w:rsid w:val="00FD63EC"/>
    <w:rsid w:val="00FD762C"/>
    <w:rsid w:val="00FD7FD9"/>
    <w:rsid w:val="00FE08E8"/>
    <w:rsid w:val="00FE5698"/>
    <w:rsid w:val="00FE5D81"/>
    <w:rsid w:val="00FF028F"/>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77A58"/>
  <w15:docId w15:val="{D2B035DB-89F9-40A7-B5B7-5C3BE0111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40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C5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F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7F0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7F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2F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F3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03A50"/>
    <w:rPr>
      <w:sz w:val="16"/>
      <w:szCs w:val="16"/>
    </w:rPr>
  </w:style>
  <w:style w:type="paragraph" w:styleId="CommentText">
    <w:name w:val="annotation text"/>
    <w:basedOn w:val="Normal"/>
    <w:link w:val="CommentTextChar"/>
    <w:uiPriority w:val="99"/>
    <w:semiHidden/>
    <w:unhideWhenUsed/>
    <w:rsid w:val="00903A50"/>
    <w:pPr>
      <w:spacing w:line="240" w:lineRule="auto"/>
    </w:pPr>
    <w:rPr>
      <w:sz w:val="20"/>
      <w:szCs w:val="20"/>
    </w:rPr>
  </w:style>
  <w:style w:type="character" w:customStyle="1" w:styleId="CommentTextChar">
    <w:name w:val="Comment Text Char"/>
    <w:basedOn w:val="DefaultParagraphFont"/>
    <w:link w:val="CommentText"/>
    <w:uiPriority w:val="99"/>
    <w:semiHidden/>
    <w:rsid w:val="00903A50"/>
    <w:rPr>
      <w:sz w:val="20"/>
      <w:szCs w:val="20"/>
    </w:rPr>
  </w:style>
  <w:style w:type="paragraph" w:styleId="CommentSubject">
    <w:name w:val="annotation subject"/>
    <w:basedOn w:val="CommentText"/>
    <w:next w:val="CommentText"/>
    <w:link w:val="CommentSubjectChar"/>
    <w:uiPriority w:val="99"/>
    <w:semiHidden/>
    <w:unhideWhenUsed/>
    <w:rsid w:val="00903A50"/>
    <w:rPr>
      <w:b/>
      <w:bCs/>
    </w:rPr>
  </w:style>
  <w:style w:type="character" w:customStyle="1" w:styleId="CommentSubjectChar">
    <w:name w:val="Comment Subject Char"/>
    <w:basedOn w:val="CommentTextChar"/>
    <w:link w:val="CommentSubject"/>
    <w:uiPriority w:val="99"/>
    <w:semiHidden/>
    <w:rsid w:val="00903A50"/>
    <w:rPr>
      <w:b/>
      <w:bCs/>
      <w:sz w:val="20"/>
      <w:szCs w:val="20"/>
    </w:rPr>
  </w:style>
  <w:style w:type="paragraph" w:styleId="NormalWeb">
    <w:name w:val="Normal (Web)"/>
    <w:basedOn w:val="Normal"/>
    <w:uiPriority w:val="99"/>
    <w:unhideWhenUsed/>
    <w:rsid w:val="00D320E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320EF"/>
    <w:rPr>
      <w:rFonts w:ascii="Courier New" w:eastAsia="Times New Roman" w:hAnsi="Courier New" w:cs="Courier New"/>
      <w:sz w:val="20"/>
      <w:szCs w:val="20"/>
    </w:rPr>
  </w:style>
  <w:style w:type="character" w:styleId="Strong">
    <w:name w:val="Strong"/>
    <w:basedOn w:val="DefaultParagraphFont"/>
    <w:uiPriority w:val="22"/>
    <w:qFormat/>
    <w:rsid w:val="00D320EF"/>
    <w:rPr>
      <w:b/>
      <w:bCs/>
    </w:rPr>
  </w:style>
  <w:style w:type="character" w:styleId="Hyperlink">
    <w:name w:val="Hyperlink"/>
    <w:basedOn w:val="DefaultParagraphFont"/>
    <w:uiPriority w:val="99"/>
    <w:unhideWhenUsed/>
    <w:rsid w:val="00D320EF"/>
    <w:rPr>
      <w:color w:val="0000FF"/>
      <w:u w:val="single"/>
    </w:rPr>
  </w:style>
  <w:style w:type="paragraph" w:styleId="HTMLPreformatted">
    <w:name w:val="HTML Preformatted"/>
    <w:basedOn w:val="Normal"/>
    <w:link w:val="HTMLPreformattedChar"/>
    <w:uiPriority w:val="99"/>
    <w:unhideWhenUsed/>
    <w:rsid w:val="00D3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20EF"/>
    <w:rPr>
      <w:rFonts w:ascii="Courier New" w:eastAsia="Times New Roman" w:hAnsi="Courier New" w:cs="Courier New"/>
      <w:sz w:val="20"/>
      <w:szCs w:val="20"/>
    </w:rPr>
  </w:style>
  <w:style w:type="character" w:styleId="Emphasis">
    <w:name w:val="Emphasis"/>
    <w:basedOn w:val="DefaultParagraphFont"/>
    <w:uiPriority w:val="20"/>
    <w:qFormat/>
    <w:rsid w:val="00933012"/>
    <w:rPr>
      <w:i/>
      <w:iCs/>
    </w:rPr>
  </w:style>
  <w:style w:type="paragraph" w:styleId="Revision">
    <w:name w:val="Revision"/>
    <w:hidden/>
    <w:uiPriority w:val="99"/>
    <w:semiHidden/>
    <w:rsid w:val="00EA71F0"/>
    <w:pPr>
      <w:spacing w:after="0" w:line="240" w:lineRule="auto"/>
    </w:pPr>
  </w:style>
  <w:style w:type="character" w:customStyle="1" w:styleId="hljs-function">
    <w:name w:val="hljs-function"/>
    <w:basedOn w:val="DefaultParagraphFont"/>
    <w:rsid w:val="009A135B"/>
  </w:style>
  <w:style w:type="character" w:customStyle="1" w:styleId="hljs-builtin">
    <w:name w:val="hljs-built_in"/>
    <w:basedOn w:val="DefaultParagraphFont"/>
    <w:rsid w:val="009A135B"/>
  </w:style>
  <w:style w:type="character" w:customStyle="1" w:styleId="hljs-title">
    <w:name w:val="hljs-title"/>
    <w:basedOn w:val="DefaultParagraphFont"/>
    <w:rsid w:val="009A135B"/>
  </w:style>
  <w:style w:type="character" w:customStyle="1" w:styleId="hljs-params">
    <w:name w:val="hljs-params"/>
    <w:basedOn w:val="DefaultParagraphFont"/>
    <w:rsid w:val="009A135B"/>
  </w:style>
  <w:style w:type="character" w:customStyle="1" w:styleId="hljs-keyword">
    <w:name w:val="hljs-keyword"/>
    <w:basedOn w:val="DefaultParagraphFont"/>
    <w:rsid w:val="009A135B"/>
  </w:style>
  <w:style w:type="character" w:customStyle="1" w:styleId="hljs-string">
    <w:name w:val="hljs-string"/>
    <w:basedOn w:val="DefaultParagraphFont"/>
    <w:rsid w:val="009A135B"/>
  </w:style>
  <w:style w:type="character" w:customStyle="1" w:styleId="hljs-number">
    <w:name w:val="hljs-number"/>
    <w:basedOn w:val="DefaultParagraphFont"/>
    <w:rsid w:val="009A135B"/>
  </w:style>
  <w:style w:type="character" w:customStyle="1" w:styleId="Heading1Char">
    <w:name w:val="Heading 1 Char"/>
    <w:basedOn w:val="DefaultParagraphFont"/>
    <w:link w:val="Heading1"/>
    <w:uiPriority w:val="9"/>
    <w:rsid w:val="00594057"/>
    <w:rPr>
      <w:rFonts w:ascii="Times New Roman" w:eastAsia="Times New Roman" w:hAnsi="Times New Roman" w:cs="Times New Roman"/>
      <w:b/>
      <w:bCs/>
      <w:kern w:val="36"/>
      <w:sz w:val="48"/>
      <w:szCs w:val="48"/>
    </w:rPr>
  </w:style>
  <w:style w:type="paragraph" w:styleId="NoSpacing">
    <w:name w:val="No Spacing"/>
    <w:uiPriority w:val="1"/>
    <w:qFormat/>
    <w:rsid w:val="00594057"/>
    <w:pPr>
      <w:spacing w:after="0" w:line="240" w:lineRule="auto"/>
    </w:pPr>
  </w:style>
  <w:style w:type="character" w:styleId="PlaceholderText">
    <w:name w:val="Placeholder Text"/>
    <w:basedOn w:val="DefaultParagraphFont"/>
    <w:uiPriority w:val="99"/>
    <w:semiHidden/>
    <w:rsid w:val="005E58CA"/>
    <w:rPr>
      <w:color w:val="808080"/>
    </w:rPr>
  </w:style>
  <w:style w:type="character" w:customStyle="1" w:styleId="Heading3Char">
    <w:name w:val="Heading 3 Char"/>
    <w:basedOn w:val="DefaultParagraphFont"/>
    <w:link w:val="Heading3"/>
    <w:uiPriority w:val="9"/>
    <w:rsid w:val="00130901"/>
    <w:rPr>
      <w:rFonts w:asciiTheme="majorHAnsi" w:eastAsiaTheme="majorEastAsia" w:hAnsiTheme="majorHAnsi" w:cstheme="majorBidi"/>
      <w:color w:val="1F3763" w:themeColor="accent1" w:themeShade="7F"/>
      <w:sz w:val="24"/>
      <w:szCs w:val="24"/>
    </w:rPr>
  </w:style>
  <w:style w:type="character" w:customStyle="1" w:styleId="Strong1">
    <w:name w:val="Strong1"/>
    <w:basedOn w:val="DefaultParagraphFont"/>
    <w:rsid w:val="00867E54"/>
  </w:style>
  <w:style w:type="paragraph" w:customStyle="1" w:styleId="list-group-item">
    <w:name w:val="list-group-item"/>
    <w:basedOn w:val="Normal"/>
    <w:rsid w:val="001A18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ll-right">
    <w:name w:val="pull-right"/>
    <w:basedOn w:val="DefaultParagraphFont"/>
    <w:rsid w:val="001A1826"/>
  </w:style>
  <w:style w:type="character" w:customStyle="1" w:styleId="hljs-literal">
    <w:name w:val="hljs-literal"/>
    <w:basedOn w:val="DefaultParagraphFont"/>
    <w:rsid w:val="00486DAC"/>
  </w:style>
  <w:style w:type="character" w:customStyle="1" w:styleId="Heading4Char">
    <w:name w:val="Heading 4 Char"/>
    <w:basedOn w:val="DefaultParagraphFont"/>
    <w:link w:val="Heading4"/>
    <w:uiPriority w:val="9"/>
    <w:semiHidden/>
    <w:rsid w:val="00D57F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57F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57F0F"/>
    <w:rPr>
      <w:rFonts w:asciiTheme="majorHAnsi" w:eastAsiaTheme="majorEastAsia" w:hAnsiTheme="majorHAnsi" w:cstheme="majorBidi"/>
      <w:color w:val="1F3763" w:themeColor="accent1" w:themeShade="7F"/>
    </w:rPr>
  </w:style>
  <w:style w:type="character" w:customStyle="1" w:styleId="hljs-comment">
    <w:name w:val="hljs-comment"/>
    <w:basedOn w:val="DefaultParagraphFont"/>
    <w:rsid w:val="00D57F0F"/>
  </w:style>
  <w:style w:type="character" w:customStyle="1" w:styleId="hljs-class">
    <w:name w:val="hljs-class"/>
    <w:basedOn w:val="DefaultParagraphFont"/>
    <w:rsid w:val="00D57F0F"/>
  </w:style>
  <w:style w:type="character" w:customStyle="1" w:styleId="hljs-meta">
    <w:name w:val="hljs-meta"/>
    <w:basedOn w:val="DefaultParagraphFont"/>
    <w:rsid w:val="00D57F0F"/>
  </w:style>
  <w:style w:type="character" w:customStyle="1" w:styleId="hljs-meta-keyword">
    <w:name w:val="hljs-meta-keyword"/>
    <w:basedOn w:val="DefaultParagraphFont"/>
    <w:rsid w:val="00D57F0F"/>
  </w:style>
  <w:style w:type="character" w:customStyle="1" w:styleId="hljs-meta-string">
    <w:name w:val="hljs-meta-string"/>
    <w:basedOn w:val="DefaultParagraphFont"/>
    <w:rsid w:val="00D57F0F"/>
  </w:style>
  <w:style w:type="character" w:customStyle="1" w:styleId="hljs-doctag">
    <w:name w:val="hljs-doctag"/>
    <w:basedOn w:val="DefaultParagraphFont"/>
    <w:rsid w:val="0099084E"/>
  </w:style>
  <w:style w:type="character" w:customStyle="1" w:styleId="nav-item5bvg">
    <w:name w:val="nav-item__5bvg"/>
    <w:basedOn w:val="DefaultParagraphFont"/>
    <w:rsid w:val="00344A99"/>
  </w:style>
  <w:style w:type="character" w:customStyle="1" w:styleId="bright-nav-linkifnb">
    <w:name w:val="bright-nav-link__ifnb"/>
    <w:basedOn w:val="DefaultParagraphFont"/>
    <w:rsid w:val="00344A99"/>
  </w:style>
  <w:style w:type="character" w:customStyle="1" w:styleId="css-1km43m6-btncontent">
    <w:name w:val="css-1km43m6-btncontent"/>
    <w:basedOn w:val="DefaultParagraphFont"/>
    <w:rsid w:val="00344A99"/>
  </w:style>
  <w:style w:type="character" w:customStyle="1" w:styleId="Heading2Char">
    <w:name w:val="Heading 2 Char"/>
    <w:basedOn w:val="DefaultParagraphFont"/>
    <w:link w:val="Heading2"/>
    <w:uiPriority w:val="9"/>
    <w:semiHidden/>
    <w:rsid w:val="007C5BB7"/>
    <w:rPr>
      <w:rFonts w:asciiTheme="majorHAnsi" w:eastAsiaTheme="majorEastAsia" w:hAnsiTheme="majorHAnsi" w:cstheme="majorBidi"/>
      <w:color w:val="2F5496" w:themeColor="accent1" w:themeShade="BF"/>
      <w:sz w:val="26"/>
      <w:szCs w:val="26"/>
    </w:rPr>
  </w:style>
  <w:style w:type="paragraph" w:customStyle="1" w:styleId="meta">
    <w:name w:val="meta"/>
    <w:basedOn w:val="Normal"/>
    <w:rsid w:val="0093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number">
    <w:name w:val="line-number"/>
    <w:basedOn w:val="DefaultParagraphFont"/>
    <w:rsid w:val="00932271"/>
  </w:style>
  <w:style w:type="character" w:customStyle="1" w:styleId="line">
    <w:name w:val="line"/>
    <w:basedOn w:val="DefaultParagraphFont"/>
    <w:rsid w:val="00932271"/>
  </w:style>
  <w:style w:type="paragraph" w:customStyle="1" w:styleId="msonormal0">
    <w:name w:val="msonormal"/>
    <w:basedOn w:val="Normal"/>
    <w:rsid w:val="00106AA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A7E25"/>
    <w:rPr>
      <w:color w:val="605E5C"/>
      <w:shd w:val="clear" w:color="auto" w:fill="E1DFDD"/>
    </w:rPr>
  </w:style>
  <w:style w:type="paragraph" w:styleId="Header">
    <w:name w:val="header"/>
    <w:basedOn w:val="Normal"/>
    <w:link w:val="HeaderChar"/>
    <w:uiPriority w:val="99"/>
    <w:unhideWhenUsed/>
    <w:rsid w:val="00646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674"/>
  </w:style>
  <w:style w:type="paragraph" w:styleId="Footer">
    <w:name w:val="footer"/>
    <w:basedOn w:val="Normal"/>
    <w:link w:val="FooterChar"/>
    <w:uiPriority w:val="99"/>
    <w:unhideWhenUsed/>
    <w:rsid w:val="00646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674"/>
  </w:style>
  <w:style w:type="paragraph" w:customStyle="1" w:styleId="va-top">
    <w:name w:val="va-top"/>
    <w:basedOn w:val="Normal"/>
    <w:rsid w:val="00D872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792">
      <w:bodyDiv w:val="1"/>
      <w:marLeft w:val="0"/>
      <w:marRight w:val="0"/>
      <w:marTop w:val="0"/>
      <w:marBottom w:val="0"/>
      <w:divBdr>
        <w:top w:val="none" w:sz="0" w:space="0" w:color="auto"/>
        <w:left w:val="none" w:sz="0" w:space="0" w:color="auto"/>
        <w:bottom w:val="none" w:sz="0" w:space="0" w:color="auto"/>
        <w:right w:val="none" w:sz="0" w:space="0" w:color="auto"/>
      </w:divBdr>
    </w:div>
    <w:div w:id="6104933">
      <w:bodyDiv w:val="1"/>
      <w:marLeft w:val="0"/>
      <w:marRight w:val="0"/>
      <w:marTop w:val="0"/>
      <w:marBottom w:val="0"/>
      <w:divBdr>
        <w:top w:val="none" w:sz="0" w:space="0" w:color="auto"/>
        <w:left w:val="none" w:sz="0" w:space="0" w:color="auto"/>
        <w:bottom w:val="none" w:sz="0" w:space="0" w:color="auto"/>
        <w:right w:val="none" w:sz="0" w:space="0" w:color="auto"/>
      </w:divBdr>
    </w:div>
    <w:div w:id="9993402">
      <w:bodyDiv w:val="1"/>
      <w:marLeft w:val="0"/>
      <w:marRight w:val="0"/>
      <w:marTop w:val="0"/>
      <w:marBottom w:val="0"/>
      <w:divBdr>
        <w:top w:val="none" w:sz="0" w:space="0" w:color="auto"/>
        <w:left w:val="none" w:sz="0" w:space="0" w:color="auto"/>
        <w:bottom w:val="none" w:sz="0" w:space="0" w:color="auto"/>
        <w:right w:val="none" w:sz="0" w:space="0" w:color="auto"/>
      </w:divBdr>
    </w:div>
    <w:div w:id="22873752">
      <w:bodyDiv w:val="1"/>
      <w:marLeft w:val="0"/>
      <w:marRight w:val="0"/>
      <w:marTop w:val="0"/>
      <w:marBottom w:val="0"/>
      <w:divBdr>
        <w:top w:val="none" w:sz="0" w:space="0" w:color="auto"/>
        <w:left w:val="none" w:sz="0" w:space="0" w:color="auto"/>
        <w:bottom w:val="none" w:sz="0" w:space="0" w:color="auto"/>
        <w:right w:val="none" w:sz="0" w:space="0" w:color="auto"/>
      </w:divBdr>
    </w:div>
    <w:div w:id="25258939">
      <w:bodyDiv w:val="1"/>
      <w:marLeft w:val="0"/>
      <w:marRight w:val="0"/>
      <w:marTop w:val="0"/>
      <w:marBottom w:val="0"/>
      <w:divBdr>
        <w:top w:val="none" w:sz="0" w:space="0" w:color="auto"/>
        <w:left w:val="none" w:sz="0" w:space="0" w:color="auto"/>
        <w:bottom w:val="none" w:sz="0" w:space="0" w:color="auto"/>
        <w:right w:val="none" w:sz="0" w:space="0" w:color="auto"/>
      </w:divBdr>
    </w:div>
    <w:div w:id="32928951">
      <w:bodyDiv w:val="1"/>
      <w:marLeft w:val="0"/>
      <w:marRight w:val="0"/>
      <w:marTop w:val="0"/>
      <w:marBottom w:val="0"/>
      <w:divBdr>
        <w:top w:val="none" w:sz="0" w:space="0" w:color="auto"/>
        <w:left w:val="none" w:sz="0" w:space="0" w:color="auto"/>
        <w:bottom w:val="none" w:sz="0" w:space="0" w:color="auto"/>
        <w:right w:val="none" w:sz="0" w:space="0" w:color="auto"/>
      </w:divBdr>
    </w:div>
    <w:div w:id="47725922">
      <w:bodyDiv w:val="1"/>
      <w:marLeft w:val="0"/>
      <w:marRight w:val="0"/>
      <w:marTop w:val="0"/>
      <w:marBottom w:val="0"/>
      <w:divBdr>
        <w:top w:val="none" w:sz="0" w:space="0" w:color="auto"/>
        <w:left w:val="none" w:sz="0" w:space="0" w:color="auto"/>
        <w:bottom w:val="none" w:sz="0" w:space="0" w:color="auto"/>
        <w:right w:val="none" w:sz="0" w:space="0" w:color="auto"/>
      </w:divBdr>
    </w:div>
    <w:div w:id="51933273">
      <w:bodyDiv w:val="1"/>
      <w:marLeft w:val="0"/>
      <w:marRight w:val="0"/>
      <w:marTop w:val="0"/>
      <w:marBottom w:val="0"/>
      <w:divBdr>
        <w:top w:val="none" w:sz="0" w:space="0" w:color="auto"/>
        <w:left w:val="none" w:sz="0" w:space="0" w:color="auto"/>
        <w:bottom w:val="none" w:sz="0" w:space="0" w:color="auto"/>
        <w:right w:val="none" w:sz="0" w:space="0" w:color="auto"/>
      </w:divBdr>
    </w:div>
    <w:div w:id="56981279">
      <w:bodyDiv w:val="1"/>
      <w:marLeft w:val="0"/>
      <w:marRight w:val="0"/>
      <w:marTop w:val="0"/>
      <w:marBottom w:val="0"/>
      <w:divBdr>
        <w:top w:val="none" w:sz="0" w:space="0" w:color="auto"/>
        <w:left w:val="none" w:sz="0" w:space="0" w:color="auto"/>
        <w:bottom w:val="none" w:sz="0" w:space="0" w:color="auto"/>
        <w:right w:val="none" w:sz="0" w:space="0" w:color="auto"/>
      </w:divBdr>
    </w:div>
    <w:div w:id="57174365">
      <w:bodyDiv w:val="1"/>
      <w:marLeft w:val="0"/>
      <w:marRight w:val="0"/>
      <w:marTop w:val="0"/>
      <w:marBottom w:val="0"/>
      <w:divBdr>
        <w:top w:val="none" w:sz="0" w:space="0" w:color="auto"/>
        <w:left w:val="none" w:sz="0" w:space="0" w:color="auto"/>
        <w:bottom w:val="none" w:sz="0" w:space="0" w:color="auto"/>
        <w:right w:val="none" w:sz="0" w:space="0" w:color="auto"/>
      </w:divBdr>
    </w:div>
    <w:div w:id="57746082">
      <w:bodyDiv w:val="1"/>
      <w:marLeft w:val="0"/>
      <w:marRight w:val="0"/>
      <w:marTop w:val="0"/>
      <w:marBottom w:val="0"/>
      <w:divBdr>
        <w:top w:val="none" w:sz="0" w:space="0" w:color="auto"/>
        <w:left w:val="none" w:sz="0" w:space="0" w:color="auto"/>
        <w:bottom w:val="none" w:sz="0" w:space="0" w:color="auto"/>
        <w:right w:val="none" w:sz="0" w:space="0" w:color="auto"/>
      </w:divBdr>
    </w:div>
    <w:div w:id="57827212">
      <w:bodyDiv w:val="1"/>
      <w:marLeft w:val="0"/>
      <w:marRight w:val="0"/>
      <w:marTop w:val="0"/>
      <w:marBottom w:val="0"/>
      <w:divBdr>
        <w:top w:val="none" w:sz="0" w:space="0" w:color="auto"/>
        <w:left w:val="none" w:sz="0" w:space="0" w:color="auto"/>
        <w:bottom w:val="none" w:sz="0" w:space="0" w:color="auto"/>
        <w:right w:val="none" w:sz="0" w:space="0" w:color="auto"/>
      </w:divBdr>
    </w:div>
    <w:div w:id="64958906">
      <w:bodyDiv w:val="1"/>
      <w:marLeft w:val="0"/>
      <w:marRight w:val="0"/>
      <w:marTop w:val="0"/>
      <w:marBottom w:val="0"/>
      <w:divBdr>
        <w:top w:val="none" w:sz="0" w:space="0" w:color="auto"/>
        <w:left w:val="none" w:sz="0" w:space="0" w:color="auto"/>
        <w:bottom w:val="none" w:sz="0" w:space="0" w:color="auto"/>
        <w:right w:val="none" w:sz="0" w:space="0" w:color="auto"/>
      </w:divBdr>
    </w:div>
    <w:div w:id="79789529">
      <w:bodyDiv w:val="1"/>
      <w:marLeft w:val="0"/>
      <w:marRight w:val="0"/>
      <w:marTop w:val="0"/>
      <w:marBottom w:val="0"/>
      <w:divBdr>
        <w:top w:val="none" w:sz="0" w:space="0" w:color="auto"/>
        <w:left w:val="none" w:sz="0" w:space="0" w:color="auto"/>
        <w:bottom w:val="none" w:sz="0" w:space="0" w:color="auto"/>
        <w:right w:val="none" w:sz="0" w:space="0" w:color="auto"/>
      </w:divBdr>
    </w:div>
    <w:div w:id="85424363">
      <w:bodyDiv w:val="1"/>
      <w:marLeft w:val="0"/>
      <w:marRight w:val="0"/>
      <w:marTop w:val="0"/>
      <w:marBottom w:val="0"/>
      <w:divBdr>
        <w:top w:val="none" w:sz="0" w:space="0" w:color="auto"/>
        <w:left w:val="none" w:sz="0" w:space="0" w:color="auto"/>
        <w:bottom w:val="none" w:sz="0" w:space="0" w:color="auto"/>
        <w:right w:val="none" w:sz="0" w:space="0" w:color="auto"/>
      </w:divBdr>
    </w:div>
    <w:div w:id="86780004">
      <w:bodyDiv w:val="1"/>
      <w:marLeft w:val="0"/>
      <w:marRight w:val="0"/>
      <w:marTop w:val="0"/>
      <w:marBottom w:val="0"/>
      <w:divBdr>
        <w:top w:val="none" w:sz="0" w:space="0" w:color="auto"/>
        <w:left w:val="none" w:sz="0" w:space="0" w:color="auto"/>
        <w:bottom w:val="none" w:sz="0" w:space="0" w:color="auto"/>
        <w:right w:val="none" w:sz="0" w:space="0" w:color="auto"/>
      </w:divBdr>
    </w:div>
    <w:div w:id="90125816">
      <w:bodyDiv w:val="1"/>
      <w:marLeft w:val="0"/>
      <w:marRight w:val="0"/>
      <w:marTop w:val="0"/>
      <w:marBottom w:val="0"/>
      <w:divBdr>
        <w:top w:val="none" w:sz="0" w:space="0" w:color="auto"/>
        <w:left w:val="none" w:sz="0" w:space="0" w:color="auto"/>
        <w:bottom w:val="none" w:sz="0" w:space="0" w:color="auto"/>
        <w:right w:val="none" w:sz="0" w:space="0" w:color="auto"/>
      </w:divBdr>
    </w:div>
    <w:div w:id="90978846">
      <w:bodyDiv w:val="1"/>
      <w:marLeft w:val="0"/>
      <w:marRight w:val="0"/>
      <w:marTop w:val="0"/>
      <w:marBottom w:val="0"/>
      <w:divBdr>
        <w:top w:val="none" w:sz="0" w:space="0" w:color="auto"/>
        <w:left w:val="none" w:sz="0" w:space="0" w:color="auto"/>
        <w:bottom w:val="none" w:sz="0" w:space="0" w:color="auto"/>
        <w:right w:val="none" w:sz="0" w:space="0" w:color="auto"/>
      </w:divBdr>
    </w:div>
    <w:div w:id="104690302">
      <w:bodyDiv w:val="1"/>
      <w:marLeft w:val="0"/>
      <w:marRight w:val="0"/>
      <w:marTop w:val="0"/>
      <w:marBottom w:val="0"/>
      <w:divBdr>
        <w:top w:val="none" w:sz="0" w:space="0" w:color="auto"/>
        <w:left w:val="none" w:sz="0" w:space="0" w:color="auto"/>
        <w:bottom w:val="none" w:sz="0" w:space="0" w:color="auto"/>
        <w:right w:val="none" w:sz="0" w:space="0" w:color="auto"/>
      </w:divBdr>
    </w:div>
    <w:div w:id="129327815">
      <w:bodyDiv w:val="1"/>
      <w:marLeft w:val="0"/>
      <w:marRight w:val="0"/>
      <w:marTop w:val="0"/>
      <w:marBottom w:val="0"/>
      <w:divBdr>
        <w:top w:val="none" w:sz="0" w:space="0" w:color="auto"/>
        <w:left w:val="none" w:sz="0" w:space="0" w:color="auto"/>
        <w:bottom w:val="none" w:sz="0" w:space="0" w:color="auto"/>
        <w:right w:val="none" w:sz="0" w:space="0" w:color="auto"/>
      </w:divBdr>
    </w:div>
    <w:div w:id="130952487">
      <w:bodyDiv w:val="1"/>
      <w:marLeft w:val="0"/>
      <w:marRight w:val="0"/>
      <w:marTop w:val="0"/>
      <w:marBottom w:val="0"/>
      <w:divBdr>
        <w:top w:val="none" w:sz="0" w:space="0" w:color="auto"/>
        <w:left w:val="none" w:sz="0" w:space="0" w:color="auto"/>
        <w:bottom w:val="none" w:sz="0" w:space="0" w:color="auto"/>
        <w:right w:val="none" w:sz="0" w:space="0" w:color="auto"/>
      </w:divBdr>
    </w:div>
    <w:div w:id="132337759">
      <w:bodyDiv w:val="1"/>
      <w:marLeft w:val="0"/>
      <w:marRight w:val="0"/>
      <w:marTop w:val="0"/>
      <w:marBottom w:val="0"/>
      <w:divBdr>
        <w:top w:val="none" w:sz="0" w:space="0" w:color="auto"/>
        <w:left w:val="none" w:sz="0" w:space="0" w:color="auto"/>
        <w:bottom w:val="none" w:sz="0" w:space="0" w:color="auto"/>
        <w:right w:val="none" w:sz="0" w:space="0" w:color="auto"/>
      </w:divBdr>
      <w:divsChild>
        <w:div w:id="393091998">
          <w:marLeft w:val="0"/>
          <w:marRight w:val="0"/>
          <w:marTop w:val="0"/>
          <w:marBottom w:val="0"/>
          <w:divBdr>
            <w:top w:val="none" w:sz="0" w:space="0" w:color="auto"/>
            <w:left w:val="none" w:sz="0" w:space="0" w:color="auto"/>
            <w:bottom w:val="none" w:sz="0" w:space="0" w:color="auto"/>
            <w:right w:val="none" w:sz="0" w:space="0" w:color="auto"/>
          </w:divBdr>
        </w:div>
        <w:div w:id="597909054">
          <w:marLeft w:val="0"/>
          <w:marRight w:val="0"/>
          <w:marTop w:val="0"/>
          <w:marBottom w:val="0"/>
          <w:divBdr>
            <w:top w:val="none" w:sz="0" w:space="0" w:color="auto"/>
            <w:left w:val="none" w:sz="0" w:space="0" w:color="auto"/>
            <w:bottom w:val="none" w:sz="0" w:space="0" w:color="auto"/>
            <w:right w:val="none" w:sz="0" w:space="0" w:color="auto"/>
          </w:divBdr>
        </w:div>
        <w:div w:id="648484389">
          <w:marLeft w:val="0"/>
          <w:marRight w:val="0"/>
          <w:marTop w:val="0"/>
          <w:marBottom w:val="0"/>
          <w:divBdr>
            <w:top w:val="none" w:sz="0" w:space="0" w:color="auto"/>
            <w:left w:val="none" w:sz="0" w:space="0" w:color="auto"/>
            <w:bottom w:val="none" w:sz="0" w:space="0" w:color="auto"/>
            <w:right w:val="none" w:sz="0" w:space="0" w:color="auto"/>
          </w:divBdr>
        </w:div>
        <w:div w:id="868105942">
          <w:marLeft w:val="0"/>
          <w:marRight w:val="0"/>
          <w:marTop w:val="0"/>
          <w:marBottom w:val="0"/>
          <w:divBdr>
            <w:top w:val="none" w:sz="0" w:space="0" w:color="auto"/>
            <w:left w:val="none" w:sz="0" w:space="0" w:color="auto"/>
            <w:bottom w:val="none" w:sz="0" w:space="0" w:color="auto"/>
            <w:right w:val="none" w:sz="0" w:space="0" w:color="auto"/>
          </w:divBdr>
        </w:div>
        <w:div w:id="1827699882">
          <w:marLeft w:val="0"/>
          <w:marRight w:val="0"/>
          <w:marTop w:val="0"/>
          <w:marBottom w:val="0"/>
          <w:divBdr>
            <w:top w:val="none" w:sz="0" w:space="0" w:color="auto"/>
            <w:left w:val="none" w:sz="0" w:space="0" w:color="auto"/>
            <w:bottom w:val="none" w:sz="0" w:space="0" w:color="auto"/>
            <w:right w:val="none" w:sz="0" w:space="0" w:color="auto"/>
          </w:divBdr>
        </w:div>
      </w:divsChild>
    </w:div>
    <w:div w:id="134492781">
      <w:bodyDiv w:val="1"/>
      <w:marLeft w:val="0"/>
      <w:marRight w:val="0"/>
      <w:marTop w:val="0"/>
      <w:marBottom w:val="0"/>
      <w:divBdr>
        <w:top w:val="none" w:sz="0" w:space="0" w:color="auto"/>
        <w:left w:val="none" w:sz="0" w:space="0" w:color="auto"/>
        <w:bottom w:val="none" w:sz="0" w:space="0" w:color="auto"/>
        <w:right w:val="none" w:sz="0" w:space="0" w:color="auto"/>
      </w:divBdr>
    </w:div>
    <w:div w:id="146170288">
      <w:bodyDiv w:val="1"/>
      <w:marLeft w:val="0"/>
      <w:marRight w:val="0"/>
      <w:marTop w:val="0"/>
      <w:marBottom w:val="0"/>
      <w:divBdr>
        <w:top w:val="none" w:sz="0" w:space="0" w:color="auto"/>
        <w:left w:val="none" w:sz="0" w:space="0" w:color="auto"/>
        <w:bottom w:val="none" w:sz="0" w:space="0" w:color="auto"/>
        <w:right w:val="none" w:sz="0" w:space="0" w:color="auto"/>
      </w:divBdr>
    </w:div>
    <w:div w:id="148405818">
      <w:bodyDiv w:val="1"/>
      <w:marLeft w:val="0"/>
      <w:marRight w:val="0"/>
      <w:marTop w:val="0"/>
      <w:marBottom w:val="0"/>
      <w:divBdr>
        <w:top w:val="none" w:sz="0" w:space="0" w:color="auto"/>
        <w:left w:val="none" w:sz="0" w:space="0" w:color="auto"/>
        <w:bottom w:val="none" w:sz="0" w:space="0" w:color="auto"/>
        <w:right w:val="none" w:sz="0" w:space="0" w:color="auto"/>
      </w:divBdr>
    </w:div>
    <w:div w:id="152454441">
      <w:bodyDiv w:val="1"/>
      <w:marLeft w:val="0"/>
      <w:marRight w:val="0"/>
      <w:marTop w:val="0"/>
      <w:marBottom w:val="0"/>
      <w:divBdr>
        <w:top w:val="none" w:sz="0" w:space="0" w:color="auto"/>
        <w:left w:val="none" w:sz="0" w:space="0" w:color="auto"/>
        <w:bottom w:val="none" w:sz="0" w:space="0" w:color="auto"/>
        <w:right w:val="none" w:sz="0" w:space="0" w:color="auto"/>
      </w:divBdr>
    </w:div>
    <w:div w:id="165243629">
      <w:bodyDiv w:val="1"/>
      <w:marLeft w:val="0"/>
      <w:marRight w:val="0"/>
      <w:marTop w:val="0"/>
      <w:marBottom w:val="0"/>
      <w:divBdr>
        <w:top w:val="none" w:sz="0" w:space="0" w:color="auto"/>
        <w:left w:val="none" w:sz="0" w:space="0" w:color="auto"/>
        <w:bottom w:val="none" w:sz="0" w:space="0" w:color="auto"/>
        <w:right w:val="none" w:sz="0" w:space="0" w:color="auto"/>
      </w:divBdr>
    </w:div>
    <w:div w:id="169225196">
      <w:bodyDiv w:val="1"/>
      <w:marLeft w:val="0"/>
      <w:marRight w:val="0"/>
      <w:marTop w:val="0"/>
      <w:marBottom w:val="0"/>
      <w:divBdr>
        <w:top w:val="none" w:sz="0" w:space="0" w:color="auto"/>
        <w:left w:val="none" w:sz="0" w:space="0" w:color="auto"/>
        <w:bottom w:val="none" w:sz="0" w:space="0" w:color="auto"/>
        <w:right w:val="none" w:sz="0" w:space="0" w:color="auto"/>
      </w:divBdr>
      <w:divsChild>
        <w:div w:id="589503717">
          <w:marLeft w:val="0"/>
          <w:marRight w:val="0"/>
          <w:marTop w:val="0"/>
          <w:marBottom w:val="0"/>
          <w:divBdr>
            <w:top w:val="none" w:sz="0" w:space="0" w:color="auto"/>
            <w:left w:val="none" w:sz="0" w:space="0" w:color="auto"/>
            <w:bottom w:val="none" w:sz="0" w:space="0" w:color="auto"/>
            <w:right w:val="none" w:sz="0" w:space="0" w:color="auto"/>
          </w:divBdr>
          <w:divsChild>
            <w:div w:id="103427917">
              <w:marLeft w:val="0"/>
              <w:marRight w:val="0"/>
              <w:marTop w:val="0"/>
              <w:marBottom w:val="0"/>
              <w:divBdr>
                <w:top w:val="none" w:sz="0" w:space="0" w:color="auto"/>
                <w:left w:val="none" w:sz="0" w:space="0" w:color="auto"/>
                <w:bottom w:val="none" w:sz="0" w:space="0" w:color="auto"/>
                <w:right w:val="none" w:sz="0" w:space="0" w:color="auto"/>
              </w:divBdr>
            </w:div>
            <w:div w:id="116025930">
              <w:marLeft w:val="0"/>
              <w:marRight w:val="0"/>
              <w:marTop w:val="0"/>
              <w:marBottom w:val="0"/>
              <w:divBdr>
                <w:top w:val="none" w:sz="0" w:space="0" w:color="auto"/>
                <w:left w:val="none" w:sz="0" w:space="0" w:color="auto"/>
                <w:bottom w:val="none" w:sz="0" w:space="0" w:color="auto"/>
                <w:right w:val="none" w:sz="0" w:space="0" w:color="auto"/>
              </w:divBdr>
            </w:div>
            <w:div w:id="118887973">
              <w:marLeft w:val="0"/>
              <w:marRight w:val="0"/>
              <w:marTop w:val="0"/>
              <w:marBottom w:val="0"/>
              <w:divBdr>
                <w:top w:val="none" w:sz="0" w:space="0" w:color="auto"/>
                <w:left w:val="none" w:sz="0" w:space="0" w:color="auto"/>
                <w:bottom w:val="none" w:sz="0" w:space="0" w:color="auto"/>
                <w:right w:val="none" w:sz="0" w:space="0" w:color="auto"/>
              </w:divBdr>
            </w:div>
            <w:div w:id="327027553">
              <w:marLeft w:val="0"/>
              <w:marRight w:val="0"/>
              <w:marTop w:val="0"/>
              <w:marBottom w:val="0"/>
              <w:divBdr>
                <w:top w:val="none" w:sz="0" w:space="0" w:color="auto"/>
                <w:left w:val="none" w:sz="0" w:space="0" w:color="auto"/>
                <w:bottom w:val="none" w:sz="0" w:space="0" w:color="auto"/>
                <w:right w:val="none" w:sz="0" w:space="0" w:color="auto"/>
              </w:divBdr>
            </w:div>
            <w:div w:id="393895390">
              <w:marLeft w:val="0"/>
              <w:marRight w:val="0"/>
              <w:marTop w:val="0"/>
              <w:marBottom w:val="0"/>
              <w:divBdr>
                <w:top w:val="none" w:sz="0" w:space="0" w:color="auto"/>
                <w:left w:val="none" w:sz="0" w:space="0" w:color="auto"/>
                <w:bottom w:val="none" w:sz="0" w:space="0" w:color="auto"/>
                <w:right w:val="none" w:sz="0" w:space="0" w:color="auto"/>
              </w:divBdr>
            </w:div>
            <w:div w:id="634605471">
              <w:marLeft w:val="0"/>
              <w:marRight w:val="0"/>
              <w:marTop w:val="0"/>
              <w:marBottom w:val="0"/>
              <w:divBdr>
                <w:top w:val="none" w:sz="0" w:space="0" w:color="auto"/>
                <w:left w:val="none" w:sz="0" w:space="0" w:color="auto"/>
                <w:bottom w:val="none" w:sz="0" w:space="0" w:color="auto"/>
                <w:right w:val="none" w:sz="0" w:space="0" w:color="auto"/>
              </w:divBdr>
            </w:div>
            <w:div w:id="634916383">
              <w:marLeft w:val="0"/>
              <w:marRight w:val="0"/>
              <w:marTop w:val="0"/>
              <w:marBottom w:val="0"/>
              <w:divBdr>
                <w:top w:val="none" w:sz="0" w:space="0" w:color="auto"/>
                <w:left w:val="none" w:sz="0" w:space="0" w:color="auto"/>
                <w:bottom w:val="none" w:sz="0" w:space="0" w:color="auto"/>
                <w:right w:val="none" w:sz="0" w:space="0" w:color="auto"/>
              </w:divBdr>
            </w:div>
            <w:div w:id="951791676">
              <w:marLeft w:val="0"/>
              <w:marRight w:val="0"/>
              <w:marTop w:val="0"/>
              <w:marBottom w:val="0"/>
              <w:divBdr>
                <w:top w:val="none" w:sz="0" w:space="0" w:color="auto"/>
                <w:left w:val="none" w:sz="0" w:space="0" w:color="auto"/>
                <w:bottom w:val="none" w:sz="0" w:space="0" w:color="auto"/>
                <w:right w:val="none" w:sz="0" w:space="0" w:color="auto"/>
              </w:divBdr>
            </w:div>
            <w:div w:id="959146450">
              <w:marLeft w:val="0"/>
              <w:marRight w:val="0"/>
              <w:marTop w:val="0"/>
              <w:marBottom w:val="0"/>
              <w:divBdr>
                <w:top w:val="none" w:sz="0" w:space="0" w:color="auto"/>
                <w:left w:val="none" w:sz="0" w:space="0" w:color="auto"/>
                <w:bottom w:val="none" w:sz="0" w:space="0" w:color="auto"/>
                <w:right w:val="none" w:sz="0" w:space="0" w:color="auto"/>
              </w:divBdr>
            </w:div>
            <w:div w:id="987905838">
              <w:marLeft w:val="0"/>
              <w:marRight w:val="0"/>
              <w:marTop w:val="0"/>
              <w:marBottom w:val="0"/>
              <w:divBdr>
                <w:top w:val="none" w:sz="0" w:space="0" w:color="auto"/>
                <w:left w:val="none" w:sz="0" w:space="0" w:color="auto"/>
                <w:bottom w:val="none" w:sz="0" w:space="0" w:color="auto"/>
                <w:right w:val="none" w:sz="0" w:space="0" w:color="auto"/>
              </w:divBdr>
            </w:div>
            <w:div w:id="1044141162">
              <w:marLeft w:val="0"/>
              <w:marRight w:val="0"/>
              <w:marTop w:val="0"/>
              <w:marBottom w:val="0"/>
              <w:divBdr>
                <w:top w:val="none" w:sz="0" w:space="0" w:color="auto"/>
                <w:left w:val="none" w:sz="0" w:space="0" w:color="auto"/>
                <w:bottom w:val="none" w:sz="0" w:space="0" w:color="auto"/>
                <w:right w:val="none" w:sz="0" w:space="0" w:color="auto"/>
              </w:divBdr>
            </w:div>
            <w:div w:id="1059863375">
              <w:marLeft w:val="0"/>
              <w:marRight w:val="0"/>
              <w:marTop w:val="0"/>
              <w:marBottom w:val="0"/>
              <w:divBdr>
                <w:top w:val="none" w:sz="0" w:space="0" w:color="auto"/>
                <w:left w:val="none" w:sz="0" w:space="0" w:color="auto"/>
                <w:bottom w:val="none" w:sz="0" w:space="0" w:color="auto"/>
                <w:right w:val="none" w:sz="0" w:space="0" w:color="auto"/>
              </w:divBdr>
            </w:div>
            <w:div w:id="1112626936">
              <w:marLeft w:val="0"/>
              <w:marRight w:val="0"/>
              <w:marTop w:val="0"/>
              <w:marBottom w:val="0"/>
              <w:divBdr>
                <w:top w:val="none" w:sz="0" w:space="0" w:color="auto"/>
                <w:left w:val="none" w:sz="0" w:space="0" w:color="auto"/>
                <w:bottom w:val="none" w:sz="0" w:space="0" w:color="auto"/>
                <w:right w:val="none" w:sz="0" w:space="0" w:color="auto"/>
              </w:divBdr>
            </w:div>
            <w:div w:id="1460605279">
              <w:marLeft w:val="0"/>
              <w:marRight w:val="0"/>
              <w:marTop w:val="0"/>
              <w:marBottom w:val="0"/>
              <w:divBdr>
                <w:top w:val="none" w:sz="0" w:space="0" w:color="auto"/>
                <w:left w:val="none" w:sz="0" w:space="0" w:color="auto"/>
                <w:bottom w:val="none" w:sz="0" w:space="0" w:color="auto"/>
                <w:right w:val="none" w:sz="0" w:space="0" w:color="auto"/>
              </w:divBdr>
            </w:div>
            <w:div w:id="1475944716">
              <w:marLeft w:val="0"/>
              <w:marRight w:val="0"/>
              <w:marTop w:val="0"/>
              <w:marBottom w:val="0"/>
              <w:divBdr>
                <w:top w:val="none" w:sz="0" w:space="0" w:color="auto"/>
                <w:left w:val="none" w:sz="0" w:space="0" w:color="auto"/>
                <w:bottom w:val="none" w:sz="0" w:space="0" w:color="auto"/>
                <w:right w:val="none" w:sz="0" w:space="0" w:color="auto"/>
              </w:divBdr>
            </w:div>
            <w:div w:id="1601448043">
              <w:marLeft w:val="0"/>
              <w:marRight w:val="0"/>
              <w:marTop w:val="0"/>
              <w:marBottom w:val="0"/>
              <w:divBdr>
                <w:top w:val="none" w:sz="0" w:space="0" w:color="auto"/>
                <w:left w:val="none" w:sz="0" w:space="0" w:color="auto"/>
                <w:bottom w:val="none" w:sz="0" w:space="0" w:color="auto"/>
                <w:right w:val="none" w:sz="0" w:space="0" w:color="auto"/>
              </w:divBdr>
            </w:div>
            <w:div w:id="1654721445">
              <w:marLeft w:val="0"/>
              <w:marRight w:val="0"/>
              <w:marTop w:val="0"/>
              <w:marBottom w:val="0"/>
              <w:divBdr>
                <w:top w:val="none" w:sz="0" w:space="0" w:color="auto"/>
                <w:left w:val="none" w:sz="0" w:space="0" w:color="auto"/>
                <w:bottom w:val="none" w:sz="0" w:space="0" w:color="auto"/>
                <w:right w:val="none" w:sz="0" w:space="0" w:color="auto"/>
              </w:divBdr>
            </w:div>
            <w:div w:id="1959334808">
              <w:marLeft w:val="0"/>
              <w:marRight w:val="0"/>
              <w:marTop w:val="0"/>
              <w:marBottom w:val="0"/>
              <w:divBdr>
                <w:top w:val="none" w:sz="0" w:space="0" w:color="auto"/>
                <w:left w:val="none" w:sz="0" w:space="0" w:color="auto"/>
                <w:bottom w:val="none" w:sz="0" w:space="0" w:color="auto"/>
                <w:right w:val="none" w:sz="0" w:space="0" w:color="auto"/>
              </w:divBdr>
            </w:div>
            <w:div w:id="2097364516">
              <w:marLeft w:val="0"/>
              <w:marRight w:val="0"/>
              <w:marTop w:val="0"/>
              <w:marBottom w:val="0"/>
              <w:divBdr>
                <w:top w:val="none" w:sz="0" w:space="0" w:color="auto"/>
                <w:left w:val="none" w:sz="0" w:space="0" w:color="auto"/>
                <w:bottom w:val="none" w:sz="0" w:space="0" w:color="auto"/>
                <w:right w:val="none" w:sz="0" w:space="0" w:color="auto"/>
              </w:divBdr>
            </w:div>
            <w:div w:id="21005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492">
      <w:bodyDiv w:val="1"/>
      <w:marLeft w:val="0"/>
      <w:marRight w:val="0"/>
      <w:marTop w:val="0"/>
      <w:marBottom w:val="0"/>
      <w:divBdr>
        <w:top w:val="none" w:sz="0" w:space="0" w:color="auto"/>
        <w:left w:val="none" w:sz="0" w:space="0" w:color="auto"/>
        <w:bottom w:val="none" w:sz="0" w:space="0" w:color="auto"/>
        <w:right w:val="none" w:sz="0" w:space="0" w:color="auto"/>
      </w:divBdr>
    </w:div>
    <w:div w:id="181238668">
      <w:bodyDiv w:val="1"/>
      <w:marLeft w:val="0"/>
      <w:marRight w:val="0"/>
      <w:marTop w:val="0"/>
      <w:marBottom w:val="0"/>
      <w:divBdr>
        <w:top w:val="none" w:sz="0" w:space="0" w:color="auto"/>
        <w:left w:val="none" w:sz="0" w:space="0" w:color="auto"/>
        <w:bottom w:val="none" w:sz="0" w:space="0" w:color="auto"/>
        <w:right w:val="none" w:sz="0" w:space="0" w:color="auto"/>
      </w:divBdr>
    </w:div>
    <w:div w:id="181751644">
      <w:bodyDiv w:val="1"/>
      <w:marLeft w:val="0"/>
      <w:marRight w:val="0"/>
      <w:marTop w:val="0"/>
      <w:marBottom w:val="0"/>
      <w:divBdr>
        <w:top w:val="none" w:sz="0" w:space="0" w:color="auto"/>
        <w:left w:val="none" w:sz="0" w:space="0" w:color="auto"/>
        <w:bottom w:val="none" w:sz="0" w:space="0" w:color="auto"/>
        <w:right w:val="none" w:sz="0" w:space="0" w:color="auto"/>
      </w:divBdr>
    </w:div>
    <w:div w:id="184249144">
      <w:bodyDiv w:val="1"/>
      <w:marLeft w:val="0"/>
      <w:marRight w:val="0"/>
      <w:marTop w:val="0"/>
      <w:marBottom w:val="0"/>
      <w:divBdr>
        <w:top w:val="none" w:sz="0" w:space="0" w:color="auto"/>
        <w:left w:val="none" w:sz="0" w:space="0" w:color="auto"/>
        <w:bottom w:val="none" w:sz="0" w:space="0" w:color="auto"/>
        <w:right w:val="none" w:sz="0" w:space="0" w:color="auto"/>
      </w:divBdr>
    </w:div>
    <w:div w:id="191043157">
      <w:bodyDiv w:val="1"/>
      <w:marLeft w:val="0"/>
      <w:marRight w:val="0"/>
      <w:marTop w:val="0"/>
      <w:marBottom w:val="0"/>
      <w:divBdr>
        <w:top w:val="none" w:sz="0" w:space="0" w:color="auto"/>
        <w:left w:val="none" w:sz="0" w:space="0" w:color="auto"/>
        <w:bottom w:val="none" w:sz="0" w:space="0" w:color="auto"/>
        <w:right w:val="none" w:sz="0" w:space="0" w:color="auto"/>
      </w:divBdr>
    </w:div>
    <w:div w:id="192617685">
      <w:bodyDiv w:val="1"/>
      <w:marLeft w:val="0"/>
      <w:marRight w:val="0"/>
      <w:marTop w:val="0"/>
      <w:marBottom w:val="0"/>
      <w:divBdr>
        <w:top w:val="none" w:sz="0" w:space="0" w:color="auto"/>
        <w:left w:val="none" w:sz="0" w:space="0" w:color="auto"/>
        <w:bottom w:val="none" w:sz="0" w:space="0" w:color="auto"/>
        <w:right w:val="none" w:sz="0" w:space="0" w:color="auto"/>
      </w:divBdr>
    </w:div>
    <w:div w:id="196312332">
      <w:bodyDiv w:val="1"/>
      <w:marLeft w:val="0"/>
      <w:marRight w:val="0"/>
      <w:marTop w:val="0"/>
      <w:marBottom w:val="0"/>
      <w:divBdr>
        <w:top w:val="none" w:sz="0" w:space="0" w:color="auto"/>
        <w:left w:val="none" w:sz="0" w:space="0" w:color="auto"/>
        <w:bottom w:val="none" w:sz="0" w:space="0" w:color="auto"/>
        <w:right w:val="none" w:sz="0" w:space="0" w:color="auto"/>
      </w:divBdr>
    </w:div>
    <w:div w:id="211693298">
      <w:bodyDiv w:val="1"/>
      <w:marLeft w:val="0"/>
      <w:marRight w:val="0"/>
      <w:marTop w:val="0"/>
      <w:marBottom w:val="0"/>
      <w:divBdr>
        <w:top w:val="none" w:sz="0" w:space="0" w:color="auto"/>
        <w:left w:val="none" w:sz="0" w:space="0" w:color="auto"/>
        <w:bottom w:val="none" w:sz="0" w:space="0" w:color="auto"/>
        <w:right w:val="none" w:sz="0" w:space="0" w:color="auto"/>
      </w:divBdr>
      <w:divsChild>
        <w:div w:id="165826365">
          <w:marLeft w:val="0"/>
          <w:marRight w:val="0"/>
          <w:marTop w:val="225"/>
          <w:marBottom w:val="225"/>
          <w:divBdr>
            <w:top w:val="none" w:sz="0" w:space="0" w:color="auto"/>
            <w:left w:val="none" w:sz="0" w:space="0" w:color="auto"/>
            <w:bottom w:val="none" w:sz="0" w:space="0" w:color="auto"/>
            <w:right w:val="none" w:sz="0" w:space="0" w:color="auto"/>
          </w:divBdr>
          <w:divsChild>
            <w:div w:id="1932202272">
              <w:marLeft w:val="0"/>
              <w:marRight w:val="0"/>
              <w:marTop w:val="100"/>
              <w:marBottom w:val="100"/>
              <w:divBdr>
                <w:top w:val="none" w:sz="0" w:space="0" w:color="auto"/>
                <w:left w:val="none" w:sz="0" w:space="0" w:color="auto"/>
                <w:bottom w:val="none" w:sz="0" w:space="0" w:color="auto"/>
                <w:right w:val="none" w:sz="0" w:space="0" w:color="auto"/>
              </w:divBdr>
            </w:div>
          </w:divsChild>
        </w:div>
        <w:div w:id="2021856738">
          <w:marLeft w:val="0"/>
          <w:marRight w:val="0"/>
          <w:marTop w:val="600"/>
          <w:marBottom w:val="0"/>
          <w:divBdr>
            <w:top w:val="none" w:sz="0" w:space="0" w:color="auto"/>
            <w:left w:val="none" w:sz="0" w:space="0" w:color="auto"/>
            <w:bottom w:val="none" w:sz="0" w:space="0" w:color="auto"/>
            <w:right w:val="none" w:sz="0" w:space="0" w:color="auto"/>
          </w:divBdr>
        </w:div>
      </w:divsChild>
    </w:div>
    <w:div w:id="217059776">
      <w:bodyDiv w:val="1"/>
      <w:marLeft w:val="0"/>
      <w:marRight w:val="0"/>
      <w:marTop w:val="0"/>
      <w:marBottom w:val="0"/>
      <w:divBdr>
        <w:top w:val="none" w:sz="0" w:space="0" w:color="auto"/>
        <w:left w:val="none" w:sz="0" w:space="0" w:color="auto"/>
        <w:bottom w:val="none" w:sz="0" w:space="0" w:color="auto"/>
        <w:right w:val="none" w:sz="0" w:space="0" w:color="auto"/>
      </w:divBdr>
    </w:div>
    <w:div w:id="219679591">
      <w:bodyDiv w:val="1"/>
      <w:marLeft w:val="0"/>
      <w:marRight w:val="0"/>
      <w:marTop w:val="0"/>
      <w:marBottom w:val="0"/>
      <w:divBdr>
        <w:top w:val="none" w:sz="0" w:space="0" w:color="auto"/>
        <w:left w:val="none" w:sz="0" w:space="0" w:color="auto"/>
        <w:bottom w:val="none" w:sz="0" w:space="0" w:color="auto"/>
        <w:right w:val="none" w:sz="0" w:space="0" w:color="auto"/>
      </w:divBdr>
    </w:div>
    <w:div w:id="224488015">
      <w:bodyDiv w:val="1"/>
      <w:marLeft w:val="0"/>
      <w:marRight w:val="0"/>
      <w:marTop w:val="0"/>
      <w:marBottom w:val="0"/>
      <w:divBdr>
        <w:top w:val="none" w:sz="0" w:space="0" w:color="auto"/>
        <w:left w:val="none" w:sz="0" w:space="0" w:color="auto"/>
        <w:bottom w:val="none" w:sz="0" w:space="0" w:color="auto"/>
        <w:right w:val="none" w:sz="0" w:space="0" w:color="auto"/>
      </w:divBdr>
    </w:div>
    <w:div w:id="235824489">
      <w:bodyDiv w:val="1"/>
      <w:marLeft w:val="0"/>
      <w:marRight w:val="0"/>
      <w:marTop w:val="0"/>
      <w:marBottom w:val="0"/>
      <w:divBdr>
        <w:top w:val="none" w:sz="0" w:space="0" w:color="auto"/>
        <w:left w:val="none" w:sz="0" w:space="0" w:color="auto"/>
        <w:bottom w:val="none" w:sz="0" w:space="0" w:color="auto"/>
        <w:right w:val="none" w:sz="0" w:space="0" w:color="auto"/>
      </w:divBdr>
    </w:div>
    <w:div w:id="236482554">
      <w:bodyDiv w:val="1"/>
      <w:marLeft w:val="0"/>
      <w:marRight w:val="0"/>
      <w:marTop w:val="0"/>
      <w:marBottom w:val="0"/>
      <w:divBdr>
        <w:top w:val="none" w:sz="0" w:space="0" w:color="auto"/>
        <w:left w:val="none" w:sz="0" w:space="0" w:color="auto"/>
        <w:bottom w:val="none" w:sz="0" w:space="0" w:color="auto"/>
        <w:right w:val="none" w:sz="0" w:space="0" w:color="auto"/>
      </w:divBdr>
    </w:div>
    <w:div w:id="250428264">
      <w:bodyDiv w:val="1"/>
      <w:marLeft w:val="0"/>
      <w:marRight w:val="0"/>
      <w:marTop w:val="0"/>
      <w:marBottom w:val="0"/>
      <w:divBdr>
        <w:top w:val="none" w:sz="0" w:space="0" w:color="auto"/>
        <w:left w:val="none" w:sz="0" w:space="0" w:color="auto"/>
        <w:bottom w:val="none" w:sz="0" w:space="0" w:color="auto"/>
        <w:right w:val="none" w:sz="0" w:space="0" w:color="auto"/>
      </w:divBdr>
    </w:div>
    <w:div w:id="279917456">
      <w:bodyDiv w:val="1"/>
      <w:marLeft w:val="0"/>
      <w:marRight w:val="0"/>
      <w:marTop w:val="0"/>
      <w:marBottom w:val="0"/>
      <w:divBdr>
        <w:top w:val="none" w:sz="0" w:space="0" w:color="auto"/>
        <w:left w:val="none" w:sz="0" w:space="0" w:color="auto"/>
        <w:bottom w:val="none" w:sz="0" w:space="0" w:color="auto"/>
        <w:right w:val="none" w:sz="0" w:space="0" w:color="auto"/>
      </w:divBdr>
    </w:div>
    <w:div w:id="296762256">
      <w:bodyDiv w:val="1"/>
      <w:marLeft w:val="0"/>
      <w:marRight w:val="0"/>
      <w:marTop w:val="0"/>
      <w:marBottom w:val="0"/>
      <w:divBdr>
        <w:top w:val="none" w:sz="0" w:space="0" w:color="auto"/>
        <w:left w:val="none" w:sz="0" w:space="0" w:color="auto"/>
        <w:bottom w:val="none" w:sz="0" w:space="0" w:color="auto"/>
        <w:right w:val="none" w:sz="0" w:space="0" w:color="auto"/>
      </w:divBdr>
    </w:div>
    <w:div w:id="297035395">
      <w:bodyDiv w:val="1"/>
      <w:marLeft w:val="0"/>
      <w:marRight w:val="0"/>
      <w:marTop w:val="0"/>
      <w:marBottom w:val="0"/>
      <w:divBdr>
        <w:top w:val="none" w:sz="0" w:space="0" w:color="auto"/>
        <w:left w:val="none" w:sz="0" w:space="0" w:color="auto"/>
        <w:bottom w:val="none" w:sz="0" w:space="0" w:color="auto"/>
        <w:right w:val="none" w:sz="0" w:space="0" w:color="auto"/>
      </w:divBdr>
    </w:div>
    <w:div w:id="303774276">
      <w:bodyDiv w:val="1"/>
      <w:marLeft w:val="0"/>
      <w:marRight w:val="0"/>
      <w:marTop w:val="0"/>
      <w:marBottom w:val="0"/>
      <w:divBdr>
        <w:top w:val="none" w:sz="0" w:space="0" w:color="auto"/>
        <w:left w:val="none" w:sz="0" w:space="0" w:color="auto"/>
        <w:bottom w:val="none" w:sz="0" w:space="0" w:color="auto"/>
        <w:right w:val="none" w:sz="0" w:space="0" w:color="auto"/>
      </w:divBdr>
    </w:div>
    <w:div w:id="311955874">
      <w:bodyDiv w:val="1"/>
      <w:marLeft w:val="0"/>
      <w:marRight w:val="0"/>
      <w:marTop w:val="0"/>
      <w:marBottom w:val="0"/>
      <w:divBdr>
        <w:top w:val="none" w:sz="0" w:space="0" w:color="auto"/>
        <w:left w:val="none" w:sz="0" w:space="0" w:color="auto"/>
        <w:bottom w:val="none" w:sz="0" w:space="0" w:color="auto"/>
        <w:right w:val="none" w:sz="0" w:space="0" w:color="auto"/>
      </w:divBdr>
    </w:div>
    <w:div w:id="316811208">
      <w:bodyDiv w:val="1"/>
      <w:marLeft w:val="0"/>
      <w:marRight w:val="0"/>
      <w:marTop w:val="0"/>
      <w:marBottom w:val="0"/>
      <w:divBdr>
        <w:top w:val="none" w:sz="0" w:space="0" w:color="auto"/>
        <w:left w:val="none" w:sz="0" w:space="0" w:color="auto"/>
        <w:bottom w:val="none" w:sz="0" w:space="0" w:color="auto"/>
        <w:right w:val="none" w:sz="0" w:space="0" w:color="auto"/>
      </w:divBdr>
    </w:div>
    <w:div w:id="324942140">
      <w:bodyDiv w:val="1"/>
      <w:marLeft w:val="0"/>
      <w:marRight w:val="0"/>
      <w:marTop w:val="0"/>
      <w:marBottom w:val="0"/>
      <w:divBdr>
        <w:top w:val="none" w:sz="0" w:space="0" w:color="auto"/>
        <w:left w:val="none" w:sz="0" w:space="0" w:color="auto"/>
        <w:bottom w:val="none" w:sz="0" w:space="0" w:color="auto"/>
        <w:right w:val="none" w:sz="0" w:space="0" w:color="auto"/>
      </w:divBdr>
    </w:div>
    <w:div w:id="325401401">
      <w:bodyDiv w:val="1"/>
      <w:marLeft w:val="0"/>
      <w:marRight w:val="0"/>
      <w:marTop w:val="0"/>
      <w:marBottom w:val="0"/>
      <w:divBdr>
        <w:top w:val="none" w:sz="0" w:space="0" w:color="auto"/>
        <w:left w:val="none" w:sz="0" w:space="0" w:color="auto"/>
        <w:bottom w:val="none" w:sz="0" w:space="0" w:color="auto"/>
        <w:right w:val="none" w:sz="0" w:space="0" w:color="auto"/>
      </w:divBdr>
      <w:divsChild>
        <w:div w:id="127282213">
          <w:marLeft w:val="0"/>
          <w:marRight w:val="0"/>
          <w:marTop w:val="0"/>
          <w:marBottom w:val="0"/>
          <w:divBdr>
            <w:top w:val="none" w:sz="0" w:space="0" w:color="auto"/>
            <w:left w:val="none" w:sz="0" w:space="0" w:color="auto"/>
            <w:bottom w:val="none" w:sz="0" w:space="0" w:color="auto"/>
            <w:right w:val="none" w:sz="0" w:space="0" w:color="auto"/>
          </w:divBdr>
        </w:div>
        <w:div w:id="227112576">
          <w:marLeft w:val="0"/>
          <w:marRight w:val="0"/>
          <w:marTop w:val="0"/>
          <w:marBottom w:val="0"/>
          <w:divBdr>
            <w:top w:val="none" w:sz="0" w:space="0" w:color="auto"/>
            <w:left w:val="none" w:sz="0" w:space="0" w:color="auto"/>
            <w:bottom w:val="none" w:sz="0" w:space="0" w:color="auto"/>
            <w:right w:val="none" w:sz="0" w:space="0" w:color="auto"/>
          </w:divBdr>
        </w:div>
        <w:div w:id="319385948">
          <w:marLeft w:val="0"/>
          <w:marRight w:val="0"/>
          <w:marTop w:val="0"/>
          <w:marBottom w:val="0"/>
          <w:divBdr>
            <w:top w:val="none" w:sz="0" w:space="0" w:color="auto"/>
            <w:left w:val="none" w:sz="0" w:space="0" w:color="auto"/>
            <w:bottom w:val="none" w:sz="0" w:space="0" w:color="auto"/>
            <w:right w:val="none" w:sz="0" w:space="0" w:color="auto"/>
          </w:divBdr>
        </w:div>
        <w:div w:id="489905259">
          <w:marLeft w:val="0"/>
          <w:marRight w:val="0"/>
          <w:marTop w:val="0"/>
          <w:marBottom w:val="0"/>
          <w:divBdr>
            <w:top w:val="none" w:sz="0" w:space="0" w:color="auto"/>
            <w:left w:val="none" w:sz="0" w:space="0" w:color="auto"/>
            <w:bottom w:val="none" w:sz="0" w:space="0" w:color="auto"/>
            <w:right w:val="none" w:sz="0" w:space="0" w:color="auto"/>
          </w:divBdr>
        </w:div>
        <w:div w:id="677659423">
          <w:marLeft w:val="0"/>
          <w:marRight w:val="0"/>
          <w:marTop w:val="0"/>
          <w:marBottom w:val="0"/>
          <w:divBdr>
            <w:top w:val="none" w:sz="0" w:space="0" w:color="auto"/>
            <w:left w:val="none" w:sz="0" w:space="0" w:color="auto"/>
            <w:bottom w:val="none" w:sz="0" w:space="0" w:color="auto"/>
            <w:right w:val="none" w:sz="0" w:space="0" w:color="auto"/>
          </w:divBdr>
        </w:div>
        <w:div w:id="1116410818">
          <w:marLeft w:val="0"/>
          <w:marRight w:val="0"/>
          <w:marTop w:val="0"/>
          <w:marBottom w:val="0"/>
          <w:divBdr>
            <w:top w:val="none" w:sz="0" w:space="0" w:color="auto"/>
            <w:left w:val="none" w:sz="0" w:space="0" w:color="auto"/>
            <w:bottom w:val="none" w:sz="0" w:space="0" w:color="auto"/>
            <w:right w:val="none" w:sz="0" w:space="0" w:color="auto"/>
          </w:divBdr>
        </w:div>
      </w:divsChild>
    </w:div>
    <w:div w:id="339744119">
      <w:bodyDiv w:val="1"/>
      <w:marLeft w:val="0"/>
      <w:marRight w:val="0"/>
      <w:marTop w:val="0"/>
      <w:marBottom w:val="0"/>
      <w:divBdr>
        <w:top w:val="none" w:sz="0" w:space="0" w:color="auto"/>
        <w:left w:val="none" w:sz="0" w:space="0" w:color="auto"/>
        <w:bottom w:val="none" w:sz="0" w:space="0" w:color="auto"/>
        <w:right w:val="none" w:sz="0" w:space="0" w:color="auto"/>
      </w:divBdr>
    </w:div>
    <w:div w:id="344291464">
      <w:bodyDiv w:val="1"/>
      <w:marLeft w:val="0"/>
      <w:marRight w:val="0"/>
      <w:marTop w:val="0"/>
      <w:marBottom w:val="0"/>
      <w:divBdr>
        <w:top w:val="none" w:sz="0" w:space="0" w:color="auto"/>
        <w:left w:val="none" w:sz="0" w:space="0" w:color="auto"/>
        <w:bottom w:val="none" w:sz="0" w:space="0" w:color="auto"/>
        <w:right w:val="none" w:sz="0" w:space="0" w:color="auto"/>
      </w:divBdr>
    </w:div>
    <w:div w:id="351685430">
      <w:bodyDiv w:val="1"/>
      <w:marLeft w:val="0"/>
      <w:marRight w:val="0"/>
      <w:marTop w:val="0"/>
      <w:marBottom w:val="0"/>
      <w:divBdr>
        <w:top w:val="none" w:sz="0" w:space="0" w:color="auto"/>
        <w:left w:val="none" w:sz="0" w:space="0" w:color="auto"/>
        <w:bottom w:val="none" w:sz="0" w:space="0" w:color="auto"/>
        <w:right w:val="none" w:sz="0" w:space="0" w:color="auto"/>
      </w:divBdr>
      <w:divsChild>
        <w:div w:id="1050422203">
          <w:marLeft w:val="0"/>
          <w:marRight w:val="0"/>
          <w:marTop w:val="0"/>
          <w:marBottom w:val="0"/>
          <w:divBdr>
            <w:top w:val="none" w:sz="0" w:space="0" w:color="auto"/>
            <w:left w:val="none" w:sz="0" w:space="0" w:color="auto"/>
            <w:bottom w:val="none" w:sz="0" w:space="0" w:color="auto"/>
            <w:right w:val="none" w:sz="0" w:space="0" w:color="auto"/>
          </w:divBdr>
          <w:divsChild>
            <w:div w:id="1149441030">
              <w:marLeft w:val="0"/>
              <w:marRight w:val="0"/>
              <w:marTop w:val="0"/>
              <w:marBottom w:val="0"/>
              <w:divBdr>
                <w:top w:val="none" w:sz="0" w:space="0" w:color="auto"/>
                <w:left w:val="none" w:sz="0" w:space="0" w:color="auto"/>
                <w:bottom w:val="single" w:sz="6" w:space="0" w:color="EEEEEE"/>
                <w:right w:val="none" w:sz="0" w:space="0" w:color="auto"/>
              </w:divBdr>
              <w:divsChild>
                <w:div w:id="511644702">
                  <w:marLeft w:val="0"/>
                  <w:marRight w:val="0"/>
                  <w:marTop w:val="0"/>
                  <w:marBottom w:val="0"/>
                  <w:divBdr>
                    <w:top w:val="none" w:sz="0" w:space="0" w:color="auto"/>
                    <w:left w:val="none" w:sz="0" w:space="0" w:color="auto"/>
                    <w:bottom w:val="none" w:sz="0" w:space="0" w:color="auto"/>
                    <w:right w:val="none" w:sz="0" w:space="0" w:color="auto"/>
                  </w:divBdr>
                  <w:divsChild>
                    <w:div w:id="1409615564">
                      <w:marLeft w:val="0"/>
                      <w:marRight w:val="0"/>
                      <w:marTop w:val="0"/>
                      <w:marBottom w:val="0"/>
                      <w:divBdr>
                        <w:top w:val="none" w:sz="0" w:space="0" w:color="auto"/>
                        <w:left w:val="none" w:sz="0" w:space="0" w:color="auto"/>
                        <w:bottom w:val="none" w:sz="0" w:space="0" w:color="auto"/>
                        <w:right w:val="none" w:sz="0" w:space="0" w:color="auto"/>
                      </w:divBdr>
                      <w:divsChild>
                        <w:div w:id="145047777">
                          <w:marLeft w:val="300"/>
                          <w:marRight w:val="0"/>
                          <w:marTop w:val="0"/>
                          <w:marBottom w:val="0"/>
                          <w:divBdr>
                            <w:top w:val="none" w:sz="0" w:space="0" w:color="auto"/>
                            <w:left w:val="none" w:sz="0" w:space="0" w:color="auto"/>
                            <w:bottom w:val="none" w:sz="0" w:space="0" w:color="auto"/>
                            <w:right w:val="none" w:sz="0" w:space="0" w:color="auto"/>
                          </w:divBdr>
                        </w:div>
                        <w:div w:id="45686861">
                          <w:marLeft w:val="300"/>
                          <w:marRight w:val="0"/>
                          <w:marTop w:val="0"/>
                          <w:marBottom w:val="0"/>
                          <w:divBdr>
                            <w:top w:val="none" w:sz="0" w:space="0" w:color="auto"/>
                            <w:left w:val="none" w:sz="0" w:space="0" w:color="auto"/>
                            <w:bottom w:val="none" w:sz="0" w:space="0" w:color="auto"/>
                            <w:right w:val="none" w:sz="0" w:space="0" w:color="auto"/>
                          </w:divBdr>
                        </w:div>
                        <w:div w:id="1122529229">
                          <w:marLeft w:val="300"/>
                          <w:marRight w:val="0"/>
                          <w:marTop w:val="0"/>
                          <w:marBottom w:val="0"/>
                          <w:divBdr>
                            <w:top w:val="none" w:sz="0" w:space="0" w:color="auto"/>
                            <w:left w:val="none" w:sz="0" w:space="0" w:color="auto"/>
                            <w:bottom w:val="none" w:sz="0" w:space="0" w:color="auto"/>
                            <w:right w:val="none" w:sz="0" w:space="0" w:color="auto"/>
                          </w:divBdr>
                        </w:div>
                        <w:div w:id="682517733">
                          <w:marLeft w:val="300"/>
                          <w:marRight w:val="0"/>
                          <w:marTop w:val="0"/>
                          <w:marBottom w:val="0"/>
                          <w:divBdr>
                            <w:top w:val="none" w:sz="0" w:space="0" w:color="auto"/>
                            <w:left w:val="none" w:sz="0" w:space="0" w:color="auto"/>
                            <w:bottom w:val="none" w:sz="0" w:space="0" w:color="auto"/>
                            <w:right w:val="none" w:sz="0" w:space="0" w:color="auto"/>
                          </w:divBdr>
                        </w:div>
                      </w:divsChild>
                    </w:div>
                    <w:div w:id="525563753">
                      <w:marLeft w:val="0"/>
                      <w:marRight w:val="0"/>
                      <w:marTop w:val="0"/>
                      <w:marBottom w:val="0"/>
                      <w:divBdr>
                        <w:top w:val="none" w:sz="0" w:space="0" w:color="auto"/>
                        <w:left w:val="none" w:sz="0" w:space="0" w:color="auto"/>
                        <w:bottom w:val="none" w:sz="0" w:space="0" w:color="auto"/>
                        <w:right w:val="none" w:sz="0" w:space="0" w:color="auto"/>
                      </w:divBdr>
                      <w:divsChild>
                        <w:div w:id="1514613625">
                          <w:marLeft w:val="0"/>
                          <w:marRight w:val="375"/>
                          <w:marTop w:val="0"/>
                          <w:marBottom w:val="0"/>
                          <w:divBdr>
                            <w:top w:val="none" w:sz="0" w:space="0" w:color="auto"/>
                            <w:left w:val="none" w:sz="0" w:space="0" w:color="auto"/>
                            <w:bottom w:val="none" w:sz="0" w:space="0" w:color="auto"/>
                            <w:right w:val="none" w:sz="0" w:space="0" w:color="auto"/>
                          </w:divBdr>
                        </w:div>
                        <w:div w:id="1101992258">
                          <w:marLeft w:val="0"/>
                          <w:marRight w:val="375"/>
                          <w:marTop w:val="0"/>
                          <w:marBottom w:val="0"/>
                          <w:divBdr>
                            <w:top w:val="none" w:sz="0" w:space="0" w:color="auto"/>
                            <w:left w:val="none" w:sz="0" w:space="0" w:color="auto"/>
                            <w:bottom w:val="none" w:sz="0" w:space="0" w:color="auto"/>
                            <w:right w:val="none" w:sz="0" w:space="0" w:color="auto"/>
                          </w:divBdr>
                          <w:divsChild>
                            <w:div w:id="1357387769">
                              <w:marLeft w:val="0"/>
                              <w:marRight w:val="0"/>
                              <w:marTop w:val="0"/>
                              <w:marBottom w:val="0"/>
                              <w:divBdr>
                                <w:top w:val="none" w:sz="0" w:space="0" w:color="auto"/>
                                <w:left w:val="none" w:sz="0" w:space="0" w:color="auto"/>
                                <w:bottom w:val="none" w:sz="0" w:space="0" w:color="auto"/>
                                <w:right w:val="none" w:sz="0" w:space="0" w:color="auto"/>
                              </w:divBdr>
                              <w:divsChild>
                                <w:div w:id="1334457393">
                                  <w:marLeft w:val="0"/>
                                  <w:marRight w:val="0"/>
                                  <w:marTop w:val="0"/>
                                  <w:marBottom w:val="0"/>
                                  <w:divBdr>
                                    <w:top w:val="single" w:sz="12" w:space="0" w:color="FFFFFF"/>
                                    <w:left w:val="single" w:sz="12" w:space="3" w:color="FFFFFF"/>
                                    <w:bottom w:val="single" w:sz="12" w:space="0" w:color="FFFFFF"/>
                                    <w:right w:val="single" w:sz="12" w:space="3" w:color="FFFFFF"/>
                                  </w:divBdr>
                                </w:div>
                              </w:divsChild>
                            </w:div>
                          </w:divsChild>
                        </w:div>
                      </w:divsChild>
                    </w:div>
                  </w:divsChild>
                </w:div>
              </w:divsChild>
            </w:div>
          </w:divsChild>
        </w:div>
        <w:div w:id="874274540">
          <w:marLeft w:val="0"/>
          <w:marRight w:val="0"/>
          <w:marTop w:val="0"/>
          <w:marBottom w:val="0"/>
          <w:divBdr>
            <w:top w:val="none" w:sz="0" w:space="0" w:color="auto"/>
            <w:left w:val="none" w:sz="0" w:space="0" w:color="auto"/>
            <w:bottom w:val="none" w:sz="0" w:space="0" w:color="auto"/>
            <w:right w:val="none" w:sz="0" w:space="0" w:color="auto"/>
          </w:divBdr>
          <w:divsChild>
            <w:div w:id="1618290922">
              <w:marLeft w:val="0"/>
              <w:marRight w:val="0"/>
              <w:marTop w:val="0"/>
              <w:marBottom w:val="0"/>
              <w:divBdr>
                <w:top w:val="none" w:sz="0" w:space="0" w:color="auto"/>
                <w:left w:val="none" w:sz="0" w:space="0" w:color="auto"/>
                <w:bottom w:val="none" w:sz="0" w:space="0" w:color="auto"/>
                <w:right w:val="none" w:sz="0" w:space="0" w:color="auto"/>
              </w:divBdr>
              <w:divsChild>
                <w:div w:id="636229079">
                  <w:marLeft w:val="0"/>
                  <w:marRight w:val="0"/>
                  <w:marTop w:val="0"/>
                  <w:marBottom w:val="0"/>
                  <w:divBdr>
                    <w:top w:val="none" w:sz="0" w:space="0" w:color="auto"/>
                    <w:left w:val="none" w:sz="0" w:space="0" w:color="auto"/>
                    <w:bottom w:val="none" w:sz="0" w:space="0" w:color="auto"/>
                    <w:right w:val="none" w:sz="0" w:space="0" w:color="auto"/>
                  </w:divBdr>
                  <w:divsChild>
                    <w:div w:id="958603764">
                      <w:marLeft w:val="-225"/>
                      <w:marRight w:val="-225"/>
                      <w:marTop w:val="0"/>
                      <w:marBottom w:val="0"/>
                      <w:divBdr>
                        <w:top w:val="none" w:sz="0" w:space="0" w:color="auto"/>
                        <w:left w:val="none" w:sz="0" w:space="0" w:color="auto"/>
                        <w:bottom w:val="none" w:sz="0" w:space="0" w:color="auto"/>
                        <w:right w:val="none" w:sz="0" w:space="0" w:color="auto"/>
                      </w:divBdr>
                      <w:divsChild>
                        <w:div w:id="745961322">
                          <w:marLeft w:val="0"/>
                          <w:marRight w:val="0"/>
                          <w:marTop w:val="0"/>
                          <w:marBottom w:val="0"/>
                          <w:divBdr>
                            <w:top w:val="none" w:sz="0" w:space="0" w:color="auto"/>
                            <w:left w:val="none" w:sz="0" w:space="0" w:color="auto"/>
                            <w:bottom w:val="none" w:sz="0" w:space="0" w:color="auto"/>
                            <w:right w:val="none" w:sz="0" w:space="0" w:color="auto"/>
                          </w:divBdr>
                          <w:divsChild>
                            <w:div w:id="391075281">
                              <w:marLeft w:val="0"/>
                              <w:marRight w:val="0"/>
                              <w:marTop w:val="264"/>
                              <w:marBottom w:val="0"/>
                              <w:divBdr>
                                <w:top w:val="none" w:sz="0" w:space="0" w:color="auto"/>
                                <w:left w:val="none" w:sz="0" w:space="0" w:color="auto"/>
                                <w:bottom w:val="none" w:sz="0" w:space="0" w:color="auto"/>
                                <w:right w:val="none" w:sz="0" w:space="0" w:color="auto"/>
                              </w:divBdr>
                              <w:divsChild>
                                <w:div w:id="163518276">
                                  <w:marLeft w:val="0"/>
                                  <w:marRight w:val="0"/>
                                  <w:marTop w:val="0"/>
                                  <w:marBottom w:val="0"/>
                                  <w:divBdr>
                                    <w:top w:val="none" w:sz="0" w:space="0" w:color="auto"/>
                                    <w:left w:val="none" w:sz="0" w:space="0" w:color="auto"/>
                                    <w:bottom w:val="none" w:sz="0" w:space="0" w:color="auto"/>
                                    <w:right w:val="none" w:sz="0" w:space="0" w:color="auto"/>
                                  </w:divBdr>
                                  <w:divsChild>
                                    <w:div w:id="117638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185">
                              <w:marLeft w:val="-225"/>
                              <w:marRight w:val="-225"/>
                              <w:marTop w:val="0"/>
                              <w:marBottom w:val="0"/>
                              <w:divBdr>
                                <w:top w:val="none" w:sz="0" w:space="0" w:color="auto"/>
                                <w:left w:val="none" w:sz="0" w:space="0" w:color="auto"/>
                                <w:bottom w:val="none" w:sz="0" w:space="0" w:color="auto"/>
                                <w:right w:val="none" w:sz="0" w:space="0" w:color="auto"/>
                              </w:divBdr>
                              <w:divsChild>
                                <w:div w:id="26415738">
                                  <w:marLeft w:val="0"/>
                                  <w:marRight w:val="0"/>
                                  <w:marTop w:val="0"/>
                                  <w:marBottom w:val="0"/>
                                  <w:divBdr>
                                    <w:top w:val="none" w:sz="0" w:space="0" w:color="auto"/>
                                    <w:left w:val="none" w:sz="0" w:space="0" w:color="auto"/>
                                    <w:bottom w:val="none" w:sz="0" w:space="0" w:color="auto"/>
                                    <w:right w:val="none" w:sz="0" w:space="0" w:color="auto"/>
                                  </w:divBdr>
                                  <w:divsChild>
                                    <w:div w:id="993147078">
                                      <w:marLeft w:val="150"/>
                                      <w:marRight w:val="0"/>
                                      <w:marTop w:val="0"/>
                                      <w:marBottom w:val="0"/>
                                      <w:divBdr>
                                        <w:top w:val="none" w:sz="0" w:space="0" w:color="auto"/>
                                        <w:left w:val="none" w:sz="0" w:space="0" w:color="auto"/>
                                        <w:bottom w:val="none" w:sz="0" w:space="0" w:color="auto"/>
                                        <w:right w:val="none" w:sz="0" w:space="0" w:color="auto"/>
                                      </w:divBdr>
                                    </w:div>
                                    <w:div w:id="6055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269566">
      <w:bodyDiv w:val="1"/>
      <w:marLeft w:val="0"/>
      <w:marRight w:val="0"/>
      <w:marTop w:val="0"/>
      <w:marBottom w:val="0"/>
      <w:divBdr>
        <w:top w:val="none" w:sz="0" w:space="0" w:color="auto"/>
        <w:left w:val="none" w:sz="0" w:space="0" w:color="auto"/>
        <w:bottom w:val="none" w:sz="0" w:space="0" w:color="auto"/>
        <w:right w:val="none" w:sz="0" w:space="0" w:color="auto"/>
      </w:divBdr>
    </w:div>
    <w:div w:id="356154894">
      <w:bodyDiv w:val="1"/>
      <w:marLeft w:val="0"/>
      <w:marRight w:val="0"/>
      <w:marTop w:val="0"/>
      <w:marBottom w:val="0"/>
      <w:divBdr>
        <w:top w:val="none" w:sz="0" w:space="0" w:color="auto"/>
        <w:left w:val="none" w:sz="0" w:space="0" w:color="auto"/>
        <w:bottom w:val="none" w:sz="0" w:space="0" w:color="auto"/>
        <w:right w:val="none" w:sz="0" w:space="0" w:color="auto"/>
      </w:divBdr>
    </w:div>
    <w:div w:id="358316560">
      <w:bodyDiv w:val="1"/>
      <w:marLeft w:val="0"/>
      <w:marRight w:val="0"/>
      <w:marTop w:val="0"/>
      <w:marBottom w:val="0"/>
      <w:divBdr>
        <w:top w:val="none" w:sz="0" w:space="0" w:color="auto"/>
        <w:left w:val="none" w:sz="0" w:space="0" w:color="auto"/>
        <w:bottom w:val="none" w:sz="0" w:space="0" w:color="auto"/>
        <w:right w:val="none" w:sz="0" w:space="0" w:color="auto"/>
      </w:divBdr>
    </w:div>
    <w:div w:id="359746521">
      <w:bodyDiv w:val="1"/>
      <w:marLeft w:val="0"/>
      <w:marRight w:val="0"/>
      <w:marTop w:val="0"/>
      <w:marBottom w:val="0"/>
      <w:divBdr>
        <w:top w:val="none" w:sz="0" w:space="0" w:color="auto"/>
        <w:left w:val="none" w:sz="0" w:space="0" w:color="auto"/>
        <w:bottom w:val="none" w:sz="0" w:space="0" w:color="auto"/>
        <w:right w:val="none" w:sz="0" w:space="0" w:color="auto"/>
      </w:divBdr>
    </w:div>
    <w:div w:id="361904271">
      <w:bodyDiv w:val="1"/>
      <w:marLeft w:val="0"/>
      <w:marRight w:val="0"/>
      <w:marTop w:val="0"/>
      <w:marBottom w:val="0"/>
      <w:divBdr>
        <w:top w:val="none" w:sz="0" w:space="0" w:color="auto"/>
        <w:left w:val="none" w:sz="0" w:space="0" w:color="auto"/>
        <w:bottom w:val="none" w:sz="0" w:space="0" w:color="auto"/>
        <w:right w:val="none" w:sz="0" w:space="0" w:color="auto"/>
      </w:divBdr>
    </w:div>
    <w:div w:id="365714402">
      <w:bodyDiv w:val="1"/>
      <w:marLeft w:val="0"/>
      <w:marRight w:val="0"/>
      <w:marTop w:val="0"/>
      <w:marBottom w:val="0"/>
      <w:divBdr>
        <w:top w:val="none" w:sz="0" w:space="0" w:color="auto"/>
        <w:left w:val="none" w:sz="0" w:space="0" w:color="auto"/>
        <w:bottom w:val="none" w:sz="0" w:space="0" w:color="auto"/>
        <w:right w:val="none" w:sz="0" w:space="0" w:color="auto"/>
      </w:divBdr>
    </w:div>
    <w:div w:id="371810427">
      <w:bodyDiv w:val="1"/>
      <w:marLeft w:val="0"/>
      <w:marRight w:val="0"/>
      <w:marTop w:val="0"/>
      <w:marBottom w:val="0"/>
      <w:divBdr>
        <w:top w:val="none" w:sz="0" w:space="0" w:color="auto"/>
        <w:left w:val="none" w:sz="0" w:space="0" w:color="auto"/>
        <w:bottom w:val="none" w:sz="0" w:space="0" w:color="auto"/>
        <w:right w:val="none" w:sz="0" w:space="0" w:color="auto"/>
      </w:divBdr>
    </w:div>
    <w:div w:id="390464587">
      <w:bodyDiv w:val="1"/>
      <w:marLeft w:val="0"/>
      <w:marRight w:val="0"/>
      <w:marTop w:val="0"/>
      <w:marBottom w:val="0"/>
      <w:divBdr>
        <w:top w:val="none" w:sz="0" w:space="0" w:color="auto"/>
        <w:left w:val="none" w:sz="0" w:space="0" w:color="auto"/>
        <w:bottom w:val="none" w:sz="0" w:space="0" w:color="auto"/>
        <w:right w:val="none" w:sz="0" w:space="0" w:color="auto"/>
      </w:divBdr>
    </w:div>
    <w:div w:id="390663589">
      <w:bodyDiv w:val="1"/>
      <w:marLeft w:val="0"/>
      <w:marRight w:val="0"/>
      <w:marTop w:val="0"/>
      <w:marBottom w:val="0"/>
      <w:divBdr>
        <w:top w:val="none" w:sz="0" w:space="0" w:color="auto"/>
        <w:left w:val="none" w:sz="0" w:space="0" w:color="auto"/>
        <w:bottom w:val="none" w:sz="0" w:space="0" w:color="auto"/>
        <w:right w:val="none" w:sz="0" w:space="0" w:color="auto"/>
      </w:divBdr>
    </w:div>
    <w:div w:id="390731805">
      <w:bodyDiv w:val="1"/>
      <w:marLeft w:val="0"/>
      <w:marRight w:val="0"/>
      <w:marTop w:val="0"/>
      <w:marBottom w:val="0"/>
      <w:divBdr>
        <w:top w:val="none" w:sz="0" w:space="0" w:color="auto"/>
        <w:left w:val="none" w:sz="0" w:space="0" w:color="auto"/>
        <w:bottom w:val="none" w:sz="0" w:space="0" w:color="auto"/>
        <w:right w:val="none" w:sz="0" w:space="0" w:color="auto"/>
      </w:divBdr>
      <w:divsChild>
        <w:div w:id="1631744672">
          <w:marLeft w:val="0"/>
          <w:marRight w:val="0"/>
          <w:marTop w:val="0"/>
          <w:marBottom w:val="0"/>
          <w:divBdr>
            <w:top w:val="none" w:sz="0" w:space="0" w:color="auto"/>
            <w:left w:val="none" w:sz="0" w:space="0" w:color="auto"/>
            <w:bottom w:val="none" w:sz="0" w:space="0" w:color="auto"/>
            <w:right w:val="none" w:sz="0" w:space="0" w:color="auto"/>
          </w:divBdr>
          <w:divsChild>
            <w:div w:id="1769234162">
              <w:marLeft w:val="0"/>
              <w:marRight w:val="0"/>
              <w:marTop w:val="0"/>
              <w:marBottom w:val="0"/>
              <w:divBdr>
                <w:top w:val="none" w:sz="0" w:space="0" w:color="auto"/>
                <w:left w:val="none" w:sz="0" w:space="0" w:color="auto"/>
                <w:bottom w:val="none" w:sz="0" w:space="0" w:color="auto"/>
                <w:right w:val="none" w:sz="0" w:space="0" w:color="auto"/>
              </w:divBdr>
            </w:div>
            <w:div w:id="526413011">
              <w:marLeft w:val="0"/>
              <w:marRight w:val="0"/>
              <w:marTop w:val="0"/>
              <w:marBottom w:val="0"/>
              <w:divBdr>
                <w:top w:val="none" w:sz="0" w:space="0" w:color="auto"/>
                <w:left w:val="none" w:sz="0" w:space="0" w:color="auto"/>
                <w:bottom w:val="none" w:sz="0" w:space="0" w:color="auto"/>
                <w:right w:val="none" w:sz="0" w:space="0" w:color="auto"/>
              </w:divBdr>
            </w:div>
            <w:div w:id="106169881">
              <w:marLeft w:val="0"/>
              <w:marRight w:val="0"/>
              <w:marTop w:val="0"/>
              <w:marBottom w:val="0"/>
              <w:divBdr>
                <w:top w:val="none" w:sz="0" w:space="0" w:color="auto"/>
                <w:left w:val="none" w:sz="0" w:space="0" w:color="auto"/>
                <w:bottom w:val="none" w:sz="0" w:space="0" w:color="auto"/>
                <w:right w:val="none" w:sz="0" w:space="0" w:color="auto"/>
              </w:divBdr>
            </w:div>
            <w:div w:id="164444154">
              <w:marLeft w:val="0"/>
              <w:marRight w:val="0"/>
              <w:marTop w:val="0"/>
              <w:marBottom w:val="0"/>
              <w:divBdr>
                <w:top w:val="none" w:sz="0" w:space="0" w:color="auto"/>
                <w:left w:val="none" w:sz="0" w:space="0" w:color="auto"/>
                <w:bottom w:val="none" w:sz="0" w:space="0" w:color="auto"/>
                <w:right w:val="none" w:sz="0" w:space="0" w:color="auto"/>
              </w:divBdr>
            </w:div>
            <w:div w:id="423648767">
              <w:marLeft w:val="0"/>
              <w:marRight w:val="0"/>
              <w:marTop w:val="0"/>
              <w:marBottom w:val="0"/>
              <w:divBdr>
                <w:top w:val="none" w:sz="0" w:space="0" w:color="auto"/>
                <w:left w:val="none" w:sz="0" w:space="0" w:color="auto"/>
                <w:bottom w:val="none" w:sz="0" w:space="0" w:color="auto"/>
                <w:right w:val="none" w:sz="0" w:space="0" w:color="auto"/>
              </w:divBdr>
            </w:div>
            <w:div w:id="311064447">
              <w:marLeft w:val="0"/>
              <w:marRight w:val="0"/>
              <w:marTop w:val="0"/>
              <w:marBottom w:val="0"/>
              <w:divBdr>
                <w:top w:val="none" w:sz="0" w:space="0" w:color="auto"/>
                <w:left w:val="none" w:sz="0" w:space="0" w:color="auto"/>
                <w:bottom w:val="none" w:sz="0" w:space="0" w:color="auto"/>
                <w:right w:val="none" w:sz="0" w:space="0" w:color="auto"/>
              </w:divBdr>
            </w:div>
            <w:div w:id="1599679569">
              <w:marLeft w:val="0"/>
              <w:marRight w:val="0"/>
              <w:marTop w:val="0"/>
              <w:marBottom w:val="0"/>
              <w:divBdr>
                <w:top w:val="none" w:sz="0" w:space="0" w:color="auto"/>
                <w:left w:val="none" w:sz="0" w:space="0" w:color="auto"/>
                <w:bottom w:val="none" w:sz="0" w:space="0" w:color="auto"/>
                <w:right w:val="none" w:sz="0" w:space="0" w:color="auto"/>
              </w:divBdr>
            </w:div>
            <w:div w:id="8850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8872">
      <w:bodyDiv w:val="1"/>
      <w:marLeft w:val="0"/>
      <w:marRight w:val="0"/>
      <w:marTop w:val="0"/>
      <w:marBottom w:val="0"/>
      <w:divBdr>
        <w:top w:val="none" w:sz="0" w:space="0" w:color="auto"/>
        <w:left w:val="none" w:sz="0" w:space="0" w:color="auto"/>
        <w:bottom w:val="none" w:sz="0" w:space="0" w:color="auto"/>
        <w:right w:val="none" w:sz="0" w:space="0" w:color="auto"/>
      </w:divBdr>
    </w:div>
    <w:div w:id="391151072">
      <w:bodyDiv w:val="1"/>
      <w:marLeft w:val="0"/>
      <w:marRight w:val="0"/>
      <w:marTop w:val="0"/>
      <w:marBottom w:val="0"/>
      <w:divBdr>
        <w:top w:val="none" w:sz="0" w:space="0" w:color="auto"/>
        <w:left w:val="none" w:sz="0" w:space="0" w:color="auto"/>
        <w:bottom w:val="none" w:sz="0" w:space="0" w:color="auto"/>
        <w:right w:val="none" w:sz="0" w:space="0" w:color="auto"/>
      </w:divBdr>
      <w:divsChild>
        <w:div w:id="1221820058">
          <w:marLeft w:val="0"/>
          <w:marRight w:val="0"/>
          <w:marTop w:val="0"/>
          <w:marBottom w:val="0"/>
          <w:divBdr>
            <w:top w:val="none" w:sz="0" w:space="0" w:color="auto"/>
            <w:left w:val="none" w:sz="0" w:space="0" w:color="auto"/>
            <w:bottom w:val="none" w:sz="0" w:space="0" w:color="auto"/>
            <w:right w:val="none" w:sz="0" w:space="0" w:color="auto"/>
          </w:divBdr>
          <w:divsChild>
            <w:div w:id="33505426">
              <w:marLeft w:val="0"/>
              <w:marRight w:val="0"/>
              <w:marTop w:val="0"/>
              <w:marBottom w:val="0"/>
              <w:divBdr>
                <w:top w:val="none" w:sz="0" w:space="0" w:color="auto"/>
                <w:left w:val="none" w:sz="0" w:space="0" w:color="auto"/>
                <w:bottom w:val="none" w:sz="0" w:space="0" w:color="auto"/>
                <w:right w:val="none" w:sz="0" w:space="0" w:color="auto"/>
              </w:divBdr>
            </w:div>
            <w:div w:id="93675538">
              <w:marLeft w:val="0"/>
              <w:marRight w:val="0"/>
              <w:marTop w:val="0"/>
              <w:marBottom w:val="0"/>
              <w:divBdr>
                <w:top w:val="none" w:sz="0" w:space="0" w:color="auto"/>
                <w:left w:val="none" w:sz="0" w:space="0" w:color="auto"/>
                <w:bottom w:val="none" w:sz="0" w:space="0" w:color="auto"/>
                <w:right w:val="none" w:sz="0" w:space="0" w:color="auto"/>
              </w:divBdr>
            </w:div>
            <w:div w:id="264584165">
              <w:marLeft w:val="0"/>
              <w:marRight w:val="0"/>
              <w:marTop w:val="0"/>
              <w:marBottom w:val="0"/>
              <w:divBdr>
                <w:top w:val="none" w:sz="0" w:space="0" w:color="auto"/>
                <w:left w:val="none" w:sz="0" w:space="0" w:color="auto"/>
                <w:bottom w:val="none" w:sz="0" w:space="0" w:color="auto"/>
                <w:right w:val="none" w:sz="0" w:space="0" w:color="auto"/>
              </w:divBdr>
            </w:div>
            <w:div w:id="328993807">
              <w:marLeft w:val="0"/>
              <w:marRight w:val="0"/>
              <w:marTop w:val="0"/>
              <w:marBottom w:val="0"/>
              <w:divBdr>
                <w:top w:val="none" w:sz="0" w:space="0" w:color="auto"/>
                <w:left w:val="none" w:sz="0" w:space="0" w:color="auto"/>
                <w:bottom w:val="none" w:sz="0" w:space="0" w:color="auto"/>
                <w:right w:val="none" w:sz="0" w:space="0" w:color="auto"/>
              </w:divBdr>
            </w:div>
            <w:div w:id="370540635">
              <w:marLeft w:val="0"/>
              <w:marRight w:val="0"/>
              <w:marTop w:val="0"/>
              <w:marBottom w:val="0"/>
              <w:divBdr>
                <w:top w:val="none" w:sz="0" w:space="0" w:color="auto"/>
                <w:left w:val="none" w:sz="0" w:space="0" w:color="auto"/>
                <w:bottom w:val="none" w:sz="0" w:space="0" w:color="auto"/>
                <w:right w:val="none" w:sz="0" w:space="0" w:color="auto"/>
              </w:divBdr>
            </w:div>
            <w:div w:id="374357884">
              <w:marLeft w:val="0"/>
              <w:marRight w:val="0"/>
              <w:marTop w:val="0"/>
              <w:marBottom w:val="0"/>
              <w:divBdr>
                <w:top w:val="none" w:sz="0" w:space="0" w:color="auto"/>
                <w:left w:val="none" w:sz="0" w:space="0" w:color="auto"/>
                <w:bottom w:val="none" w:sz="0" w:space="0" w:color="auto"/>
                <w:right w:val="none" w:sz="0" w:space="0" w:color="auto"/>
              </w:divBdr>
            </w:div>
            <w:div w:id="645351913">
              <w:marLeft w:val="0"/>
              <w:marRight w:val="0"/>
              <w:marTop w:val="0"/>
              <w:marBottom w:val="0"/>
              <w:divBdr>
                <w:top w:val="none" w:sz="0" w:space="0" w:color="auto"/>
                <w:left w:val="none" w:sz="0" w:space="0" w:color="auto"/>
                <w:bottom w:val="none" w:sz="0" w:space="0" w:color="auto"/>
                <w:right w:val="none" w:sz="0" w:space="0" w:color="auto"/>
              </w:divBdr>
            </w:div>
            <w:div w:id="737170436">
              <w:marLeft w:val="0"/>
              <w:marRight w:val="0"/>
              <w:marTop w:val="0"/>
              <w:marBottom w:val="0"/>
              <w:divBdr>
                <w:top w:val="none" w:sz="0" w:space="0" w:color="auto"/>
                <w:left w:val="none" w:sz="0" w:space="0" w:color="auto"/>
                <w:bottom w:val="none" w:sz="0" w:space="0" w:color="auto"/>
                <w:right w:val="none" w:sz="0" w:space="0" w:color="auto"/>
              </w:divBdr>
            </w:div>
            <w:div w:id="827667710">
              <w:marLeft w:val="0"/>
              <w:marRight w:val="0"/>
              <w:marTop w:val="0"/>
              <w:marBottom w:val="0"/>
              <w:divBdr>
                <w:top w:val="none" w:sz="0" w:space="0" w:color="auto"/>
                <w:left w:val="none" w:sz="0" w:space="0" w:color="auto"/>
                <w:bottom w:val="none" w:sz="0" w:space="0" w:color="auto"/>
                <w:right w:val="none" w:sz="0" w:space="0" w:color="auto"/>
              </w:divBdr>
            </w:div>
            <w:div w:id="854228349">
              <w:marLeft w:val="0"/>
              <w:marRight w:val="0"/>
              <w:marTop w:val="0"/>
              <w:marBottom w:val="0"/>
              <w:divBdr>
                <w:top w:val="none" w:sz="0" w:space="0" w:color="auto"/>
                <w:left w:val="none" w:sz="0" w:space="0" w:color="auto"/>
                <w:bottom w:val="none" w:sz="0" w:space="0" w:color="auto"/>
                <w:right w:val="none" w:sz="0" w:space="0" w:color="auto"/>
              </w:divBdr>
            </w:div>
            <w:div w:id="854736098">
              <w:marLeft w:val="0"/>
              <w:marRight w:val="0"/>
              <w:marTop w:val="0"/>
              <w:marBottom w:val="0"/>
              <w:divBdr>
                <w:top w:val="none" w:sz="0" w:space="0" w:color="auto"/>
                <w:left w:val="none" w:sz="0" w:space="0" w:color="auto"/>
                <w:bottom w:val="none" w:sz="0" w:space="0" w:color="auto"/>
                <w:right w:val="none" w:sz="0" w:space="0" w:color="auto"/>
              </w:divBdr>
            </w:div>
            <w:div w:id="874584432">
              <w:marLeft w:val="0"/>
              <w:marRight w:val="0"/>
              <w:marTop w:val="0"/>
              <w:marBottom w:val="0"/>
              <w:divBdr>
                <w:top w:val="none" w:sz="0" w:space="0" w:color="auto"/>
                <w:left w:val="none" w:sz="0" w:space="0" w:color="auto"/>
                <w:bottom w:val="none" w:sz="0" w:space="0" w:color="auto"/>
                <w:right w:val="none" w:sz="0" w:space="0" w:color="auto"/>
              </w:divBdr>
            </w:div>
            <w:div w:id="892235316">
              <w:marLeft w:val="0"/>
              <w:marRight w:val="0"/>
              <w:marTop w:val="0"/>
              <w:marBottom w:val="0"/>
              <w:divBdr>
                <w:top w:val="none" w:sz="0" w:space="0" w:color="auto"/>
                <w:left w:val="none" w:sz="0" w:space="0" w:color="auto"/>
                <w:bottom w:val="none" w:sz="0" w:space="0" w:color="auto"/>
                <w:right w:val="none" w:sz="0" w:space="0" w:color="auto"/>
              </w:divBdr>
            </w:div>
            <w:div w:id="960066711">
              <w:marLeft w:val="0"/>
              <w:marRight w:val="0"/>
              <w:marTop w:val="0"/>
              <w:marBottom w:val="0"/>
              <w:divBdr>
                <w:top w:val="none" w:sz="0" w:space="0" w:color="auto"/>
                <w:left w:val="none" w:sz="0" w:space="0" w:color="auto"/>
                <w:bottom w:val="none" w:sz="0" w:space="0" w:color="auto"/>
                <w:right w:val="none" w:sz="0" w:space="0" w:color="auto"/>
              </w:divBdr>
            </w:div>
            <w:div w:id="966619610">
              <w:marLeft w:val="0"/>
              <w:marRight w:val="0"/>
              <w:marTop w:val="0"/>
              <w:marBottom w:val="0"/>
              <w:divBdr>
                <w:top w:val="none" w:sz="0" w:space="0" w:color="auto"/>
                <w:left w:val="none" w:sz="0" w:space="0" w:color="auto"/>
                <w:bottom w:val="none" w:sz="0" w:space="0" w:color="auto"/>
                <w:right w:val="none" w:sz="0" w:space="0" w:color="auto"/>
              </w:divBdr>
            </w:div>
            <w:div w:id="991980227">
              <w:marLeft w:val="0"/>
              <w:marRight w:val="0"/>
              <w:marTop w:val="0"/>
              <w:marBottom w:val="0"/>
              <w:divBdr>
                <w:top w:val="none" w:sz="0" w:space="0" w:color="auto"/>
                <w:left w:val="none" w:sz="0" w:space="0" w:color="auto"/>
                <w:bottom w:val="none" w:sz="0" w:space="0" w:color="auto"/>
                <w:right w:val="none" w:sz="0" w:space="0" w:color="auto"/>
              </w:divBdr>
            </w:div>
            <w:div w:id="1091270178">
              <w:marLeft w:val="0"/>
              <w:marRight w:val="0"/>
              <w:marTop w:val="0"/>
              <w:marBottom w:val="0"/>
              <w:divBdr>
                <w:top w:val="none" w:sz="0" w:space="0" w:color="auto"/>
                <w:left w:val="none" w:sz="0" w:space="0" w:color="auto"/>
                <w:bottom w:val="none" w:sz="0" w:space="0" w:color="auto"/>
                <w:right w:val="none" w:sz="0" w:space="0" w:color="auto"/>
              </w:divBdr>
            </w:div>
            <w:div w:id="1183935674">
              <w:marLeft w:val="0"/>
              <w:marRight w:val="0"/>
              <w:marTop w:val="0"/>
              <w:marBottom w:val="0"/>
              <w:divBdr>
                <w:top w:val="none" w:sz="0" w:space="0" w:color="auto"/>
                <w:left w:val="none" w:sz="0" w:space="0" w:color="auto"/>
                <w:bottom w:val="none" w:sz="0" w:space="0" w:color="auto"/>
                <w:right w:val="none" w:sz="0" w:space="0" w:color="auto"/>
              </w:divBdr>
            </w:div>
            <w:div w:id="1290362249">
              <w:marLeft w:val="0"/>
              <w:marRight w:val="0"/>
              <w:marTop w:val="0"/>
              <w:marBottom w:val="0"/>
              <w:divBdr>
                <w:top w:val="none" w:sz="0" w:space="0" w:color="auto"/>
                <w:left w:val="none" w:sz="0" w:space="0" w:color="auto"/>
                <w:bottom w:val="none" w:sz="0" w:space="0" w:color="auto"/>
                <w:right w:val="none" w:sz="0" w:space="0" w:color="auto"/>
              </w:divBdr>
            </w:div>
            <w:div w:id="1522822565">
              <w:marLeft w:val="0"/>
              <w:marRight w:val="0"/>
              <w:marTop w:val="0"/>
              <w:marBottom w:val="0"/>
              <w:divBdr>
                <w:top w:val="none" w:sz="0" w:space="0" w:color="auto"/>
                <w:left w:val="none" w:sz="0" w:space="0" w:color="auto"/>
                <w:bottom w:val="none" w:sz="0" w:space="0" w:color="auto"/>
                <w:right w:val="none" w:sz="0" w:space="0" w:color="auto"/>
              </w:divBdr>
            </w:div>
            <w:div w:id="1546940838">
              <w:marLeft w:val="0"/>
              <w:marRight w:val="0"/>
              <w:marTop w:val="0"/>
              <w:marBottom w:val="0"/>
              <w:divBdr>
                <w:top w:val="none" w:sz="0" w:space="0" w:color="auto"/>
                <w:left w:val="none" w:sz="0" w:space="0" w:color="auto"/>
                <w:bottom w:val="none" w:sz="0" w:space="0" w:color="auto"/>
                <w:right w:val="none" w:sz="0" w:space="0" w:color="auto"/>
              </w:divBdr>
            </w:div>
            <w:div w:id="1569610354">
              <w:marLeft w:val="0"/>
              <w:marRight w:val="0"/>
              <w:marTop w:val="0"/>
              <w:marBottom w:val="0"/>
              <w:divBdr>
                <w:top w:val="none" w:sz="0" w:space="0" w:color="auto"/>
                <w:left w:val="none" w:sz="0" w:space="0" w:color="auto"/>
                <w:bottom w:val="none" w:sz="0" w:space="0" w:color="auto"/>
                <w:right w:val="none" w:sz="0" w:space="0" w:color="auto"/>
              </w:divBdr>
            </w:div>
            <w:div w:id="1575823859">
              <w:marLeft w:val="0"/>
              <w:marRight w:val="0"/>
              <w:marTop w:val="0"/>
              <w:marBottom w:val="0"/>
              <w:divBdr>
                <w:top w:val="none" w:sz="0" w:space="0" w:color="auto"/>
                <w:left w:val="none" w:sz="0" w:space="0" w:color="auto"/>
                <w:bottom w:val="none" w:sz="0" w:space="0" w:color="auto"/>
                <w:right w:val="none" w:sz="0" w:space="0" w:color="auto"/>
              </w:divBdr>
            </w:div>
            <w:div w:id="1576552639">
              <w:marLeft w:val="0"/>
              <w:marRight w:val="0"/>
              <w:marTop w:val="0"/>
              <w:marBottom w:val="0"/>
              <w:divBdr>
                <w:top w:val="none" w:sz="0" w:space="0" w:color="auto"/>
                <w:left w:val="none" w:sz="0" w:space="0" w:color="auto"/>
                <w:bottom w:val="none" w:sz="0" w:space="0" w:color="auto"/>
                <w:right w:val="none" w:sz="0" w:space="0" w:color="auto"/>
              </w:divBdr>
            </w:div>
            <w:div w:id="1691372330">
              <w:marLeft w:val="0"/>
              <w:marRight w:val="0"/>
              <w:marTop w:val="0"/>
              <w:marBottom w:val="0"/>
              <w:divBdr>
                <w:top w:val="none" w:sz="0" w:space="0" w:color="auto"/>
                <w:left w:val="none" w:sz="0" w:space="0" w:color="auto"/>
                <w:bottom w:val="none" w:sz="0" w:space="0" w:color="auto"/>
                <w:right w:val="none" w:sz="0" w:space="0" w:color="auto"/>
              </w:divBdr>
            </w:div>
            <w:div w:id="1718895376">
              <w:marLeft w:val="0"/>
              <w:marRight w:val="0"/>
              <w:marTop w:val="0"/>
              <w:marBottom w:val="0"/>
              <w:divBdr>
                <w:top w:val="none" w:sz="0" w:space="0" w:color="auto"/>
                <w:left w:val="none" w:sz="0" w:space="0" w:color="auto"/>
                <w:bottom w:val="none" w:sz="0" w:space="0" w:color="auto"/>
                <w:right w:val="none" w:sz="0" w:space="0" w:color="auto"/>
              </w:divBdr>
            </w:div>
            <w:div w:id="1796025497">
              <w:marLeft w:val="0"/>
              <w:marRight w:val="0"/>
              <w:marTop w:val="0"/>
              <w:marBottom w:val="0"/>
              <w:divBdr>
                <w:top w:val="none" w:sz="0" w:space="0" w:color="auto"/>
                <w:left w:val="none" w:sz="0" w:space="0" w:color="auto"/>
                <w:bottom w:val="none" w:sz="0" w:space="0" w:color="auto"/>
                <w:right w:val="none" w:sz="0" w:space="0" w:color="auto"/>
              </w:divBdr>
            </w:div>
            <w:div w:id="1799369699">
              <w:marLeft w:val="0"/>
              <w:marRight w:val="0"/>
              <w:marTop w:val="0"/>
              <w:marBottom w:val="0"/>
              <w:divBdr>
                <w:top w:val="none" w:sz="0" w:space="0" w:color="auto"/>
                <w:left w:val="none" w:sz="0" w:space="0" w:color="auto"/>
                <w:bottom w:val="none" w:sz="0" w:space="0" w:color="auto"/>
                <w:right w:val="none" w:sz="0" w:space="0" w:color="auto"/>
              </w:divBdr>
            </w:div>
            <w:div w:id="1874657635">
              <w:marLeft w:val="0"/>
              <w:marRight w:val="0"/>
              <w:marTop w:val="0"/>
              <w:marBottom w:val="0"/>
              <w:divBdr>
                <w:top w:val="none" w:sz="0" w:space="0" w:color="auto"/>
                <w:left w:val="none" w:sz="0" w:space="0" w:color="auto"/>
                <w:bottom w:val="none" w:sz="0" w:space="0" w:color="auto"/>
                <w:right w:val="none" w:sz="0" w:space="0" w:color="auto"/>
              </w:divBdr>
            </w:div>
            <w:div w:id="1909219854">
              <w:marLeft w:val="0"/>
              <w:marRight w:val="0"/>
              <w:marTop w:val="0"/>
              <w:marBottom w:val="0"/>
              <w:divBdr>
                <w:top w:val="none" w:sz="0" w:space="0" w:color="auto"/>
                <w:left w:val="none" w:sz="0" w:space="0" w:color="auto"/>
                <w:bottom w:val="none" w:sz="0" w:space="0" w:color="auto"/>
                <w:right w:val="none" w:sz="0" w:space="0" w:color="auto"/>
              </w:divBdr>
            </w:div>
            <w:div w:id="1949770232">
              <w:marLeft w:val="0"/>
              <w:marRight w:val="0"/>
              <w:marTop w:val="0"/>
              <w:marBottom w:val="0"/>
              <w:divBdr>
                <w:top w:val="none" w:sz="0" w:space="0" w:color="auto"/>
                <w:left w:val="none" w:sz="0" w:space="0" w:color="auto"/>
                <w:bottom w:val="none" w:sz="0" w:space="0" w:color="auto"/>
                <w:right w:val="none" w:sz="0" w:space="0" w:color="auto"/>
              </w:divBdr>
            </w:div>
            <w:div w:id="1958752177">
              <w:marLeft w:val="0"/>
              <w:marRight w:val="0"/>
              <w:marTop w:val="0"/>
              <w:marBottom w:val="0"/>
              <w:divBdr>
                <w:top w:val="none" w:sz="0" w:space="0" w:color="auto"/>
                <w:left w:val="none" w:sz="0" w:space="0" w:color="auto"/>
                <w:bottom w:val="none" w:sz="0" w:space="0" w:color="auto"/>
                <w:right w:val="none" w:sz="0" w:space="0" w:color="auto"/>
              </w:divBdr>
            </w:div>
            <w:div w:id="2024238431">
              <w:marLeft w:val="0"/>
              <w:marRight w:val="0"/>
              <w:marTop w:val="0"/>
              <w:marBottom w:val="0"/>
              <w:divBdr>
                <w:top w:val="none" w:sz="0" w:space="0" w:color="auto"/>
                <w:left w:val="none" w:sz="0" w:space="0" w:color="auto"/>
                <w:bottom w:val="none" w:sz="0" w:space="0" w:color="auto"/>
                <w:right w:val="none" w:sz="0" w:space="0" w:color="auto"/>
              </w:divBdr>
            </w:div>
            <w:div w:id="20728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4038">
      <w:bodyDiv w:val="1"/>
      <w:marLeft w:val="0"/>
      <w:marRight w:val="0"/>
      <w:marTop w:val="0"/>
      <w:marBottom w:val="0"/>
      <w:divBdr>
        <w:top w:val="none" w:sz="0" w:space="0" w:color="auto"/>
        <w:left w:val="none" w:sz="0" w:space="0" w:color="auto"/>
        <w:bottom w:val="none" w:sz="0" w:space="0" w:color="auto"/>
        <w:right w:val="none" w:sz="0" w:space="0" w:color="auto"/>
      </w:divBdr>
    </w:div>
    <w:div w:id="400368062">
      <w:bodyDiv w:val="1"/>
      <w:marLeft w:val="0"/>
      <w:marRight w:val="0"/>
      <w:marTop w:val="0"/>
      <w:marBottom w:val="0"/>
      <w:divBdr>
        <w:top w:val="none" w:sz="0" w:space="0" w:color="auto"/>
        <w:left w:val="none" w:sz="0" w:space="0" w:color="auto"/>
        <w:bottom w:val="none" w:sz="0" w:space="0" w:color="auto"/>
        <w:right w:val="none" w:sz="0" w:space="0" w:color="auto"/>
      </w:divBdr>
    </w:div>
    <w:div w:id="406651988">
      <w:bodyDiv w:val="1"/>
      <w:marLeft w:val="0"/>
      <w:marRight w:val="0"/>
      <w:marTop w:val="0"/>
      <w:marBottom w:val="0"/>
      <w:divBdr>
        <w:top w:val="none" w:sz="0" w:space="0" w:color="auto"/>
        <w:left w:val="none" w:sz="0" w:space="0" w:color="auto"/>
        <w:bottom w:val="none" w:sz="0" w:space="0" w:color="auto"/>
        <w:right w:val="none" w:sz="0" w:space="0" w:color="auto"/>
      </w:divBdr>
    </w:div>
    <w:div w:id="416437907">
      <w:bodyDiv w:val="1"/>
      <w:marLeft w:val="0"/>
      <w:marRight w:val="0"/>
      <w:marTop w:val="0"/>
      <w:marBottom w:val="0"/>
      <w:divBdr>
        <w:top w:val="none" w:sz="0" w:space="0" w:color="auto"/>
        <w:left w:val="none" w:sz="0" w:space="0" w:color="auto"/>
        <w:bottom w:val="none" w:sz="0" w:space="0" w:color="auto"/>
        <w:right w:val="none" w:sz="0" w:space="0" w:color="auto"/>
      </w:divBdr>
    </w:div>
    <w:div w:id="421490796">
      <w:bodyDiv w:val="1"/>
      <w:marLeft w:val="0"/>
      <w:marRight w:val="0"/>
      <w:marTop w:val="0"/>
      <w:marBottom w:val="0"/>
      <w:divBdr>
        <w:top w:val="none" w:sz="0" w:space="0" w:color="auto"/>
        <w:left w:val="none" w:sz="0" w:space="0" w:color="auto"/>
        <w:bottom w:val="none" w:sz="0" w:space="0" w:color="auto"/>
        <w:right w:val="none" w:sz="0" w:space="0" w:color="auto"/>
      </w:divBdr>
    </w:div>
    <w:div w:id="422185335">
      <w:bodyDiv w:val="1"/>
      <w:marLeft w:val="0"/>
      <w:marRight w:val="0"/>
      <w:marTop w:val="0"/>
      <w:marBottom w:val="0"/>
      <w:divBdr>
        <w:top w:val="none" w:sz="0" w:space="0" w:color="auto"/>
        <w:left w:val="none" w:sz="0" w:space="0" w:color="auto"/>
        <w:bottom w:val="none" w:sz="0" w:space="0" w:color="auto"/>
        <w:right w:val="none" w:sz="0" w:space="0" w:color="auto"/>
      </w:divBdr>
    </w:div>
    <w:div w:id="422411013">
      <w:bodyDiv w:val="1"/>
      <w:marLeft w:val="0"/>
      <w:marRight w:val="0"/>
      <w:marTop w:val="0"/>
      <w:marBottom w:val="0"/>
      <w:divBdr>
        <w:top w:val="none" w:sz="0" w:space="0" w:color="auto"/>
        <w:left w:val="none" w:sz="0" w:space="0" w:color="auto"/>
        <w:bottom w:val="none" w:sz="0" w:space="0" w:color="auto"/>
        <w:right w:val="none" w:sz="0" w:space="0" w:color="auto"/>
      </w:divBdr>
    </w:div>
    <w:div w:id="436097447">
      <w:bodyDiv w:val="1"/>
      <w:marLeft w:val="0"/>
      <w:marRight w:val="0"/>
      <w:marTop w:val="0"/>
      <w:marBottom w:val="0"/>
      <w:divBdr>
        <w:top w:val="none" w:sz="0" w:space="0" w:color="auto"/>
        <w:left w:val="none" w:sz="0" w:space="0" w:color="auto"/>
        <w:bottom w:val="none" w:sz="0" w:space="0" w:color="auto"/>
        <w:right w:val="none" w:sz="0" w:space="0" w:color="auto"/>
      </w:divBdr>
    </w:div>
    <w:div w:id="440337989">
      <w:bodyDiv w:val="1"/>
      <w:marLeft w:val="0"/>
      <w:marRight w:val="0"/>
      <w:marTop w:val="0"/>
      <w:marBottom w:val="0"/>
      <w:divBdr>
        <w:top w:val="none" w:sz="0" w:space="0" w:color="auto"/>
        <w:left w:val="none" w:sz="0" w:space="0" w:color="auto"/>
        <w:bottom w:val="none" w:sz="0" w:space="0" w:color="auto"/>
        <w:right w:val="none" w:sz="0" w:space="0" w:color="auto"/>
      </w:divBdr>
    </w:div>
    <w:div w:id="449013847">
      <w:bodyDiv w:val="1"/>
      <w:marLeft w:val="0"/>
      <w:marRight w:val="0"/>
      <w:marTop w:val="0"/>
      <w:marBottom w:val="0"/>
      <w:divBdr>
        <w:top w:val="none" w:sz="0" w:space="0" w:color="auto"/>
        <w:left w:val="none" w:sz="0" w:space="0" w:color="auto"/>
        <w:bottom w:val="none" w:sz="0" w:space="0" w:color="auto"/>
        <w:right w:val="none" w:sz="0" w:space="0" w:color="auto"/>
      </w:divBdr>
    </w:div>
    <w:div w:id="451368636">
      <w:bodyDiv w:val="1"/>
      <w:marLeft w:val="0"/>
      <w:marRight w:val="0"/>
      <w:marTop w:val="0"/>
      <w:marBottom w:val="0"/>
      <w:divBdr>
        <w:top w:val="none" w:sz="0" w:space="0" w:color="auto"/>
        <w:left w:val="none" w:sz="0" w:space="0" w:color="auto"/>
        <w:bottom w:val="none" w:sz="0" w:space="0" w:color="auto"/>
        <w:right w:val="none" w:sz="0" w:space="0" w:color="auto"/>
      </w:divBdr>
    </w:div>
    <w:div w:id="461656657">
      <w:bodyDiv w:val="1"/>
      <w:marLeft w:val="0"/>
      <w:marRight w:val="0"/>
      <w:marTop w:val="0"/>
      <w:marBottom w:val="0"/>
      <w:divBdr>
        <w:top w:val="none" w:sz="0" w:space="0" w:color="auto"/>
        <w:left w:val="none" w:sz="0" w:space="0" w:color="auto"/>
        <w:bottom w:val="none" w:sz="0" w:space="0" w:color="auto"/>
        <w:right w:val="none" w:sz="0" w:space="0" w:color="auto"/>
      </w:divBdr>
    </w:div>
    <w:div w:id="470679871">
      <w:bodyDiv w:val="1"/>
      <w:marLeft w:val="0"/>
      <w:marRight w:val="0"/>
      <w:marTop w:val="0"/>
      <w:marBottom w:val="0"/>
      <w:divBdr>
        <w:top w:val="none" w:sz="0" w:space="0" w:color="auto"/>
        <w:left w:val="none" w:sz="0" w:space="0" w:color="auto"/>
        <w:bottom w:val="none" w:sz="0" w:space="0" w:color="auto"/>
        <w:right w:val="none" w:sz="0" w:space="0" w:color="auto"/>
      </w:divBdr>
    </w:div>
    <w:div w:id="470901619">
      <w:bodyDiv w:val="1"/>
      <w:marLeft w:val="0"/>
      <w:marRight w:val="0"/>
      <w:marTop w:val="0"/>
      <w:marBottom w:val="0"/>
      <w:divBdr>
        <w:top w:val="none" w:sz="0" w:space="0" w:color="auto"/>
        <w:left w:val="none" w:sz="0" w:space="0" w:color="auto"/>
        <w:bottom w:val="none" w:sz="0" w:space="0" w:color="auto"/>
        <w:right w:val="none" w:sz="0" w:space="0" w:color="auto"/>
      </w:divBdr>
    </w:div>
    <w:div w:id="475610861">
      <w:bodyDiv w:val="1"/>
      <w:marLeft w:val="0"/>
      <w:marRight w:val="0"/>
      <w:marTop w:val="0"/>
      <w:marBottom w:val="0"/>
      <w:divBdr>
        <w:top w:val="none" w:sz="0" w:space="0" w:color="auto"/>
        <w:left w:val="none" w:sz="0" w:space="0" w:color="auto"/>
        <w:bottom w:val="none" w:sz="0" w:space="0" w:color="auto"/>
        <w:right w:val="none" w:sz="0" w:space="0" w:color="auto"/>
      </w:divBdr>
    </w:div>
    <w:div w:id="480536099">
      <w:bodyDiv w:val="1"/>
      <w:marLeft w:val="0"/>
      <w:marRight w:val="0"/>
      <w:marTop w:val="0"/>
      <w:marBottom w:val="0"/>
      <w:divBdr>
        <w:top w:val="none" w:sz="0" w:space="0" w:color="auto"/>
        <w:left w:val="none" w:sz="0" w:space="0" w:color="auto"/>
        <w:bottom w:val="none" w:sz="0" w:space="0" w:color="auto"/>
        <w:right w:val="none" w:sz="0" w:space="0" w:color="auto"/>
      </w:divBdr>
    </w:div>
    <w:div w:id="481385335">
      <w:bodyDiv w:val="1"/>
      <w:marLeft w:val="0"/>
      <w:marRight w:val="0"/>
      <w:marTop w:val="0"/>
      <w:marBottom w:val="0"/>
      <w:divBdr>
        <w:top w:val="none" w:sz="0" w:space="0" w:color="auto"/>
        <w:left w:val="none" w:sz="0" w:space="0" w:color="auto"/>
        <w:bottom w:val="none" w:sz="0" w:space="0" w:color="auto"/>
        <w:right w:val="none" w:sz="0" w:space="0" w:color="auto"/>
      </w:divBdr>
    </w:div>
    <w:div w:id="481507503">
      <w:bodyDiv w:val="1"/>
      <w:marLeft w:val="0"/>
      <w:marRight w:val="0"/>
      <w:marTop w:val="0"/>
      <w:marBottom w:val="0"/>
      <w:divBdr>
        <w:top w:val="none" w:sz="0" w:space="0" w:color="auto"/>
        <w:left w:val="none" w:sz="0" w:space="0" w:color="auto"/>
        <w:bottom w:val="none" w:sz="0" w:space="0" w:color="auto"/>
        <w:right w:val="none" w:sz="0" w:space="0" w:color="auto"/>
      </w:divBdr>
    </w:div>
    <w:div w:id="488978602">
      <w:bodyDiv w:val="1"/>
      <w:marLeft w:val="0"/>
      <w:marRight w:val="0"/>
      <w:marTop w:val="0"/>
      <w:marBottom w:val="0"/>
      <w:divBdr>
        <w:top w:val="none" w:sz="0" w:space="0" w:color="auto"/>
        <w:left w:val="none" w:sz="0" w:space="0" w:color="auto"/>
        <w:bottom w:val="none" w:sz="0" w:space="0" w:color="auto"/>
        <w:right w:val="none" w:sz="0" w:space="0" w:color="auto"/>
      </w:divBdr>
    </w:div>
    <w:div w:id="496042309">
      <w:bodyDiv w:val="1"/>
      <w:marLeft w:val="0"/>
      <w:marRight w:val="0"/>
      <w:marTop w:val="0"/>
      <w:marBottom w:val="0"/>
      <w:divBdr>
        <w:top w:val="none" w:sz="0" w:space="0" w:color="auto"/>
        <w:left w:val="none" w:sz="0" w:space="0" w:color="auto"/>
        <w:bottom w:val="none" w:sz="0" w:space="0" w:color="auto"/>
        <w:right w:val="none" w:sz="0" w:space="0" w:color="auto"/>
      </w:divBdr>
    </w:div>
    <w:div w:id="504710164">
      <w:bodyDiv w:val="1"/>
      <w:marLeft w:val="0"/>
      <w:marRight w:val="0"/>
      <w:marTop w:val="0"/>
      <w:marBottom w:val="0"/>
      <w:divBdr>
        <w:top w:val="none" w:sz="0" w:space="0" w:color="auto"/>
        <w:left w:val="none" w:sz="0" w:space="0" w:color="auto"/>
        <w:bottom w:val="none" w:sz="0" w:space="0" w:color="auto"/>
        <w:right w:val="none" w:sz="0" w:space="0" w:color="auto"/>
      </w:divBdr>
    </w:div>
    <w:div w:id="512575339">
      <w:bodyDiv w:val="1"/>
      <w:marLeft w:val="0"/>
      <w:marRight w:val="0"/>
      <w:marTop w:val="0"/>
      <w:marBottom w:val="0"/>
      <w:divBdr>
        <w:top w:val="none" w:sz="0" w:space="0" w:color="auto"/>
        <w:left w:val="none" w:sz="0" w:space="0" w:color="auto"/>
        <w:bottom w:val="none" w:sz="0" w:space="0" w:color="auto"/>
        <w:right w:val="none" w:sz="0" w:space="0" w:color="auto"/>
      </w:divBdr>
    </w:div>
    <w:div w:id="519050011">
      <w:bodyDiv w:val="1"/>
      <w:marLeft w:val="0"/>
      <w:marRight w:val="0"/>
      <w:marTop w:val="0"/>
      <w:marBottom w:val="0"/>
      <w:divBdr>
        <w:top w:val="none" w:sz="0" w:space="0" w:color="auto"/>
        <w:left w:val="none" w:sz="0" w:space="0" w:color="auto"/>
        <w:bottom w:val="none" w:sz="0" w:space="0" w:color="auto"/>
        <w:right w:val="none" w:sz="0" w:space="0" w:color="auto"/>
      </w:divBdr>
    </w:div>
    <w:div w:id="522328259">
      <w:bodyDiv w:val="1"/>
      <w:marLeft w:val="0"/>
      <w:marRight w:val="0"/>
      <w:marTop w:val="0"/>
      <w:marBottom w:val="0"/>
      <w:divBdr>
        <w:top w:val="none" w:sz="0" w:space="0" w:color="auto"/>
        <w:left w:val="none" w:sz="0" w:space="0" w:color="auto"/>
        <w:bottom w:val="none" w:sz="0" w:space="0" w:color="auto"/>
        <w:right w:val="none" w:sz="0" w:space="0" w:color="auto"/>
      </w:divBdr>
    </w:div>
    <w:div w:id="544295625">
      <w:bodyDiv w:val="1"/>
      <w:marLeft w:val="0"/>
      <w:marRight w:val="0"/>
      <w:marTop w:val="0"/>
      <w:marBottom w:val="0"/>
      <w:divBdr>
        <w:top w:val="none" w:sz="0" w:space="0" w:color="auto"/>
        <w:left w:val="none" w:sz="0" w:space="0" w:color="auto"/>
        <w:bottom w:val="none" w:sz="0" w:space="0" w:color="auto"/>
        <w:right w:val="none" w:sz="0" w:space="0" w:color="auto"/>
      </w:divBdr>
    </w:div>
    <w:div w:id="546836685">
      <w:bodyDiv w:val="1"/>
      <w:marLeft w:val="0"/>
      <w:marRight w:val="0"/>
      <w:marTop w:val="0"/>
      <w:marBottom w:val="0"/>
      <w:divBdr>
        <w:top w:val="none" w:sz="0" w:space="0" w:color="auto"/>
        <w:left w:val="none" w:sz="0" w:space="0" w:color="auto"/>
        <w:bottom w:val="none" w:sz="0" w:space="0" w:color="auto"/>
        <w:right w:val="none" w:sz="0" w:space="0" w:color="auto"/>
      </w:divBdr>
    </w:div>
    <w:div w:id="552499850">
      <w:bodyDiv w:val="1"/>
      <w:marLeft w:val="0"/>
      <w:marRight w:val="0"/>
      <w:marTop w:val="0"/>
      <w:marBottom w:val="0"/>
      <w:divBdr>
        <w:top w:val="none" w:sz="0" w:space="0" w:color="auto"/>
        <w:left w:val="none" w:sz="0" w:space="0" w:color="auto"/>
        <w:bottom w:val="none" w:sz="0" w:space="0" w:color="auto"/>
        <w:right w:val="none" w:sz="0" w:space="0" w:color="auto"/>
      </w:divBdr>
    </w:div>
    <w:div w:id="568660533">
      <w:bodyDiv w:val="1"/>
      <w:marLeft w:val="0"/>
      <w:marRight w:val="0"/>
      <w:marTop w:val="0"/>
      <w:marBottom w:val="0"/>
      <w:divBdr>
        <w:top w:val="none" w:sz="0" w:space="0" w:color="auto"/>
        <w:left w:val="none" w:sz="0" w:space="0" w:color="auto"/>
        <w:bottom w:val="none" w:sz="0" w:space="0" w:color="auto"/>
        <w:right w:val="none" w:sz="0" w:space="0" w:color="auto"/>
      </w:divBdr>
    </w:div>
    <w:div w:id="570966805">
      <w:bodyDiv w:val="1"/>
      <w:marLeft w:val="0"/>
      <w:marRight w:val="0"/>
      <w:marTop w:val="0"/>
      <w:marBottom w:val="0"/>
      <w:divBdr>
        <w:top w:val="none" w:sz="0" w:space="0" w:color="auto"/>
        <w:left w:val="none" w:sz="0" w:space="0" w:color="auto"/>
        <w:bottom w:val="none" w:sz="0" w:space="0" w:color="auto"/>
        <w:right w:val="none" w:sz="0" w:space="0" w:color="auto"/>
      </w:divBdr>
    </w:div>
    <w:div w:id="570971099">
      <w:bodyDiv w:val="1"/>
      <w:marLeft w:val="0"/>
      <w:marRight w:val="0"/>
      <w:marTop w:val="0"/>
      <w:marBottom w:val="0"/>
      <w:divBdr>
        <w:top w:val="none" w:sz="0" w:space="0" w:color="auto"/>
        <w:left w:val="none" w:sz="0" w:space="0" w:color="auto"/>
        <w:bottom w:val="none" w:sz="0" w:space="0" w:color="auto"/>
        <w:right w:val="none" w:sz="0" w:space="0" w:color="auto"/>
      </w:divBdr>
    </w:div>
    <w:div w:id="574436496">
      <w:bodyDiv w:val="1"/>
      <w:marLeft w:val="0"/>
      <w:marRight w:val="0"/>
      <w:marTop w:val="0"/>
      <w:marBottom w:val="0"/>
      <w:divBdr>
        <w:top w:val="none" w:sz="0" w:space="0" w:color="auto"/>
        <w:left w:val="none" w:sz="0" w:space="0" w:color="auto"/>
        <w:bottom w:val="none" w:sz="0" w:space="0" w:color="auto"/>
        <w:right w:val="none" w:sz="0" w:space="0" w:color="auto"/>
      </w:divBdr>
    </w:div>
    <w:div w:id="582296994">
      <w:bodyDiv w:val="1"/>
      <w:marLeft w:val="0"/>
      <w:marRight w:val="0"/>
      <w:marTop w:val="0"/>
      <w:marBottom w:val="0"/>
      <w:divBdr>
        <w:top w:val="none" w:sz="0" w:space="0" w:color="auto"/>
        <w:left w:val="none" w:sz="0" w:space="0" w:color="auto"/>
        <w:bottom w:val="none" w:sz="0" w:space="0" w:color="auto"/>
        <w:right w:val="none" w:sz="0" w:space="0" w:color="auto"/>
      </w:divBdr>
    </w:div>
    <w:div w:id="584531080">
      <w:bodyDiv w:val="1"/>
      <w:marLeft w:val="0"/>
      <w:marRight w:val="0"/>
      <w:marTop w:val="0"/>
      <w:marBottom w:val="0"/>
      <w:divBdr>
        <w:top w:val="none" w:sz="0" w:space="0" w:color="auto"/>
        <w:left w:val="none" w:sz="0" w:space="0" w:color="auto"/>
        <w:bottom w:val="none" w:sz="0" w:space="0" w:color="auto"/>
        <w:right w:val="none" w:sz="0" w:space="0" w:color="auto"/>
      </w:divBdr>
    </w:div>
    <w:div w:id="589241594">
      <w:bodyDiv w:val="1"/>
      <w:marLeft w:val="0"/>
      <w:marRight w:val="0"/>
      <w:marTop w:val="0"/>
      <w:marBottom w:val="0"/>
      <w:divBdr>
        <w:top w:val="none" w:sz="0" w:space="0" w:color="auto"/>
        <w:left w:val="none" w:sz="0" w:space="0" w:color="auto"/>
        <w:bottom w:val="none" w:sz="0" w:space="0" w:color="auto"/>
        <w:right w:val="none" w:sz="0" w:space="0" w:color="auto"/>
      </w:divBdr>
    </w:div>
    <w:div w:id="596983121">
      <w:bodyDiv w:val="1"/>
      <w:marLeft w:val="0"/>
      <w:marRight w:val="0"/>
      <w:marTop w:val="0"/>
      <w:marBottom w:val="0"/>
      <w:divBdr>
        <w:top w:val="none" w:sz="0" w:space="0" w:color="auto"/>
        <w:left w:val="none" w:sz="0" w:space="0" w:color="auto"/>
        <w:bottom w:val="none" w:sz="0" w:space="0" w:color="auto"/>
        <w:right w:val="none" w:sz="0" w:space="0" w:color="auto"/>
      </w:divBdr>
    </w:div>
    <w:div w:id="597249386">
      <w:bodyDiv w:val="1"/>
      <w:marLeft w:val="0"/>
      <w:marRight w:val="0"/>
      <w:marTop w:val="0"/>
      <w:marBottom w:val="0"/>
      <w:divBdr>
        <w:top w:val="none" w:sz="0" w:space="0" w:color="auto"/>
        <w:left w:val="none" w:sz="0" w:space="0" w:color="auto"/>
        <w:bottom w:val="none" w:sz="0" w:space="0" w:color="auto"/>
        <w:right w:val="none" w:sz="0" w:space="0" w:color="auto"/>
      </w:divBdr>
    </w:div>
    <w:div w:id="597759273">
      <w:bodyDiv w:val="1"/>
      <w:marLeft w:val="0"/>
      <w:marRight w:val="0"/>
      <w:marTop w:val="0"/>
      <w:marBottom w:val="0"/>
      <w:divBdr>
        <w:top w:val="none" w:sz="0" w:space="0" w:color="auto"/>
        <w:left w:val="none" w:sz="0" w:space="0" w:color="auto"/>
        <w:bottom w:val="none" w:sz="0" w:space="0" w:color="auto"/>
        <w:right w:val="none" w:sz="0" w:space="0" w:color="auto"/>
      </w:divBdr>
    </w:div>
    <w:div w:id="601230805">
      <w:bodyDiv w:val="1"/>
      <w:marLeft w:val="0"/>
      <w:marRight w:val="0"/>
      <w:marTop w:val="0"/>
      <w:marBottom w:val="0"/>
      <w:divBdr>
        <w:top w:val="none" w:sz="0" w:space="0" w:color="auto"/>
        <w:left w:val="none" w:sz="0" w:space="0" w:color="auto"/>
        <w:bottom w:val="none" w:sz="0" w:space="0" w:color="auto"/>
        <w:right w:val="none" w:sz="0" w:space="0" w:color="auto"/>
      </w:divBdr>
      <w:divsChild>
        <w:div w:id="1436897436">
          <w:marLeft w:val="0"/>
          <w:marRight w:val="0"/>
          <w:marTop w:val="0"/>
          <w:marBottom w:val="0"/>
          <w:divBdr>
            <w:top w:val="none" w:sz="0" w:space="0" w:color="auto"/>
            <w:left w:val="none" w:sz="0" w:space="0" w:color="auto"/>
            <w:bottom w:val="none" w:sz="0" w:space="0" w:color="auto"/>
            <w:right w:val="none" w:sz="0" w:space="0" w:color="auto"/>
          </w:divBdr>
          <w:divsChild>
            <w:div w:id="1694309324">
              <w:marLeft w:val="0"/>
              <w:marRight w:val="0"/>
              <w:marTop w:val="0"/>
              <w:marBottom w:val="0"/>
              <w:divBdr>
                <w:top w:val="none" w:sz="0" w:space="0" w:color="auto"/>
                <w:left w:val="none" w:sz="0" w:space="0" w:color="auto"/>
                <w:bottom w:val="none" w:sz="0" w:space="0" w:color="auto"/>
                <w:right w:val="none" w:sz="0" w:space="0" w:color="auto"/>
              </w:divBdr>
            </w:div>
            <w:div w:id="1889102986">
              <w:marLeft w:val="0"/>
              <w:marRight w:val="0"/>
              <w:marTop w:val="0"/>
              <w:marBottom w:val="0"/>
              <w:divBdr>
                <w:top w:val="none" w:sz="0" w:space="0" w:color="auto"/>
                <w:left w:val="none" w:sz="0" w:space="0" w:color="auto"/>
                <w:bottom w:val="none" w:sz="0" w:space="0" w:color="auto"/>
                <w:right w:val="none" w:sz="0" w:space="0" w:color="auto"/>
              </w:divBdr>
            </w:div>
            <w:div w:id="2137022015">
              <w:marLeft w:val="0"/>
              <w:marRight w:val="0"/>
              <w:marTop w:val="0"/>
              <w:marBottom w:val="0"/>
              <w:divBdr>
                <w:top w:val="none" w:sz="0" w:space="0" w:color="auto"/>
                <w:left w:val="none" w:sz="0" w:space="0" w:color="auto"/>
                <w:bottom w:val="none" w:sz="0" w:space="0" w:color="auto"/>
                <w:right w:val="none" w:sz="0" w:space="0" w:color="auto"/>
              </w:divBdr>
            </w:div>
            <w:div w:id="1262035009">
              <w:marLeft w:val="0"/>
              <w:marRight w:val="0"/>
              <w:marTop w:val="0"/>
              <w:marBottom w:val="0"/>
              <w:divBdr>
                <w:top w:val="none" w:sz="0" w:space="0" w:color="auto"/>
                <w:left w:val="none" w:sz="0" w:space="0" w:color="auto"/>
                <w:bottom w:val="none" w:sz="0" w:space="0" w:color="auto"/>
                <w:right w:val="none" w:sz="0" w:space="0" w:color="auto"/>
              </w:divBdr>
            </w:div>
            <w:div w:id="1907491192">
              <w:marLeft w:val="0"/>
              <w:marRight w:val="0"/>
              <w:marTop w:val="0"/>
              <w:marBottom w:val="0"/>
              <w:divBdr>
                <w:top w:val="none" w:sz="0" w:space="0" w:color="auto"/>
                <w:left w:val="none" w:sz="0" w:space="0" w:color="auto"/>
                <w:bottom w:val="none" w:sz="0" w:space="0" w:color="auto"/>
                <w:right w:val="none" w:sz="0" w:space="0" w:color="auto"/>
              </w:divBdr>
            </w:div>
            <w:div w:id="1795362715">
              <w:marLeft w:val="0"/>
              <w:marRight w:val="0"/>
              <w:marTop w:val="0"/>
              <w:marBottom w:val="0"/>
              <w:divBdr>
                <w:top w:val="none" w:sz="0" w:space="0" w:color="auto"/>
                <w:left w:val="none" w:sz="0" w:space="0" w:color="auto"/>
                <w:bottom w:val="none" w:sz="0" w:space="0" w:color="auto"/>
                <w:right w:val="none" w:sz="0" w:space="0" w:color="auto"/>
              </w:divBdr>
            </w:div>
            <w:div w:id="1221599412">
              <w:marLeft w:val="0"/>
              <w:marRight w:val="0"/>
              <w:marTop w:val="0"/>
              <w:marBottom w:val="0"/>
              <w:divBdr>
                <w:top w:val="none" w:sz="0" w:space="0" w:color="auto"/>
                <w:left w:val="none" w:sz="0" w:space="0" w:color="auto"/>
                <w:bottom w:val="none" w:sz="0" w:space="0" w:color="auto"/>
                <w:right w:val="none" w:sz="0" w:space="0" w:color="auto"/>
              </w:divBdr>
            </w:div>
            <w:div w:id="972364857">
              <w:marLeft w:val="0"/>
              <w:marRight w:val="0"/>
              <w:marTop w:val="0"/>
              <w:marBottom w:val="0"/>
              <w:divBdr>
                <w:top w:val="none" w:sz="0" w:space="0" w:color="auto"/>
                <w:left w:val="none" w:sz="0" w:space="0" w:color="auto"/>
                <w:bottom w:val="none" w:sz="0" w:space="0" w:color="auto"/>
                <w:right w:val="none" w:sz="0" w:space="0" w:color="auto"/>
              </w:divBdr>
            </w:div>
            <w:div w:id="924459665">
              <w:marLeft w:val="0"/>
              <w:marRight w:val="0"/>
              <w:marTop w:val="0"/>
              <w:marBottom w:val="0"/>
              <w:divBdr>
                <w:top w:val="none" w:sz="0" w:space="0" w:color="auto"/>
                <w:left w:val="none" w:sz="0" w:space="0" w:color="auto"/>
                <w:bottom w:val="none" w:sz="0" w:space="0" w:color="auto"/>
                <w:right w:val="none" w:sz="0" w:space="0" w:color="auto"/>
              </w:divBdr>
            </w:div>
            <w:div w:id="509225086">
              <w:marLeft w:val="0"/>
              <w:marRight w:val="0"/>
              <w:marTop w:val="0"/>
              <w:marBottom w:val="0"/>
              <w:divBdr>
                <w:top w:val="none" w:sz="0" w:space="0" w:color="auto"/>
                <w:left w:val="none" w:sz="0" w:space="0" w:color="auto"/>
                <w:bottom w:val="none" w:sz="0" w:space="0" w:color="auto"/>
                <w:right w:val="none" w:sz="0" w:space="0" w:color="auto"/>
              </w:divBdr>
            </w:div>
            <w:div w:id="188300556">
              <w:marLeft w:val="0"/>
              <w:marRight w:val="0"/>
              <w:marTop w:val="0"/>
              <w:marBottom w:val="0"/>
              <w:divBdr>
                <w:top w:val="none" w:sz="0" w:space="0" w:color="auto"/>
                <w:left w:val="none" w:sz="0" w:space="0" w:color="auto"/>
                <w:bottom w:val="none" w:sz="0" w:space="0" w:color="auto"/>
                <w:right w:val="none" w:sz="0" w:space="0" w:color="auto"/>
              </w:divBdr>
            </w:div>
            <w:div w:id="493953775">
              <w:marLeft w:val="0"/>
              <w:marRight w:val="0"/>
              <w:marTop w:val="0"/>
              <w:marBottom w:val="0"/>
              <w:divBdr>
                <w:top w:val="none" w:sz="0" w:space="0" w:color="auto"/>
                <w:left w:val="none" w:sz="0" w:space="0" w:color="auto"/>
                <w:bottom w:val="none" w:sz="0" w:space="0" w:color="auto"/>
                <w:right w:val="none" w:sz="0" w:space="0" w:color="auto"/>
              </w:divBdr>
            </w:div>
            <w:div w:id="998655201">
              <w:marLeft w:val="0"/>
              <w:marRight w:val="0"/>
              <w:marTop w:val="0"/>
              <w:marBottom w:val="0"/>
              <w:divBdr>
                <w:top w:val="none" w:sz="0" w:space="0" w:color="auto"/>
                <w:left w:val="none" w:sz="0" w:space="0" w:color="auto"/>
                <w:bottom w:val="none" w:sz="0" w:space="0" w:color="auto"/>
                <w:right w:val="none" w:sz="0" w:space="0" w:color="auto"/>
              </w:divBdr>
            </w:div>
            <w:div w:id="296758986">
              <w:marLeft w:val="0"/>
              <w:marRight w:val="0"/>
              <w:marTop w:val="0"/>
              <w:marBottom w:val="0"/>
              <w:divBdr>
                <w:top w:val="none" w:sz="0" w:space="0" w:color="auto"/>
                <w:left w:val="none" w:sz="0" w:space="0" w:color="auto"/>
                <w:bottom w:val="none" w:sz="0" w:space="0" w:color="auto"/>
                <w:right w:val="none" w:sz="0" w:space="0" w:color="auto"/>
              </w:divBdr>
            </w:div>
            <w:div w:id="395664519">
              <w:marLeft w:val="0"/>
              <w:marRight w:val="0"/>
              <w:marTop w:val="0"/>
              <w:marBottom w:val="0"/>
              <w:divBdr>
                <w:top w:val="none" w:sz="0" w:space="0" w:color="auto"/>
                <w:left w:val="none" w:sz="0" w:space="0" w:color="auto"/>
                <w:bottom w:val="none" w:sz="0" w:space="0" w:color="auto"/>
                <w:right w:val="none" w:sz="0" w:space="0" w:color="auto"/>
              </w:divBdr>
            </w:div>
            <w:div w:id="1330711076">
              <w:marLeft w:val="0"/>
              <w:marRight w:val="0"/>
              <w:marTop w:val="0"/>
              <w:marBottom w:val="0"/>
              <w:divBdr>
                <w:top w:val="none" w:sz="0" w:space="0" w:color="auto"/>
                <w:left w:val="none" w:sz="0" w:space="0" w:color="auto"/>
                <w:bottom w:val="none" w:sz="0" w:space="0" w:color="auto"/>
                <w:right w:val="none" w:sz="0" w:space="0" w:color="auto"/>
              </w:divBdr>
            </w:div>
            <w:div w:id="417556868">
              <w:marLeft w:val="0"/>
              <w:marRight w:val="0"/>
              <w:marTop w:val="0"/>
              <w:marBottom w:val="0"/>
              <w:divBdr>
                <w:top w:val="none" w:sz="0" w:space="0" w:color="auto"/>
                <w:left w:val="none" w:sz="0" w:space="0" w:color="auto"/>
                <w:bottom w:val="none" w:sz="0" w:space="0" w:color="auto"/>
                <w:right w:val="none" w:sz="0" w:space="0" w:color="auto"/>
              </w:divBdr>
            </w:div>
            <w:div w:id="139421364">
              <w:marLeft w:val="0"/>
              <w:marRight w:val="0"/>
              <w:marTop w:val="0"/>
              <w:marBottom w:val="0"/>
              <w:divBdr>
                <w:top w:val="none" w:sz="0" w:space="0" w:color="auto"/>
                <w:left w:val="none" w:sz="0" w:space="0" w:color="auto"/>
                <w:bottom w:val="none" w:sz="0" w:space="0" w:color="auto"/>
                <w:right w:val="none" w:sz="0" w:space="0" w:color="auto"/>
              </w:divBdr>
            </w:div>
            <w:div w:id="997655595">
              <w:marLeft w:val="0"/>
              <w:marRight w:val="0"/>
              <w:marTop w:val="0"/>
              <w:marBottom w:val="0"/>
              <w:divBdr>
                <w:top w:val="none" w:sz="0" w:space="0" w:color="auto"/>
                <w:left w:val="none" w:sz="0" w:space="0" w:color="auto"/>
                <w:bottom w:val="none" w:sz="0" w:space="0" w:color="auto"/>
                <w:right w:val="none" w:sz="0" w:space="0" w:color="auto"/>
              </w:divBdr>
            </w:div>
            <w:div w:id="1661496121">
              <w:marLeft w:val="0"/>
              <w:marRight w:val="0"/>
              <w:marTop w:val="0"/>
              <w:marBottom w:val="0"/>
              <w:divBdr>
                <w:top w:val="none" w:sz="0" w:space="0" w:color="auto"/>
                <w:left w:val="none" w:sz="0" w:space="0" w:color="auto"/>
                <w:bottom w:val="none" w:sz="0" w:space="0" w:color="auto"/>
                <w:right w:val="none" w:sz="0" w:space="0" w:color="auto"/>
              </w:divBdr>
            </w:div>
            <w:div w:id="397553069">
              <w:marLeft w:val="0"/>
              <w:marRight w:val="0"/>
              <w:marTop w:val="0"/>
              <w:marBottom w:val="0"/>
              <w:divBdr>
                <w:top w:val="none" w:sz="0" w:space="0" w:color="auto"/>
                <w:left w:val="none" w:sz="0" w:space="0" w:color="auto"/>
                <w:bottom w:val="none" w:sz="0" w:space="0" w:color="auto"/>
                <w:right w:val="none" w:sz="0" w:space="0" w:color="auto"/>
              </w:divBdr>
            </w:div>
            <w:div w:id="1622227480">
              <w:marLeft w:val="0"/>
              <w:marRight w:val="0"/>
              <w:marTop w:val="0"/>
              <w:marBottom w:val="0"/>
              <w:divBdr>
                <w:top w:val="none" w:sz="0" w:space="0" w:color="auto"/>
                <w:left w:val="none" w:sz="0" w:space="0" w:color="auto"/>
                <w:bottom w:val="none" w:sz="0" w:space="0" w:color="auto"/>
                <w:right w:val="none" w:sz="0" w:space="0" w:color="auto"/>
              </w:divBdr>
            </w:div>
            <w:div w:id="1275212967">
              <w:marLeft w:val="0"/>
              <w:marRight w:val="0"/>
              <w:marTop w:val="0"/>
              <w:marBottom w:val="0"/>
              <w:divBdr>
                <w:top w:val="none" w:sz="0" w:space="0" w:color="auto"/>
                <w:left w:val="none" w:sz="0" w:space="0" w:color="auto"/>
                <w:bottom w:val="none" w:sz="0" w:space="0" w:color="auto"/>
                <w:right w:val="none" w:sz="0" w:space="0" w:color="auto"/>
              </w:divBdr>
            </w:div>
            <w:div w:id="336887172">
              <w:marLeft w:val="0"/>
              <w:marRight w:val="0"/>
              <w:marTop w:val="0"/>
              <w:marBottom w:val="0"/>
              <w:divBdr>
                <w:top w:val="none" w:sz="0" w:space="0" w:color="auto"/>
                <w:left w:val="none" w:sz="0" w:space="0" w:color="auto"/>
                <w:bottom w:val="none" w:sz="0" w:space="0" w:color="auto"/>
                <w:right w:val="none" w:sz="0" w:space="0" w:color="auto"/>
              </w:divBdr>
            </w:div>
            <w:div w:id="1645353779">
              <w:marLeft w:val="0"/>
              <w:marRight w:val="0"/>
              <w:marTop w:val="0"/>
              <w:marBottom w:val="0"/>
              <w:divBdr>
                <w:top w:val="none" w:sz="0" w:space="0" w:color="auto"/>
                <w:left w:val="none" w:sz="0" w:space="0" w:color="auto"/>
                <w:bottom w:val="none" w:sz="0" w:space="0" w:color="auto"/>
                <w:right w:val="none" w:sz="0" w:space="0" w:color="auto"/>
              </w:divBdr>
            </w:div>
            <w:div w:id="256406592">
              <w:marLeft w:val="0"/>
              <w:marRight w:val="0"/>
              <w:marTop w:val="0"/>
              <w:marBottom w:val="0"/>
              <w:divBdr>
                <w:top w:val="none" w:sz="0" w:space="0" w:color="auto"/>
                <w:left w:val="none" w:sz="0" w:space="0" w:color="auto"/>
                <w:bottom w:val="none" w:sz="0" w:space="0" w:color="auto"/>
                <w:right w:val="none" w:sz="0" w:space="0" w:color="auto"/>
              </w:divBdr>
            </w:div>
            <w:div w:id="1638990343">
              <w:marLeft w:val="0"/>
              <w:marRight w:val="0"/>
              <w:marTop w:val="0"/>
              <w:marBottom w:val="0"/>
              <w:divBdr>
                <w:top w:val="none" w:sz="0" w:space="0" w:color="auto"/>
                <w:left w:val="none" w:sz="0" w:space="0" w:color="auto"/>
                <w:bottom w:val="none" w:sz="0" w:space="0" w:color="auto"/>
                <w:right w:val="none" w:sz="0" w:space="0" w:color="auto"/>
              </w:divBdr>
            </w:div>
            <w:div w:id="1238662821">
              <w:marLeft w:val="0"/>
              <w:marRight w:val="0"/>
              <w:marTop w:val="0"/>
              <w:marBottom w:val="0"/>
              <w:divBdr>
                <w:top w:val="none" w:sz="0" w:space="0" w:color="auto"/>
                <w:left w:val="none" w:sz="0" w:space="0" w:color="auto"/>
                <w:bottom w:val="none" w:sz="0" w:space="0" w:color="auto"/>
                <w:right w:val="none" w:sz="0" w:space="0" w:color="auto"/>
              </w:divBdr>
            </w:div>
            <w:div w:id="801969286">
              <w:marLeft w:val="0"/>
              <w:marRight w:val="0"/>
              <w:marTop w:val="0"/>
              <w:marBottom w:val="0"/>
              <w:divBdr>
                <w:top w:val="none" w:sz="0" w:space="0" w:color="auto"/>
                <w:left w:val="none" w:sz="0" w:space="0" w:color="auto"/>
                <w:bottom w:val="none" w:sz="0" w:space="0" w:color="auto"/>
                <w:right w:val="none" w:sz="0" w:space="0" w:color="auto"/>
              </w:divBdr>
            </w:div>
            <w:div w:id="1727021444">
              <w:marLeft w:val="0"/>
              <w:marRight w:val="0"/>
              <w:marTop w:val="0"/>
              <w:marBottom w:val="0"/>
              <w:divBdr>
                <w:top w:val="none" w:sz="0" w:space="0" w:color="auto"/>
                <w:left w:val="none" w:sz="0" w:space="0" w:color="auto"/>
                <w:bottom w:val="none" w:sz="0" w:space="0" w:color="auto"/>
                <w:right w:val="none" w:sz="0" w:space="0" w:color="auto"/>
              </w:divBdr>
            </w:div>
            <w:div w:id="241573625">
              <w:marLeft w:val="0"/>
              <w:marRight w:val="0"/>
              <w:marTop w:val="0"/>
              <w:marBottom w:val="0"/>
              <w:divBdr>
                <w:top w:val="none" w:sz="0" w:space="0" w:color="auto"/>
                <w:left w:val="none" w:sz="0" w:space="0" w:color="auto"/>
                <w:bottom w:val="none" w:sz="0" w:space="0" w:color="auto"/>
                <w:right w:val="none" w:sz="0" w:space="0" w:color="auto"/>
              </w:divBdr>
            </w:div>
            <w:div w:id="1390882152">
              <w:marLeft w:val="0"/>
              <w:marRight w:val="0"/>
              <w:marTop w:val="0"/>
              <w:marBottom w:val="0"/>
              <w:divBdr>
                <w:top w:val="none" w:sz="0" w:space="0" w:color="auto"/>
                <w:left w:val="none" w:sz="0" w:space="0" w:color="auto"/>
                <w:bottom w:val="none" w:sz="0" w:space="0" w:color="auto"/>
                <w:right w:val="none" w:sz="0" w:space="0" w:color="auto"/>
              </w:divBdr>
            </w:div>
            <w:div w:id="2086025858">
              <w:marLeft w:val="0"/>
              <w:marRight w:val="0"/>
              <w:marTop w:val="0"/>
              <w:marBottom w:val="0"/>
              <w:divBdr>
                <w:top w:val="none" w:sz="0" w:space="0" w:color="auto"/>
                <w:left w:val="none" w:sz="0" w:space="0" w:color="auto"/>
                <w:bottom w:val="none" w:sz="0" w:space="0" w:color="auto"/>
                <w:right w:val="none" w:sz="0" w:space="0" w:color="auto"/>
              </w:divBdr>
            </w:div>
            <w:div w:id="439254215">
              <w:marLeft w:val="0"/>
              <w:marRight w:val="0"/>
              <w:marTop w:val="0"/>
              <w:marBottom w:val="0"/>
              <w:divBdr>
                <w:top w:val="none" w:sz="0" w:space="0" w:color="auto"/>
                <w:left w:val="none" w:sz="0" w:space="0" w:color="auto"/>
                <w:bottom w:val="none" w:sz="0" w:space="0" w:color="auto"/>
                <w:right w:val="none" w:sz="0" w:space="0" w:color="auto"/>
              </w:divBdr>
            </w:div>
            <w:div w:id="360866796">
              <w:marLeft w:val="0"/>
              <w:marRight w:val="0"/>
              <w:marTop w:val="0"/>
              <w:marBottom w:val="0"/>
              <w:divBdr>
                <w:top w:val="none" w:sz="0" w:space="0" w:color="auto"/>
                <w:left w:val="none" w:sz="0" w:space="0" w:color="auto"/>
                <w:bottom w:val="none" w:sz="0" w:space="0" w:color="auto"/>
                <w:right w:val="none" w:sz="0" w:space="0" w:color="auto"/>
              </w:divBdr>
            </w:div>
            <w:div w:id="3629464">
              <w:marLeft w:val="0"/>
              <w:marRight w:val="0"/>
              <w:marTop w:val="0"/>
              <w:marBottom w:val="0"/>
              <w:divBdr>
                <w:top w:val="none" w:sz="0" w:space="0" w:color="auto"/>
                <w:left w:val="none" w:sz="0" w:space="0" w:color="auto"/>
                <w:bottom w:val="none" w:sz="0" w:space="0" w:color="auto"/>
                <w:right w:val="none" w:sz="0" w:space="0" w:color="auto"/>
              </w:divBdr>
            </w:div>
            <w:div w:id="567302981">
              <w:marLeft w:val="0"/>
              <w:marRight w:val="0"/>
              <w:marTop w:val="0"/>
              <w:marBottom w:val="0"/>
              <w:divBdr>
                <w:top w:val="none" w:sz="0" w:space="0" w:color="auto"/>
                <w:left w:val="none" w:sz="0" w:space="0" w:color="auto"/>
                <w:bottom w:val="none" w:sz="0" w:space="0" w:color="auto"/>
                <w:right w:val="none" w:sz="0" w:space="0" w:color="auto"/>
              </w:divBdr>
            </w:div>
            <w:div w:id="87501820">
              <w:marLeft w:val="0"/>
              <w:marRight w:val="0"/>
              <w:marTop w:val="0"/>
              <w:marBottom w:val="0"/>
              <w:divBdr>
                <w:top w:val="none" w:sz="0" w:space="0" w:color="auto"/>
                <w:left w:val="none" w:sz="0" w:space="0" w:color="auto"/>
                <w:bottom w:val="none" w:sz="0" w:space="0" w:color="auto"/>
                <w:right w:val="none" w:sz="0" w:space="0" w:color="auto"/>
              </w:divBdr>
            </w:div>
            <w:div w:id="1998269189">
              <w:marLeft w:val="0"/>
              <w:marRight w:val="0"/>
              <w:marTop w:val="0"/>
              <w:marBottom w:val="0"/>
              <w:divBdr>
                <w:top w:val="none" w:sz="0" w:space="0" w:color="auto"/>
                <w:left w:val="none" w:sz="0" w:space="0" w:color="auto"/>
                <w:bottom w:val="none" w:sz="0" w:space="0" w:color="auto"/>
                <w:right w:val="none" w:sz="0" w:space="0" w:color="auto"/>
              </w:divBdr>
            </w:div>
            <w:div w:id="1755316860">
              <w:marLeft w:val="0"/>
              <w:marRight w:val="0"/>
              <w:marTop w:val="0"/>
              <w:marBottom w:val="0"/>
              <w:divBdr>
                <w:top w:val="none" w:sz="0" w:space="0" w:color="auto"/>
                <w:left w:val="none" w:sz="0" w:space="0" w:color="auto"/>
                <w:bottom w:val="none" w:sz="0" w:space="0" w:color="auto"/>
                <w:right w:val="none" w:sz="0" w:space="0" w:color="auto"/>
              </w:divBdr>
            </w:div>
            <w:div w:id="1604723666">
              <w:marLeft w:val="0"/>
              <w:marRight w:val="0"/>
              <w:marTop w:val="0"/>
              <w:marBottom w:val="0"/>
              <w:divBdr>
                <w:top w:val="none" w:sz="0" w:space="0" w:color="auto"/>
                <w:left w:val="none" w:sz="0" w:space="0" w:color="auto"/>
                <w:bottom w:val="none" w:sz="0" w:space="0" w:color="auto"/>
                <w:right w:val="none" w:sz="0" w:space="0" w:color="auto"/>
              </w:divBdr>
            </w:div>
            <w:div w:id="1224489743">
              <w:marLeft w:val="0"/>
              <w:marRight w:val="0"/>
              <w:marTop w:val="0"/>
              <w:marBottom w:val="0"/>
              <w:divBdr>
                <w:top w:val="none" w:sz="0" w:space="0" w:color="auto"/>
                <w:left w:val="none" w:sz="0" w:space="0" w:color="auto"/>
                <w:bottom w:val="none" w:sz="0" w:space="0" w:color="auto"/>
                <w:right w:val="none" w:sz="0" w:space="0" w:color="auto"/>
              </w:divBdr>
            </w:div>
            <w:div w:id="942224821">
              <w:marLeft w:val="0"/>
              <w:marRight w:val="0"/>
              <w:marTop w:val="0"/>
              <w:marBottom w:val="0"/>
              <w:divBdr>
                <w:top w:val="none" w:sz="0" w:space="0" w:color="auto"/>
                <w:left w:val="none" w:sz="0" w:space="0" w:color="auto"/>
                <w:bottom w:val="none" w:sz="0" w:space="0" w:color="auto"/>
                <w:right w:val="none" w:sz="0" w:space="0" w:color="auto"/>
              </w:divBdr>
            </w:div>
            <w:div w:id="2136288910">
              <w:marLeft w:val="0"/>
              <w:marRight w:val="0"/>
              <w:marTop w:val="0"/>
              <w:marBottom w:val="0"/>
              <w:divBdr>
                <w:top w:val="none" w:sz="0" w:space="0" w:color="auto"/>
                <w:left w:val="none" w:sz="0" w:space="0" w:color="auto"/>
                <w:bottom w:val="none" w:sz="0" w:space="0" w:color="auto"/>
                <w:right w:val="none" w:sz="0" w:space="0" w:color="auto"/>
              </w:divBdr>
            </w:div>
            <w:div w:id="150412396">
              <w:marLeft w:val="0"/>
              <w:marRight w:val="0"/>
              <w:marTop w:val="0"/>
              <w:marBottom w:val="0"/>
              <w:divBdr>
                <w:top w:val="none" w:sz="0" w:space="0" w:color="auto"/>
                <w:left w:val="none" w:sz="0" w:space="0" w:color="auto"/>
                <w:bottom w:val="none" w:sz="0" w:space="0" w:color="auto"/>
                <w:right w:val="none" w:sz="0" w:space="0" w:color="auto"/>
              </w:divBdr>
            </w:div>
            <w:div w:id="1876649592">
              <w:marLeft w:val="0"/>
              <w:marRight w:val="0"/>
              <w:marTop w:val="0"/>
              <w:marBottom w:val="0"/>
              <w:divBdr>
                <w:top w:val="none" w:sz="0" w:space="0" w:color="auto"/>
                <w:left w:val="none" w:sz="0" w:space="0" w:color="auto"/>
                <w:bottom w:val="none" w:sz="0" w:space="0" w:color="auto"/>
                <w:right w:val="none" w:sz="0" w:space="0" w:color="auto"/>
              </w:divBdr>
            </w:div>
            <w:div w:id="680937494">
              <w:marLeft w:val="0"/>
              <w:marRight w:val="0"/>
              <w:marTop w:val="0"/>
              <w:marBottom w:val="0"/>
              <w:divBdr>
                <w:top w:val="none" w:sz="0" w:space="0" w:color="auto"/>
                <w:left w:val="none" w:sz="0" w:space="0" w:color="auto"/>
                <w:bottom w:val="none" w:sz="0" w:space="0" w:color="auto"/>
                <w:right w:val="none" w:sz="0" w:space="0" w:color="auto"/>
              </w:divBdr>
            </w:div>
            <w:div w:id="361446376">
              <w:marLeft w:val="0"/>
              <w:marRight w:val="0"/>
              <w:marTop w:val="0"/>
              <w:marBottom w:val="0"/>
              <w:divBdr>
                <w:top w:val="none" w:sz="0" w:space="0" w:color="auto"/>
                <w:left w:val="none" w:sz="0" w:space="0" w:color="auto"/>
                <w:bottom w:val="none" w:sz="0" w:space="0" w:color="auto"/>
                <w:right w:val="none" w:sz="0" w:space="0" w:color="auto"/>
              </w:divBdr>
            </w:div>
            <w:div w:id="1543202537">
              <w:marLeft w:val="0"/>
              <w:marRight w:val="0"/>
              <w:marTop w:val="0"/>
              <w:marBottom w:val="0"/>
              <w:divBdr>
                <w:top w:val="none" w:sz="0" w:space="0" w:color="auto"/>
                <w:left w:val="none" w:sz="0" w:space="0" w:color="auto"/>
                <w:bottom w:val="none" w:sz="0" w:space="0" w:color="auto"/>
                <w:right w:val="none" w:sz="0" w:space="0" w:color="auto"/>
              </w:divBdr>
            </w:div>
            <w:div w:id="369110450">
              <w:marLeft w:val="0"/>
              <w:marRight w:val="0"/>
              <w:marTop w:val="0"/>
              <w:marBottom w:val="0"/>
              <w:divBdr>
                <w:top w:val="none" w:sz="0" w:space="0" w:color="auto"/>
                <w:left w:val="none" w:sz="0" w:space="0" w:color="auto"/>
                <w:bottom w:val="none" w:sz="0" w:space="0" w:color="auto"/>
                <w:right w:val="none" w:sz="0" w:space="0" w:color="auto"/>
              </w:divBdr>
            </w:div>
            <w:div w:id="289434303">
              <w:marLeft w:val="0"/>
              <w:marRight w:val="0"/>
              <w:marTop w:val="0"/>
              <w:marBottom w:val="0"/>
              <w:divBdr>
                <w:top w:val="none" w:sz="0" w:space="0" w:color="auto"/>
                <w:left w:val="none" w:sz="0" w:space="0" w:color="auto"/>
                <w:bottom w:val="none" w:sz="0" w:space="0" w:color="auto"/>
                <w:right w:val="none" w:sz="0" w:space="0" w:color="auto"/>
              </w:divBdr>
            </w:div>
            <w:div w:id="1215586282">
              <w:marLeft w:val="0"/>
              <w:marRight w:val="0"/>
              <w:marTop w:val="0"/>
              <w:marBottom w:val="0"/>
              <w:divBdr>
                <w:top w:val="none" w:sz="0" w:space="0" w:color="auto"/>
                <w:left w:val="none" w:sz="0" w:space="0" w:color="auto"/>
                <w:bottom w:val="none" w:sz="0" w:space="0" w:color="auto"/>
                <w:right w:val="none" w:sz="0" w:space="0" w:color="auto"/>
              </w:divBdr>
            </w:div>
            <w:div w:id="1149400530">
              <w:marLeft w:val="0"/>
              <w:marRight w:val="0"/>
              <w:marTop w:val="0"/>
              <w:marBottom w:val="0"/>
              <w:divBdr>
                <w:top w:val="none" w:sz="0" w:space="0" w:color="auto"/>
                <w:left w:val="none" w:sz="0" w:space="0" w:color="auto"/>
                <w:bottom w:val="none" w:sz="0" w:space="0" w:color="auto"/>
                <w:right w:val="none" w:sz="0" w:space="0" w:color="auto"/>
              </w:divBdr>
            </w:div>
            <w:div w:id="800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4987">
      <w:bodyDiv w:val="1"/>
      <w:marLeft w:val="0"/>
      <w:marRight w:val="0"/>
      <w:marTop w:val="0"/>
      <w:marBottom w:val="0"/>
      <w:divBdr>
        <w:top w:val="none" w:sz="0" w:space="0" w:color="auto"/>
        <w:left w:val="none" w:sz="0" w:space="0" w:color="auto"/>
        <w:bottom w:val="none" w:sz="0" w:space="0" w:color="auto"/>
        <w:right w:val="none" w:sz="0" w:space="0" w:color="auto"/>
      </w:divBdr>
    </w:div>
    <w:div w:id="605693449">
      <w:bodyDiv w:val="1"/>
      <w:marLeft w:val="0"/>
      <w:marRight w:val="0"/>
      <w:marTop w:val="0"/>
      <w:marBottom w:val="0"/>
      <w:divBdr>
        <w:top w:val="none" w:sz="0" w:space="0" w:color="auto"/>
        <w:left w:val="none" w:sz="0" w:space="0" w:color="auto"/>
        <w:bottom w:val="none" w:sz="0" w:space="0" w:color="auto"/>
        <w:right w:val="none" w:sz="0" w:space="0" w:color="auto"/>
      </w:divBdr>
    </w:div>
    <w:div w:id="608120275">
      <w:bodyDiv w:val="1"/>
      <w:marLeft w:val="0"/>
      <w:marRight w:val="0"/>
      <w:marTop w:val="0"/>
      <w:marBottom w:val="0"/>
      <w:divBdr>
        <w:top w:val="none" w:sz="0" w:space="0" w:color="auto"/>
        <w:left w:val="none" w:sz="0" w:space="0" w:color="auto"/>
        <w:bottom w:val="none" w:sz="0" w:space="0" w:color="auto"/>
        <w:right w:val="none" w:sz="0" w:space="0" w:color="auto"/>
      </w:divBdr>
    </w:div>
    <w:div w:id="611285722">
      <w:bodyDiv w:val="1"/>
      <w:marLeft w:val="0"/>
      <w:marRight w:val="0"/>
      <w:marTop w:val="0"/>
      <w:marBottom w:val="0"/>
      <w:divBdr>
        <w:top w:val="none" w:sz="0" w:space="0" w:color="auto"/>
        <w:left w:val="none" w:sz="0" w:space="0" w:color="auto"/>
        <w:bottom w:val="none" w:sz="0" w:space="0" w:color="auto"/>
        <w:right w:val="none" w:sz="0" w:space="0" w:color="auto"/>
      </w:divBdr>
    </w:div>
    <w:div w:id="622270425">
      <w:bodyDiv w:val="1"/>
      <w:marLeft w:val="0"/>
      <w:marRight w:val="0"/>
      <w:marTop w:val="0"/>
      <w:marBottom w:val="0"/>
      <w:divBdr>
        <w:top w:val="none" w:sz="0" w:space="0" w:color="auto"/>
        <w:left w:val="none" w:sz="0" w:space="0" w:color="auto"/>
        <w:bottom w:val="none" w:sz="0" w:space="0" w:color="auto"/>
        <w:right w:val="none" w:sz="0" w:space="0" w:color="auto"/>
      </w:divBdr>
    </w:div>
    <w:div w:id="625966413">
      <w:bodyDiv w:val="1"/>
      <w:marLeft w:val="0"/>
      <w:marRight w:val="0"/>
      <w:marTop w:val="0"/>
      <w:marBottom w:val="0"/>
      <w:divBdr>
        <w:top w:val="none" w:sz="0" w:space="0" w:color="auto"/>
        <w:left w:val="none" w:sz="0" w:space="0" w:color="auto"/>
        <w:bottom w:val="none" w:sz="0" w:space="0" w:color="auto"/>
        <w:right w:val="none" w:sz="0" w:space="0" w:color="auto"/>
      </w:divBdr>
    </w:div>
    <w:div w:id="636452034">
      <w:bodyDiv w:val="1"/>
      <w:marLeft w:val="0"/>
      <w:marRight w:val="0"/>
      <w:marTop w:val="0"/>
      <w:marBottom w:val="0"/>
      <w:divBdr>
        <w:top w:val="none" w:sz="0" w:space="0" w:color="auto"/>
        <w:left w:val="none" w:sz="0" w:space="0" w:color="auto"/>
        <w:bottom w:val="none" w:sz="0" w:space="0" w:color="auto"/>
        <w:right w:val="none" w:sz="0" w:space="0" w:color="auto"/>
      </w:divBdr>
    </w:div>
    <w:div w:id="642006082">
      <w:bodyDiv w:val="1"/>
      <w:marLeft w:val="0"/>
      <w:marRight w:val="0"/>
      <w:marTop w:val="0"/>
      <w:marBottom w:val="0"/>
      <w:divBdr>
        <w:top w:val="none" w:sz="0" w:space="0" w:color="auto"/>
        <w:left w:val="none" w:sz="0" w:space="0" w:color="auto"/>
        <w:bottom w:val="none" w:sz="0" w:space="0" w:color="auto"/>
        <w:right w:val="none" w:sz="0" w:space="0" w:color="auto"/>
      </w:divBdr>
    </w:div>
    <w:div w:id="644746154">
      <w:bodyDiv w:val="1"/>
      <w:marLeft w:val="0"/>
      <w:marRight w:val="0"/>
      <w:marTop w:val="0"/>
      <w:marBottom w:val="0"/>
      <w:divBdr>
        <w:top w:val="none" w:sz="0" w:space="0" w:color="auto"/>
        <w:left w:val="none" w:sz="0" w:space="0" w:color="auto"/>
        <w:bottom w:val="none" w:sz="0" w:space="0" w:color="auto"/>
        <w:right w:val="none" w:sz="0" w:space="0" w:color="auto"/>
      </w:divBdr>
    </w:div>
    <w:div w:id="649599367">
      <w:bodyDiv w:val="1"/>
      <w:marLeft w:val="0"/>
      <w:marRight w:val="0"/>
      <w:marTop w:val="0"/>
      <w:marBottom w:val="0"/>
      <w:divBdr>
        <w:top w:val="none" w:sz="0" w:space="0" w:color="auto"/>
        <w:left w:val="none" w:sz="0" w:space="0" w:color="auto"/>
        <w:bottom w:val="none" w:sz="0" w:space="0" w:color="auto"/>
        <w:right w:val="none" w:sz="0" w:space="0" w:color="auto"/>
      </w:divBdr>
    </w:div>
    <w:div w:id="664212924">
      <w:bodyDiv w:val="1"/>
      <w:marLeft w:val="0"/>
      <w:marRight w:val="0"/>
      <w:marTop w:val="0"/>
      <w:marBottom w:val="0"/>
      <w:divBdr>
        <w:top w:val="none" w:sz="0" w:space="0" w:color="auto"/>
        <w:left w:val="none" w:sz="0" w:space="0" w:color="auto"/>
        <w:bottom w:val="none" w:sz="0" w:space="0" w:color="auto"/>
        <w:right w:val="none" w:sz="0" w:space="0" w:color="auto"/>
      </w:divBdr>
    </w:div>
    <w:div w:id="666401425">
      <w:bodyDiv w:val="1"/>
      <w:marLeft w:val="0"/>
      <w:marRight w:val="0"/>
      <w:marTop w:val="0"/>
      <w:marBottom w:val="0"/>
      <w:divBdr>
        <w:top w:val="none" w:sz="0" w:space="0" w:color="auto"/>
        <w:left w:val="none" w:sz="0" w:space="0" w:color="auto"/>
        <w:bottom w:val="none" w:sz="0" w:space="0" w:color="auto"/>
        <w:right w:val="none" w:sz="0" w:space="0" w:color="auto"/>
      </w:divBdr>
    </w:div>
    <w:div w:id="667950116">
      <w:bodyDiv w:val="1"/>
      <w:marLeft w:val="0"/>
      <w:marRight w:val="0"/>
      <w:marTop w:val="0"/>
      <w:marBottom w:val="0"/>
      <w:divBdr>
        <w:top w:val="none" w:sz="0" w:space="0" w:color="auto"/>
        <w:left w:val="none" w:sz="0" w:space="0" w:color="auto"/>
        <w:bottom w:val="none" w:sz="0" w:space="0" w:color="auto"/>
        <w:right w:val="none" w:sz="0" w:space="0" w:color="auto"/>
      </w:divBdr>
    </w:div>
    <w:div w:id="677463931">
      <w:bodyDiv w:val="1"/>
      <w:marLeft w:val="0"/>
      <w:marRight w:val="0"/>
      <w:marTop w:val="0"/>
      <w:marBottom w:val="0"/>
      <w:divBdr>
        <w:top w:val="none" w:sz="0" w:space="0" w:color="auto"/>
        <w:left w:val="none" w:sz="0" w:space="0" w:color="auto"/>
        <w:bottom w:val="none" w:sz="0" w:space="0" w:color="auto"/>
        <w:right w:val="none" w:sz="0" w:space="0" w:color="auto"/>
      </w:divBdr>
    </w:div>
    <w:div w:id="694768092">
      <w:bodyDiv w:val="1"/>
      <w:marLeft w:val="0"/>
      <w:marRight w:val="0"/>
      <w:marTop w:val="0"/>
      <w:marBottom w:val="0"/>
      <w:divBdr>
        <w:top w:val="none" w:sz="0" w:space="0" w:color="auto"/>
        <w:left w:val="none" w:sz="0" w:space="0" w:color="auto"/>
        <w:bottom w:val="none" w:sz="0" w:space="0" w:color="auto"/>
        <w:right w:val="none" w:sz="0" w:space="0" w:color="auto"/>
      </w:divBdr>
    </w:div>
    <w:div w:id="699555047">
      <w:bodyDiv w:val="1"/>
      <w:marLeft w:val="0"/>
      <w:marRight w:val="0"/>
      <w:marTop w:val="0"/>
      <w:marBottom w:val="0"/>
      <w:divBdr>
        <w:top w:val="none" w:sz="0" w:space="0" w:color="auto"/>
        <w:left w:val="none" w:sz="0" w:space="0" w:color="auto"/>
        <w:bottom w:val="none" w:sz="0" w:space="0" w:color="auto"/>
        <w:right w:val="none" w:sz="0" w:space="0" w:color="auto"/>
      </w:divBdr>
    </w:div>
    <w:div w:id="721517678">
      <w:bodyDiv w:val="1"/>
      <w:marLeft w:val="0"/>
      <w:marRight w:val="0"/>
      <w:marTop w:val="0"/>
      <w:marBottom w:val="0"/>
      <w:divBdr>
        <w:top w:val="none" w:sz="0" w:space="0" w:color="auto"/>
        <w:left w:val="none" w:sz="0" w:space="0" w:color="auto"/>
        <w:bottom w:val="none" w:sz="0" w:space="0" w:color="auto"/>
        <w:right w:val="none" w:sz="0" w:space="0" w:color="auto"/>
      </w:divBdr>
    </w:div>
    <w:div w:id="727074471">
      <w:bodyDiv w:val="1"/>
      <w:marLeft w:val="0"/>
      <w:marRight w:val="0"/>
      <w:marTop w:val="0"/>
      <w:marBottom w:val="0"/>
      <w:divBdr>
        <w:top w:val="none" w:sz="0" w:space="0" w:color="auto"/>
        <w:left w:val="none" w:sz="0" w:space="0" w:color="auto"/>
        <w:bottom w:val="none" w:sz="0" w:space="0" w:color="auto"/>
        <w:right w:val="none" w:sz="0" w:space="0" w:color="auto"/>
      </w:divBdr>
    </w:div>
    <w:div w:id="738215055">
      <w:bodyDiv w:val="1"/>
      <w:marLeft w:val="0"/>
      <w:marRight w:val="0"/>
      <w:marTop w:val="0"/>
      <w:marBottom w:val="0"/>
      <w:divBdr>
        <w:top w:val="none" w:sz="0" w:space="0" w:color="auto"/>
        <w:left w:val="none" w:sz="0" w:space="0" w:color="auto"/>
        <w:bottom w:val="none" w:sz="0" w:space="0" w:color="auto"/>
        <w:right w:val="none" w:sz="0" w:space="0" w:color="auto"/>
      </w:divBdr>
    </w:div>
    <w:div w:id="743258698">
      <w:bodyDiv w:val="1"/>
      <w:marLeft w:val="0"/>
      <w:marRight w:val="0"/>
      <w:marTop w:val="0"/>
      <w:marBottom w:val="0"/>
      <w:divBdr>
        <w:top w:val="none" w:sz="0" w:space="0" w:color="auto"/>
        <w:left w:val="none" w:sz="0" w:space="0" w:color="auto"/>
        <w:bottom w:val="none" w:sz="0" w:space="0" w:color="auto"/>
        <w:right w:val="none" w:sz="0" w:space="0" w:color="auto"/>
      </w:divBdr>
    </w:div>
    <w:div w:id="744105880">
      <w:bodyDiv w:val="1"/>
      <w:marLeft w:val="0"/>
      <w:marRight w:val="0"/>
      <w:marTop w:val="0"/>
      <w:marBottom w:val="0"/>
      <w:divBdr>
        <w:top w:val="none" w:sz="0" w:space="0" w:color="auto"/>
        <w:left w:val="none" w:sz="0" w:space="0" w:color="auto"/>
        <w:bottom w:val="none" w:sz="0" w:space="0" w:color="auto"/>
        <w:right w:val="none" w:sz="0" w:space="0" w:color="auto"/>
      </w:divBdr>
    </w:div>
    <w:div w:id="748384978">
      <w:bodyDiv w:val="1"/>
      <w:marLeft w:val="0"/>
      <w:marRight w:val="0"/>
      <w:marTop w:val="0"/>
      <w:marBottom w:val="0"/>
      <w:divBdr>
        <w:top w:val="none" w:sz="0" w:space="0" w:color="auto"/>
        <w:left w:val="none" w:sz="0" w:space="0" w:color="auto"/>
        <w:bottom w:val="none" w:sz="0" w:space="0" w:color="auto"/>
        <w:right w:val="none" w:sz="0" w:space="0" w:color="auto"/>
      </w:divBdr>
    </w:div>
    <w:div w:id="748576317">
      <w:bodyDiv w:val="1"/>
      <w:marLeft w:val="0"/>
      <w:marRight w:val="0"/>
      <w:marTop w:val="0"/>
      <w:marBottom w:val="0"/>
      <w:divBdr>
        <w:top w:val="none" w:sz="0" w:space="0" w:color="auto"/>
        <w:left w:val="none" w:sz="0" w:space="0" w:color="auto"/>
        <w:bottom w:val="none" w:sz="0" w:space="0" w:color="auto"/>
        <w:right w:val="none" w:sz="0" w:space="0" w:color="auto"/>
      </w:divBdr>
    </w:div>
    <w:div w:id="751970715">
      <w:bodyDiv w:val="1"/>
      <w:marLeft w:val="0"/>
      <w:marRight w:val="0"/>
      <w:marTop w:val="0"/>
      <w:marBottom w:val="0"/>
      <w:divBdr>
        <w:top w:val="none" w:sz="0" w:space="0" w:color="auto"/>
        <w:left w:val="none" w:sz="0" w:space="0" w:color="auto"/>
        <w:bottom w:val="none" w:sz="0" w:space="0" w:color="auto"/>
        <w:right w:val="none" w:sz="0" w:space="0" w:color="auto"/>
      </w:divBdr>
    </w:div>
    <w:div w:id="753744750">
      <w:bodyDiv w:val="1"/>
      <w:marLeft w:val="0"/>
      <w:marRight w:val="0"/>
      <w:marTop w:val="0"/>
      <w:marBottom w:val="0"/>
      <w:divBdr>
        <w:top w:val="none" w:sz="0" w:space="0" w:color="auto"/>
        <w:left w:val="none" w:sz="0" w:space="0" w:color="auto"/>
        <w:bottom w:val="none" w:sz="0" w:space="0" w:color="auto"/>
        <w:right w:val="none" w:sz="0" w:space="0" w:color="auto"/>
      </w:divBdr>
    </w:div>
    <w:div w:id="765270421">
      <w:bodyDiv w:val="1"/>
      <w:marLeft w:val="0"/>
      <w:marRight w:val="0"/>
      <w:marTop w:val="0"/>
      <w:marBottom w:val="0"/>
      <w:divBdr>
        <w:top w:val="none" w:sz="0" w:space="0" w:color="auto"/>
        <w:left w:val="none" w:sz="0" w:space="0" w:color="auto"/>
        <w:bottom w:val="none" w:sz="0" w:space="0" w:color="auto"/>
        <w:right w:val="none" w:sz="0" w:space="0" w:color="auto"/>
      </w:divBdr>
      <w:divsChild>
        <w:div w:id="492716885">
          <w:marLeft w:val="0"/>
          <w:marRight w:val="0"/>
          <w:marTop w:val="0"/>
          <w:marBottom w:val="0"/>
          <w:divBdr>
            <w:top w:val="none" w:sz="0" w:space="0" w:color="auto"/>
            <w:left w:val="none" w:sz="0" w:space="0" w:color="auto"/>
            <w:bottom w:val="none" w:sz="0" w:space="0" w:color="auto"/>
            <w:right w:val="none" w:sz="0" w:space="0" w:color="auto"/>
          </w:divBdr>
          <w:divsChild>
            <w:div w:id="106510957">
              <w:marLeft w:val="0"/>
              <w:marRight w:val="0"/>
              <w:marTop w:val="0"/>
              <w:marBottom w:val="0"/>
              <w:divBdr>
                <w:top w:val="none" w:sz="0" w:space="0" w:color="auto"/>
                <w:left w:val="none" w:sz="0" w:space="0" w:color="auto"/>
                <w:bottom w:val="none" w:sz="0" w:space="0" w:color="auto"/>
                <w:right w:val="none" w:sz="0" w:space="0" w:color="auto"/>
              </w:divBdr>
            </w:div>
            <w:div w:id="142477447">
              <w:marLeft w:val="0"/>
              <w:marRight w:val="0"/>
              <w:marTop w:val="0"/>
              <w:marBottom w:val="0"/>
              <w:divBdr>
                <w:top w:val="none" w:sz="0" w:space="0" w:color="auto"/>
                <w:left w:val="none" w:sz="0" w:space="0" w:color="auto"/>
                <w:bottom w:val="none" w:sz="0" w:space="0" w:color="auto"/>
                <w:right w:val="none" w:sz="0" w:space="0" w:color="auto"/>
              </w:divBdr>
            </w:div>
            <w:div w:id="334453732">
              <w:marLeft w:val="0"/>
              <w:marRight w:val="0"/>
              <w:marTop w:val="0"/>
              <w:marBottom w:val="0"/>
              <w:divBdr>
                <w:top w:val="none" w:sz="0" w:space="0" w:color="auto"/>
                <w:left w:val="none" w:sz="0" w:space="0" w:color="auto"/>
                <w:bottom w:val="none" w:sz="0" w:space="0" w:color="auto"/>
                <w:right w:val="none" w:sz="0" w:space="0" w:color="auto"/>
              </w:divBdr>
            </w:div>
            <w:div w:id="414673690">
              <w:marLeft w:val="0"/>
              <w:marRight w:val="0"/>
              <w:marTop w:val="0"/>
              <w:marBottom w:val="0"/>
              <w:divBdr>
                <w:top w:val="none" w:sz="0" w:space="0" w:color="auto"/>
                <w:left w:val="none" w:sz="0" w:space="0" w:color="auto"/>
                <w:bottom w:val="none" w:sz="0" w:space="0" w:color="auto"/>
                <w:right w:val="none" w:sz="0" w:space="0" w:color="auto"/>
              </w:divBdr>
            </w:div>
            <w:div w:id="451483207">
              <w:marLeft w:val="0"/>
              <w:marRight w:val="0"/>
              <w:marTop w:val="0"/>
              <w:marBottom w:val="0"/>
              <w:divBdr>
                <w:top w:val="none" w:sz="0" w:space="0" w:color="auto"/>
                <w:left w:val="none" w:sz="0" w:space="0" w:color="auto"/>
                <w:bottom w:val="none" w:sz="0" w:space="0" w:color="auto"/>
                <w:right w:val="none" w:sz="0" w:space="0" w:color="auto"/>
              </w:divBdr>
            </w:div>
            <w:div w:id="859666922">
              <w:marLeft w:val="0"/>
              <w:marRight w:val="0"/>
              <w:marTop w:val="0"/>
              <w:marBottom w:val="0"/>
              <w:divBdr>
                <w:top w:val="none" w:sz="0" w:space="0" w:color="auto"/>
                <w:left w:val="none" w:sz="0" w:space="0" w:color="auto"/>
                <w:bottom w:val="none" w:sz="0" w:space="0" w:color="auto"/>
                <w:right w:val="none" w:sz="0" w:space="0" w:color="auto"/>
              </w:divBdr>
            </w:div>
            <w:div w:id="894509837">
              <w:marLeft w:val="0"/>
              <w:marRight w:val="0"/>
              <w:marTop w:val="0"/>
              <w:marBottom w:val="0"/>
              <w:divBdr>
                <w:top w:val="none" w:sz="0" w:space="0" w:color="auto"/>
                <w:left w:val="none" w:sz="0" w:space="0" w:color="auto"/>
                <w:bottom w:val="none" w:sz="0" w:space="0" w:color="auto"/>
                <w:right w:val="none" w:sz="0" w:space="0" w:color="auto"/>
              </w:divBdr>
            </w:div>
            <w:div w:id="910313169">
              <w:marLeft w:val="0"/>
              <w:marRight w:val="0"/>
              <w:marTop w:val="0"/>
              <w:marBottom w:val="0"/>
              <w:divBdr>
                <w:top w:val="none" w:sz="0" w:space="0" w:color="auto"/>
                <w:left w:val="none" w:sz="0" w:space="0" w:color="auto"/>
                <w:bottom w:val="none" w:sz="0" w:space="0" w:color="auto"/>
                <w:right w:val="none" w:sz="0" w:space="0" w:color="auto"/>
              </w:divBdr>
            </w:div>
            <w:div w:id="944075045">
              <w:marLeft w:val="0"/>
              <w:marRight w:val="0"/>
              <w:marTop w:val="0"/>
              <w:marBottom w:val="0"/>
              <w:divBdr>
                <w:top w:val="none" w:sz="0" w:space="0" w:color="auto"/>
                <w:left w:val="none" w:sz="0" w:space="0" w:color="auto"/>
                <w:bottom w:val="none" w:sz="0" w:space="0" w:color="auto"/>
                <w:right w:val="none" w:sz="0" w:space="0" w:color="auto"/>
              </w:divBdr>
            </w:div>
            <w:div w:id="959803311">
              <w:marLeft w:val="0"/>
              <w:marRight w:val="0"/>
              <w:marTop w:val="0"/>
              <w:marBottom w:val="0"/>
              <w:divBdr>
                <w:top w:val="none" w:sz="0" w:space="0" w:color="auto"/>
                <w:left w:val="none" w:sz="0" w:space="0" w:color="auto"/>
                <w:bottom w:val="none" w:sz="0" w:space="0" w:color="auto"/>
                <w:right w:val="none" w:sz="0" w:space="0" w:color="auto"/>
              </w:divBdr>
            </w:div>
            <w:div w:id="1220633187">
              <w:marLeft w:val="0"/>
              <w:marRight w:val="0"/>
              <w:marTop w:val="0"/>
              <w:marBottom w:val="0"/>
              <w:divBdr>
                <w:top w:val="none" w:sz="0" w:space="0" w:color="auto"/>
                <w:left w:val="none" w:sz="0" w:space="0" w:color="auto"/>
                <w:bottom w:val="none" w:sz="0" w:space="0" w:color="auto"/>
                <w:right w:val="none" w:sz="0" w:space="0" w:color="auto"/>
              </w:divBdr>
            </w:div>
            <w:div w:id="1225795085">
              <w:marLeft w:val="0"/>
              <w:marRight w:val="0"/>
              <w:marTop w:val="0"/>
              <w:marBottom w:val="0"/>
              <w:divBdr>
                <w:top w:val="none" w:sz="0" w:space="0" w:color="auto"/>
                <w:left w:val="none" w:sz="0" w:space="0" w:color="auto"/>
                <w:bottom w:val="none" w:sz="0" w:space="0" w:color="auto"/>
                <w:right w:val="none" w:sz="0" w:space="0" w:color="auto"/>
              </w:divBdr>
            </w:div>
            <w:div w:id="1235043347">
              <w:marLeft w:val="0"/>
              <w:marRight w:val="0"/>
              <w:marTop w:val="0"/>
              <w:marBottom w:val="0"/>
              <w:divBdr>
                <w:top w:val="none" w:sz="0" w:space="0" w:color="auto"/>
                <w:left w:val="none" w:sz="0" w:space="0" w:color="auto"/>
                <w:bottom w:val="none" w:sz="0" w:space="0" w:color="auto"/>
                <w:right w:val="none" w:sz="0" w:space="0" w:color="auto"/>
              </w:divBdr>
            </w:div>
            <w:div w:id="1346176237">
              <w:marLeft w:val="0"/>
              <w:marRight w:val="0"/>
              <w:marTop w:val="0"/>
              <w:marBottom w:val="0"/>
              <w:divBdr>
                <w:top w:val="none" w:sz="0" w:space="0" w:color="auto"/>
                <w:left w:val="none" w:sz="0" w:space="0" w:color="auto"/>
                <w:bottom w:val="none" w:sz="0" w:space="0" w:color="auto"/>
                <w:right w:val="none" w:sz="0" w:space="0" w:color="auto"/>
              </w:divBdr>
            </w:div>
            <w:div w:id="1421294253">
              <w:marLeft w:val="0"/>
              <w:marRight w:val="0"/>
              <w:marTop w:val="0"/>
              <w:marBottom w:val="0"/>
              <w:divBdr>
                <w:top w:val="none" w:sz="0" w:space="0" w:color="auto"/>
                <w:left w:val="none" w:sz="0" w:space="0" w:color="auto"/>
                <w:bottom w:val="none" w:sz="0" w:space="0" w:color="auto"/>
                <w:right w:val="none" w:sz="0" w:space="0" w:color="auto"/>
              </w:divBdr>
            </w:div>
            <w:div w:id="1671712737">
              <w:marLeft w:val="0"/>
              <w:marRight w:val="0"/>
              <w:marTop w:val="0"/>
              <w:marBottom w:val="0"/>
              <w:divBdr>
                <w:top w:val="none" w:sz="0" w:space="0" w:color="auto"/>
                <w:left w:val="none" w:sz="0" w:space="0" w:color="auto"/>
                <w:bottom w:val="none" w:sz="0" w:space="0" w:color="auto"/>
                <w:right w:val="none" w:sz="0" w:space="0" w:color="auto"/>
              </w:divBdr>
            </w:div>
            <w:div w:id="1705474909">
              <w:marLeft w:val="0"/>
              <w:marRight w:val="0"/>
              <w:marTop w:val="0"/>
              <w:marBottom w:val="0"/>
              <w:divBdr>
                <w:top w:val="none" w:sz="0" w:space="0" w:color="auto"/>
                <w:left w:val="none" w:sz="0" w:space="0" w:color="auto"/>
                <w:bottom w:val="none" w:sz="0" w:space="0" w:color="auto"/>
                <w:right w:val="none" w:sz="0" w:space="0" w:color="auto"/>
              </w:divBdr>
            </w:div>
            <w:div w:id="2020158759">
              <w:marLeft w:val="0"/>
              <w:marRight w:val="0"/>
              <w:marTop w:val="0"/>
              <w:marBottom w:val="0"/>
              <w:divBdr>
                <w:top w:val="none" w:sz="0" w:space="0" w:color="auto"/>
                <w:left w:val="none" w:sz="0" w:space="0" w:color="auto"/>
                <w:bottom w:val="none" w:sz="0" w:space="0" w:color="auto"/>
                <w:right w:val="none" w:sz="0" w:space="0" w:color="auto"/>
              </w:divBdr>
            </w:div>
            <w:div w:id="21131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8384">
      <w:bodyDiv w:val="1"/>
      <w:marLeft w:val="0"/>
      <w:marRight w:val="0"/>
      <w:marTop w:val="0"/>
      <w:marBottom w:val="0"/>
      <w:divBdr>
        <w:top w:val="none" w:sz="0" w:space="0" w:color="auto"/>
        <w:left w:val="none" w:sz="0" w:space="0" w:color="auto"/>
        <w:bottom w:val="none" w:sz="0" w:space="0" w:color="auto"/>
        <w:right w:val="none" w:sz="0" w:space="0" w:color="auto"/>
      </w:divBdr>
    </w:div>
    <w:div w:id="772483249">
      <w:bodyDiv w:val="1"/>
      <w:marLeft w:val="0"/>
      <w:marRight w:val="0"/>
      <w:marTop w:val="0"/>
      <w:marBottom w:val="0"/>
      <w:divBdr>
        <w:top w:val="none" w:sz="0" w:space="0" w:color="auto"/>
        <w:left w:val="none" w:sz="0" w:space="0" w:color="auto"/>
        <w:bottom w:val="none" w:sz="0" w:space="0" w:color="auto"/>
        <w:right w:val="none" w:sz="0" w:space="0" w:color="auto"/>
      </w:divBdr>
    </w:div>
    <w:div w:id="785193552">
      <w:bodyDiv w:val="1"/>
      <w:marLeft w:val="0"/>
      <w:marRight w:val="0"/>
      <w:marTop w:val="0"/>
      <w:marBottom w:val="0"/>
      <w:divBdr>
        <w:top w:val="none" w:sz="0" w:space="0" w:color="auto"/>
        <w:left w:val="none" w:sz="0" w:space="0" w:color="auto"/>
        <w:bottom w:val="none" w:sz="0" w:space="0" w:color="auto"/>
        <w:right w:val="none" w:sz="0" w:space="0" w:color="auto"/>
      </w:divBdr>
      <w:divsChild>
        <w:div w:id="739325346">
          <w:marLeft w:val="0"/>
          <w:marRight w:val="0"/>
          <w:marTop w:val="0"/>
          <w:marBottom w:val="0"/>
          <w:divBdr>
            <w:top w:val="none" w:sz="0" w:space="0" w:color="auto"/>
            <w:left w:val="none" w:sz="0" w:space="0" w:color="auto"/>
            <w:bottom w:val="none" w:sz="0" w:space="0" w:color="auto"/>
            <w:right w:val="none" w:sz="0" w:space="0" w:color="auto"/>
          </w:divBdr>
        </w:div>
      </w:divsChild>
    </w:div>
    <w:div w:id="787311810">
      <w:bodyDiv w:val="1"/>
      <w:marLeft w:val="0"/>
      <w:marRight w:val="0"/>
      <w:marTop w:val="0"/>
      <w:marBottom w:val="0"/>
      <w:divBdr>
        <w:top w:val="none" w:sz="0" w:space="0" w:color="auto"/>
        <w:left w:val="none" w:sz="0" w:space="0" w:color="auto"/>
        <w:bottom w:val="none" w:sz="0" w:space="0" w:color="auto"/>
        <w:right w:val="none" w:sz="0" w:space="0" w:color="auto"/>
      </w:divBdr>
    </w:div>
    <w:div w:id="787436922">
      <w:bodyDiv w:val="1"/>
      <w:marLeft w:val="0"/>
      <w:marRight w:val="0"/>
      <w:marTop w:val="0"/>
      <w:marBottom w:val="0"/>
      <w:divBdr>
        <w:top w:val="none" w:sz="0" w:space="0" w:color="auto"/>
        <w:left w:val="none" w:sz="0" w:space="0" w:color="auto"/>
        <w:bottom w:val="none" w:sz="0" w:space="0" w:color="auto"/>
        <w:right w:val="none" w:sz="0" w:space="0" w:color="auto"/>
      </w:divBdr>
    </w:div>
    <w:div w:id="792749420">
      <w:bodyDiv w:val="1"/>
      <w:marLeft w:val="0"/>
      <w:marRight w:val="0"/>
      <w:marTop w:val="0"/>
      <w:marBottom w:val="0"/>
      <w:divBdr>
        <w:top w:val="none" w:sz="0" w:space="0" w:color="auto"/>
        <w:left w:val="none" w:sz="0" w:space="0" w:color="auto"/>
        <w:bottom w:val="none" w:sz="0" w:space="0" w:color="auto"/>
        <w:right w:val="none" w:sz="0" w:space="0" w:color="auto"/>
      </w:divBdr>
    </w:div>
    <w:div w:id="795298073">
      <w:bodyDiv w:val="1"/>
      <w:marLeft w:val="0"/>
      <w:marRight w:val="0"/>
      <w:marTop w:val="0"/>
      <w:marBottom w:val="0"/>
      <w:divBdr>
        <w:top w:val="none" w:sz="0" w:space="0" w:color="auto"/>
        <w:left w:val="none" w:sz="0" w:space="0" w:color="auto"/>
        <w:bottom w:val="none" w:sz="0" w:space="0" w:color="auto"/>
        <w:right w:val="none" w:sz="0" w:space="0" w:color="auto"/>
      </w:divBdr>
    </w:div>
    <w:div w:id="807017917">
      <w:bodyDiv w:val="1"/>
      <w:marLeft w:val="0"/>
      <w:marRight w:val="0"/>
      <w:marTop w:val="0"/>
      <w:marBottom w:val="0"/>
      <w:divBdr>
        <w:top w:val="none" w:sz="0" w:space="0" w:color="auto"/>
        <w:left w:val="none" w:sz="0" w:space="0" w:color="auto"/>
        <w:bottom w:val="none" w:sz="0" w:space="0" w:color="auto"/>
        <w:right w:val="none" w:sz="0" w:space="0" w:color="auto"/>
      </w:divBdr>
    </w:div>
    <w:div w:id="815730769">
      <w:bodyDiv w:val="1"/>
      <w:marLeft w:val="0"/>
      <w:marRight w:val="0"/>
      <w:marTop w:val="0"/>
      <w:marBottom w:val="0"/>
      <w:divBdr>
        <w:top w:val="none" w:sz="0" w:space="0" w:color="auto"/>
        <w:left w:val="none" w:sz="0" w:space="0" w:color="auto"/>
        <w:bottom w:val="none" w:sz="0" w:space="0" w:color="auto"/>
        <w:right w:val="none" w:sz="0" w:space="0" w:color="auto"/>
      </w:divBdr>
    </w:div>
    <w:div w:id="823663544">
      <w:bodyDiv w:val="1"/>
      <w:marLeft w:val="0"/>
      <w:marRight w:val="0"/>
      <w:marTop w:val="0"/>
      <w:marBottom w:val="0"/>
      <w:divBdr>
        <w:top w:val="none" w:sz="0" w:space="0" w:color="auto"/>
        <w:left w:val="none" w:sz="0" w:space="0" w:color="auto"/>
        <w:bottom w:val="none" w:sz="0" w:space="0" w:color="auto"/>
        <w:right w:val="none" w:sz="0" w:space="0" w:color="auto"/>
      </w:divBdr>
    </w:div>
    <w:div w:id="833453378">
      <w:bodyDiv w:val="1"/>
      <w:marLeft w:val="0"/>
      <w:marRight w:val="0"/>
      <w:marTop w:val="0"/>
      <w:marBottom w:val="0"/>
      <w:divBdr>
        <w:top w:val="none" w:sz="0" w:space="0" w:color="auto"/>
        <w:left w:val="none" w:sz="0" w:space="0" w:color="auto"/>
        <w:bottom w:val="none" w:sz="0" w:space="0" w:color="auto"/>
        <w:right w:val="none" w:sz="0" w:space="0" w:color="auto"/>
      </w:divBdr>
    </w:div>
    <w:div w:id="836266589">
      <w:bodyDiv w:val="1"/>
      <w:marLeft w:val="0"/>
      <w:marRight w:val="0"/>
      <w:marTop w:val="0"/>
      <w:marBottom w:val="0"/>
      <w:divBdr>
        <w:top w:val="none" w:sz="0" w:space="0" w:color="auto"/>
        <w:left w:val="none" w:sz="0" w:space="0" w:color="auto"/>
        <w:bottom w:val="none" w:sz="0" w:space="0" w:color="auto"/>
        <w:right w:val="none" w:sz="0" w:space="0" w:color="auto"/>
      </w:divBdr>
    </w:div>
    <w:div w:id="836967364">
      <w:bodyDiv w:val="1"/>
      <w:marLeft w:val="0"/>
      <w:marRight w:val="0"/>
      <w:marTop w:val="0"/>
      <w:marBottom w:val="0"/>
      <w:divBdr>
        <w:top w:val="none" w:sz="0" w:space="0" w:color="auto"/>
        <w:left w:val="none" w:sz="0" w:space="0" w:color="auto"/>
        <w:bottom w:val="none" w:sz="0" w:space="0" w:color="auto"/>
        <w:right w:val="none" w:sz="0" w:space="0" w:color="auto"/>
      </w:divBdr>
      <w:divsChild>
        <w:div w:id="2073306876">
          <w:marLeft w:val="-225"/>
          <w:marRight w:val="-225"/>
          <w:marTop w:val="0"/>
          <w:marBottom w:val="0"/>
          <w:divBdr>
            <w:top w:val="none" w:sz="0" w:space="0" w:color="auto"/>
            <w:left w:val="none" w:sz="0" w:space="0" w:color="auto"/>
            <w:bottom w:val="none" w:sz="0" w:space="0" w:color="auto"/>
            <w:right w:val="none" w:sz="0" w:space="0" w:color="auto"/>
          </w:divBdr>
          <w:divsChild>
            <w:div w:id="598954373">
              <w:marLeft w:val="0"/>
              <w:marRight w:val="0"/>
              <w:marTop w:val="0"/>
              <w:marBottom w:val="0"/>
              <w:divBdr>
                <w:top w:val="none" w:sz="0" w:space="0" w:color="auto"/>
                <w:left w:val="none" w:sz="0" w:space="0" w:color="auto"/>
                <w:bottom w:val="none" w:sz="0" w:space="0" w:color="auto"/>
                <w:right w:val="none" w:sz="0" w:space="0" w:color="auto"/>
              </w:divBdr>
              <w:divsChild>
                <w:div w:id="505559342">
                  <w:marLeft w:val="0"/>
                  <w:marRight w:val="0"/>
                  <w:marTop w:val="0"/>
                  <w:marBottom w:val="0"/>
                  <w:divBdr>
                    <w:top w:val="none" w:sz="0" w:space="0" w:color="auto"/>
                    <w:left w:val="none" w:sz="0" w:space="0" w:color="auto"/>
                    <w:bottom w:val="none" w:sz="0" w:space="0" w:color="auto"/>
                    <w:right w:val="none" w:sz="0" w:space="0" w:color="auto"/>
                  </w:divBdr>
                </w:div>
                <w:div w:id="13342133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81831265">
          <w:marLeft w:val="0"/>
          <w:marRight w:val="0"/>
          <w:marTop w:val="264"/>
          <w:marBottom w:val="0"/>
          <w:divBdr>
            <w:top w:val="none" w:sz="0" w:space="0" w:color="auto"/>
            <w:left w:val="none" w:sz="0" w:space="0" w:color="auto"/>
            <w:bottom w:val="none" w:sz="0" w:space="0" w:color="auto"/>
            <w:right w:val="none" w:sz="0" w:space="0" w:color="auto"/>
          </w:divBdr>
          <w:divsChild>
            <w:div w:id="1521972068">
              <w:marLeft w:val="0"/>
              <w:marRight w:val="0"/>
              <w:marTop w:val="0"/>
              <w:marBottom w:val="0"/>
              <w:divBdr>
                <w:top w:val="none" w:sz="0" w:space="0" w:color="auto"/>
                <w:left w:val="none" w:sz="0" w:space="0" w:color="auto"/>
                <w:bottom w:val="none" w:sz="0" w:space="0" w:color="auto"/>
                <w:right w:val="none" w:sz="0" w:space="0" w:color="auto"/>
              </w:divBdr>
              <w:divsChild>
                <w:div w:id="16096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73376">
      <w:bodyDiv w:val="1"/>
      <w:marLeft w:val="0"/>
      <w:marRight w:val="0"/>
      <w:marTop w:val="0"/>
      <w:marBottom w:val="0"/>
      <w:divBdr>
        <w:top w:val="none" w:sz="0" w:space="0" w:color="auto"/>
        <w:left w:val="none" w:sz="0" w:space="0" w:color="auto"/>
        <w:bottom w:val="none" w:sz="0" w:space="0" w:color="auto"/>
        <w:right w:val="none" w:sz="0" w:space="0" w:color="auto"/>
      </w:divBdr>
    </w:div>
    <w:div w:id="845175194">
      <w:bodyDiv w:val="1"/>
      <w:marLeft w:val="0"/>
      <w:marRight w:val="0"/>
      <w:marTop w:val="0"/>
      <w:marBottom w:val="0"/>
      <w:divBdr>
        <w:top w:val="none" w:sz="0" w:space="0" w:color="auto"/>
        <w:left w:val="none" w:sz="0" w:space="0" w:color="auto"/>
        <w:bottom w:val="none" w:sz="0" w:space="0" w:color="auto"/>
        <w:right w:val="none" w:sz="0" w:space="0" w:color="auto"/>
      </w:divBdr>
    </w:div>
    <w:div w:id="846361329">
      <w:bodyDiv w:val="1"/>
      <w:marLeft w:val="0"/>
      <w:marRight w:val="0"/>
      <w:marTop w:val="0"/>
      <w:marBottom w:val="0"/>
      <w:divBdr>
        <w:top w:val="none" w:sz="0" w:space="0" w:color="auto"/>
        <w:left w:val="none" w:sz="0" w:space="0" w:color="auto"/>
        <w:bottom w:val="none" w:sz="0" w:space="0" w:color="auto"/>
        <w:right w:val="none" w:sz="0" w:space="0" w:color="auto"/>
      </w:divBdr>
    </w:div>
    <w:div w:id="852690445">
      <w:bodyDiv w:val="1"/>
      <w:marLeft w:val="0"/>
      <w:marRight w:val="0"/>
      <w:marTop w:val="0"/>
      <w:marBottom w:val="0"/>
      <w:divBdr>
        <w:top w:val="none" w:sz="0" w:space="0" w:color="auto"/>
        <w:left w:val="none" w:sz="0" w:space="0" w:color="auto"/>
        <w:bottom w:val="none" w:sz="0" w:space="0" w:color="auto"/>
        <w:right w:val="none" w:sz="0" w:space="0" w:color="auto"/>
      </w:divBdr>
    </w:div>
    <w:div w:id="870260405">
      <w:bodyDiv w:val="1"/>
      <w:marLeft w:val="0"/>
      <w:marRight w:val="0"/>
      <w:marTop w:val="0"/>
      <w:marBottom w:val="0"/>
      <w:divBdr>
        <w:top w:val="none" w:sz="0" w:space="0" w:color="auto"/>
        <w:left w:val="none" w:sz="0" w:space="0" w:color="auto"/>
        <w:bottom w:val="none" w:sz="0" w:space="0" w:color="auto"/>
        <w:right w:val="none" w:sz="0" w:space="0" w:color="auto"/>
      </w:divBdr>
    </w:div>
    <w:div w:id="874388137">
      <w:bodyDiv w:val="1"/>
      <w:marLeft w:val="0"/>
      <w:marRight w:val="0"/>
      <w:marTop w:val="0"/>
      <w:marBottom w:val="0"/>
      <w:divBdr>
        <w:top w:val="none" w:sz="0" w:space="0" w:color="auto"/>
        <w:left w:val="none" w:sz="0" w:space="0" w:color="auto"/>
        <w:bottom w:val="none" w:sz="0" w:space="0" w:color="auto"/>
        <w:right w:val="none" w:sz="0" w:space="0" w:color="auto"/>
      </w:divBdr>
    </w:div>
    <w:div w:id="876085895">
      <w:bodyDiv w:val="1"/>
      <w:marLeft w:val="0"/>
      <w:marRight w:val="0"/>
      <w:marTop w:val="0"/>
      <w:marBottom w:val="0"/>
      <w:divBdr>
        <w:top w:val="none" w:sz="0" w:space="0" w:color="auto"/>
        <w:left w:val="none" w:sz="0" w:space="0" w:color="auto"/>
        <w:bottom w:val="none" w:sz="0" w:space="0" w:color="auto"/>
        <w:right w:val="none" w:sz="0" w:space="0" w:color="auto"/>
      </w:divBdr>
    </w:div>
    <w:div w:id="876548949">
      <w:bodyDiv w:val="1"/>
      <w:marLeft w:val="0"/>
      <w:marRight w:val="0"/>
      <w:marTop w:val="0"/>
      <w:marBottom w:val="0"/>
      <w:divBdr>
        <w:top w:val="none" w:sz="0" w:space="0" w:color="auto"/>
        <w:left w:val="none" w:sz="0" w:space="0" w:color="auto"/>
        <w:bottom w:val="none" w:sz="0" w:space="0" w:color="auto"/>
        <w:right w:val="none" w:sz="0" w:space="0" w:color="auto"/>
      </w:divBdr>
    </w:div>
    <w:div w:id="885066669">
      <w:bodyDiv w:val="1"/>
      <w:marLeft w:val="0"/>
      <w:marRight w:val="0"/>
      <w:marTop w:val="0"/>
      <w:marBottom w:val="0"/>
      <w:divBdr>
        <w:top w:val="none" w:sz="0" w:space="0" w:color="auto"/>
        <w:left w:val="none" w:sz="0" w:space="0" w:color="auto"/>
        <w:bottom w:val="none" w:sz="0" w:space="0" w:color="auto"/>
        <w:right w:val="none" w:sz="0" w:space="0" w:color="auto"/>
      </w:divBdr>
    </w:div>
    <w:div w:id="888761018">
      <w:bodyDiv w:val="1"/>
      <w:marLeft w:val="0"/>
      <w:marRight w:val="0"/>
      <w:marTop w:val="0"/>
      <w:marBottom w:val="0"/>
      <w:divBdr>
        <w:top w:val="none" w:sz="0" w:space="0" w:color="auto"/>
        <w:left w:val="none" w:sz="0" w:space="0" w:color="auto"/>
        <w:bottom w:val="none" w:sz="0" w:space="0" w:color="auto"/>
        <w:right w:val="none" w:sz="0" w:space="0" w:color="auto"/>
      </w:divBdr>
    </w:div>
    <w:div w:id="889144772">
      <w:bodyDiv w:val="1"/>
      <w:marLeft w:val="0"/>
      <w:marRight w:val="0"/>
      <w:marTop w:val="0"/>
      <w:marBottom w:val="0"/>
      <w:divBdr>
        <w:top w:val="none" w:sz="0" w:space="0" w:color="auto"/>
        <w:left w:val="none" w:sz="0" w:space="0" w:color="auto"/>
        <w:bottom w:val="none" w:sz="0" w:space="0" w:color="auto"/>
        <w:right w:val="none" w:sz="0" w:space="0" w:color="auto"/>
      </w:divBdr>
    </w:div>
    <w:div w:id="895428937">
      <w:bodyDiv w:val="1"/>
      <w:marLeft w:val="0"/>
      <w:marRight w:val="0"/>
      <w:marTop w:val="0"/>
      <w:marBottom w:val="0"/>
      <w:divBdr>
        <w:top w:val="none" w:sz="0" w:space="0" w:color="auto"/>
        <w:left w:val="none" w:sz="0" w:space="0" w:color="auto"/>
        <w:bottom w:val="none" w:sz="0" w:space="0" w:color="auto"/>
        <w:right w:val="none" w:sz="0" w:space="0" w:color="auto"/>
      </w:divBdr>
    </w:div>
    <w:div w:id="899092419">
      <w:bodyDiv w:val="1"/>
      <w:marLeft w:val="0"/>
      <w:marRight w:val="0"/>
      <w:marTop w:val="0"/>
      <w:marBottom w:val="0"/>
      <w:divBdr>
        <w:top w:val="none" w:sz="0" w:space="0" w:color="auto"/>
        <w:left w:val="none" w:sz="0" w:space="0" w:color="auto"/>
        <w:bottom w:val="none" w:sz="0" w:space="0" w:color="auto"/>
        <w:right w:val="none" w:sz="0" w:space="0" w:color="auto"/>
      </w:divBdr>
    </w:div>
    <w:div w:id="899710426">
      <w:bodyDiv w:val="1"/>
      <w:marLeft w:val="0"/>
      <w:marRight w:val="0"/>
      <w:marTop w:val="0"/>
      <w:marBottom w:val="0"/>
      <w:divBdr>
        <w:top w:val="none" w:sz="0" w:space="0" w:color="auto"/>
        <w:left w:val="none" w:sz="0" w:space="0" w:color="auto"/>
        <w:bottom w:val="none" w:sz="0" w:space="0" w:color="auto"/>
        <w:right w:val="none" w:sz="0" w:space="0" w:color="auto"/>
      </w:divBdr>
    </w:div>
    <w:div w:id="908077293">
      <w:bodyDiv w:val="1"/>
      <w:marLeft w:val="0"/>
      <w:marRight w:val="0"/>
      <w:marTop w:val="0"/>
      <w:marBottom w:val="0"/>
      <w:divBdr>
        <w:top w:val="none" w:sz="0" w:space="0" w:color="auto"/>
        <w:left w:val="none" w:sz="0" w:space="0" w:color="auto"/>
        <w:bottom w:val="none" w:sz="0" w:space="0" w:color="auto"/>
        <w:right w:val="none" w:sz="0" w:space="0" w:color="auto"/>
      </w:divBdr>
    </w:div>
    <w:div w:id="914826764">
      <w:bodyDiv w:val="1"/>
      <w:marLeft w:val="0"/>
      <w:marRight w:val="0"/>
      <w:marTop w:val="0"/>
      <w:marBottom w:val="0"/>
      <w:divBdr>
        <w:top w:val="none" w:sz="0" w:space="0" w:color="auto"/>
        <w:left w:val="none" w:sz="0" w:space="0" w:color="auto"/>
        <w:bottom w:val="none" w:sz="0" w:space="0" w:color="auto"/>
        <w:right w:val="none" w:sz="0" w:space="0" w:color="auto"/>
      </w:divBdr>
    </w:div>
    <w:div w:id="918249896">
      <w:bodyDiv w:val="1"/>
      <w:marLeft w:val="0"/>
      <w:marRight w:val="0"/>
      <w:marTop w:val="0"/>
      <w:marBottom w:val="0"/>
      <w:divBdr>
        <w:top w:val="none" w:sz="0" w:space="0" w:color="auto"/>
        <w:left w:val="none" w:sz="0" w:space="0" w:color="auto"/>
        <w:bottom w:val="none" w:sz="0" w:space="0" w:color="auto"/>
        <w:right w:val="none" w:sz="0" w:space="0" w:color="auto"/>
      </w:divBdr>
    </w:div>
    <w:div w:id="921791523">
      <w:bodyDiv w:val="1"/>
      <w:marLeft w:val="0"/>
      <w:marRight w:val="0"/>
      <w:marTop w:val="0"/>
      <w:marBottom w:val="0"/>
      <w:divBdr>
        <w:top w:val="none" w:sz="0" w:space="0" w:color="auto"/>
        <w:left w:val="none" w:sz="0" w:space="0" w:color="auto"/>
        <w:bottom w:val="none" w:sz="0" w:space="0" w:color="auto"/>
        <w:right w:val="none" w:sz="0" w:space="0" w:color="auto"/>
      </w:divBdr>
    </w:div>
    <w:div w:id="929239756">
      <w:bodyDiv w:val="1"/>
      <w:marLeft w:val="0"/>
      <w:marRight w:val="0"/>
      <w:marTop w:val="0"/>
      <w:marBottom w:val="0"/>
      <w:divBdr>
        <w:top w:val="none" w:sz="0" w:space="0" w:color="auto"/>
        <w:left w:val="none" w:sz="0" w:space="0" w:color="auto"/>
        <w:bottom w:val="none" w:sz="0" w:space="0" w:color="auto"/>
        <w:right w:val="none" w:sz="0" w:space="0" w:color="auto"/>
      </w:divBdr>
    </w:div>
    <w:div w:id="933896486">
      <w:bodyDiv w:val="1"/>
      <w:marLeft w:val="0"/>
      <w:marRight w:val="0"/>
      <w:marTop w:val="0"/>
      <w:marBottom w:val="0"/>
      <w:divBdr>
        <w:top w:val="none" w:sz="0" w:space="0" w:color="auto"/>
        <w:left w:val="none" w:sz="0" w:space="0" w:color="auto"/>
        <w:bottom w:val="none" w:sz="0" w:space="0" w:color="auto"/>
        <w:right w:val="none" w:sz="0" w:space="0" w:color="auto"/>
      </w:divBdr>
    </w:div>
    <w:div w:id="936330861">
      <w:bodyDiv w:val="1"/>
      <w:marLeft w:val="0"/>
      <w:marRight w:val="0"/>
      <w:marTop w:val="0"/>
      <w:marBottom w:val="0"/>
      <w:divBdr>
        <w:top w:val="none" w:sz="0" w:space="0" w:color="auto"/>
        <w:left w:val="none" w:sz="0" w:space="0" w:color="auto"/>
        <w:bottom w:val="none" w:sz="0" w:space="0" w:color="auto"/>
        <w:right w:val="none" w:sz="0" w:space="0" w:color="auto"/>
      </w:divBdr>
      <w:divsChild>
        <w:div w:id="115105384">
          <w:marLeft w:val="0"/>
          <w:marRight w:val="0"/>
          <w:marTop w:val="150"/>
          <w:marBottom w:val="0"/>
          <w:divBdr>
            <w:top w:val="none" w:sz="0" w:space="0" w:color="auto"/>
            <w:left w:val="none" w:sz="0" w:space="0" w:color="auto"/>
            <w:bottom w:val="none" w:sz="0" w:space="0" w:color="auto"/>
            <w:right w:val="none" w:sz="0" w:space="0" w:color="auto"/>
          </w:divBdr>
          <w:divsChild>
            <w:div w:id="11691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4687">
      <w:bodyDiv w:val="1"/>
      <w:marLeft w:val="0"/>
      <w:marRight w:val="0"/>
      <w:marTop w:val="0"/>
      <w:marBottom w:val="0"/>
      <w:divBdr>
        <w:top w:val="none" w:sz="0" w:space="0" w:color="auto"/>
        <w:left w:val="none" w:sz="0" w:space="0" w:color="auto"/>
        <w:bottom w:val="none" w:sz="0" w:space="0" w:color="auto"/>
        <w:right w:val="none" w:sz="0" w:space="0" w:color="auto"/>
      </w:divBdr>
    </w:div>
    <w:div w:id="946700251">
      <w:bodyDiv w:val="1"/>
      <w:marLeft w:val="0"/>
      <w:marRight w:val="0"/>
      <w:marTop w:val="0"/>
      <w:marBottom w:val="0"/>
      <w:divBdr>
        <w:top w:val="none" w:sz="0" w:space="0" w:color="auto"/>
        <w:left w:val="none" w:sz="0" w:space="0" w:color="auto"/>
        <w:bottom w:val="none" w:sz="0" w:space="0" w:color="auto"/>
        <w:right w:val="none" w:sz="0" w:space="0" w:color="auto"/>
      </w:divBdr>
    </w:div>
    <w:div w:id="960114578">
      <w:bodyDiv w:val="1"/>
      <w:marLeft w:val="0"/>
      <w:marRight w:val="0"/>
      <w:marTop w:val="0"/>
      <w:marBottom w:val="0"/>
      <w:divBdr>
        <w:top w:val="none" w:sz="0" w:space="0" w:color="auto"/>
        <w:left w:val="none" w:sz="0" w:space="0" w:color="auto"/>
        <w:bottom w:val="none" w:sz="0" w:space="0" w:color="auto"/>
        <w:right w:val="none" w:sz="0" w:space="0" w:color="auto"/>
      </w:divBdr>
    </w:div>
    <w:div w:id="964501296">
      <w:bodyDiv w:val="1"/>
      <w:marLeft w:val="0"/>
      <w:marRight w:val="0"/>
      <w:marTop w:val="0"/>
      <w:marBottom w:val="0"/>
      <w:divBdr>
        <w:top w:val="none" w:sz="0" w:space="0" w:color="auto"/>
        <w:left w:val="none" w:sz="0" w:space="0" w:color="auto"/>
        <w:bottom w:val="none" w:sz="0" w:space="0" w:color="auto"/>
        <w:right w:val="none" w:sz="0" w:space="0" w:color="auto"/>
      </w:divBdr>
    </w:div>
    <w:div w:id="966006648">
      <w:bodyDiv w:val="1"/>
      <w:marLeft w:val="0"/>
      <w:marRight w:val="0"/>
      <w:marTop w:val="0"/>
      <w:marBottom w:val="0"/>
      <w:divBdr>
        <w:top w:val="none" w:sz="0" w:space="0" w:color="auto"/>
        <w:left w:val="none" w:sz="0" w:space="0" w:color="auto"/>
        <w:bottom w:val="none" w:sz="0" w:space="0" w:color="auto"/>
        <w:right w:val="none" w:sz="0" w:space="0" w:color="auto"/>
      </w:divBdr>
    </w:div>
    <w:div w:id="969826783">
      <w:bodyDiv w:val="1"/>
      <w:marLeft w:val="0"/>
      <w:marRight w:val="0"/>
      <w:marTop w:val="0"/>
      <w:marBottom w:val="0"/>
      <w:divBdr>
        <w:top w:val="none" w:sz="0" w:space="0" w:color="auto"/>
        <w:left w:val="none" w:sz="0" w:space="0" w:color="auto"/>
        <w:bottom w:val="none" w:sz="0" w:space="0" w:color="auto"/>
        <w:right w:val="none" w:sz="0" w:space="0" w:color="auto"/>
      </w:divBdr>
    </w:div>
    <w:div w:id="971250714">
      <w:bodyDiv w:val="1"/>
      <w:marLeft w:val="0"/>
      <w:marRight w:val="0"/>
      <w:marTop w:val="0"/>
      <w:marBottom w:val="0"/>
      <w:divBdr>
        <w:top w:val="none" w:sz="0" w:space="0" w:color="auto"/>
        <w:left w:val="none" w:sz="0" w:space="0" w:color="auto"/>
        <w:bottom w:val="none" w:sz="0" w:space="0" w:color="auto"/>
        <w:right w:val="none" w:sz="0" w:space="0" w:color="auto"/>
      </w:divBdr>
    </w:div>
    <w:div w:id="1009676177">
      <w:bodyDiv w:val="1"/>
      <w:marLeft w:val="0"/>
      <w:marRight w:val="0"/>
      <w:marTop w:val="0"/>
      <w:marBottom w:val="0"/>
      <w:divBdr>
        <w:top w:val="none" w:sz="0" w:space="0" w:color="auto"/>
        <w:left w:val="none" w:sz="0" w:space="0" w:color="auto"/>
        <w:bottom w:val="none" w:sz="0" w:space="0" w:color="auto"/>
        <w:right w:val="none" w:sz="0" w:space="0" w:color="auto"/>
      </w:divBdr>
    </w:div>
    <w:div w:id="1011763646">
      <w:bodyDiv w:val="1"/>
      <w:marLeft w:val="0"/>
      <w:marRight w:val="0"/>
      <w:marTop w:val="0"/>
      <w:marBottom w:val="0"/>
      <w:divBdr>
        <w:top w:val="none" w:sz="0" w:space="0" w:color="auto"/>
        <w:left w:val="none" w:sz="0" w:space="0" w:color="auto"/>
        <w:bottom w:val="none" w:sz="0" w:space="0" w:color="auto"/>
        <w:right w:val="none" w:sz="0" w:space="0" w:color="auto"/>
      </w:divBdr>
    </w:div>
    <w:div w:id="1017540033">
      <w:bodyDiv w:val="1"/>
      <w:marLeft w:val="0"/>
      <w:marRight w:val="0"/>
      <w:marTop w:val="0"/>
      <w:marBottom w:val="0"/>
      <w:divBdr>
        <w:top w:val="none" w:sz="0" w:space="0" w:color="auto"/>
        <w:left w:val="none" w:sz="0" w:space="0" w:color="auto"/>
        <w:bottom w:val="none" w:sz="0" w:space="0" w:color="auto"/>
        <w:right w:val="none" w:sz="0" w:space="0" w:color="auto"/>
      </w:divBdr>
    </w:div>
    <w:div w:id="1027175457">
      <w:bodyDiv w:val="1"/>
      <w:marLeft w:val="0"/>
      <w:marRight w:val="0"/>
      <w:marTop w:val="0"/>
      <w:marBottom w:val="0"/>
      <w:divBdr>
        <w:top w:val="none" w:sz="0" w:space="0" w:color="auto"/>
        <w:left w:val="none" w:sz="0" w:space="0" w:color="auto"/>
        <w:bottom w:val="none" w:sz="0" w:space="0" w:color="auto"/>
        <w:right w:val="none" w:sz="0" w:space="0" w:color="auto"/>
      </w:divBdr>
    </w:div>
    <w:div w:id="1028021806">
      <w:bodyDiv w:val="1"/>
      <w:marLeft w:val="0"/>
      <w:marRight w:val="0"/>
      <w:marTop w:val="0"/>
      <w:marBottom w:val="0"/>
      <w:divBdr>
        <w:top w:val="none" w:sz="0" w:space="0" w:color="auto"/>
        <w:left w:val="none" w:sz="0" w:space="0" w:color="auto"/>
        <w:bottom w:val="none" w:sz="0" w:space="0" w:color="auto"/>
        <w:right w:val="none" w:sz="0" w:space="0" w:color="auto"/>
      </w:divBdr>
    </w:div>
    <w:div w:id="1028216514">
      <w:bodyDiv w:val="1"/>
      <w:marLeft w:val="0"/>
      <w:marRight w:val="0"/>
      <w:marTop w:val="0"/>
      <w:marBottom w:val="0"/>
      <w:divBdr>
        <w:top w:val="none" w:sz="0" w:space="0" w:color="auto"/>
        <w:left w:val="none" w:sz="0" w:space="0" w:color="auto"/>
        <w:bottom w:val="none" w:sz="0" w:space="0" w:color="auto"/>
        <w:right w:val="none" w:sz="0" w:space="0" w:color="auto"/>
      </w:divBdr>
    </w:div>
    <w:div w:id="1039165065">
      <w:bodyDiv w:val="1"/>
      <w:marLeft w:val="0"/>
      <w:marRight w:val="0"/>
      <w:marTop w:val="0"/>
      <w:marBottom w:val="0"/>
      <w:divBdr>
        <w:top w:val="none" w:sz="0" w:space="0" w:color="auto"/>
        <w:left w:val="none" w:sz="0" w:space="0" w:color="auto"/>
        <w:bottom w:val="none" w:sz="0" w:space="0" w:color="auto"/>
        <w:right w:val="none" w:sz="0" w:space="0" w:color="auto"/>
      </w:divBdr>
    </w:div>
    <w:div w:id="1039402644">
      <w:bodyDiv w:val="1"/>
      <w:marLeft w:val="0"/>
      <w:marRight w:val="0"/>
      <w:marTop w:val="0"/>
      <w:marBottom w:val="0"/>
      <w:divBdr>
        <w:top w:val="none" w:sz="0" w:space="0" w:color="auto"/>
        <w:left w:val="none" w:sz="0" w:space="0" w:color="auto"/>
        <w:bottom w:val="none" w:sz="0" w:space="0" w:color="auto"/>
        <w:right w:val="none" w:sz="0" w:space="0" w:color="auto"/>
      </w:divBdr>
    </w:div>
    <w:div w:id="1044791633">
      <w:bodyDiv w:val="1"/>
      <w:marLeft w:val="0"/>
      <w:marRight w:val="0"/>
      <w:marTop w:val="0"/>
      <w:marBottom w:val="0"/>
      <w:divBdr>
        <w:top w:val="none" w:sz="0" w:space="0" w:color="auto"/>
        <w:left w:val="none" w:sz="0" w:space="0" w:color="auto"/>
        <w:bottom w:val="none" w:sz="0" w:space="0" w:color="auto"/>
        <w:right w:val="none" w:sz="0" w:space="0" w:color="auto"/>
      </w:divBdr>
    </w:div>
    <w:div w:id="1050613850">
      <w:bodyDiv w:val="1"/>
      <w:marLeft w:val="0"/>
      <w:marRight w:val="0"/>
      <w:marTop w:val="0"/>
      <w:marBottom w:val="0"/>
      <w:divBdr>
        <w:top w:val="none" w:sz="0" w:space="0" w:color="auto"/>
        <w:left w:val="none" w:sz="0" w:space="0" w:color="auto"/>
        <w:bottom w:val="none" w:sz="0" w:space="0" w:color="auto"/>
        <w:right w:val="none" w:sz="0" w:space="0" w:color="auto"/>
      </w:divBdr>
    </w:div>
    <w:div w:id="1057627612">
      <w:bodyDiv w:val="1"/>
      <w:marLeft w:val="0"/>
      <w:marRight w:val="0"/>
      <w:marTop w:val="0"/>
      <w:marBottom w:val="0"/>
      <w:divBdr>
        <w:top w:val="none" w:sz="0" w:space="0" w:color="auto"/>
        <w:left w:val="none" w:sz="0" w:space="0" w:color="auto"/>
        <w:bottom w:val="none" w:sz="0" w:space="0" w:color="auto"/>
        <w:right w:val="none" w:sz="0" w:space="0" w:color="auto"/>
      </w:divBdr>
    </w:div>
    <w:div w:id="1070543064">
      <w:bodyDiv w:val="1"/>
      <w:marLeft w:val="0"/>
      <w:marRight w:val="0"/>
      <w:marTop w:val="0"/>
      <w:marBottom w:val="0"/>
      <w:divBdr>
        <w:top w:val="none" w:sz="0" w:space="0" w:color="auto"/>
        <w:left w:val="none" w:sz="0" w:space="0" w:color="auto"/>
        <w:bottom w:val="none" w:sz="0" w:space="0" w:color="auto"/>
        <w:right w:val="none" w:sz="0" w:space="0" w:color="auto"/>
      </w:divBdr>
    </w:div>
    <w:div w:id="1074546938">
      <w:bodyDiv w:val="1"/>
      <w:marLeft w:val="0"/>
      <w:marRight w:val="0"/>
      <w:marTop w:val="0"/>
      <w:marBottom w:val="0"/>
      <w:divBdr>
        <w:top w:val="none" w:sz="0" w:space="0" w:color="auto"/>
        <w:left w:val="none" w:sz="0" w:space="0" w:color="auto"/>
        <w:bottom w:val="none" w:sz="0" w:space="0" w:color="auto"/>
        <w:right w:val="none" w:sz="0" w:space="0" w:color="auto"/>
      </w:divBdr>
    </w:div>
    <w:div w:id="1075904582">
      <w:bodyDiv w:val="1"/>
      <w:marLeft w:val="0"/>
      <w:marRight w:val="0"/>
      <w:marTop w:val="0"/>
      <w:marBottom w:val="0"/>
      <w:divBdr>
        <w:top w:val="none" w:sz="0" w:space="0" w:color="auto"/>
        <w:left w:val="none" w:sz="0" w:space="0" w:color="auto"/>
        <w:bottom w:val="none" w:sz="0" w:space="0" w:color="auto"/>
        <w:right w:val="none" w:sz="0" w:space="0" w:color="auto"/>
      </w:divBdr>
    </w:div>
    <w:div w:id="1086459374">
      <w:bodyDiv w:val="1"/>
      <w:marLeft w:val="0"/>
      <w:marRight w:val="0"/>
      <w:marTop w:val="0"/>
      <w:marBottom w:val="0"/>
      <w:divBdr>
        <w:top w:val="none" w:sz="0" w:space="0" w:color="auto"/>
        <w:left w:val="none" w:sz="0" w:space="0" w:color="auto"/>
        <w:bottom w:val="none" w:sz="0" w:space="0" w:color="auto"/>
        <w:right w:val="none" w:sz="0" w:space="0" w:color="auto"/>
      </w:divBdr>
    </w:div>
    <w:div w:id="1090740077">
      <w:bodyDiv w:val="1"/>
      <w:marLeft w:val="0"/>
      <w:marRight w:val="0"/>
      <w:marTop w:val="0"/>
      <w:marBottom w:val="0"/>
      <w:divBdr>
        <w:top w:val="none" w:sz="0" w:space="0" w:color="auto"/>
        <w:left w:val="none" w:sz="0" w:space="0" w:color="auto"/>
        <w:bottom w:val="none" w:sz="0" w:space="0" w:color="auto"/>
        <w:right w:val="none" w:sz="0" w:space="0" w:color="auto"/>
      </w:divBdr>
    </w:div>
    <w:div w:id="1091927997">
      <w:bodyDiv w:val="1"/>
      <w:marLeft w:val="0"/>
      <w:marRight w:val="0"/>
      <w:marTop w:val="0"/>
      <w:marBottom w:val="0"/>
      <w:divBdr>
        <w:top w:val="none" w:sz="0" w:space="0" w:color="auto"/>
        <w:left w:val="none" w:sz="0" w:space="0" w:color="auto"/>
        <w:bottom w:val="none" w:sz="0" w:space="0" w:color="auto"/>
        <w:right w:val="none" w:sz="0" w:space="0" w:color="auto"/>
      </w:divBdr>
    </w:div>
    <w:div w:id="1092974310">
      <w:bodyDiv w:val="1"/>
      <w:marLeft w:val="0"/>
      <w:marRight w:val="0"/>
      <w:marTop w:val="0"/>
      <w:marBottom w:val="0"/>
      <w:divBdr>
        <w:top w:val="none" w:sz="0" w:space="0" w:color="auto"/>
        <w:left w:val="none" w:sz="0" w:space="0" w:color="auto"/>
        <w:bottom w:val="none" w:sz="0" w:space="0" w:color="auto"/>
        <w:right w:val="none" w:sz="0" w:space="0" w:color="auto"/>
      </w:divBdr>
    </w:div>
    <w:div w:id="1098986702">
      <w:bodyDiv w:val="1"/>
      <w:marLeft w:val="0"/>
      <w:marRight w:val="0"/>
      <w:marTop w:val="0"/>
      <w:marBottom w:val="0"/>
      <w:divBdr>
        <w:top w:val="none" w:sz="0" w:space="0" w:color="auto"/>
        <w:left w:val="none" w:sz="0" w:space="0" w:color="auto"/>
        <w:bottom w:val="none" w:sz="0" w:space="0" w:color="auto"/>
        <w:right w:val="none" w:sz="0" w:space="0" w:color="auto"/>
      </w:divBdr>
    </w:div>
    <w:div w:id="1100372161">
      <w:bodyDiv w:val="1"/>
      <w:marLeft w:val="0"/>
      <w:marRight w:val="0"/>
      <w:marTop w:val="0"/>
      <w:marBottom w:val="0"/>
      <w:divBdr>
        <w:top w:val="none" w:sz="0" w:space="0" w:color="auto"/>
        <w:left w:val="none" w:sz="0" w:space="0" w:color="auto"/>
        <w:bottom w:val="none" w:sz="0" w:space="0" w:color="auto"/>
        <w:right w:val="none" w:sz="0" w:space="0" w:color="auto"/>
      </w:divBdr>
    </w:div>
    <w:div w:id="1110858033">
      <w:bodyDiv w:val="1"/>
      <w:marLeft w:val="0"/>
      <w:marRight w:val="0"/>
      <w:marTop w:val="0"/>
      <w:marBottom w:val="0"/>
      <w:divBdr>
        <w:top w:val="none" w:sz="0" w:space="0" w:color="auto"/>
        <w:left w:val="none" w:sz="0" w:space="0" w:color="auto"/>
        <w:bottom w:val="none" w:sz="0" w:space="0" w:color="auto"/>
        <w:right w:val="none" w:sz="0" w:space="0" w:color="auto"/>
      </w:divBdr>
    </w:div>
    <w:div w:id="1115639442">
      <w:bodyDiv w:val="1"/>
      <w:marLeft w:val="0"/>
      <w:marRight w:val="0"/>
      <w:marTop w:val="0"/>
      <w:marBottom w:val="0"/>
      <w:divBdr>
        <w:top w:val="none" w:sz="0" w:space="0" w:color="auto"/>
        <w:left w:val="none" w:sz="0" w:space="0" w:color="auto"/>
        <w:bottom w:val="none" w:sz="0" w:space="0" w:color="auto"/>
        <w:right w:val="none" w:sz="0" w:space="0" w:color="auto"/>
      </w:divBdr>
      <w:divsChild>
        <w:div w:id="1971590354">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 w:id="1129326725">
      <w:bodyDiv w:val="1"/>
      <w:marLeft w:val="0"/>
      <w:marRight w:val="0"/>
      <w:marTop w:val="0"/>
      <w:marBottom w:val="0"/>
      <w:divBdr>
        <w:top w:val="none" w:sz="0" w:space="0" w:color="auto"/>
        <w:left w:val="none" w:sz="0" w:space="0" w:color="auto"/>
        <w:bottom w:val="none" w:sz="0" w:space="0" w:color="auto"/>
        <w:right w:val="none" w:sz="0" w:space="0" w:color="auto"/>
      </w:divBdr>
    </w:div>
    <w:div w:id="1137141025">
      <w:bodyDiv w:val="1"/>
      <w:marLeft w:val="0"/>
      <w:marRight w:val="0"/>
      <w:marTop w:val="0"/>
      <w:marBottom w:val="0"/>
      <w:divBdr>
        <w:top w:val="none" w:sz="0" w:space="0" w:color="auto"/>
        <w:left w:val="none" w:sz="0" w:space="0" w:color="auto"/>
        <w:bottom w:val="none" w:sz="0" w:space="0" w:color="auto"/>
        <w:right w:val="none" w:sz="0" w:space="0" w:color="auto"/>
      </w:divBdr>
    </w:div>
    <w:div w:id="1144081594">
      <w:bodyDiv w:val="1"/>
      <w:marLeft w:val="0"/>
      <w:marRight w:val="0"/>
      <w:marTop w:val="0"/>
      <w:marBottom w:val="0"/>
      <w:divBdr>
        <w:top w:val="none" w:sz="0" w:space="0" w:color="auto"/>
        <w:left w:val="none" w:sz="0" w:space="0" w:color="auto"/>
        <w:bottom w:val="none" w:sz="0" w:space="0" w:color="auto"/>
        <w:right w:val="none" w:sz="0" w:space="0" w:color="auto"/>
      </w:divBdr>
      <w:divsChild>
        <w:div w:id="1069964643">
          <w:marLeft w:val="0"/>
          <w:marRight w:val="0"/>
          <w:marTop w:val="264"/>
          <w:marBottom w:val="0"/>
          <w:divBdr>
            <w:top w:val="none" w:sz="0" w:space="0" w:color="auto"/>
            <w:left w:val="none" w:sz="0" w:space="0" w:color="auto"/>
            <w:bottom w:val="none" w:sz="0" w:space="0" w:color="auto"/>
            <w:right w:val="none" w:sz="0" w:space="0" w:color="auto"/>
          </w:divBdr>
          <w:divsChild>
            <w:div w:id="1420522923">
              <w:marLeft w:val="0"/>
              <w:marRight w:val="0"/>
              <w:marTop w:val="0"/>
              <w:marBottom w:val="0"/>
              <w:divBdr>
                <w:top w:val="none" w:sz="0" w:space="0" w:color="auto"/>
                <w:left w:val="none" w:sz="0" w:space="0" w:color="auto"/>
                <w:bottom w:val="none" w:sz="0" w:space="0" w:color="auto"/>
                <w:right w:val="none" w:sz="0" w:space="0" w:color="auto"/>
              </w:divBdr>
              <w:divsChild>
                <w:div w:id="6466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3468">
          <w:marLeft w:val="-225"/>
          <w:marRight w:val="-225"/>
          <w:marTop w:val="0"/>
          <w:marBottom w:val="0"/>
          <w:divBdr>
            <w:top w:val="none" w:sz="0" w:space="0" w:color="auto"/>
            <w:left w:val="none" w:sz="0" w:space="0" w:color="auto"/>
            <w:bottom w:val="none" w:sz="0" w:space="0" w:color="auto"/>
            <w:right w:val="none" w:sz="0" w:space="0" w:color="auto"/>
          </w:divBdr>
          <w:divsChild>
            <w:div w:id="1020203530">
              <w:marLeft w:val="0"/>
              <w:marRight w:val="0"/>
              <w:marTop w:val="0"/>
              <w:marBottom w:val="0"/>
              <w:divBdr>
                <w:top w:val="none" w:sz="0" w:space="0" w:color="auto"/>
                <w:left w:val="none" w:sz="0" w:space="0" w:color="auto"/>
                <w:bottom w:val="none" w:sz="0" w:space="0" w:color="auto"/>
                <w:right w:val="none" w:sz="0" w:space="0" w:color="auto"/>
              </w:divBdr>
              <w:divsChild>
                <w:div w:id="1466584866">
                  <w:marLeft w:val="150"/>
                  <w:marRight w:val="0"/>
                  <w:marTop w:val="0"/>
                  <w:marBottom w:val="0"/>
                  <w:divBdr>
                    <w:top w:val="none" w:sz="0" w:space="0" w:color="auto"/>
                    <w:left w:val="none" w:sz="0" w:space="0" w:color="auto"/>
                    <w:bottom w:val="none" w:sz="0" w:space="0" w:color="auto"/>
                    <w:right w:val="none" w:sz="0" w:space="0" w:color="auto"/>
                  </w:divBdr>
                </w:div>
                <w:div w:id="16631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2020">
      <w:bodyDiv w:val="1"/>
      <w:marLeft w:val="0"/>
      <w:marRight w:val="0"/>
      <w:marTop w:val="0"/>
      <w:marBottom w:val="0"/>
      <w:divBdr>
        <w:top w:val="none" w:sz="0" w:space="0" w:color="auto"/>
        <w:left w:val="none" w:sz="0" w:space="0" w:color="auto"/>
        <w:bottom w:val="none" w:sz="0" w:space="0" w:color="auto"/>
        <w:right w:val="none" w:sz="0" w:space="0" w:color="auto"/>
      </w:divBdr>
    </w:div>
    <w:div w:id="1152985761">
      <w:bodyDiv w:val="1"/>
      <w:marLeft w:val="0"/>
      <w:marRight w:val="0"/>
      <w:marTop w:val="0"/>
      <w:marBottom w:val="0"/>
      <w:divBdr>
        <w:top w:val="none" w:sz="0" w:space="0" w:color="auto"/>
        <w:left w:val="none" w:sz="0" w:space="0" w:color="auto"/>
        <w:bottom w:val="none" w:sz="0" w:space="0" w:color="auto"/>
        <w:right w:val="none" w:sz="0" w:space="0" w:color="auto"/>
      </w:divBdr>
    </w:div>
    <w:div w:id="1154447231">
      <w:bodyDiv w:val="1"/>
      <w:marLeft w:val="0"/>
      <w:marRight w:val="0"/>
      <w:marTop w:val="0"/>
      <w:marBottom w:val="0"/>
      <w:divBdr>
        <w:top w:val="none" w:sz="0" w:space="0" w:color="auto"/>
        <w:left w:val="none" w:sz="0" w:space="0" w:color="auto"/>
        <w:bottom w:val="none" w:sz="0" w:space="0" w:color="auto"/>
        <w:right w:val="none" w:sz="0" w:space="0" w:color="auto"/>
      </w:divBdr>
    </w:div>
    <w:div w:id="1159074351">
      <w:bodyDiv w:val="1"/>
      <w:marLeft w:val="0"/>
      <w:marRight w:val="0"/>
      <w:marTop w:val="0"/>
      <w:marBottom w:val="0"/>
      <w:divBdr>
        <w:top w:val="none" w:sz="0" w:space="0" w:color="auto"/>
        <w:left w:val="none" w:sz="0" w:space="0" w:color="auto"/>
        <w:bottom w:val="none" w:sz="0" w:space="0" w:color="auto"/>
        <w:right w:val="none" w:sz="0" w:space="0" w:color="auto"/>
      </w:divBdr>
    </w:div>
    <w:div w:id="1161655393">
      <w:bodyDiv w:val="1"/>
      <w:marLeft w:val="0"/>
      <w:marRight w:val="0"/>
      <w:marTop w:val="0"/>
      <w:marBottom w:val="0"/>
      <w:divBdr>
        <w:top w:val="none" w:sz="0" w:space="0" w:color="auto"/>
        <w:left w:val="none" w:sz="0" w:space="0" w:color="auto"/>
        <w:bottom w:val="none" w:sz="0" w:space="0" w:color="auto"/>
        <w:right w:val="none" w:sz="0" w:space="0" w:color="auto"/>
      </w:divBdr>
    </w:div>
    <w:div w:id="1167327536">
      <w:bodyDiv w:val="1"/>
      <w:marLeft w:val="0"/>
      <w:marRight w:val="0"/>
      <w:marTop w:val="0"/>
      <w:marBottom w:val="0"/>
      <w:divBdr>
        <w:top w:val="none" w:sz="0" w:space="0" w:color="auto"/>
        <w:left w:val="none" w:sz="0" w:space="0" w:color="auto"/>
        <w:bottom w:val="none" w:sz="0" w:space="0" w:color="auto"/>
        <w:right w:val="none" w:sz="0" w:space="0" w:color="auto"/>
      </w:divBdr>
    </w:div>
    <w:div w:id="1170220456">
      <w:bodyDiv w:val="1"/>
      <w:marLeft w:val="0"/>
      <w:marRight w:val="0"/>
      <w:marTop w:val="0"/>
      <w:marBottom w:val="0"/>
      <w:divBdr>
        <w:top w:val="none" w:sz="0" w:space="0" w:color="auto"/>
        <w:left w:val="none" w:sz="0" w:space="0" w:color="auto"/>
        <w:bottom w:val="none" w:sz="0" w:space="0" w:color="auto"/>
        <w:right w:val="none" w:sz="0" w:space="0" w:color="auto"/>
      </w:divBdr>
    </w:div>
    <w:div w:id="1221287654">
      <w:bodyDiv w:val="1"/>
      <w:marLeft w:val="0"/>
      <w:marRight w:val="0"/>
      <w:marTop w:val="0"/>
      <w:marBottom w:val="0"/>
      <w:divBdr>
        <w:top w:val="none" w:sz="0" w:space="0" w:color="auto"/>
        <w:left w:val="none" w:sz="0" w:space="0" w:color="auto"/>
        <w:bottom w:val="none" w:sz="0" w:space="0" w:color="auto"/>
        <w:right w:val="none" w:sz="0" w:space="0" w:color="auto"/>
      </w:divBdr>
    </w:div>
    <w:div w:id="1229347187">
      <w:bodyDiv w:val="1"/>
      <w:marLeft w:val="0"/>
      <w:marRight w:val="0"/>
      <w:marTop w:val="0"/>
      <w:marBottom w:val="0"/>
      <w:divBdr>
        <w:top w:val="none" w:sz="0" w:space="0" w:color="auto"/>
        <w:left w:val="none" w:sz="0" w:space="0" w:color="auto"/>
        <w:bottom w:val="none" w:sz="0" w:space="0" w:color="auto"/>
        <w:right w:val="none" w:sz="0" w:space="0" w:color="auto"/>
      </w:divBdr>
    </w:div>
    <w:div w:id="1235317564">
      <w:bodyDiv w:val="1"/>
      <w:marLeft w:val="0"/>
      <w:marRight w:val="0"/>
      <w:marTop w:val="0"/>
      <w:marBottom w:val="0"/>
      <w:divBdr>
        <w:top w:val="none" w:sz="0" w:space="0" w:color="auto"/>
        <w:left w:val="none" w:sz="0" w:space="0" w:color="auto"/>
        <w:bottom w:val="none" w:sz="0" w:space="0" w:color="auto"/>
        <w:right w:val="none" w:sz="0" w:space="0" w:color="auto"/>
      </w:divBdr>
      <w:divsChild>
        <w:div w:id="365063408">
          <w:marLeft w:val="0"/>
          <w:marRight w:val="0"/>
          <w:marTop w:val="0"/>
          <w:marBottom w:val="0"/>
          <w:divBdr>
            <w:top w:val="none" w:sz="0" w:space="0" w:color="auto"/>
            <w:left w:val="none" w:sz="0" w:space="0" w:color="auto"/>
            <w:bottom w:val="none" w:sz="0" w:space="0" w:color="auto"/>
            <w:right w:val="none" w:sz="0" w:space="0" w:color="auto"/>
          </w:divBdr>
        </w:div>
      </w:divsChild>
    </w:div>
    <w:div w:id="1236934432">
      <w:bodyDiv w:val="1"/>
      <w:marLeft w:val="0"/>
      <w:marRight w:val="0"/>
      <w:marTop w:val="0"/>
      <w:marBottom w:val="0"/>
      <w:divBdr>
        <w:top w:val="none" w:sz="0" w:space="0" w:color="auto"/>
        <w:left w:val="none" w:sz="0" w:space="0" w:color="auto"/>
        <w:bottom w:val="none" w:sz="0" w:space="0" w:color="auto"/>
        <w:right w:val="none" w:sz="0" w:space="0" w:color="auto"/>
      </w:divBdr>
    </w:div>
    <w:div w:id="1245341459">
      <w:bodyDiv w:val="1"/>
      <w:marLeft w:val="0"/>
      <w:marRight w:val="0"/>
      <w:marTop w:val="0"/>
      <w:marBottom w:val="0"/>
      <w:divBdr>
        <w:top w:val="none" w:sz="0" w:space="0" w:color="auto"/>
        <w:left w:val="none" w:sz="0" w:space="0" w:color="auto"/>
        <w:bottom w:val="none" w:sz="0" w:space="0" w:color="auto"/>
        <w:right w:val="none" w:sz="0" w:space="0" w:color="auto"/>
      </w:divBdr>
    </w:div>
    <w:div w:id="1256750154">
      <w:bodyDiv w:val="1"/>
      <w:marLeft w:val="0"/>
      <w:marRight w:val="0"/>
      <w:marTop w:val="0"/>
      <w:marBottom w:val="0"/>
      <w:divBdr>
        <w:top w:val="none" w:sz="0" w:space="0" w:color="auto"/>
        <w:left w:val="none" w:sz="0" w:space="0" w:color="auto"/>
        <w:bottom w:val="none" w:sz="0" w:space="0" w:color="auto"/>
        <w:right w:val="none" w:sz="0" w:space="0" w:color="auto"/>
      </w:divBdr>
    </w:div>
    <w:div w:id="1264342534">
      <w:bodyDiv w:val="1"/>
      <w:marLeft w:val="0"/>
      <w:marRight w:val="0"/>
      <w:marTop w:val="0"/>
      <w:marBottom w:val="0"/>
      <w:divBdr>
        <w:top w:val="none" w:sz="0" w:space="0" w:color="auto"/>
        <w:left w:val="none" w:sz="0" w:space="0" w:color="auto"/>
        <w:bottom w:val="none" w:sz="0" w:space="0" w:color="auto"/>
        <w:right w:val="none" w:sz="0" w:space="0" w:color="auto"/>
      </w:divBdr>
    </w:div>
    <w:div w:id="1271860946">
      <w:bodyDiv w:val="1"/>
      <w:marLeft w:val="0"/>
      <w:marRight w:val="0"/>
      <w:marTop w:val="0"/>
      <w:marBottom w:val="0"/>
      <w:divBdr>
        <w:top w:val="none" w:sz="0" w:space="0" w:color="auto"/>
        <w:left w:val="none" w:sz="0" w:space="0" w:color="auto"/>
        <w:bottom w:val="none" w:sz="0" w:space="0" w:color="auto"/>
        <w:right w:val="none" w:sz="0" w:space="0" w:color="auto"/>
      </w:divBdr>
    </w:div>
    <w:div w:id="1278827353">
      <w:bodyDiv w:val="1"/>
      <w:marLeft w:val="0"/>
      <w:marRight w:val="0"/>
      <w:marTop w:val="0"/>
      <w:marBottom w:val="0"/>
      <w:divBdr>
        <w:top w:val="none" w:sz="0" w:space="0" w:color="auto"/>
        <w:left w:val="none" w:sz="0" w:space="0" w:color="auto"/>
        <w:bottom w:val="none" w:sz="0" w:space="0" w:color="auto"/>
        <w:right w:val="none" w:sz="0" w:space="0" w:color="auto"/>
      </w:divBdr>
    </w:div>
    <w:div w:id="1280792934">
      <w:bodyDiv w:val="1"/>
      <w:marLeft w:val="0"/>
      <w:marRight w:val="0"/>
      <w:marTop w:val="0"/>
      <w:marBottom w:val="0"/>
      <w:divBdr>
        <w:top w:val="none" w:sz="0" w:space="0" w:color="auto"/>
        <w:left w:val="none" w:sz="0" w:space="0" w:color="auto"/>
        <w:bottom w:val="none" w:sz="0" w:space="0" w:color="auto"/>
        <w:right w:val="none" w:sz="0" w:space="0" w:color="auto"/>
      </w:divBdr>
    </w:div>
    <w:div w:id="1285118222">
      <w:bodyDiv w:val="1"/>
      <w:marLeft w:val="0"/>
      <w:marRight w:val="0"/>
      <w:marTop w:val="0"/>
      <w:marBottom w:val="0"/>
      <w:divBdr>
        <w:top w:val="none" w:sz="0" w:space="0" w:color="auto"/>
        <w:left w:val="none" w:sz="0" w:space="0" w:color="auto"/>
        <w:bottom w:val="none" w:sz="0" w:space="0" w:color="auto"/>
        <w:right w:val="none" w:sz="0" w:space="0" w:color="auto"/>
      </w:divBdr>
    </w:div>
    <w:div w:id="1287740223">
      <w:bodyDiv w:val="1"/>
      <w:marLeft w:val="0"/>
      <w:marRight w:val="0"/>
      <w:marTop w:val="0"/>
      <w:marBottom w:val="0"/>
      <w:divBdr>
        <w:top w:val="none" w:sz="0" w:space="0" w:color="auto"/>
        <w:left w:val="none" w:sz="0" w:space="0" w:color="auto"/>
        <w:bottom w:val="none" w:sz="0" w:space="0" w:color="auto"/>
        <w:right w:val="none" w:sz="0" w:space="0" w:color="auto"/>
      </w:divBdr>
    </w:div>
    <w:div w:id="1294797913">
      <w:bodyDiv w:val="1"/>
      <w:marLeft w:val="0"/>
      <w:marRight w:val="0"/>
      <w:marTop w:val="0"/>
      <w:marBottom w:val="0"/>
      <w:divBdr>
        <w:top w:val="none" w:sz="0" w:space="0" w:color="auto"/>
        <w:left w:val="none" w:sz="0" w:space="0" w:color="auto"/>
        <w:bottom w:val="none" w:sz="0" w:space="0" w:color="auto"/>
        <w:right w:val="none" w:sz="0" w:space="0" w:color="auto"/>
      </w:divBdr>
    </w:div>
    <w:div w:id="1295796195">
      <w:bodyDiv w:val="1"/>
      <w:marLeft w:val="0"/>
      <w:marRight w:val="0"/>
      <w:marTop w:val="0"/>
      <w:marBottom w:val="0"/>
      <w:divBdr>
        <w:top w:val="none" w:sz="0" w:space="0" w:color="auto"/>
        <w:left w:val="none" w:sz="0" w:space="0" w:color="auto"/>
        <w:bottom w:val="none" w:sz="0" w:space="0" w:color="auto"/>
        <w:right w:val="none" w:sz="0" w:space="0" w:color="auto"/>
      </w:divBdr>
    </w:div>
    <w:div w:id="1299264695">
      <w:bodyDiv w:val="1"/>
      <w:marLeft w:val="0"/>
      <w:marRight w:val="0"/>
      <w:marTop w:val="0"/>
      <w:marBottom w:val="0"/>
      <w:divBdr>
        <w:top w:val="none" w:sz="0" w:space="0" w:color="auto"/>
        <w:left w:val="none" w:sz="0" w:space="0" w:color="auto"/>
        <w:bottom w:val="none" w:sz="0" w:space="0" w:color="auto"/>
        <w:right w:val="none" w:sz="0" w:space="0" w:color="auto"/>
      </w:divBdr>
    </w:div>
    <w:div w:id="1300645750">
      <w:bodyDiv w:val="1"/>
      <w:marLeft w:val="0"/>
      <w:marRight w:val="0"/>
      <w:marTop w:val="0"/>
      <w:marBottom w:val="0"/>
      <w:divBdr>
        <w:top w:val="none" w:sz="0" w:space="0" w:color="auto"/>
        <w:left w:val="none" w:sz="0" w:space="0" w:color="auto"/>
        <w:bottom w:val="none" w:sz="0" w:space="0" w:color="auto"/>
        <w:right w:val="none" w:sz="0" w:space="0" w:color="auto"/>
      </w:divBdr>
    </w:div>
    <w:div w:id="1307273942">
      <w:bodyDiv w:val="1"/>
      <w:marLeft w:val="0"/>
      <w:marRight w:val="0"/>
      <w:marTop w:val="0"/>
      <w:marBottom w:val="0"/>
      <w:divBdr>
        <w:top w:val="none" w:sz="0" w:space="0" w:color="auto"/>
        <w:left w:val="none" w:sz="0" w:space="0" w:color="auto"/>
        <w:bottom w:val="none" w:sz="0" w:space="0" w:color="auto"/>
        <w:right w:val="none" w:sz="0" w:space="0" w:color="auto"/>
      </w:divBdr>
    </w:div>
    <w:div w:id="1309674735">
      <w:bodyDiv w:val="1"/>
      <w:marLeft w:val="0"/>
      <w:marRight w:val="0"/>
      <w:marTop w:val="0"/>
      <w:marBottom w:val="0"/>
      <w:divBdr>
        <w:top w:val="none" w:sz="0" w:space="0" w:color="auto"/>
        <w:left w:val="none" w:sz="0" w:space="0" w:color="auto"/>
        <w:bottom w:val="none" w:sz="0" w:space="0" w:color="auto"/>
        <w:right w:val="none" w:sz="0" w:space="0" w:color="auto"/>
      </w:divBdr>
    </w:div>
    <w:div w:id="1311247593">
      <w:bodyDiv w:val="1"/>
      <w:marLeft w:val="0"/>
      <w:marRight w:val="0"/>
      <w:marTop w:val="0"/>
      <w:marBottom w:val="0"/>
      <w:divBdr>
        <w:top w:val="none" w:sz="0" w:space="0" w:color="auto"/>
        <w:left w:val="none" w:sz="0" w:space="0" w:color="auto"/>
        <w:bottom w:val="none" w:sz="0" w:space="0" w:color="auto"/>
        <w:right w:val="none" w:sz="0" w:space="0" w:color="auto"/>
      </w:divBdr>
    </w:div>
    <w:div w:id="1313871734">
      <w:bodyDiv w:val="1"/>
      <w:marLeft w:val="0"/>
      <w:marRight w:val="0"/>
      <w:marTop w:val="0"/>
      <w:marBottom w:val="0"/>
      <w:divBdr>
        <w:top w:val="none" w:sz="0" w:space="0" w:color="auto"/>
        <w:left w:val="none" w:sz="0" w:space="0" w:color="auto"/>
        <w:bottom w:val="none" w:sz="0" w:space="0" w:color="auto"/>
        <w:right w:val="none" w:sz="0" w:space="0" w:color="auto"/>
      </w:divBdr>
    </w:div>
    <w:div w:id="1316492006">
      <w:bodyDiv w:val="1"/>
      <w:marLeft w:val="0"/>
      <w:marRight w:val="0"/>
      <w:marTop w:val="0"/>
      <w:marBottom w:val="0"/>
      <w:divBdr>
        <w:top w:val="none" w:sz="0" w:space="0" w:color="auto"/>
        <w:left w:val="none" w:sz="0" w:space="0" w:color="auto"/>
        <w:bottom w:val="none" w:sz="0" w:space="0" w:color="auto"/>
        <w:right w:val="none" w:sz="0" w:space="0" w:color="auto"/>
      </w:divBdr>
    </w:div>
    <w:div w:id="1321694879">
      <w:bodyDiv w:val="1"/>
      <w:marLeft w:val="0"/>
      <w:marRight w:val="0"/>
      <w:marTop w:val="0"/>
      <w:marBottom w:val="0"/>
      <w:divBdr>
        <w:top w:val="none" w:sz="0" w:space="0" w:color="auto"/>
        <w:left w:val="none" w:sz="0" w:space="0" w:color="auto"/>
        <w:bottom w:val="none" w:sz="0" w:space="0" w:color="auto"/>
        <w:right w:val="none" w:sz="0" w:space="0" w:color="auto"/>
      </w:divBdr>
    </w:div>
    <w:div w:id="1331446875">
      <w:bodyDiv w:val="1"/>
      <w:marLeft w:val="0"/>
      <w:marRight w:val="0"/>
      <w:marTop w:val="0"/>
      <w:marBottom w:val="0"/>
      <w:divBdr>
        <w:top w:val="none" w:sz="0" w:space="0" w:color="auto"/>
        <w:left w:val="none" w:sz="0" w:space="0" w:color="auto"/>
        <w:bottom w:val="none" w:sz="0" w:space="0" w:color="auto"/>
        <w:right w:val="none" w:sz="0" w:space="0" w:color="auto"/>
      </w:divBdr>
    </w:div>
    <w:div w:id="1343967718">
      <w:bodyDiv w:val="1"/>
      <w:marLeft w:val="0"/>
      <w:marRight w:val="0"/>
      <w:marTop w:val="0"/>
      <w:marBottom w:val="0"/>
      <w:divBdr>
        <w:top w:val="none" w:sz="0" w:space="0" w:color="auto"/>
        <w:left w:val="none" w:sz="0" w:space="0" w:color="auto"/>
        <w:bottom w:val="none" w:sz="0" w:space="0" w:color="auto"/>
        <w:right w:val="none" w:sz="0" w:space="0" w:color="auto"/>
      </w:divBdr>
    </w:div>
    <w:div w:id="1346787829">
      <w:bodyDiv w:val="1"/>
      <w:marLeft w:val="0"/>
      <w:marRight w:val="0"/>
      <w:marTop w:val="0"/>
      <w:marBottom w:val="0"/>
      <w:divBdr>
        <w:top w:val="none" w:sz="0" w:space="0" w:color="auto"/>
        <w:left w:val="none" w:sz="0" w:space="0" w:color="auto"/>
        <w:bottom w:val="none" w:sz="0" w:space="0" w:color="auto"/>
        <w:right w:val="none" w:sz="0" w:space="0" w:color="auto"/>
      </w:divBdr>
    </w:div>
    <w:div w:id="1357656739">
      <w:bodyDiv w:val="1"/>
      <w:marLeft w:val="0"/>
      <w:marRight w:val="0"/>
      <w:marTop w:val="0"/>
      <w:marBottom w:val="0"/>
      <w:divBdr>
        <w:top w:val="none" w:sz="0" w:space="0" w:color="auto"/>
        <w:left w:val="none" w:sz="0" w:space="0" w:color="auto"/>
        <w:bottom w:val="none" w:sz="0" w:space="0" w:color="auto"/>
        <w:right w:val="none" w:sz="0" w:space="0" w:color="auto"/>
      </w:divBdr>
    </w:div>
    <w:div w:id="1371800856">
      <w:bodyDiv w:val="1"/>
      <w:marLeft w:val="0"/>
      <w:marRight w:val="0"/>
      <w:marTop w:val="0"/>
      <w:marBottom w:val="0"/>
      <w:divBdr>
        <w:top w:val="none" w:sz="0" w:space="0" w:color="auto"/>
        <w:left w:val="none" w:sz="0" w:space="0" w:color="auto"/>
        <w:bottom w:val="none" w:sz="0" w:space="0" w:color="auto"/>
        <w:right w:val="none" w:sz="0" w:space="0" w:color="auto"/>
      </w:divBdr>
    </w:div>
    <w:div w:id="1371959520">
      <w:bodyDiv w:val="1"/>
      <w:marLeft w:val="0"/>
      <w:marRight w:val="0"/>
      <w:marTop w:val="0"/>
      <w:marBottom w:val="0"/>
      <w:divBdr>
        <w:top w:val="none" w:sz="0" w:space="0" w:color="auto"/>
        <w:left w:val="none" w:sz="0" w:space="0" w:color="auto"/>
        <w:bottom w:val="none" w:sz="0" w:space="0" w:color="auto"/>
        <w:right w:val="none" w:sz="0" w:space="0" w:color="auto"/>
      </w:divBdr>
    </w:div>
    <w:div w:id="1372653316">
      <w:bodyDiv w:val="1"/>
      <w:marLeft w:val="0"/>
      <w:marRight w:val="0"/>
      <w:marTop w:val="0"/>
      <w:marBottom w:val="0"/>
      <w:divBdr>
        <w:top w:val="none" w:sz="0" w:space="0" w:color="auto"/>
        <w:left w:val="none" w:sz="0" w:space="0" w:color="auto"/>
        <w:bottom w:val="none" w:sz="0" w:space="0" w:color="auto"/>
        <w:right w:val="none" w:sz="0" w:space="0" w:color="auto"/>
      </w:divBdr>
    </w:div>
    <w:div w:id="1377313542">
      <w:bodyDiv w:val="1"/>
      <w:marLeft w:val="0"/>
      <w:marRight w:val="0"/>
      <w:marTop w:val="0"/>
      <w:marBottom w:val="0"/>
      <w:divBdr>
        <w:top w:val="none" w:sz="0" w:space="0" w:color="auto"/>
        <w:left w:val="none" w:sz="0" w:space="0" w:color="auto"/>
        <w:bottom w:val="none" w:sz="0" w:space="0" w:color="auto"/>
        <w:right w:val="none" w:sz="0" w:space="0" w:color="auto"/>
      </w:divBdr>
    </w:div>
    <w:div w:id="1392576196">
      <w:bodyDiv w:val="1"/>
      <w:marLeft w:val="0"/>
      <w:marRight w:val="0"/>
      <w:marTop w:val="0"/>
      <w:marBottom w:val="0"/>
      <w:divBdr>
        <w:top w:val="none" w:sz="0" w:space="0" w:color="auto"/>
        <w:left w:val="none" w:sz="0" w:space="0" w:color="auto"/>
        <w:bottom w:val="none" w:sz="0" w:space="0" w:color="auto"/>
        <w:right w:val="none" w:sz="0" w:space="0" w:color="auto"/>
      </w:divBdr>
    </w:div>
    <w:div w:id="1396977939">
      <w:bodyDiv w:val="1"/>
      <w:marLeft w:val="0"/>
      <w:marRight w:val="0"/>
      <w:marTop w:val="0"/>
      <w:marBottom w:val="0"/>
      <w:divBdr>
        <w:top w:val="none" w:sz="0" w:space="0" w:color="auto"/>
        <w:left w:val="none" w:sz="0" w:space="0" w:color="auto"/>
        <w:bottom w:val="none" w:sz="0" w:space="0" w:color="auto"/>
        <w:right w:val="none" w:sz="0" w:space="0" w:color="auto"/>
      </w:divBdr>
    </w:div>
    <w:div w:id="1402749281">
      <w:bodyDiv w:val="1"/>
      <w:marLeft w:val="0"/>
      <w:marRight w:val="0"/>
      <w:marTop w:val="0"/>
      <w:marBottom w:val="0"/>
      <w:divBdr>
        <w:top w:val="none" w:sz="0" w:space="0" w:color="auto"/>
        <w:left w:val="none" w:sz="0" w:space="0" w:color="auto"/>
        <w:bottom w:val="none" w:sz="0" w:space="0" w:color="auto"/>
        <w:right w:val="none" w:sz="0" w:space="0" w:color="auto"/>
      </w:divBdr>
      <w:divsChild>
        <w:div w:id="1829402927">
          <w:marLeft w:val="0"/>
          <w:marRight w:val="0"/>
          <w:marTop w:val="150"/>
          <w:marBottom w:val="0"/>
          <w:divBdr>
            <w:top w:val="none" w:sz="0" w:space="0" w:color="auto"/>
            <w:left w:val="none" w:sz="0" w:space="0" w:color="auto"/>
            <w:bottom w:val="none" w:sz="0" w:space="0" w:color="auto"/>
            <w:right w:val="none" w:sz="0" w:space="0" w:color="auto"/>
          </w:divBdr>
          <w:divsChild>
            <w:div w:id="16292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698">
      <w:bodyDiv w:val="1"/>
      <w:marLeft w:val="0"/>
      <w:marRight w:val="0"/>
      <w:marTop w:val="0"/>
      <w:marBottom w:val="0"/>
      <w:divBdr>
        <w:top w:val="none" w:sz="0" w:space="0" w:color="auto"/>
        <w:left w:val="none" w:sz="0" w:space="0" w:color="auto"/>
        <w:bottom w:val="none" w:sz="0" w:space="0" w:color="auto"/>
        <w:right w:val="none" w:sz="0" w:space="0" w:color="auto"/>
      </w:divBdr>
    </w:div>
    <w:div w:id="1409765394">
      <w:bodyDiv w:val="1"/>
      <w:marLeft w:val="0"/>
      <w:marRight w:val="0"/>
      <w:marTop w:val="0"/>
      <w:marBottom w:val="0"/>
      <w:divBdr>
        <w:top w:val="none" w:sz="0" w:space="0" w:color="auto"/>
        <w:left w:val="none" w:sz="0" w:space="0" w:color="auto"/>
        <w:bottom w:val="none" w:sz="0" w:space="0" w:color="auto"/>
        <w:right w:val="none" w:sz="0" w:space="0" w:color="auto"/>
      </w:divBdr>
    </w:div>
    <w:div w:id="1414358393">
      <w:bodyDiv w:val="1"/>
      <w:marLeft w:val="0"/>
      <w:marRight w:val="0"/>
      <w:marTop w:val="0"/>
      <w:marBottom w:val="0"/>
      <w:divBdr>
        <w:top w:val="none" w:sz="0" w:space="0" w:color="auto"/>
        <w:left w:val="none" w:sz="0" w:space="0" w:color="auto"/>
        <w:bottom w:val="none" w:sz="0" w:space="0" w:color="auto"/>
        <w:right w:val="none" w:sz="0" w:space="0" w:color="auto"/>
      </w:divBdr>
    </w:div>
    <w:div w:id="1421758251">
      <w:bodyDiv w:val="1"/>
      <w:marLeft w:val="0"/>
      <w:marRight w:val="0"/>
      <w:marTop w:val="0"/>
      <w:marBottom w:val="0"/>
      <w:divBdr>
        <w:top w:val="none" w:sz="0" w:space="0" w:color="auto"/>
        <w:left w:val="none" w:sz="0" w:space="0" w:color="auto"/>
        <w:bottom w:val="none" w:sz="0" w:space="0" w:color="auto"/>
        <w:right w:val="none" w:sz="0" w:space="0" w:color="auto"/>
      </w:divBdr>
    </w:div>
    <w:div w:id="1423642387">
      <w:bodyDiv w:val="1"/>
      <w:marLeft w:val="0"/>
      <w:marRight w:val="0"/>
      <w:marTop w:val="0"/>
      <w:marBottom w:val="0"/>
      <w:divBdr>
        <w:top w:val="none" w:sz="0" w:space="0" w:color="auto"/>
        <w:left w:val="none" w:sz="0" w:space="0" w:color="auto"/>
        <w:bottom w:val="none" w:sz="0" w:space="0" w:color="auto"/>
        <w:right w:val="none" w:sz="0" w:space="0" w:color="auto"/>
      </w:divBdr>
    </w:div>
    <w:div w:id="1425608713">
      <w:bodyDiv w:val="1"/>
      <w:marLeft w:val="0"/>
      <w:marRight w:val="0"/>
      <w:marTop w:val="0"/>
      <w:marBottom w:val="0"/>
      <w:divBdr>
        <w:top w:val="none" w:sz="0" w:space="0" w:color="auto"/>
        <w:left w:val="none" w:sz="0" w:space="0" w:color="auto"/>
        <w:bottom w:val="none" w:sz="0" w:space="0" w:color="auto"/>
        <w:right w:val="none" w:sz="0" w:space="0" w:color="auto"/>
      </w:divBdr>
    </w:div>
    <w:div w:id="1440418654">
      <w:bodyDiv w:val="1"/>
      <w:marLeft w:val="0"/>
      <w:marRight w:val="0"/>
      <w:marTop w:val="0"/>
      <w:marBottom w:val="0"/>
      <w:divBdr>
        <w:top w:val="none" w:sz="0" w:space="0" w:color="auto"/>
        <w:left w:val="none" w:sz="0" w:space="0" w:color="auto"/>
        <w:bottom w:val="none" w:sz="0" w:space="0" w:color="auto"/>
        <w:right w:val="none" w:sz="0" w:space="0" w:color="auto"/>
      </w:divBdr>
    </w:div>
    <w:div w:id="1441333939">
      <w:bodyDiv w:val="1"/>
      <w:marLeft w:val="0"/>
      <w:marRight w:val="0"/>
      <w:marTop w:val="0"/>
      <w:marBottom w:val="0"/>
      <w:divBdr>
        <w:top w:val="none" w:sz="0" w:space="0" w:color="auto"/>
        <w:left w:val="none" w:sz="0" w:space="0" w:color="auto"/>
        <w:bottom w:val="none" w:sz="0" w:space="0" w:color="auto"/>
        <w:right w:val="none" w:sz="0" w:space="0" w:color="auto"/>
      </w:divBdr>
    </w:div>
    <w:div w:id="1455057663">
      <w:bodyDiv w:val="1"/>
      <w:marLeft w:val="0"/>
      <w:marRight w:val="0"/>
      <w:marTop w:val="0"/>
      <w:marBottom w:val="0"/>
      <w:divBdr>
        <w:top w:val="none" w:sz="0" w:space="0" w:color="auto"/>
        <w:left w:val="none" w:sz="0" w:space="0" w:color="auto"/>
        <w:bottom w:val="none" w:sz="0" w:space="0" w:color="auto"/>
        <w:right w:val="none" w:sz="0" w:space="0" w:color="auto"/>
      </w:divBdr>
    </w:div>
    <w:div w:id="1455324876">
      <w:bodyDiv w:val="1"/>
      <w:marLeft w:val="0"/>
      <w:marRight w:val="0"/>
      <w:marTop w:val="0"/>
      <w:marBottom w:val="0"/>
      <w:divBdr>
        <w:top w:val="none" w:sz="0" w:space="0" w:color="auto"/>
        <w:left w:val="none" w:sz="0" w:space="0" w:color="auto"/>
        <w:bottom w:val="none" w:sz="0" w:space="0" w:color="auto"/>
        <w:right w:val="none" w:sz="0" w:space="0" w:color="auto"/>
      </w:divBdr>
    </w:div>
    <w:div w:id="1460300574">
      <w:bodyDiv w:val="1"/>
      <w:marLeft w:val="0"/>
      <w:marRight w:val="0"/>
      <w:marTop w:val="0"/>
      <w:marBottom w:val="0"/>
      <w:divBdr>
        <w:top w:val="none" w:sz="0" w:space="0" w:color="auto"/>
        <w:left w:val="none" w:sz="0" w:space="0" w:color="auto"/>
        <w:bottom w:val="none" w:sz="0" w:space="0" w:color="auto"/>
        <w:right w:val="none" w:sz="0" w:space="0" w:color="auto"/>
      </w:divBdr>
    </w:div>
    <w:div w:id="1463115591">
      <w:bodyDiv w:val="1"/>
      <w:marLeft w:val="0"/>
      <w:marRight w:val="0"/>
      <w:marTop w:val="0"/>
      <w:marBottom w:val="0"/>
      <w:divBdr>
        <w:top w:val="none" w:sz="0" w:space="0" w:color="auto"/>
        <w:left w:val="none" w:sz="0" w:space="0" w:color="auto"/>
        <w:bottom w:val="none" w:sz="0" w:space="0" w:color="auto"/>
        <w:right w:val="none" w:sz="0" w:space="0" w:color="auto"/>
      </w:divBdr>
    </w:div>
    <w:div w:id="1464537554">
      <w:bodyDiv w:val="1"/>
      <w:marLeft w:val="0"/>
      <w:marRight w:val="0"/>
      <w:marTop w:val="0"/>
      <w:marBottom w:val="0"/>
      <w:divBdr>
        <w:top w:val="none" w:sz="0" w:space="0" w:color="auto"/>
        <w:left w:val="none" w:sz="0" w:space="0" w:color="auto"/>
        <w:bottom w:val="none" w:sz="0" w:space="0" w:color="auto"/>
        <w:right w:val="none" w:sz="0" w:space="0" w:color="auto"/>
      </w:divBdr>
    </w:div>
    <w:div w:id="1470516892">
      <w:bodyDiv w:val="1"/>
      <w:marLeft w:val="0"/>
      <w:marRight w:val="0"/>
      <w:marTop w:val="0"/>
      <w:marBottom w:val="0"/>
      <w:divBdr>
        <w:top w:val="none" w:sz="0" w:space="0" w:color="auto"/>
        <w:left w:val="none" w:sz="0" w:space="0" w:color="auto"/>
        <w:bottom w:val="none" w:sz="0" w:space="0" w:color="auto"/>
        <w:right w:val="none" w:sz="0" w:space="0" w:color="auto"/>
      </w:divBdr>
    </w:div>
    <w:div w:id="1476145695">
      <w:bodyDiv w:val="1"/>
      <w:marLeft w:val="0"/>
      <w:marRight w:val="0"/>
      <w:marTop w:val="0"/>
      <w:marBottom w:val="0"/>
      <w:divBdr>
        <w:top w:val="none" w:sz="0" w:space="0" w:color="auto"/>
        <w:left w:val="none" w:sz="0" w:space="0" w:color="auto"/>
        <w:bottom w:val="none" w:sz="0" w:space="0" w:color="auto"/>
        <w:right w:val="none" w:sz="0" w:space="0" w:color="auto"/>
      </w:divBdr>
    </w:div>
    <w:div w:id="1480489686">
      <w:bodyDiv w:val="1"/>
      <w:marLeft w:val="0"/>
      <w:marRight w:val="0"/>
      <w:marTop w:val="0"/>
      <w:marBottom w:val="0"/>
      <w:divBdr>
        <w:top w:val="none" w:sz="0" w:space="0" w:color="auto"/>
        <w:left w:val="none" w:sz="0" w:space="0" w:color="auto"/>
        <w:bottom w:val="none" w:sz="0" w:space="0" w:color="auto"/>
        <w:right w:val="none" w:sz="0" w:space="0" w:color="auto"/>
      </w:divBdr>
    </w:div>
    <w:div w:id="1484154232">
      <w:bodyDiv w:val="1"/>
      <w:marLeft w:val="0"/>
      <w:marRight w:val="0"/>
      <w:marTop w:val="0"/>
      <w:marBottom w:val="0"/>
      <w:divBdr>
        <w:top w:val="none" w:sz="0" w:space="0" w:color="auto"/>
        <w:left w:val="none" w:sz="0" w:space="0" w:color="auto"/>
        <w:bottom w:val="none" w:sz="0" w:space="0" w:color="auto"/>
        <w:right w:val="none" w:sz="0" w:space="0" w:color="auto"/>
      </w:divBdr>
    </w:div>
    <w:div w:id="1493134582">
      <w:bodyDiv w:val="1"/>
      <w:marLeft w:val="0"/>
      <w:marRight w:val="0"/>
      <w:marTop w:val="0"/>
      <w:marBottom w:val="0"/>
      <w:divBdr>
        <w:top w:val="none" w:sz="0" w:space="0" w:color="auto"/>
        <w:left w:val="none" w:sz="0" w:space="0" w:color="auto"/>
        <w:bottom w:val="none" w:sz="0" w:space="0" w:color="auto"/>
        <w:right w:val="none" w:sz="0" w:space="0" w:color="auto"/>
      </w:divBdr>
    </w:div>
    <w:div w:id="1510295103">
      <w:bodyDiv w:val="1"/>
      <w:marLeft w:val="0"/>
      <w:marRight w:val="0"/>
      <w:marTop w:val="0"/>
      <w:marBottom w:val="0"/>
      <w:divBdr>
        <w:top w:val="none" w:sz="0" w:space="0" w:color="auto"/>
        <w:left w:val="none" w:sz="0" w:space="0" w:color="auto"/>
        <w:bottom w:val="none" w:sz="0" w:space="0" w:color="auto"/>
        <w:right w:val="none" w:sz="0" w:space="0" w:color="auto"/>
      </w:divBdr>
    </w:div>
    <w:div w:id="1513060415">
      <w:bodyDiv w:val="1"/>
      <w:marLeft w:val="0"/>
      <w:marRight w:val="0"/>
      <w:marTop w:val="0"/>
      <w:marBottom w:val="0"/>
      <w:divBdr>
        <w:top w:val="none" w:sz="0" w:space="0" w:color="auto"/>
        <w:left w:val="none" w:sz="0" w:space="0" w:color="auto"/>
        <w:bottom w:val="none" w:sz="0" w:space="0" w:color="auto"/>
        <w:right w:val="none" w:sz="0" w:space="0" w:color="auto"/>
      </w:divBdr>
    </w:div>
    <w:div w:id="1524128045">
      <w:bodyDiv w:val="1"/>
      <w:marLeft w:val="0"/>
      <w:marRight w:val="0"/>
      <w:marTop w:val="0"/>
      <w:marBottom w:val="0"/>
      <w:divBdr>
        <w:top w:val="none" w:sz="0" w:space="0" w:color="auto"/>
        <w:left w:val="none" w:sz="0" w:space="0" w:color="auto"/>
        <w:bottom w:val="none" w:sz="0" w:space="0" w:color="auto"/>
        <w:right w:val="none" w:sz="0" w:space="0" w:color="auto"/>
      </w:divBdr>
    </w:div>
    <w:div w:id="1530337439">
      <w:bodyDiv w:val="1"/>
      <w:marLeft w:val="0"/>
      <w:marRight w:val="0"/>
      <w:marTop w:val="0"/>
      <w:marBottom w:val="0"/>
      <w:divBdr>
        <w:top w:val="none" w:sz="0" w:space="0" w:color="auto"/>
        <w:left w:val="none" w:sz="0" w:space="0" w:color="auto"/>
        <w:bottom w:val="none" w:sz="0" w:space="0" w:color="auto"/>
        <w:right w:val="none" w:sz="0" w:space="0" w:color="auto"/>
      </w:divBdr>
    </w:div>
    <w:div w:id="1538546276">
      <w:bodyDiv w:val="1"/>
      <w:marLeft w:val="0"/>
      <w:marRight w:val="0"/>
      <w:marTop w:val="0"/>
      <w:marBottom w:val="0"/>
      <w:divBdr>
        <w:top w:val="none" w:sz="0" w:space="0" w:color="auto"/>
        <w:left w:val="none" w:sz="0" w:space="0" w:color="auto"/>
        <w:bottom w:val="none" w:sz="0" w:space="0" w:color="auto"/>
        <w:right w:val="none" w:sz="0" w:space="0" w:color="auto"/>
      </w:divBdr>
    </w:div>
    <w:div w:id="1541281818">
      <w:bodyDiv w:val="1"/>
      <w:marLeft w:val="0"/>
      <w:marRight w:val="0"/>
      <w:marTop w:val="0"/>
      <w:marBottom w:val="0"/>
      <w:divBdr>
        <w:top w:val="none" w:sz="0" w:space="0" w:color="auto"/>
        <w:left w:val="none" w:sz="0" w:space="0" w:color="auto"/>
        <w:bottom w:val="none" w:sz="0" w:space="0" w:color="auto"/>
        <w:right w:val="none" w:sz="0" w:space="0" w:color="auto"/>
      </w:divBdr>
    </w:div>
    <w:div w:id="1542984483">
      <w:bodyDiv w:val="1"/>
      <w:marLeft w:val="0"/>
      <w:marRight w:val="0"/>
      <w:marTop w:val="0"/>
      <w:marBottom w:val="0"/>
      <w:divBdr>
        <w:top w:val="none" w:sz="0" w:space="0" w:color="auto"/>
        <w:left w:val="none" w:sz="0" w:space="0" w:color="auto"/>
        <w:bottom w:val="none" w:sz="0" w:space="0" w:color="auto"/>
        <w:right w:val="none" w:sz="0" w:space="0" w:color="auto"/>
      </w:divBdr>
    </w:div>
    <w:div w:id="1554539678">
      <w:bodyDiv w:val="1"/>
      <w:marLeft w:val="0"/>
      <w:marRight w:val="0"/>
      <w:marTop w:val="0"/>
      <w:marBottom w:val="0"/>
      <w:divBdr>
        <w:top w:val="none" w:sz="0" w:space="0" w:color="auto"/>
        <w:left w:val="none" w:sz="0" w:space="0" w:color="auto"/>
        <w:bottom w:val="none" w:sz="0" w:space="0" w:color="auto"/>
        <w:right w:val="none" w:sz="0" w:space="0" w:color="auto"/>
      </w:divBdr>
    </w:div>
    <w:div w:id="1556310726">
      <w:bodyDiv w:val="1"/>
      <w:marLeft w:val="0"/>
      <w:marRight w:val="0"/>
      <w:marTop w:val="0"/>
      <w:marBottom w:val="0"/>
      <w:divBdr>
        <w:top w:val="none" w:sz="0" w:space="0" w:color="auto"/>
        <w:left w:val="none" w:sz="0" w:space="0" w:color="auto"/>
        <w:bottom w:val="none" w:sz="0" w:space="0" w:color="auto"/>
        <w:right w:val="none" w:sz="0" w:space="0" w:color="auto"/>
      </w:divBdr>
    </w:div>
    <w:div w:id="1560555212">
      <w:bodyDiv w:val="1"/>
      <w:marLeft w:val="0"/>
      <w:marRight w:val="0"/>
      <w:marTop w:val="0"/>
      <w:marBottom w:val="0"/>
      <w:divBdr>
        <w:top w:val="none" w:sz="0" w:space="0" w:color="auto"/>
        <w:left w:val="none" w:sz="0" w:space="0" w:color="auto"/>
        <w:bottom w:val="none" w:sz="0" w:space="0" w:color="auto"/>
        <w:right w:val="none" w:sz="0" w:space="0" w:color="auto"/>
      </w:divBdr>
    </w:div>
    <w:div w:id="1560703294">
      <w:bodyDiv w:val="1"/>
      <w:marLeft w:val="0"/>
      <w:marRight w:val="0"/>
      <w:marTop w:val="0"/>
      <w:marBottom w:val="0"/>
      <w:divBdr>
        <w:top w:val="none" w:sz="0" w:space="0" w:color="auto"/>
        <w:left w:val="none" w:sz="0" w:space="0" w:color="auto"/>
        <w:bottom w:val="none" w:sz="0" w:space="0" w:color="auto"/>
        <w:right w:val="none" w:sz="0" w:space="0" w:color="auto"/>
      </w:divBdr>
      <w:divsChild>
        <w:div w:id="185406548">
          <w:marLeft w:val="0"/>
          <w:marRight w:val="0"/>
          <w:marTop w:val="0"/>
          <w:marBottom w:val="0"/>
          <w:divBdr>
            <w:top w:val="none" w:sz="0" w:space="0" w:color="auto"/>
            <w:left w:val="none" w:sz="0" w:space="0" w:color="auto"/>
            <w:bottom w:val="none" w:sz="0" w:space="0" w:color="auto"/>
            <w:right w:val="none" w:sz="0" w:space="0" w:color="auto"/>
          </w:divBdr>
          <w:divsChild>
            <w:div w:id="15815582">
              <w:marLeft w:val="0"/>
              <w:marRight w:val="0"/>
              <w:marTop w:val="0"/>
              <w:marBottom w:val="0"/>
              <w:divBdr>
                <w:top w:val="none" w:sz="0" w:space="0" w:color="auto"/>
                <w:left w:val="none" w:sz="0" w:space="0" w:color="auto"/>
                <w:bottom w:val="none" w:sz="0" w:space="0" w:color="auto"/>
                <w:right w:val="none" w:sz="0" w:space="0" w:color="auto"/>
              </w:divBdr>
            </w:div>
            <w:div w:id="108666282">
              <w:marLeft w:val="0"/>
              <w:marRight w:val="0"/>
              <w:marTop w:val="0"/>
              <w:marBottom w:val="0"/>
              <w:divBdr>
                <w:top w:val="none" w:sz="0" w:space="0" w:color="auto"/>
                <w:left w:val="none" w:sz="0" w:space="0" w:color="auto"/>
                <w:bottom w:val="none" w:sz="0" w:space="0" w:color="auto"/>
                <w:right w:val="none" w:sz="0" w:space="0" w:color="auto"/>
              </w:divBdr>
            </w:div>
            <w:div w:id="126320544">
              <w:marLeft w:val="0"/>
              <w:marRight w:val="0"/>
              <w:marTop w:val="0"/>
              <w:marBottom w:val="0"/>
              <w:divBdr>
                <w:top w:val="none" w:sz="0" w:space="0" w:color="auto"/>
                <w:left w:val="none" w:sz="0" w:space="0" w:color="auto"/>
                <w:bottom w:val="none" w:sz="0" w:space="0" w:color="auto"/>
                <w:right w:val="none" w:sz="0" w:space="0" w:color="auto"/>
              </w:divBdr>
            </w:div>
            <w:div w:id="192309249">
              <w:marLeft w:val="0"/>
              <w:marRight w:val="0"/>
              <w:marTop w:val="0"/>
              <w:marBottom w:val="0"/>
              <w:divBdr>
                <w:top w:val="none" w:sz="0" w:space="0" w:color="auto"/>
                <w:left w:val="none" w:sz="0" w:space="0" w:color="auto"/>
                <w:bottom w:val="none" w:sz="0" w:space="0" w:color="auto"/>
                <w:right w:val="none" w:sz="0" w:space="0" w:color="auto"/>
              </w:divBdr>
            </w:div>
            <w:div w:id="298733524">
              <w:marLeft w:val="0"/>
              <w:marRight w:val="0"/>
              <w:marTop w:val="0"/>
              <w:marBottom w:val="0"/>
              <w:divBdr>
                <w:top w:val="none" w:sz="0" w:space="0" w:color="auto"/>
                <w:left w:val="none" w:sz="0" w:space="0" w:color="auto"/>
                <w:bottom w:val="none" w:sz="0" w:space="0" w:color="auto"/>
                <w:right w:val="none" w:sz="0" w:space="0" w:color="auto"/>
              </w:divBdr>
            </w:div>
            <w:div w:id="503785712">
              <w:marLeft w:val="0"/>
              <w:marRight w:val="0"/>
              <w:marTop w:val="0"/>
              <w:marBottom w:val="0"/>
              <w:divBdr>
                <w:top w:val="none" w:sz="0" w:space="0" w:color="auto"/>
                <w:left w:val="none" w:sz="0" w:space="0" w:color="auto"/>
                <w:bottom w:val="none" w:sz="0" w:space="0" w:color="auto"/>
                <w:right w:val="none" w:sz="0" w:space="0" w:color="auto"/>
              </w:divBdr>
            </w:div>
            <w:div w:id="637030633">
              <w:marLeft w:val="0"/>
              <w:marRight w:val="0"/>
              <w:marTop w:val="0"/>
              <w:marBottom w:val="0"/>
              <w:divBdr>
                <w:top w:val="none" w:sz="0" w:space="0" w:color="auto"/>
                <w:left w:val="none" w:sz="0" w:space="0" w:color="auto"/>
                <w:bottom w:val="none" w:sz="0" w:space="0" w:color="auto"/>
                <w:right w:val="none" w:sz="0" w:space="0" w:color="auto"/>
              </w:divBdr>
            </w:div>
            <w:div w:id="659581766">
              <w:marLeft w:val="0"/>
              <w:marRight w:val="0"/>
              <w:marTop w:val="0"/>
              <w:marBottom w:val="0"/>
              <w:divBdr>
                <w:top w:val="none" w:sz="0" w:space="0" w:color="auto"/>
                <w:left w:val="none" w:sz="0" w:space="0" w:color="auto"/>
                <w:bottom w:val="none" w:sz="0" w:space="0" w:color="auto"/>
                <w:right w:val="none" w:sz="0" w:space="0" w:color="auto"/>
              </w:divBdr>
            </w:div>
            <w:div w:id="672337257">
              <w:marLeft w:val="0"/>
              <w:marRight w:val="0"/>
              <w:marTop w:val="0"/>
              <w:marBottom w:val="0"/>
              <w:divBdr>
                <w:top w:val="none" w:sz="0" w:space="0" w:color="auto"/>
                <w:left w:val="none" w:sz="0" w:space="0" w:color="auto"/>
                <w:bottom w:val="none" w:sz="0" w:space="0" w:color="auto"/>
                <w:right w:val="none" w:sz="0" w:space="0" w:color="auto"/>
              </w:divBdr>
            </w:div>
            <w:div w:id="737753535">
              <w:marLeft w:val="0"/>
              <w:marRight w:val="0"/>
              <w:marTop w:val="0"/>
              <w:marBottom w:val="0"/>
              <w:divBdr>
                <w:top w:val="none" w:sz="0" w:space="0" w:color="auto"/>
                <w:left w:val="none" w:sz="0" w:space="0" w:color="auto"/>
                <w:bottom w:val="none" w:sz="0" w:space="0" w:color="auto"/>
                <w:right w:val="none" w:sz="0" w:space="0" w:color="auto"/>
              </w:divBdr>
            </w:div>
            <w:div w:id="854228445">
              <w:marLeft w:val="0"/>
              <w:marRight w:val="0"/>
              <w:marTop w:val="0"/>
              <w:marBottom w:val="0"/>
              <w:divBdr>
                <w:top w:val="none" w:sz="0" w:space="0" w:color="auto"/>
                <w:left w:val="none" w:sz="0" w:space="0" w:color="auto"/>
                <w:bottom w:val="none" w:sz="0" w:space="0" w:color="auto"/>
                <w:right w:val="none" w:sz="0" w:space="0" w:color="auto"/>
              </w:divBdr>
            </w:div>
            <w:div w:id="909196474">
              <w:marLeft w:val="0"/>
              <w:marRight w:val="0"/>
              <w:marTop w:val="0"/>
              <w:marBottom w:val="0"/>
              <w:divBdr>
                <w:top w:val="none" w:sz="0" w:space="0" w:color="auto"/>
                <w:left w:val="none" w:sz="0" w:space="0" w:color="auto"/>
                <w:bottom w:val="none" w:sz="0" w:space="0" w:color="auto"/>
                <w:right w:val="none" w:sz="0" w:space="0" w:color="auto"/>
              </w:divBdr>
            </w:div>
            <w:div w:id="1022168441">
              <w:marLeft w:val="0"/>
              <w:marRight w:val="0"/>
              <w:marTop w:val="0"/>
              <w:marBottom w:val="0"/>
              <w:divBdr>
                <w:top w:val="none" w:sz="0" w:space="0" w:color="auto"/>
                <w:left w:val="none" w:sz="0" w:space="0" w:color="auto"/>
                <w:bottom w:val="none" w:sz="0" w:space="0" w:color="auto"/>
                <w:right w:val="none" w:sz="0" w:space="0" w:color="auto"/>
              </w:divBdr>
            </w:div>
            <w:div w:id="1088968834">
              <w:marLeft w:val="0"/>
              <w:marRight w:val="0"/>
              <w:marTop w:val="0"/>
              <w:marBottom w:val="0"/>
              <w:divBdr>
                <w:top w:val="none" w:sz="0" w:space="0" w:color="auto"/>
                <w:left w:val="none" w:sz="0" w:space="0" w:color="auto"/>
                <w:bottom w:val="none" w:sz="0" w:space="0" w:color="auto"/>
                <w:right w:val="none" w:sz="0" w:space="0" w:color="auto"/>
              </w:divBdr>
            </w:div>
            <w:div w:id="1189761452">
              <w:marLeft w:val="0"/>
              <w:marRight w:val="0"/>
              <w:marTop w:val="0"/>
              <w:marBottom w:val="0"/>
              <w:divBdr>
                <w:top w:val="none" w:sz="0" w:space="0" w:color="auto"/>
                <w:left w:val="none" w:sz="0" w:space="0" w:color="auto"/>
                <w:bottom w:val="none" w:sz="0" w:space="0" w:color="auto"/>
                <w:right w:val="none" w:sz="0" w:space="0" w:color="auto"/>
              </w:divBdr>
            </w:div>
            <w:div w:id="1437747595">
              <w:marLeft w:val="0"/>
              <w:marRight w:val="0"/>
              <w:marTop w:val="0"/>
              <w:marBottom w:val="0"/>
              <w:divBdr>
                <w:top w:val="none" w:sz="0" w:space="0" w:color="auto"/>
                <w:left w:val="none" w:sz="0" w:space="0" w:color="auto"/>
                <w:bottom w:val="none" w:sz="0" w:space="0" w:color="auto"/>
                <w:right w:val="none" w:sz="0" w:space="0" w:color="auto"/>
              </w:divBdr>
            </w:div>
            <w:div w:id="1502696405">
              <w:marLeft w:val="0"/>
              <w:marRight w:val="0"/>
              <w:marTop w:val="0"/>
              <w:marBottom w:val="0"/>
              <w:divBdr>
                <w:top w:val="none" w:sz="0" w:space="0" w:color="auto"/>
                <w:left w:val="none" w:sz="0" w:space="0" w:color="auto"/>
                <w:bottom w:val="none" w:sz="0" w:space="0" w:color="auto"/>
                <w:right w:val="none" w:sz="0" w:space="0" w:color="auto"/>
              </w:divBdr>
            </w:div>
            <w:div w:id="1556550282">
              <w:marLeft w:val="0"/>
              <w:marRight w:val="0"/>
              <w:marTop w:val="0"/>
              <w:marBottom w:val="0"/>
              <w:divBdr>
                <w:top w:val="none" w:sz="0" w:space="0" w:color="auto"/>
                <w:left w:val="none" w:sz="0" w:space="0" w:color="auto"/>
                <w:bottom w:val="none" w:sz="0" w:space="0" w:color="auto"/>
                <w:right w:val="none" w:sz="0" w:space="0" w:color="auto"/>
              </w:divBdr>
            </w:div>
            <w:div w:id="1569145668">
              <w:marLeft w:val="0"/>
              <w:marRight w:val="0"/>
              <w:marTop w:val="0"/>
              <w:marBottom w:val="0"/>
              <w:divBdr>
                <w:top w:val="none" w:sz="0" w:space="0" w:color="auto"/>
                <w:left w:val="none" w:sz="0" w:space="0" w:color="auto"/>
                <w:bottom w:val="none" w:sz="0" w:space="0" w:color="auto"/>
                <w:right w:val="none" w:sz="0" w:space="0" w:color="auto"/>
              </w:divBdr>
            </w:div>
            <w:div w:id="1890914463">
              <w:marLeft w:val="0"/>
              <w:marRight w:val="0"/>
              <w:marTop w:val="0"/>
              <w:marBottom w:val="0"/>
              <w:divBdr>
                <w:top w:val="none" w:sz="0" w:space="0" w:color="auto"/>
                <w:left w:val="none" w:sz="0" w:space="0" w:color="auto"/>
                <w:bottom w:val="none" w:sz="0" w:space="0" w:color="auto"/>
                <w:right w:val="none" w:sz="0" w:space="0" w:color="auto"/>
              </w:divBdr>
            </w:div>
            <w:div w:id="19483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4186">
      <w:bodyDiv w:val="1"/>
      <w:marLeft w:val="0"/>
      <w:marRight w:val="0"/>
      <w:marTop w:val="0"/>
      <w:marBottom w:val="0"/>
      <w:divBdr>
        <w:top w:val="none" w:sz="0" w:space="0" w:color="auto"/>
        <w:left w:val="none" w:sz="0" w:space="0" w:color="auto"/>
        <w:bottom w:val="none" w:sz="0" w:space="0" w:color="auto"/>
        <w:right w:val="none" w:sz="0" w:space="0" w:color="auto"/>
      </w:divBdr>
    </w:div>
    <w:div w:id="1583906739">
      <w:bodyDiv w:val="1"/>
      <w:marLeft w:val="0"/>
      <w:marRight w:val="0"/>
      <w:marTop w:val="0"/>
      <w:marBottom w:val="0"/>
      <w:divBdr>
        <w:top w:val="none" w:sz="0" w:space="0" w:color="auto"/>
        <w:left w:val="none" w:sz="0" w:space="0" w:color="auto"/>
        <w:bottom w:val="none" w:sz="0" w:space="0" w:color="auto"/>
        <w:right w:val="none" w:sz="0" w:space="0" w:color="auto"/>
      </w:divBdr>
    </w:div>
    <w:div w:id="1583946447">
      <w:bodyDiv w:val="1"/>
      <w:marLeft w:val="0"/>
      <w:marRight w:val="0"/>
      <w:marTop w:val="0"/>
      <w:marBottom w:val="0"/>
      <w:divBdr>
        <w:top w:val="none" w:sz="0" w:space="0" w:color="auto"/>
        <w:left w:val="none" w:sz="0" w:space="0" w:color="auto"/>
        <w:bottom w:val="none" w:sz="0" w:space="0" w:color="auto"/>
        <w:right w:val="none" w:sz="0" w:space="0" w:color="auto"/>
      </w:divBdr>
    </w:div>
    <w:div w:id="1591767484">
      <w:bodyDiv w:val="1"/>
      <w:marLeft w:val="0"/>
      <w:marRight w:val="0"/>
      <w:marTop w:val="0"/>
      <w:marBottom w:val="0"/>
      <w:divBdr>
        <w:top w:val="none" w:sz="0" w:space="0" w:color="auto"/>
        <w:left w:val="none" w:sz="0" w:space="0" w:color="auto"/>
        <w:bottom w:val="none" w:sz="0" w:space="0" w:color="auto"/>
        <w:right w:val="none" w:sz="0" w:space="0" w:color="auto"/>
      </w:divBdr>
    </w:div>
    <w:div w:id="1592741870">
      <w:bodyDiv w:val="1"/>
      <w:marLeft w:val="0"/>
      <w:marRight w:val="0"/>
      <w:marTop w:val="0"/>
      <w:marBottom w:val="0"/>
      <w:divBdr>
        <w:top w:val="none" w:sz="0" w:space="0" w:color="auto"/>
        <w:left w:val="none" w:sz="0" w:space="0" w:color="auto"/>
        <w:bottom w:val="none" w:sz="0" w:space="0" w:color="auto"/>
        <w:right w:val="none" w:sz="0" w:space="0" w:color="auto"/>
      </w:divBdr>
    </w:div>
    <w:div w:id="1606378671">
      <w:bodyDiv w:val="1"/>
      <w:marLeft w:val="0"/>
      <w:marRight w:val="0"/>
      <w:marTop w:val="0"/>
      <w:marBottom w:val="0"/>
      <w:divBdr>
        <w:top w:val="none" w:sz="0" w:space="0" w:color="auto"/>
        <w:left w:val="none" w:sz="0" w:space="0" w:color="auto"/>
        <w:bottom w:val="none" w:sz="0" w:space="0" w:color="auto"/>
        <w:right w:val="none" w:sz="0" w:space="0" w:color="auto"/>
      </w:divBdr>
    </w:div>
    <w:div w:id="1606615772">
      <w:bodyDiv w:val="1"/>
      <w:marLeft w:val="0"/>
      <w:marRight w:val="0"/>
      <w:marTop w:val="0"/>
      <w:marBottom w:val="0"/>
      <w:divBdr>
        <w:top w:val="none" w:sz="0" w:space="0" w:color="auto"/>
        <w:left w:val="none" w:sz="0" w:space="0" w:color="auto"/>
        <w:bottom w:val="none" w:sz="0" w:space="0" w:color="auto"/>
        <w:right w:val="none" w:sz="0" w:space="0" w:color="auto"/>
      </w:divBdr>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21455005">
      <w:bodyDiv w:val="1"/>
      <w:marLeft w:val="0"/>
      <w:marRight w:val="0"/>
      <w:marTop w:val="0"/>
      <w:marBottom w:val="0"/>
      <w:divBdr>
        <w:top w:val="none" w:sz="0" w:space="0" w:color="auto"/>
        <w:left w:val="none" w:sz="0" w:space="0" w:color="auto"/>
        <w:bottom w:val="none" w:sz="0" w:space="0" w:color="auto"/>
        <w:right w:val="none" w:sz="0" w:space="0" w:color="auto"/>
      </w:divBdr>
    </w:div>
    <w:div w:id="1622877127">
      <w:bodyDiv w:val="1"/>
      <w:marLeft w:val="0"/>
      <w:marRight w:val="0"/>
      <w:marTop w:val="0"/>
      <w:marBottom w:val="0"/>
      <w:divBdr>
        <w:top w:val="none" w:sz="0" w:space="0" w:color="auto"/>
        <w:left w:val="none" w:sz="0" w:space="0" w:color="auto"/>
        <w:bottom w:val="none" w:sz="0" w:space="0" w:color="auto"/>
        <w:right w:val="none" w:sz="0" w:space="0" w:color="auto"/>
      </w:divBdr>
    </w:div>
    <w:div w:id="1626231443">
      <w:bodyDiv w:val="1"/>
      <w:marLeft w:val="0"/>
      <w:marRight w:val="0"/>
      <w:marTop w:val="0"/>
      <w:marBottom w:val="0"/>
      <w:divBdr>
        <w:top w:val="none" w:sz="0" w:space="0" w:color="auto"/>
        <w:left w:val="none" w:sz="0" w:space="0" w:color="auto"/>
        <w:bottom w:val="none" w:sz="0" w:space="0" w:color="auto"/>
        <w:right w:val="none" w:sz="0" w:space="0" w:color="auto"/>
      </w:divBdr>
    </w:div>
    <w:div w:id="1628313122">
      <w:bodyDiv w:val="1"/>
      <w:marLeft w:val="0"/>
      <w:marRight w:val="0"/>
      <w:marTop w:val="0"/>
      <w:marBottom w:val="0"/>
      <w:divBdr>
        <w:top w:val="none" w:sz="0" w:space="0" w:color="auto"/>
        <w:left w:val="none" w:sz="0" w:space="0" w:color="auto"/>
        <w:bottom w:val="none" w:sz="0" w:space="0" w:color="auto"/>
        <w:right w:val="none" w:sz="0" w:space="0" w:color="auto"/>
      </w:divBdr>
    </w:div>
    <w:div w:id="1630354479">
      <w:bodyDiv w:val="1"/>
      <w:marLeft w:val="0"/>
      <w:marRight w:val="0"/>
      <w:marTop w:val="0"/>
      <w:marBottom w:val="0"/>
      <w:divBdr>
        <w:top w:val="none" w:sz="0" w:space="0" w:color="auto"/>
        <w:left w:val="none" w:sz="0" w:space="0" w:color="auto"/>
        <w:bottom w:val="none" w:sz="0" w:space="0" w:color="auto"/>
        <w:right w:val="none" w:sz="0" w:space="0" w:color="auto"/>
      </w:divBdr>
    </w:div>
    <w:div w:id="1633366356">
      <w:bodyDiv w:val="1"/>
      <w:marLeft w:val="0"/>
      <w:marRight w:val="0"/>
      <w:marTop w:val="0"/>
      <w:marBottom w:val="0"/>
      <w:divBdr>
        <w:top w:val="none" w:sz="0" w:space="0" w:color="auto"/>
        <w:left w:val="none" w:sz="0" w:space="0" w:color="auto"/>
        <w:bottom w:val="none" w:sz="0" w:space="0" w:color="auto"/>
        <w:right w:val="none" w:sz="0" w:space="0" w:color="auto"/>
      </w:divBdr>
    </w:div>
    <w:div w:id="1635865247">
      <w:bodyDiv w:val="1"/>
      <w:marLeft w:val="0"/>
      <w:marRight w:val="0"/>
      <w:marTop w:val="0"/>
      <w:marBottom w:val="0"/>
      <w:divBdr>
        <w:top w:val="none" w:sz="0" w:space="0" w:color="auto"/>
        <w:left w:val="none" w:sz="0" w:space="0" w:color="auto"/>
        <w:bottom w:val="none" w:sz="0" w:space="0" w:color="auto"/>
        <w:right w:val="none" w:sz="0" w:space="0" w:color="auto"/>
      </w:divBdr>
    </w:div>
    <w:div w:id="1637905022">
      <w:bodyDiv w:val="1"/>
      <w:marLeft w:val="0"/>
      <w:marRight w:val="0"/>
      <w:marTop w:val="0"/>
      <w:marBottom w:val="0"/>
      <w:divBdr>
        <w:top w:val="none" w:sz="0" w:space="0" w:color="auto"/>
        <w:left w:val="none" w:sz="0" w:space="0" w:color="auto"/>
        <w:bottom w:val="none" w:sz="0" w:space="0" w:color="auto"/>
        <w:right w:val="none" w:sz="0" w:space="0" w:color="auto"/>
      </w:divBdr>
    </w:div>
    <w:div w:id="1639603555">
      <w:bodyDiv w:val="1"/>
      <w:marLeft w:val="0"/>
      <w:marRight w:val="0"/>
      <w:marTop w:val="0"/>
      <w:marBottom w:val="0"/>
      <w:divBdr>
        <w:top w:val="none" w:sz="0" w:space="0" w:color="auto"/>
        <w:left w:val="none" w:sz="0" w:space="0" w:color="auto"/>
        <w:bottom w:val="none" w:sz="0" w:space="0" w:color="auto"/>
        <w:right w:val="none" w:sz="0" w:space="0" w:color="auto"/>
      </w:divBdr>
    </w:div>
    <w:div w:id="1645239910">
      <w:bodyDiv w:val="1"/>
      <w:marLeft w:val="0"/>
      <w:marRight w:val="0"/>
      <w:marTop w:val="0"/>
      <w:marBottom w:val="0"/>
      <w:divBdr>
        <w:top w:val="none" w:sz="0" w:space="0" w:color="auto"/>
        <w:left w:val="none" w:sz="0" w:space="0" w:color="auto"/>
        <w:bottom w:val="none" w:sz="0" w:space="0" w:color="auto"/>
        <w:right w:val="none" w:sz="0" w:space="0" w:color="auto"/>
      </w:divBdr>
      <w:divsChild>
        <w:div w:id="1380402847">
          <w:marLeft w:val="0"/>
          <w:marRight w:val="0"/>
          <w:marTop w:val="0"/>
          <w:marBottom w:val="0"/>
          <w:divBdr>
            <w:top w:val="none" w:sz="0" w:space="0" w:color="auto"/>
            <w:left w:val="none" w:sz="0" w:space="0" w:color="auto"/>
            <w:bottom w:val="none" w:sz="0" w:space="0" w:color="auto"/>
            <w:right w:val="none" w:sz="0" w:space="0" w:color="auto"/>
          </w:divBdr>
          <w:divsChild>
            <w:div w:id="18940983">
              <w:marLeft w:val="0"/>
              <w:marRight w:val="0"/>
              <w:marTop w:val="0"/>
              <w:marBottom w:val="0"/>
              <w:divBdr>
                <w:top w:val="none" w:sz="0" w:space="0" w:color="auto"/>
                <w:left w:val="none" w:sz="0" w:space="0" w:color="auto"/>
                <w:bottom w:val="none" w:sz="0" w:space="0" w:color="auto"/>
                <w:right w:val="none" w:sz="0" w:space="0" w:color="auto"/>
              </w:divBdr>
            </w:div>
            <w:div w:id="147090874">
              <w:marLeft w:val="0"/>
              <w:marRight w:val="0"/>
              <w:marTop w:val="0"/>
              <w:marBottom w:val="0"/>
              <w:divBdr>
                <w:top w:val="none" w:sz="0" w:space="0" w:color="auto"/>
                <w:left w:val="none" w:sz="0" w:space="0" w:color="auto"/>
                <w:bottom w:val="none" w:sz="0" w:space="0" w:color="auto"/>
                <w:right w:val="none" w:sz="0" w:space="0" w:color="auto"/>
              </w:divBdr>
            </w:div>
            <w:div w:id="312564046">
              <w:marLeft w:val="0"/>
              <w:marRight w:val="0"/>
              <w:marTop w:val="0"/>
              <w:marBottom w:val="0"/>
              <w:divBdr>
                <w:top w:val="none" w:sz="0" w:space="0" w:color="auto"/>
                <w:left w:val="none" w:sz="0" w:space="0" w:color="auto"/>
                <w:bottom w:val="none" w:sz="0" w:space="0" w:color="auto"/>
                <w:right w:val="none" w:sz="0" w:space="0" w:color="auto"/>
              </w:divBdr>
            </w:div>
            <w:div w:id="498543792">
              <w:marLeft w:val="0"/>
              <w:marRight w:val="0"/>
              <w:marTop w:val="0"/>
              <w:marBottom w:val="0"/>
              <w:divBdr>
                <w:top w:val="none" w:sz="0" w:space="0" w:color="auto"/>
                <w:left w:val="none" w:sz="0" w:space="0" w:color="auto"/>
                <w:bottom w:val="none" w:sz="0" w:space="0" w:color="auto"/>
                <w:right w:val="none" w:sz="0" w:space="0" w:color="auto"/>
              </w:divBdr>
            </w:div>
            <w:div w:id="533083913">
              <w:marLeft w:val="0"/>
              <w:marRight w:val="0"/>
              <w:marTop w:val="0"/>
              <w:marBottom w:val="0"/>
              <w:divBdr>
                <w:top w:val="none" w:sz="0" w:space="0" w:color="auto"/>
                <w:left w:val="none" w:sz="0" w:space="0" w:color="auto"/>
                <w:bottom w:val="none" w:sz="0" w:space="0" w:color="auto"/>
                <w:right w:val="none" w:sz="0" w:space="0" w:color="auto"/>
              </w:divBdr>
            </w:div>
            <w:div w:id="586768220">
              <w:marLeft w:val="0"/>
              <w:marRight w:val="0"/>
              <w:marTop w:val="0"/>
              <w:marBottom w:val="0"/>
              <w:divBdr>
                <w:top w:val="none" w:sz="0" w:space="0" w:color="auto"/>
                <w:left w:val="none" w:sz="0" w:space="0" w:color="auto"/>
                <w:bottom w:val="none" w:sz="0" w:space="0" w:color="auto"/>
                <w:right w:val="none" w:sz="0" w:space="0" w:color="auto"/>
              </w:divBdr>
            </w:div>
            <w:div w:id="928350151">
              <w:marLeft w:val="0"/>
              <w:marRight w:val="0"/>
              <w:marTop w:val="0"/>
              <w:marBottom w:val="0"/>
              <w:divBdr>
                <w:top w:val="none" w:sz="0" w:space="0" w:color="auto"/>
                <w:left w:val="none" w:sz="0" w:space="0" w:color="auto"/>
                <w:bottom w:val="none" w:sz="0" w:space="0" w:color="auto"/>
                <w:right w:val="none" w:sz="0" w:space="0" w:color="auto"/>
              </w:divBdr>
            </w:div>
            <w:div w:id="1212768486">
              <w:marLeft w:val="0"/>
              <w:marRight w:val="0"/>
              <w:marTop w:val="0"/>
              <w:marBottom w:val="0"/>
              <w:divBdr>
                <w:top w:val="none" w:sz="0" w:space="0" w:color="auto"/>
                <w:left w:val="none" w:sz="0" w:space="0" w:color="auto"/>
                <w:bottom w:val="none" w:sz="0" w:space="0" w:color="auto"/>
                <w:right w:val="none" w:sz="0" w:space="0" w:color="auto"/>
              </w:divBdr>
            </w:div>
            <w:div w:id="1581057014">
              <w:marLeft w:val="0"/>
              <w:marRight w:val="0"/>
              <w:marTop w:val="0"/>
              <w:marBottom w:val="0"/>
              <w:divBdr>
                <w:top w:val="none" w:sz="0" w:space="0" w:color="auto"/>
                <w:left w:val="none" w:sz="0" w:space="0" w:color="auto"/>
                <w:bottom w:val="none" w:sz="0" w:space="0" w:color="auto"/>
                <w:right w:val="none" w:sz="0" w:space="0" w:color="auto"/>
              </w:divBdr>
            </w:div>
            <w:div w:id="1680429637">
              <w:marLeft w:val="0"/>
              <w:marRight w:val="0"/>
              <w:marTop w:val="0"/>
              <w:marBottom w:val="0"/>
              <w:divBdr>
                <w:top w:val="none" w:sz="0" w:space="0" w:color="auto"/>
                <w:left w:val="none" w:sz="0" w:space="0" w:color="auto"/>
                <w:bottom w:val="none" w:sz="0" w:space="0" w:color="auto"/>
                <w:right w:val="none" w:sz="0" w:space="0" w:color="auto"/>
              </w:divBdr>
            </w:div>
            <w:div w:id="1781144500">
              <w:marLeft w:val="0"/>
              <w:marRight w:val="0"/>
              <w:marTop w:val="0"/>
              <w:marBottom w:val="0"/>
              <w:divBdr>
                <w:top w:val="none" w:sz="0" w:space="0" w:color="auto"/>
                <w:left w:val="none" w:sz="0" w:space="0" w:color="auto"/>
                <w:bottom w:val="none" w:sz="0" w:space="0" w:color="auto"/>
                <w:right w:val="none" w:sz="0" w:space="0" w:color="auto"/>
              </w:divBdr>
            </w:div>
            <w:div w:id="19267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819">
      <w:bodyDiv w:val="1"/>
      <w:marLeft w:val="0"/>
      <w:marRight w:val="0"/>
      <w:marTop w:val="0"/>
      <w:marBottom w:val="0"/>
      <w:divBdr>
        <w:top w:val="none" w:sz="0" w:space="0" w:color="auto"/>
        <w:left w:val="none" w:sz="0" w:space="0" w:color="auto"/>
        <w:bottom w:val="none" w:sz="0" w:space="0" w:color="auto"/>
        <w:right w:val="none" w:sz="0" w:space="0" w:color="auto"/>
      </w:divBdr>
    </w:div>
    <w:div w:id="1669476768">
      <w:bodyDiv w:val="1"/>
      <w:marLeft w:val="0"/>
      <w:marRight w:val="0"/>
      <w:marTop w:val="0"/>
      <w:marBottom w:val="0"/>
      <w:divBdr>
        <w:top w:val="none" w:sz="0" w:space="0" w:color="auto"/>
        <w:left w:val="none" w:sz="0" w:space="0" w:color="auto"/>
        <w:bottom w:val="none" w:sz="0" w:space="0" w:color="auto"/>
        <w:right w:val="none" w:sz="0" w:space="0" w:color="auto"/>
      </w:divBdr>
    </w:div>
    <w:div w:id="1672023665">
      <w:bodyDiv w:val="1"/>
      <w:marLeft w:val="0"/>
      <w:marRight w:val="0"/>
      <w:marTop w:val="0"/>
      <w:marBottom w:val="0"/>
      <w:divBdr>
        <w:top w:val="none" w:sz="0" w:space="0" w:color="auto"/>
        <w:left w:val="none" w:sz="0" w:space="0" w:color="auto"/>
        <w:bottom w:val="none" w:sz="0" w:space="0" w:color="auto"/>
        <w:right w:val="none" w:sz="0" w:space="0" w:color="auto"/>
      </w:divBdr>
    </w:div>
    <w:div w:id="1676571427">
      <w:bodyDiv w:val="1"/>
      <w:marLeft w:val="0"/>
      <w:marRight w:val="0"/>
      <w:marTop w:val="0"/>
      <w:marBottom w:val="0"/>
      <w:divBdr>
        <w:top w:val="none" w:sz="0" w:space="0" w:color="auto"/>
        <w:left w:val="none" w:sz="0" w:space="0" w:color="auto"/>
        <w:bottom w:val="none" w:sz="0" w:space="0" w:color="auto"/>
        <w:right w:val="none" w:sz="0" w:space="0" w:color="auto"/>
      </w:divBdr>
    </w:div>
    <w:div w:id="1701516435">
      <w:bodyDiv w:val="1"/>
      <w:marLeft w:val="0"/>
      <w:marRight w:val="0"/>
      <w:marTop w:val="0"/>
      <w:marBottom w:val="0"/>
      <w:divBdr>
        <w:top w:val="none" w:sz="0" w:space="0" w:color="auto"/>
        <w:left w:val="none" w:sz="0" w:space="0" w:color="auto"/>
        <w:bottom w:val="none" w:sz="0" w:space="0" w:color="auto"/>
        <w:right w:val="none" w:sz="0" w:space="0" w:color="auto"/>
      </w:divBdr>
    </w:div>
    <w:div w:id="1703286556">
      <w:bodyDiv w:val="1"/>
      <w:marLeft w:val="0"/>
      <w:marRight w:val="0"/>
      <w:marTop w:val="0"/>
      <w:marBottom w:val="0"/>
      <w:divBdr>
        <w:top w:val="none" w:sz="0" w:space="0" w:color="auto"/>
        <w:left w:val="none" w:sz="0" w:space="0" w:color="auto"/>
        <w:bottom w:val="none" w:sz="0" w:space="0" w:color="auto"/>
        <w:right w:val="none" w:sz="0" w:space="0" w:color="auto"/>
      </w:divBdr>
    </w:div>
    <w:div w:id="1713531425">
      <w:bodyDiv w:val="1"/>
      <w:marLeft w:val="0"/>
      <w:marRight w:val="0"/>
      <w:marTop w:val="0"/>
      <w:marBottom w:val="0"/>
      <w:divBdr>
        <w:top w:val="none" w:sz="0" w:space="0" w:color="auto"/>
        <w:left w:val="none" w:sz="0" w:space="0" w:color="auto"/>
        <w:bottom w:val="none" w:sz="0" w:space="0" w:color="auto"/>
        <w:right w:val="none" w:sz="0" w:space="0" w:color="auto"/>
      </w:divBdr>
    </w:div>
    <w:div w:id="1713964673">
      <w:bodyDiv w:val="1"/>
      <w:marLeft w:val="0"/>
      <w:marRight w:val="0"/>
      <w:marTop w:val="0"/>
      <w:marBottom w:val="0"/>
      <w:divBdr>
        <w:top w:val="none" w:sz="0" w:space="0" w:color="auto"/>
        <w:left w:val="none" w:sz="0" w:space="0" w:color="auto"/>
        <w:bottom w:val="none" w:sz="0" w:space="0" w:color="auto"/>
        <w:right w:val="none" w:sz="0" w:space="0" w:color="auto"/>
      </w:divBdr>
    </w:div>
    <w:div w:id="1722169943">
      <w:bodyDiv w:val="1"/>
      <w:marLeft w:val="0"/>
      <w:marRight w:val="0"/>
      <w:marTop w:val="0"/>
      <w:marBottom w:val="0"/>
      <w:divBdr>
        <w:top w:val="none" w:sz="0" w:space="0" w:color="auto"/>
        <w:left w:val="none" w:sz="0" w:space="0" w:color="auto"/>
        <w:bottom w:val="none" w:sz="0" w:space="0" w:color="auto"/>
        <w:right w:val="none" w:sz="0" w:space="0" w:color="auto"/>
      </w:divBdr>
    </w:div>
    <w:div w:id="1733918657">
      <w:bodyDiv w:val="1"/>
      <w:marLeft w:val="0"/>
      <w:marRight w:val="0"/>
      <w:marTop w:val="0"/>
      <w:marBottom w:val="0"/>
      <w:divBdr>
        <w:top w:val="none" w:sz="0" w:space="0" w:color="auto"/>
        <w:left w:val="none" w:sz="0" w:space="0" w:color="auto"/>
        <w:bottom w:val="none" w:sz="0" w:space="0" w:color="auto"/>
        <w:right w:val="none" w:sz="0" w:space="0" w:color="auto"/>
      </w:divBdr>
    </w:div>
    <w:div w:id="1735425287">
      <w:bodyDiv w:val="1"/>
      <w:marLeft w:val="0"/>
      <w:marRight w:val="0"/>
      <w:marTop w:val="0"/>
      <w:marBottom w:val="0"/>
      <w:divBdr>
        <w:top w:val="none" w:sz="0" w:space="0" w:color="auto"/>
        <w:left w:val="none" w:sz="0" w:space="0" w:color="auto"/>
        <w:bottom w:val="none" w:sz="0" w:space="0" w:color="auto"/>
        <w:right w:val="none" w:sz="0" w:space="0" w:color="auto"/>
      </w:divBdr>
    </w:div>
    <w:div w:id="1736078519">
      <w:bodyDiv w:val="1"/>
      <w:marLeft w:val="0"/>
      <w:marRight w:val="0"/>
      <w:marTop w:val="0"/>
      <w:marBottom w:val="0"/>
      <w:divBdr>
        <w:top w:val="none" w:sz="0" w:space="0" w:color="auto"/>
        <w:left w:val="none" w:sz="0" w:space="0" w:color="auto"/>
        <w:bottom w:val="none" w:sz="0" w:space="0" w:color="auto"/>
        <w:right w:val="none" w:sz="0" w:space="0" w:color="auto"/>
      </w:divBdr>
    </w:div>
    <w:div w:id="1736128620">
      <w:bodyDiv w:val="1"/>
      <w:marLeft w:val="0"/>
      <w:marRight w:val="0"/>
      <w:marTop w:val="0"/>
      <w:marBottom w:val="0"/>
      <w:divBdr>
        <w:top w:val="none" w:sz="0" w:space="0" w:color="auto"/>
        <w:left w:val="none" w:sz="0" w:space="0" w:color="auto"/>
        <w:bottom w:val="none" w:sz="0" w:space="0" w:color="auto"/>
        <w:right w:val="none" w:sz="0" w:space="0" w:color="auto"/>
      </w:divBdr>
    </w:div>
    <w:div w:id="1738283649">
      <w:bodyDiv w:val="1"/>
      <w:marLeft w:val="0"/>
      <w:marRight w:val="0"/>
      <w:marTop w:val="0"/>
      <w:marBottom w:val="0"/>
      <w:divBdr>
        <w:top w:val="none" w:sz="0" w:space="0" w:color="auto"/>
        <w:left w:val="none" w:sz="0" w:space="0" w:color="auto"/>
        <w:bottom w:val="none" w:sz="0" w:space="0" w:color="auto"/>
        <w:right w:val="none" w:sz="0" w:space="0" w:color="auto"/>
      </w:divBdr>
    </w:div>
    <w:div w:id="1740056104">
      <w:bodyDiv w:val="1"/>
      <w:marLeft w:val="0"/>
      <w:marRight w:val="0"/>
      <w:marTop w:val="0"/>
      <w:marBottom w:val="0"/>
      <w:divBdr>
        <w:top w:val="none" w:sz="0" w:space="0" w:color="auto"/>
        <w:left w:val="none" w:sz="0" w:space="0" w:color="auto"/>
        <w:bottom w:val="none" w:sz="0" w:space="0" w:color="auto"/>
        <w:right w:val="none" w:sz="0" w:space="0" w:color="auto"/>
      </w:divBdr>
    </w:div>
    <w:div w:id="1750807740">
      <w:bodyDiv w:val="1"/>
      <w:marLeft w:val="0"/>
      <w:marRight w:val="0"/>
      <w:marTop w:val="0"/>
      <w:marBottom w:val="0"/>
      <w:divBdr>
        <w:top w:val="none" w:sz="0" w:space="0" w:color="auto"/>
        <w:left w:val="none" w:sz="0" w:space="0" w:color="auto"/>
        <w:bottom w:val="none" w:sz="0" w:space="0" w:color="auto"/>
        <w:right w:val="none" w:sz="0" w:space="0" w:color="auto"/>
      </w:divBdr>
    </w:div>
    <w:div w:id="1756973161">
      <w:bodyDiv w:val="1"/>
      <w:marLeft w:val="0"/>
      <w:marRight w:val="0"/>
      <w:marTop w:val="0"/>
      <w:marBottom w:val="0"/>
      <w:divBdr>
        <w:top w:val="none" w:sz="0" w:space="0" w:color="auto"/>
        <w:left w:val="none" w:sz="0" w:space="0" w:color="auto"/>
        <w:bottom w:val="none" w:sz="0" w:space="0" w:color="auto"/>
        <w:right w:val="none" w:sz="0" w:space="0" w:color="auto"/>
      </w:divBdr>
    </w:div>
    <w:div w:id="1759476421">
      <w:bodyDiv w:val="1"/>
      <w:marLeft w:val="0"/>
      <w:marRight w:val="0"/>
      <w:marTop w:val="0"/>
      <w:marBottom w:val="0"/>
      <w:divBdr>
        <w:top w:val="none" w:sz="0" w:space="0" w:color="auto"/>
        <w:left w:val="none" w:sz="0" w:space="0" w:color="auto"/>
        <w:bottom w:val="none" w:sz="0" w:space="0" w:color="auto"/>
        <w:right w:val="none" w:sz="0" w:space="0" w:color="auto"/>
      </w:divBdr>
    </w:div>
    <w:div w:id="1776900229">
      <w:bodyDiv w:val="1"/>
      <w:marLeft w:val="0"/>
      <w:marRight w:val="0"/>
      <w:marTop w:val="0"/>
      <w:marBottom w:val="0"/>
      <w:divBdr>
        <w:top w:val="none" w:sz="0" w:space="0" w:color="auto"/>
        <w:left w:val="none" w:sz="0" w:space="0" w:color="auto"/>
        <w:bottom w:val="none" w:sz="0" w:space="0" w:color="auto"/>
        <w:right w:val="none" w:sz="0" w:space="0" w:color="auto"/>
      </w:divBdr>
      <w:divsChild>
        <w:div w:id="1542936655">
          <w:marLeft w:val="0"/>
          <w:marRight w:val="0"/>
          <w:marTop w:val="0"/>
          <w:marBottom w:val="0"/>
          <w:divBdr>
            <w:top w:val="none" w:sz="0" w:space="0" w:color="auto"/>
            <w:left w:val="none" w:sz="0" w:space="0" w:color="auto"/>
            <w:bottom w:val="none" w:sz="0" w:space="0" w:color="auto"/>
            <w:right w:val="none" w:sz="0" w:space="0" w:color="auto"/>
          </w:divBdr>
          <w:divsChild>
            <w:div w:id="123737765">
              <w:marLeft w:val="0"/>
              <w:marRight w:val="0"/>
              <w:marTop w:val="0"/>
              <w:marBottom w:val="0"/>
              <w:divBdr>
                <w:top w:val="none" w:sz="0" w:space="0" w:color="auto"/>
                <w:left w:val="none" w:sz="0" w:space="0" w:color="auto"/>
                <w:bottom w:val="none" w:sz="0" w:space="0" w:color="auto"/>
                <w:right w:val="none" w:sz="0" w:space="0" w:color="auto"/>
              </w:divBdr>
            </w:div>
            <w:div w:id="399796353">
              <w:marLeft w:val="0"/>
              <w:marRight w:val="0"/>
              <w:marTop w:val="0"/>
              <w:marBottom w:val="0"/>
              <w:divBdr>
                <w:top w:val="none" w:sz="0" w:space="0" w:color="auto"/>
                <w:left w:val="none" w:sz="0" w:space="0" w:color="auto"/>
                <w:bottom w:val="none" w:sz="0" w:space="0" w:color="auto"/>
                <w:right w:val="none" w:sz="0" w:space="0" w:color="auto"/>
              </w:divBdr>
            </w:div>
            <w:div w:id="942999715">
              <w:marLeft w:val="0"/>
              <w:marRight w:val="0"/>
              <w:marTop w:val="0"/>
              <w:marBottom w:val="0"/>
              <w:divBdr>
                <w:top w:val="none" w:sz="0" w:space="0" w:color="auto"/>
                <w:left w:val="none" w:sz="0" w:space="0" w:color="auto"/>
                <w:bottom w:val="none" w:sz="0" w:space="0" w:color="auto"/>
                <w:right w:val="none" w:sz="0" w:space="0" w:color="auto"/>
              </w:divBdr>
            </w:div>
            <w:div w:id="1130980135">
              <w:marLeft w:val="0"/>
              <w:marRight w:val="0"/>
              <w:marTop w:val="0"/>
              <w:marBottom w:val="0"/>
              <w:divBdr>
                <w:top w:val="none" w:sz="0" w:space="0" w:color="auto"/>
                <w:left w:val="none" w:sz="0" w:space="0" w:color="auto"/>
                <w:bottom w:val="none" w:sz="0" w:space="0" w:color="auto"/>
                <w:right w:val="none" w:sz="0" w:space="0" w:color="auto"/>
              </w:divBdr>
            </w:div>
            <w:div w:id="1177840546">
              <w:marLeft w:val="0"/>
              <w:marRight w:val="0"/>
              <w:marTop w:val="0"/>
              <w:marBottom w:val="0"/>
              <w:divBdr>
                <w:top w:val="none" w:sz="0" w:space="0" w:color="auto"/>
                <w:left w:val="none" w:sz="0" w:space="0" w:color="auto"/>
                <w:bottom w:val="none" w:sz="0" w:space="0" w:color="auto"/>
                <w:right w:val="none" w:sz="0" w:space="0" w:color="auto"/>
              </w:divBdr>
            </w:div>
            <w:div w:id="1740980440">
              <w:marLeft w:val="0"/>
              <w:marRight w:val="0"/>
              <w:marTop w:val="0"/>
              <w:marBottom w:val="0"/>
              <w:divBdr>
                <w:top w:val="none" w:sz="0" w:space="0" w:color="auto"/>
                <w:left w:val="none" w:sz="0" w:space="0" w:color="auto"/>
                <w:bottom w:val="none" w:sz="0" w:space="0" w:color="auto"/>
                <w:right w:val="none" w:sz="0" w:space="0" w:color="auto"/>
              </w:divBdr>
            </w:div>
            <w:div w:id="1968775941">
              <w:marLeft w:val="0"/>
              <w:marRight w:val="0"/>
              <w:marTop w:val="0"/>
              <w:marBottom w:val="0"/>
              <w:divBdr>
                <w:top w:val="none" w:sz="0" w:space="0" w:color="auto"/>
                <w:left w:val="none" w:sz="0" w:space="0" w:color="auto"/>
                <w:bottom w:val="none" w:sz="0" w:space="0" w:color="auto"/>
                <w:right w:val="none" w:sz="0" w:space="0" w:color="auto"/>
              </w:divBdr>
            </w:div>
            <w:div w:id="20098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8935">
      <w:bodyDiv w:val="1"/>
      <w:marLeft w:val="0"/>
      <w:marRight w:val="0"/>
      <w:marTop w:val="0"/>
      <w:marBottom w:val="0"/>
      <w:divBdr>
        <w:top w:val="none" w:sz="0" w:space="0" w:color="auto"/>
        <w:left w:val="none" w:sz="0" w:space="0" w:color="auto"/>
        <w:bottom w:val="none" w:sz="0" w:space="0" w:color="auto"/>
        <w:right w:val="none" w:sz="0" w:space="0" w:color="auto"/>
      </w:divBdr>
    </w:div>
    <w:div w:id="1788347790">
      <w:bodyDiv w:val="1"/>
      <w:marLeft w:val="0"/>
      <w:marRight w:val="0"/>
      <w:marTop w:val="0"/>
      <w:marBottom w:val="0"/>
      <w:divBdr>
        <w:top w:val="none" w:sz="0" w:space="0" w:color="auto"/>
        <w:left w:val="none" w:sz="0" w:space="0" w:color="auto"/>
        <w:bottom w:val="none" w:sz="0" w:space="0" w:color="auto"/>
        <w:right w:val="none" w:sz="0" w:space="0" w:color="auto"/>
      </w:divBdr>
    </w:div>
    <w:div w:id="1791825201">
      <w:bodyDiv w:val="1"/>
      <w:marLeft w:val="0"/>
      <w:marRight w:val="0"/>
      <w:marTop w:val="0"/>
      <w:marBottom w:val="0"/>
      <w:divBdr>
        <w:top w:val="none" w:sz="0" w:space="0" w:color="auto"/>
        <w:left w:val="none" w:sz="0" w:space="0" w:color="auto"/>
        <w:bottom w:val="none" w:sz="0" w:space="0" w:color="auto"/>
        <w:right w:val="none" w:sz="0" w:space="0" w:color="auto"/>
      </w:divBdr>
    </w:div>
    <w:div w:id="1796480630">
      <w:bodyDiv w:val="1"/>
      <w:marLeft w:val="0"/>
      <w:marRight w:val="0"/>
      <w:marTop w:val="0"/>
      <w:marBottom w:val="0"/>
      <w:divBdr>
        <w:top w:val="none" w:sz="0" w:space="0" w:color="auto"/>
        <w:left w:val="none" w:sz="0" w:space="0" w:color="auto"/>
        <w:bottom w:val="none" w:sz="0" w:space="0" w:color="auto"/>
        <w:right w:val="none" w:sz="0" w:space="0" w:color="auto"/>
      </w:divBdr>
    </w:div>
    <w:div w:id="1804344370">
      <w:bodyDiv w:val="1"/>
      <w:marLeft w:val="0"/>
      <w:marRight w:val="0"/>
      <w:marTop w:val="0"/>
      <w:marBottom w:val="0"/>
      <w:divBdr>
        <w:top w:val="none" w:sz="0" w:space="0" w:color="auto"/>
        <w:left w:val="none" w:sz="0" w:space="0" w:color="auto"/>
        <w:bottom w:val="none" w:sz="0" w:space="0" w:color="auto"/>
        <w:right w:val="none" w:sz="0" w:space="0" w:color="auto"/>
      </w:divBdr>
    </w:div>
    <w:div w:id="1806580351">
      <w:bodyDiv w:val="1"/>
      <w:marLeft w:val="0"/>
      <w:marRight w:val="0"/>
      <w:marTop w:val="0"/>
      <w:marBottom w:val="0"/>
      <w:divBdr>
        <w:top w:val="none" w:sz="0" w:space="0" w:color="auto"/>
        <w:left w:val="none" w:sz="0" w:space="0" w:color="auto"/>
        <w:bottom w:val="none" w:sz="0" w:space="0" w:color="auto"/>
        <w:right w:val="none" w:sz="0" w:space="0" w:color="auto"/>
      </w:divBdr>
      <w:divsChild>
        <w:div w:id="1933123686">
          <w:marLeft w:val="0"/>
          <w:marRight w:val="0"/>
          <w:marTop w:val="0"/>
          <w:marBottom w:val="0"/>
          <w:divBdr>
            <w:top w:val="none" w:sz="0" w:space="0" w:color="auto"/>
            <w:left w:val="none" w:sz="0" w:space="0" w:color="auto"/>
            <w:bottom w:val="none" w:sz="0" w:space="0" w:color="auto"/>
            <w:right w:val="none" w:sz="0" w:space="0" w:color="auto"/>
          </w:divBdr>
          <w:divsChild>
            <w:div w:id="18899691">
              <w:marLeft w:val="0"/>
              <w:marRight w:val="0"/>
              <w:marTop w:val="0"/>
              <w:marBottom w:val="0"/>
              <w:divBdr>
                <w:top w:val="none" w:sz="0" w:space="0" w:color="auto"/>
                <w:left w:val="none" w:sz="0" w:space="0" w:color="auto"/>
                <w:bottom w:val="none" w:sz="0" w:space="0" w:color="auto"/>
                <w:right w:val="none" w:sz="0" w:space="0" w:color="auto"/>
              </w:divBdr>
            </w:div>
            <w:div w:id="110976423">
              <w:marLeft w:val="0"/>
              <w:marRight w:val="0"/>
              <w:marTop w:val="0"/>
              <w:marBottom w:val="0"/>
              <w:divBdr>
                <w:top w:val="none" w:sz="0" w:space="0" w:color="auto"/>
                <w:left w:val="none" w:sz="0" w:space="0" w:color="auto"/>
                <w:bottom w:val="none" w:sz="0" w:space="0" w:color="auto"/>
                <w:right w:val="none" w:sz="0" w:space="0" w:color="auto"/>
              </w:divBdr>
            </w:div>
            <w:div w:id="199248204">
              <w:marLeft w:val="0"/>
              <w:marRight w:val="0"/>
              <w:marTop w:val="0"/>
              <w:marBottom w:val="0"/>
              <w:divBdr>
                <w:top w:val="none" w:sz="0" w:space="0" w:color="auto"/>
                <w:left w:val="none" w:sz="0" w:space="0" w:color="auto"/>
                <w:bottom w:val="none" w:sz="0" w:space="0" w:color="auto"/>
                <w:right w:val="none" w:sz="0" w:space="0" w:color="auto"/>
              </w:divBdr>
            </w:div>
            <w:div w:id="215356096">
              <w:marLeft w:val="0"/>
              <w:marRight w:val="0"/>
              <w:marTop w:val="0"/>
              <w:marBottom w:val="0"/>
              <w:divBdr>
                <w:top w:val="none" w:sz="0" w:space="0" w:color="auto"/>
                <w:left w:val="none" w:sz="0" w:space="0" w:color="auto"/>
                <w:bottom w:val="none" w:sz="0" w:space="0" w:color="auto"/>
                <w:right w:val="none" w:sz="0" w:space="0" w:color="auto"/>
              </w:divBdr>
            </w:div>
            <w:div w:id="335959030">
              <w:marLeft w:val="0"/>
              <w:marRight w:val="0"/>
              <w:marTop w:val="0"/>
              <w:marBottom w:val="0"/>
              <w:divBdr>
                <w:top w:val="none" w:sz="0" w:space="0" w:color="auto"/>
                <w:left w:val="none" w:sz="0" w:space="0" w:color="auto"/>
                <w:bottom w:val="none" w:sz="0" w:space="0" w:color="auto"/>
                <w:right w:val="none" w:sz="0" w:space="0" w:color="auto"/>
              </w:divBdr>
            </w:div>
            <w:div w:id="414522671">
              <w:marLeft w:val="0"/>
              <w:marRight w:val="0"/>
              <w:marTop w:val="0"/>
              <w:marBottom w:val="0"/>
              <w:divBdr>
                <w:top w:val="none" w:sz="0" w:space="0" w:color="auto"/>
                <w:left w:val="none" w:sz="0" w:space="0" w:color="auto"/>
                <w:bottom w:val="none" w:sz="0" w:space="0" w:color="auto"/>
                <w:right w:val="none" w:sz="0" w:space="0" w:color="auto"/>
              </w:divBdr>
            </w:div>
            <w:div w:id="465780286">
              <w:marLeft w:val="0"/>
              <w:marRight w:val="0"/>
              <w:marTop w:val="0"/>
              <w:marBottom w:val="0"/>
              <w:divBdr>
                <w:top w:val="none" w:sz="0" w:space="0" w:color="auto"/>
                <w:left w:val="none" w:sz="0" w:space="0" w:color="auto"/>
                <w:bottom w:val="none" w:sz="0" w:space="0" w:color="auto"/>
                <w:right w:val="none" w:sz="0" w:space="0" w:color="auto"/>
              </w:divBdr>
            </w:div>
            <w:div w:id="466359797">
              <w:marLeft w:val="0"/>
              <w:marRight w:val="0"/>
              <w:marTop w:val="0"/>
              <w:marBottom w:val="0"/>
              <w:divBdr>
                <w:top w:val="none" w:sz="0" w:space="0" w:color="auto"/>
                <w:left w:val="none" w:sz="0" w:space="0" w:color="auto"/>
                <w:bottom w:val="none" w:sz="0" w:space="0" w:color="auto"/>
                <w:right w:val="none" w:sz="0" w:space="0" w:color="auto"/>
              </w:divBdr>
            </w:div>
            <w:div w:id="483163340">
              <w:marLeft w:val="0"/>
              <w:marRight w:val="0"/>
              <w:marTop w:val="0"/>
              <w:marBottom w:val="0"/>
              <w:divBdr>
                <w:top w:val="none" w:sz="0" w:space="0" w:color="auto"/>
                <w:left w:val="none" w:sz="0" w:space="0" w:color="auto"/>
                <w:bottom w:val="none" w:sz="0" w:space="0" w:color="auto"/>
                <w:right w:val="none" w:sz="0" w:space="0" w:color="auto"/>
              </w:divBdr>
            </w:div>
            <w:div w:id="538397532">
              <w:marLeft w:val="0"/>
              <w:marRight w:val="0"/>
              <w:marTop w:val="0"/>
              <w:marBottom w:val="0"/>
              <w:divBdr>
                <w:top w:val="none" w:sz="0" w:space="0" w:color="auto"/>
                <w:left w:val="none" w:sz="0" w:space="0" w:color="auto"/>
                <w:bottom w:val="none" w:sz="0" w:space="0" w:color="auto"/>
                <w:right w:val="none" w:sz="0" w:space="0" w:color="auto"/>
              </w:divBdr>
            </w:div>
            <w:div w:id="583488582">
              <w:marLeft w:val="0"/>
              <w:marRight w:val="0"/>
              <w:marTop w:val="0"/>
              <w:marBottom w:val="0"/>
              <w:divBdr>
                <w:top w:val="none" w:sz="0" w:space="0" w:color="auto"/>
                <w:left w:val="none" w:sz="0" w:space="0" w:color="auto"/>
                <w:bottom w:val="none" w:sz="0" w:space="0" w:color="auto"/>
                <w:right w:val="none" w:sz="0" w:space="0" w:color="auto"/>
              </w:divBdr>
            </w:div>
            <w:div w:id="778257387">
              <w:marLeft w:val="0"/>
              <w:marRight w:val="0"/>
              <w:marTop w:val="0"/>
              <w:marBottom w:val="0"/>
              <w:divBdr>
                <w:top w:val="none" w:sz="0" w:space="0" w:color="auto"/>
                <w:left w:val="none" w:sz="0" w:space="0" w:color="auto"/>
                <w:bottom w:val="none" w:sz="0" w:space="0" w:color="auto"/>
                <w:right w:val="none" w:sz="0" w:space="0" w:color="auto"/>
              </w:divBdr>
            </w:div>
            <w:div w:id="871767082">
              <w:marLeft w:val="0"/>
              <w:marRight w:val="0"/>
              <w:marTop w:val="0"/>
              <w:marBottom w:val="0"/>
              <w:divBdr>
                <w:top w:val="none" w:sz="0" w:space="0" w:color="auto"/>
                <w:left w:val="none" w:sz="0" w:space="0" w:color="auto"/>
                <w:bottom w:val="none" w:sz="0" w:space="0" w:color="auto"/>
                <w:right w:val="none" w:sz="0" w:space="0" w:color="auto"/>
              </w:divBdr>
            </w:div>
            <w:div w:id="886143841">
              <w:marLeft w:val="0"/>
              <w:marRight w:val="0"/>
              <w:marTop w:val="0"/>
              <w:marBottom w:val="0"/>
              <w:divBdr>
                <w:top w:val="none" w:sz="0" w:space="0" w:color="auto"/>
                <w:left w:val="none" w:sz="0" w:space="0" w:color="auto"/>
                <w:bottom w:val="none" w:sz="0" w:space="0" w:color="auto"/>
                <w:right w:val="none" w:sz="0" w:space="0" w:color="auto"/>
              </w:divBdr>
            </w:div>
            <w:div w:id="1139031584">
              <w:marLeft w:val="0"/>
              <w:marRight w:val="0"/>
              <w:marTop w:val="0"/>
              <w:marBottom w:val="0"/>
              <w:divBdr>
                <w:top w:val="none" w:sz="0" w:space="0" w:color="auto"/>
                <w:left w:val="none" w:sz="0" w:space="0" w:color="auto"/>
                <w:bottom w:val="none" w:sz="0" w:space="0" w:color="auto"/>
                <w:right w:val="none" w:sz="0" w:space="0" w:color="auto"/>
              </w:divBdr>
            </w:div>
            <w:div w:id="1151285887">
              <w:marLeft w:val="0"/>
              <w:marRight w:val="0"/>
              <w:marTop w:val="0"/>
              <w:marBottom w:val="0"/>
              <w:divBdr>
                <w:top w:val="none" w:sz="0" w:space="0" w:color="auto"/>
                <w:left w:val="none" w:sz="0" w:space="0" w:color="auto"/>
                <w:bottom w:val="none" w:sz="0" w:space="0" w:color="auto"/>
                <w:right w:val="none" w:sz="0" w:space="0" w:color="auto"/>
              </w:divBdr>
            </w:div>
            <w:div w:id="1162887289">
              <w:marLeft w:val="0"/>
              <w:marRight w:val="0"/>
              <w:marTop w:val="0"/>
              <w:marBottom w:val="0"/>
              <w:divBdr>
                <w:top w:val="none" w:sz="0" w:space="0" w:color="auto"/>
                <w:left w:val="none" w:sz="0" w:space="0" w:color="auto"/>
                <w:bottom w:val="none" w:sz="0" w:space="0" w:color="auto"/>
                <w:right w:val="none" w:sz="0" w:space="0" w:color="auto"/>
              </w:divBdr>
            </w:div>
            <w:div w:id="1215389968">
              <w:marLeft w:val="0"/>
              <w:marRight w:val="0"/>
              <w:marTop w:val="0"/>
              <w:marBottom w:val="0"/>
              <w:divBdr>
                <w:top w:val="none" w:sz="0" w:space="0" w:color="auto"/>
                <w:left w:val="none" w:sz="0" w:space="0" w:color="auto"/>
                <w:bottom w:val="none" w:sz="0" w:space="0" w:color="auto"/>
                <w:right w:val="none" w:sz="0" w:space="0" w:color="auto"/>
              </w:divBdr>
            </w:div>
            <w:div w:id="1265042384">
              <w:marLeft w:val="0"/>
              <w:marRight w:val="0"/>
              <w:marTop w:val="0"/>
              <w:marBottom w:val="0"/>
              <w:divBdr>
                <w:top w:val="none" w:sz="0" w:space="0" w:color="auto"/>
                <w:left w:val="none" w:sz="0" w:space="0" w:color="auto"/>
                <w:bottom w:val="none" w:sz="0" w:space="0" w:color="auto"/>
                <w:right w:val="none" w:sz="0" w:space="0" w:color="auto"/>
              </w:divBdr>
            </w:div>
            <w:div w:id="1384216694">
              <w:marLeft w:val="0"/>
              <w:marRight w:val="0"/>
              <w:marTop w:val="0"/>
              <w:marBottom w:val="0"/>
              <w:divBdr>
                <w:top w:val="none" w:sz="0" w:space="0" w:color="auto"/>
                <w:left w:val="none" w:sz="0" w:space="0" w:color="auto"/>
                <w:bottom w:val="none" w:sz="0" w:space="0" w:color="auto"/>
                <w:right w:val="none" w:sz="0" w:space="0" w:color="auto"/>
              </w:divBdr>
            </w:div>
            <w:div w:id="1411927608">
              <w:marLeft w:val="0"/>
              <w:marRight w:val="0"/>
              <w:marTop w:val="0"/>
              <w:marBottom w:val="0"/>
              <w:divBdr>
                <w:top w:val="none" w:sz="0" w:space="0" w:color="auto"/>
                <w:left w:val="none" w:sz="0" w:space="0" w:color="auto"/>
                <w:bottom w:val="none" w:sz="0" w:space="0" w:color="auto"/>
                <w:right w:val="none" w:sz="0" w:space="0" w:color="auto"/>
              </w:divBdr>
            </w:div>
            <w:div w:id="1415393585">
              <w:marLeft w:val="0"/>
              <w:marRight w:val="0"/>
              <w:marTop w:val="0"/>
              <w:marBottom w:val="0"/>
              <w:divBdr>
                <w:top w:val="none" w:sz="0" w:space="0" w:color="auto"/>
                <w:left w:val="none" w:sz="0" w:space="0" w:color="auto"/>
                <w:bottom w:val="none" w:sz="0" w:space="0" w:color="auto"/>
                <w:right w:val="none" w:sz="0" w:space="0" w:color="auto"/>
              </w:divBdr>
            </w:div>
            <w:div w:id="1452673931">
              <w:marLeft w:val="0"/>
              <w:marRight w:val="0"/>
              <w:marTop w:val="0"/>
              <w:marBottom w:val="0"/>
              <w:divBdr>
                <w:top w:val="none" w:sz="0" w:space="0" w:color="auto"/>
                <w:left w:val="none" w:sz="0" w:space="0" w:color="auto"/>
                <w:bottom w:val="none" w:sz="0" w:space="0" w:color="auto"/>
                <w:right w:val="none" w:sz="0" w:space="0" w:color="auto"/>
              </w:divBdr>
            </w:div>
            <w:div w:id="1525636790">
              <w:marLeft w:val="0"/>
              <w:marRight w:val="0"/>
              <w:marTop w:val="0"/>
              <w:marBottom w:val="0"/>
              <w:divBdr>
                <w:top w:val="none" w:sz="0" w:space="0" w:color="auto"/>
                <w:left w:val="none" w:sz="0" w:space="0" w:color="auto"/>
                <w:bottom w:val="none" w:sz="0" w:space="0" w:color="auto"/>
                <w:right w:val="none" w:sz="0" w:space="0" w:color="auto"/>
              </w:divBdr>
            </w:div>
            <w:div w:id="1639414732">
              <w:marLeft w:val="0"/>
              <w:marRight w:val="0"/>
              <w:marTop w:val="0"/>
              <w:marBottom w:val="0"/>
              <w:divBdr>
                <w:top w:val="none" w:sz="0" w:space="0" w:color="auto"/>
                <w:left w:val="none" w:sz="0" w:space="0" w:color="auto"/>
                <w:bottom w:val="none" w:sz="0" w:space="0" w:color="auto"/>
                <w:right w:val="none" w:sz="0" w:space="0" w:color="auto"/>
              </w:divBdr>
            </w:div>
            <w:div w:id="1733457040">
              <w:marLeft w:val="0"/>
              <w:marRight w:val="0"/>
              <w:marTop w:val="0"/>
              <w:marBottom w:val="0"/>
              <w:divBdr>
                <w:top w:val="none" w:sz="0" w:space="0" w:color="auto"/>
                <w:left w:val="none" w:sz="0" w:space="0" w:color="auto"/>
                <w:bottom w:val="none" w:sz="0" w:space="0" w:color="auto"/>
                <w:right w:val="none" w:sz="0" w:space="0" w:color="auto"/>
              </w:divBdr>
            </w:div>
            <w:div w:id="1784878905">
              <w:marLeft w:val="0"/>
              <w:marRight w:val="0"/>
              <w:marTop w:val="0"/>
              <w:marBottom w:val="0"/>
              <w:divBdr>
                <w:top w:val="none" w:sz="0" w:space="0" w:color="auto"/>
                <w:left w:val="none" w:sz="0" w:space="0" w:color="auto"/>
                <w:bottom w:val="none" w:sz="0" w:space="0" w:color="auto"/>
                <w:right w:val="none" w:sz="0" w:space="0" w:color="auto"/>
              </w:divBdr>
            </w:div>
            <w:div w:id="1908804771">
              <w:marLeft w:val="0"/>
              <w:marRight w:val="0"/>
              <w:marTop w:val="0"/>
              <w:marBottom w:val="0"/>
              <w:divBdr>
                <w:top w:val="none" w:sz="0" w:space="0" w:color="auto"/>
                <w:left w:val="none" w:sz="0" w:space="0" w:color="auto"/>
                <w:bottom w:val="none" w:sz="0" w:space="0" w:color="auto"/>
                <w:right w:val="none" w:sz="0" w:space="0" w:color="auto"/>
              </w:divBdr>
            </w:div>
            <w:div w:id="1944651730">
              <w:marLeft w:val="0"/>
              <w:marRight w:val="0"/>
              <w:marTop w:val="0"/>
              <w:marBottom w:val="0"/>
              <w:divBdr>
                <w:top w:val="none" w:sz="0" w:space="0" w:color="auto"/>
                <w:left w:val="none" w:sz="0" w:space="0" w:color="auto"/>
                <w:bottom w:val="none" w:sz="0" w:space="0" w:color="auto"/>
                <w:right w:val="none" w:sz="0" w:space="0" w:color="auto"/>
              </w:divBdr>
            </w:div>
            <w:div w:id="1965234811">
              <w:marLeft w:val="0"/>
              <w:marRight w:val="0"/>
              <w:marTop w:val="0"/>
              <w:marBottom w:val="0"/>
              <w:divBdr>
                <w:top w:val="none" w:sz="0" w:space="0" w:color="auto"/>
                <w:left w:val="none" w:sz="0" w:space="0" w:color="auto"/>
                <w:bottom w:val="none" w:sz="0" w:space="0" w:color="auto"/>
                <w:right w:val="none" w:sz="0" w:space="0" w:color="auto"/>
              </w:divBdr>
            </w:div>
            <w:div w:id="1971279076">
              <w:marLeft w:val="0"/>
              <w:marRight w:val="0"/>
              <w:marTop w:val="0"/>
              <w:marBottom w:val="0"/>
              <w:divBdr>
                <w:top w:val="none" w:sz="0" w:space="0" w:color="auto"/>
                <w:left w:val="none" w:sz="0" w:space="0" w:color="auto"/>
                <w:bottom w:val="none" w:sz="0" w:space="0" w:color="auto"/>
                <w:right w:val="none" w:sz="0" w:space="0" w:color="auto"/>
              </w:divBdr>
            </w:div>
            <w:div w:id="2004431266">
              <w:marLeft w:val="0"/>
              <w:marRight w:val="0"/>
              <w:marTop w:val="0"/>
              <w:marBottom w:val="0"/>
              <w:divBdr>
                <w:top w:val="none" w:sz="0" w:space="0" w:color="auto"/>
                <w:left w:val="none" w:sz="0" w:space="0" w:color="auto"/>
                <w:bottom w:val="none" w:sz="0" w:space="0" w:color="auto"/>
                <w:right w:val="none" w:sz="0" w:space="0" w:color="auto"/>
              </w:divBdr>
            </w:div>
            <w:div w:id="2086563729">
              <w:marLeft w:val="0"/>
              <w:marRight w:val="0"/>
              <w:marTop w:val="0"/>
              <w:marBottom w:val="0"/>
              <w:divBdr>
                <w:top w:val="none" w:sz="0" w:space="0" w:color="auto"/>
                <w:left w:val="none" w:sz="0" w:space="0" w:color="auto"/>
                <w:bottom w:val="none" w:sz="0" w:space="0" w:color="auto"/>
                <w:right w:val="none" w:sz="0" w:space="0" w:color="auto"/>
              </w:divBdr>
            </w:div>
            <w:div w:id="21314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61701">
      <w:bodyDiv w:val="1"/>
      <w:marLeft w:val="0"/>
      <w:marRight w:val="0"/>
      <w:marTop w:val="0"/>
      <w:marBottom w:val="0"/>
      <w:divBdr>
        <w:top w:val="none" w:sz="0" w:space="0" w:color="auto"/>
        <w:left w:val="none" w:sz="0" w:space="0" w:color="auto"/>
        <w:bottom w:val="none" w:sz="0" w:space="0" w:color="auto"/>
        <w:right w:val="none" w:sz="0" w:space="0" w:color="auto"/>
      </w:divBdr>
    </w:div>
    <w:div w:id="1832090079">
      <w:bodyDiv w:val="1"/>
      <w:marLeft w:val="0"/>
      <w:marRight w:val="0"/>
      <w:marTop w:val="0"/>
      <w:marBottom w:val="0"/>
      <w:divBdr>
        <w:top w:val="none" w:sz="0" w:space="0" w:color="auto"/>
        <w:left w:val="none" w:sz="0" w:space="0" w:color="auto"/>
        <w:bottom w:val="none" w:sz="0" w:space="0" w:color="auto"/>
        <w:right w:val="none" w:sz="0" w:space="0" w:color="auto"/>
      </w:divBdr>
    </w:div>
    <w:div w:id="1839495523">
      <w:bodyDiv w:val="1"/>
      <w:marLeft w:val="0"/>
      <w:marRight w:val="0"/>
      <w:marTop w:val="0"/>
      <w:marBottom w:val="0"/>
      <w:divBdr>
        <w:top w:val="none" w:sz="0" w:space="0" w:color="auto"/>
        <w:left w:val="none" w:sz="0" w:space="0" w:color="auto"/>
        <w:bottom w:val="none" w:sz="0" w:space="0" w:color="auto"/>
        <w:right w:val="none" w:sz="0" w:space="0" w:color="auto"/>
      </w:divBdr>
    </w:div>
    <w:div w:id="1843273165">
      <w:bodyDiv w:val="1"/>
      <w:marLeft w:val="0"/>
      <w:marRight w:val="0"/>
      <w:marTop w:val="0"/>
      <w:marBottom w:val="0"/>
      <w:divBdr>
        <w:top w:val="none" w:sz="0" w:space="0" w:color="auto"/>
        <w:left w:val="none" w:sz="0" w:space="0" w:color="auto"/>
        <w:bottom w:val="none" w:sz="0" w:space="0" w:color="auto"/>
        <w:right w:val="none" w:sz="0" w:space="0" w:color="auto"/>
      </w:divBdr>
    </w:div>
    <w:div w:id="1844851377">
      <w:bodyDiv w:val="1"/>
      <w:marLeft w:val="0"/>
      <w:marRight w:val="0"/>
      <w:marTop w:val="0"/>
      <w:marBottom w:val="0"/>
      <w:divBdr>
        <w:top w:val="none" w:sz="0" w:space="0" w:color="auto"/>
        <w:left w:val="none" w:sz="0" w:space="0" w:color="auto"/>
        <w:bottom w:val="none" w:sz="0" w:space="0" w:color="auto"/>
        <w:right w:val="none" w:sz="0" w:space="0" w:color="auto"/>
      </w:divBdr>
    </w:div>
    <w:div w:id="1848982664">
      <w:bodyDiv w:val="1"/>
      <w:marLeft w:val="0"/>
      <w:marRight w:val="0"/>
      <w:marTop w:val="0"/>
      <w:marBottom w:val="0"/>
      <w:divBdr>
        <w:top w:val="none" w:sz="0" w:space="0" w:color="auto"/>
        <w:left w:val="none" w:sz="0" w:space="0" w:color="auto"/>
        <w:bottom w:val="none" w:sz="0" w:space="0" w:color="auto"/>
        <w:right w:val="none" w:sz="0" w:space="0" w:color="auto"/>
      </w:divBdr>
    </w:div>
    <w:div w:id="1854294567">
      <w:bodyDiv w:val="1"/>
      <w:marLeft w:val="0"/>
      <w:marRight w:val="0"/>
      <w:marTop w:val="0"/>
      <w:marBottom w:val="0"/>
      <w:divBdr>
        <w:top w:val="none" w:sz="0" w:space="0" w:color="auto"/>
        <w:left w:val="none" w:sz="0" w:space="0" w:color="auto"/>
        <w:bottom w:val="none" w:sz="0" w:space="0" w:color="auto"/>
        <w:right w:val="none" w:sz="0" w:space="0" w:color="auto"/>
      </w:divBdr>
    </w:div>
    <w:div w:id="1855148897">
      <w:bodyDiv w:val="1"/>
      <w:marLeft w:val="0"/>
      <w:marRight w:val="0"/>
      <w:marTop w:val="0"/>
      <w:marBottom w:val="0"/>
      <w:divBdr>
        <w:top w:val="none" w:sz="0" w:space="0" w:color="auto"/>
        <w:left w:val="none" w:sz="0" w:space="0" w:color="auto"/>
        <w:bottom w:val="none" w:sz="0" w:space="0" w:color="auto"/>
        <w:right w:val="none" w:sz="0" w:space="0" w:color="auto"/>
      </w:divBdr>
    </w:div>
    <w:div w:id="1855218151">
      <w:bodyDiv w:val="1"/>
      <w:marLeft w:val="0"/>
      <w:marRight w:val="0"/>
      <w:marTop w:val="0"/>
      <w:marBottom w:val="0"/>
      <w:divBdr>
        <w:top w:val="none" w:sz="0" w:space="0" w:color="auto"/>
        <w:left w:val="none" w:sz="0" w:space="0" w:color="auto"/>
        <w:bottom w:val="none" w:sz="0" w:space="0" w:color="auto"/>
        <w:right w:val="none" w:sz="0" w:space="0" w:color="auto"/>
      </w:divBdr>
    </w:div>
    <w:div w:id="1858034901">
      <w:bodyDiv w:val="1"/>
      <w:marLeft w:val="0"/>
      <w:marRight w:val="0"/>
      <w:marTop w:val="0"/>
      <w:marBottom w:val="0"/>
      <w:divBdr>
        <w:top w:val="none" w:sz="0" w:space="0" w:color="auto"/>
        <w:left w:val="none" w:sz="0" w:space="0" w:color="auto"/>
        <w:bottom w:val="none" w:sz="0" w:space="0" w:color="auto"/>
        <w:right w:val="none" w:sz="0" w:space="0" w:color="auto"/>
      </w:divBdr>
    </w:div>
    <w:div w:id="1859151487">
      <w:bodyDiv w:val="1"/>
      <w:marLeft w:val="0"/>
      <w:marRight w:val="0"/>
      <w:marTop w:val="0"/>
      <w:marBottom w:val="0"/>
      <w:divBdr>
        <w:top w:val="none" w:sz="0" w:space="0" w:color="auto"/>
        <w:left w:val="none" w:sz="0" w:space="0" w:color="auto"/>
        <w:bottom w:val="none" w:sz="0" w:space="0" w:color="auto"/>
        <w:right w:val="none" w:sz="0" w:space="0" w:color="auto"/>
      </w:divBdr>
    </w:div>
    <w:div w:id="1875993561">
      <w:bodyDiv w:val="1"/>
      <w:marLeft w:val="0"/>
      <w:marRight w:val="0"/>
      <w:marTop w:val="0"/>
      <w:marBottom w:val="0"/>
      <w:divBdr>
        <w:top w:val="none" w:sz="0" w:space="0" w:color="auto"/>
        <w:left w:val="none" w:sz="0" w:space="0" w:color="auto"/>
        <w:bottom w:val="none" w:sz="0" w:space="0" w:color="auto"/>
        <w:right w:val="none" w:sz="0" w:space="0" w:color="auto"/>
      </w:divBdr>
    </w:div>
    <w:div w:id="1876890696">
      <w:bodyDiv w:val="1"/>
      <w:marLeft w:val="0"/>
      <w:marRight w:val="0"/>
      <w:marTop w:val="0"/>
      <w:marBottom w:val="0"/>
      <w:divBdr>
        <w:top w:val="none" w:sz="0" w:space="0" w:color="auto"/>
        <w:left w:val="none" w:sz="0" w:space="0" w:color="auto"/>
        <w:bottom w:val="none" w:sz="0" w:space="0" w:color="auto"/>
        <w:right w:val="none" w:sz="0" w:space="0" w:color="auto"/>
      </w:divBdr>
      <w:divsChild>
        <w:div w:id="145249435">
          <w:marLeft w:val="0"/>
          <w:marRight w:val="0"/>
          <w:marTop w:val="0"/>
          <w:marBottom w:val="0"/>
          <w:divBdr>
            <w:top w:val="none" w:sz="0" w:space="0" w:color="auto"/>
            <w:left w:val="none" w:sz="0" w:space="0" w:color="auto"/>
            <w:bottom w:val="none" w:sz="0" w:space="0" w:color="auto"/>
            <w:right w:val="none" w:sz="0" w:space="0" w:color="auto"/>
          </w:divBdr>
          <w:divsChild>
            <w:div w:id="119347968">
              <w:marLeft w:val="0"/>
              <w:marRight w:val="0"/>
              <w:marTop w:val="0"/>
              <w:marBottom w:val="0"/>
              <w:divBdr>
                <w:top w:val="none" w:sz="0" w:space="0" w:color="auto"/>
                <w:left w:val="none" w:sz="0" w:space="0" w:color="auto"/>
                <w:bottom w:val="none" w:sz="0" w:space="0" w:color="auto"/>
                <w:right w:val="none" w:sz="0" w:space="0" w:color="auto"/>
              </w:divBdr>
            </w:div>
            <w:div w:id="173424008">
              <w:marLeft w:val="0"/>
              <w:marRight w:val="0"/>
              <w:marTop w:val="0"/>
              <w:marBottom w:val="0"/>
              <w:divBdr>
                <w:top w:val="none" w:sz="0" w:space="0" w:color="auto"/>
                <w:left w:val="none" w:sz="0" w:space="0" w:color="auto"/>
                <w:bottom w:val="none" w:sz="0" w:space="0" w:color="auto"/>
                <w:right w:val="none" w:sz="0" w:space="0" w:color="auto"/>
              </w:divBdr>
            </w:div>
            <w:div w:id="307058536">
              <w:marLeft w:val="0"/>
              <w:marRight w:val="0"/>
              <w:marTop w:val="0"/>
              <w:marBottom w:val="0"/>
              <w:divBdr>
                <w:top w:val="none" w:sz="0" w:space="0" w:color="auto"/>
                <w:left w:val="none" w:sz="0" w:space="0" w:color="auto"/>
                <w:bottom w:val="none" w:sz="0" w:space="0" w:color="auto"/>
                <w:right w:val="none" w:sz="0" w:space="0" w:color="auto"/>
              </w:divBdr>
            </w:div>
            <w:div w:id="360518432">
              <w:marLeft w:val="0"/>
              <w:marRight w:val="0"/>
              <w:marTop w:val="0"/>
              <w:marBottom w:val="0"/>
              <w:divBdr>
                <w:top w:val="none" w:sz="0" w:space="0" w:color="auto"/>
                <w:left w:val="none" w:sz="0" w:space="0" w:color="auto"/>
                <w:bottom w:val="none" w:sz="0" w:space="0" w:color="auto"/>
                <w:right w:val="none" w:sz="0" w:space="0" w:color="auto"/>
              </w:divBdr>
            </w:div>
            <w:div w:id="424301902">
              <w:marLeft w:val="0"/>
              <w:marRight w:val="0"/>
              <w:marTop w:val="0"/>
              <w:marBottom w:val="0"/>
              <w:divBdr>
                <w:top w:val="none" w:sz="0" w:space="0" w:color="auto"/>
                <w:left w:val="none" w:sz="0" w:space="0" w:color="auto"/>
                <w:bottom w:val="none" w:sz="0" w:space="0" w:color="auto"/>
                <w:right w:val="none" w:sz="0" w:space="0" w:color="auto"/>
              </w:divBdr>
            </w:div>
            <w:div w:id="424692493">
              <w:marLeft w:val="0"/>
              <w:marRight w:val="0"/>
              <w:marTop w:val="0"/>
              <w:marBottom w:val="0"/>
              <w:divBdr>
                <w:top w:val="none" w:sz="0" w:space="0" w:color="auto"/>
                <w:left w:val="none" w:sz="0" w:space="0" w:color="auto"/>
                <w:bottom w:val="none" w:sz="0" w:space="0" w:color="auto"/>
                <w:right w:val="none" w:sz="0" w:space="0" w:color="auto"/>
              </w:divBdr>
            </w:div>
            <w:div w:id="536697513">
              <w:marLeft w:val="0"/>
              <w:marRight w:val="0"/>
              <w:marTop w:val="0"/>
              <w:marBottom w:val="0"/>
              <w:divBdr>
                <w:top w:val="none" w:sz="0" w:space="0" w:color="auto"/>
                <w:left w:val="none" w:sz="0" w:space="0" w:color="auto"/>
                <w:bottom w:val="none" w:sz="0" w:space="0" w:color="auto"/>
                <w:right w:val="none" w:sz="0" w:space="0" w:color="auto"/>
              </w:divBdr>
            </w:div>
            <w:div w:id="681323972">
              <w:marLeft w:val="0"/>
              <w:marRight w:val="0"/>
              <w:marTop w:val="0"/>
              <w:marBottom w:val="0"/>
              <w:divBdr>
                <w:top w:val="none" w:sz="0" w:space="0" w:color="auto"/>
                <w:left w:val="none" w:sz="0" w:space="0" w:color="auto"/>
                <w:bottom w:val="none" w:sz="0" w:space="0" w:color="auto"/>
                <w:right w:val="none" w:sz="0" w:space="0" w:color="auto"/>
              </w:divBdr>
            </w:div>
            <w:div w:id="728498957">
              <w:marLeft w:val="0"/>
              <w:marRight w:val="0"/>
              <w:marTop w:val="0"/>
              <w:marBottom w:val="0"/>
              <w:divBdr>
                <w:top w:val="none" w:sz="0" w:space="0" w:color="auto"/>
                <w:left w:val="none" w:sz="0" w:space="0" w:color="auto"/>
                <w:bottom w:val="none" w:sz="0" w:space="0" w:color="auto"/>
                <w:right w:val="none" w:sz="0" w:space="0" w:color="auto"/>
              </w:divBdr>
            </w:div>
            <w:div w:id="901987766">
              <w:marLeft w:val="0"/>
              <w:marRight w:val="0"/>
              <w:marTop w:val="0"/>
              <w:marBottom w:val="0"/>
              <w:divBdr>
                <w:top w:val="none" w:sz="0" w:space="0" w:color="auto"/>
                <w:left w:val="none" w:sz="0" w:space="0" w:color="auto"/>
                <w:bottom w:val="none" w:sz="0" w:space="0" w:color="auto"/>
                <w:right w:val="none" w:sz="0" w:space="0" w:color="auto"/>
              </w:divBdr>
            </w:div>
            <w:div w:id="1099526971">
              <w:marLeft w:val="0"/>
              <w:marRight w:val="0"/>
              <w:marTop w:val="0"/>
              <w:marBottom w:val="0"/>
              <w:divBdr>
                <w:top w:val="none" w:sz="0" w:space="0" w:color="auto"/>
                <w:left w:val="none" w:sz="0" w:space="0" w:color="auto"/>
                <w:bottom w:val="none" w:sz="0" w:space="0" w:color="auto"/>
                <w:right w:val="none" w:sz="0" w:space="0" w:color="auto"/>
              </w:divBdr>
            </w:div>
            <w:div w:id="1151796989">
              <w:marLeft w:val="0"/>
              <w:marRight w:val="0"/>
              <w:marTop w:val="0"/>
              <w:marBottom w:val="0"/>
              <w:divBdr>
                <w:top w:val="none" w:sz="0" w:space="0" w:color="auto"/>
                <w:left w:val="none" w:sz="0" w:space="0" w:color="auto"/>
                <w:bottom w:val="none" w:sz="0" w:space="0" w:color="auto"/>
                <w:right w:val="none" w:sz="0" w:space="0" w:color="auto"/>
              </w:divBdr>
            </w:div>
            <w:div w:id="1161046786">
              <w:marLeft w:val="0"/>
              <w:marRight w:val="0"/>
              <w:marTop w:val="0"/>
              <w:marBottom w:val="0"/>
              <w:divBdr>
                <w:top w:val="none" w:sz="0" w:space="0" w:color="auto"/>
                <w:left w:val="none" w:sz="0" w:space="0" w:color="auto"/>
                <w:bottom w:val="none" w:sz="0" w:space="0" w:color="auto"/>
                <w:right w:val="none" w:sz="0" w:space="0" w:color="auto"/>
              </w:divBdr>
            </w:div>
            <w:div w:id="1304846580">
              <w:marLeft w:val="0"/>
              <w:marRight w:val="0"/>
              <w:marTop w:val="0"/>
              <w:marBottom w:val="0"/>
              <w:divBdr>
                <w:top w:val="none" w:sz="0" w:space="0" w:color="auto"/>
                <w:left w:val="none" w:sz="0" w:space="0" w:color="auto"/>
                <w:bottom w:val="none" w:sz="0" w:space="0" w:color="auto"/>
                <w:right w:val="none" w:sz="0" w:space="0" w:color="auto"/>
              </w:divBdr>
            </w:div>
            <w:div w:id="1354114419">
              <w:marLeft w:val="0"/>
              <w:marRight w:val="0"/>
              <w:marTop w:val="0"/>
              <w:marBottom w:val="0"/>
              <w:divBdr>
                <w:top w:val="none" w:sz="0" w:space="0" w:color="auto"/>
                <w:left w:val="none" w:sz="0" w:space="0" w:color="auto"/>
                <w:bottom w:val="none" w:sz="0" w:space="0" w:color="auto"/>
                <w:right w:val="none" w:sz="0" w:space="0" w:color="auto"/>
              </w:divBdr>
            </w:div>
            <w:div w:id="1520004210">
              <w:marLeft w:val="0"/>
              <w:marRight w:val="0"/>
              <w:marTop w:val="0"/>
              <w:marBottom w:val="0"/>
              <w:divBdr>
                <w:top w:val="none" w:sz="0" w:space="0" w:color="auto"/>
                <w:left w:val="none" w:sz="0" w:space="0" w:color="auto"/>
                <w:bottom w:val="none" w:sz="0" w:space="0" w:color="auto"/>
                <w:right w:val="none" w:sz="0" w:space="0" w:color="auto"/>
              </w:divBdr>
            </w:div>
            <w:div w:id="1584216724">
              <w:marLeft w:val="0"/>
              <w:marRight w:val="0"/>
              <w:marTop w:val="0"/>
              <w:marBottom w:val="0"/>
              <w:divBdr>
                <w:top w:val="none" w:sz="0" w:space="0" w:color="auto"/>
                <w:left w:val="none" w:sz="0" w:space="0" w:color="auto"/>
                <w:bottom w:val="none" w:sz="0" w:space="0" w:color="auto"/>
                <w:right w:val="none" w:sz="0" w:space="0" w:color="auto"/>
              </w:divBdr>
            </w:div>
            <w:div w:id="1717197170">
              <w:marLeft w:val="0"/>
              <w:marRight w:val="0"/>
              <w:marTop w:val="0"/>
              <w:marBottom w:val="0"/>
              <w:divBdr>
                <w:top w:val="none" w:sz="0" w:space="0" w:color="auto"/>
                <w:left w:val="none" w:sz="0" w:space="0" w:color="auto"/>
                <w:bottom w:val="none" w:sz="0" w:space="0" w:color="auto"/>
                <w:right w:val="none" w:sz="0" w:space="0" w:color="auto"/>
              </w:divBdr>
            </w:div>
            <w:div w:id="1770468475">
              <w:marLeft w:val="0"/>
              <w:marRight w:val="0"/>
              <w:marTop w:val="0"/>
              <w:marBottom w:val="0"/>
              <w:divBdr>
                <w:top w:val="none" w:sz="0" w:space="0" w:color="auto"/>
                <w:left w:val="none" w:sz="0" w:space="0" w:color="auto"/>
                <w:bottom w:val="none" w:sz="0" w:space="0" w:color="auto"/>
                <w:right w:val="none" w:sz="0" w:space="0" w:color="auto"/>
              </w:divBdr>
            </w:div>
            <w:div w:id="19072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4570">
      <w:bodyDiv w:val="1"/>
      <w:marLeft w:val="0"/>
      <w:marRight w:val="0"/>
      <w:marTop w:val="0"/>
      <w:marBottom w:val="0"/>
      <w:divBdr>
        <w:top w:val="none" w:sz="0" w:space="0" w:color="auto"/>
        <w:left w:val="none" w:sz="0" w:space="0" w:color="auto"/>
        <w:bottom w:val="none" w:sz="0" w:space="0" w:color="auto"/>
        <w:right w:val="none" w:sz="0" w:space="0" w:color="auto"/>
      </w:divBdr>
    </w:div>
    <w:div w:id="1881429760">
      <w:bodyDiv w:val="1"/>
      <w:marLeft w:val="0"/>
      <w:marRight w:val="0"/>
      <w:marTop w:val="0"/>
      <w:marBottom w:val="0"/>
      <w:divBdr>
        <w:top w:val="none" w:sz="0" w:space="0" w:color="auto"/>
        <w:left w:val="none" w:sz="0" w:space="0" w:color="auto"/>
        <w:bottom w:val="none" w:sz="0" w:space="0" w:color="auto"/>
        <w:right w:val="none" w:sz="0" w:space="0" w:color="auto"/>
      </w:divBdr>
    </w:div>
    <w:div w:id="1883980961">
      <w:bodyDiv w:val="1"/>
      <w:marLeft w:val="0"/>
      <w:marRight w:val="0"/>
      <w:marTop w:val="0"/>
      <w:marBottom w:val="0"/>
      <w:divBdr>
        <w:top w:val="none" w:sz="0" w:space="0" w:color="auto"/>
        <w:left w:val="none" w:sz="0" w:space="0" w:color="auto"/>
        <w:bottom w:val="none" w:sz="0" w:space="0" w:color="auto"/>
        <w:right w:val="none" w:sz="0" w:space="0" w:color="auto"/>
      </w:divBdr>
    </w:div>
    <w:div w:id="1888301166">
      <w:bodyDiv w:val="1"/>
      <w:marLeft w:val="0"/>
      <w:marRight w:val="0"/>
      <w:marTop w:val="0"/>
      <w:marBottom w:val="0"/>
      <w:divBdr>
        <w:top w:val="none" w:sz="0" w:space="0" w:color="auto"/>
        <w:left w:val="none" w:sz="0" w:space="0" w:color="auto"/>
        <w:bottom w:val="none" w:sz="0" w:space="0" w:color="auto"/>
        <w:right w:val="none" w:sz="0" w:space="0" w:color="auto"/>
      </w:divBdr>
    </w:div>
    <w:div w:id="1889301073">
      <w:bodyDiv w:val="1"/>
      <w:marLeft w:val="0"/>
      <w:marRight w:val="0"/>
      <w:marTop w:val="0"/>
      <w:marBottom w:val="0"/>
      <w:divBdr>
        <w:top w:val="none" w:sz="0" w:space="0" w:color="auto"/>
        <w:left w:val="none" w:sz="0" w:space="0" w:color="auto"/>
        <w:bottom w:val="none" w:sz="0" w:space="0" w:color="auto"/>
        <w:right w:val="none" w:sz="0" w:space="0" w:color="auto"/>
      </w:divBdr>
    </w:div>
    <w:div w:id="1890847337">
      <w:bodyDiv w:val="1"/>
      <w:marLeft w:val="0"/>
      <w:marRight w:val="0"/>
      <w:marTop w:val="0"/>
      <w:marBottom w:val="0"/>
      <w:divBdr>
        <w:top w:val="none" w:sz="0" w:space="0" w:color="auto"/>
        <w:left w:val="none" w:sz="0" w:space="0" w:color="auto"/>
        <w:bottom w:val="none" w:sz="0" w:space="0" w:color="auto"/>
        <w:right w:val="none" w:sz="0" w:space="0" w:color="auto"/>
      </w:divBdr>
    </w:div>
    <w:div w:id="1896772059">
      <w:bodyDiv w:val="1"/>
      <w:marLeft w:val="0"/>
      <w:marRight w:val="0"/>
      <w:marTop w:val="0"/>
      <w:marBottom w:val="0"/>
      <w:divBdr>
        <w:top w:val="none" w:sz="0" w:space="0" w:color="auto"/>
        <w:left w:val="none" w:sz="0" w:space="0" w:color="auto"/>
        <w:bottom w:val="none" w:sz="0" w:space="0" w:color="auto"/>
        <w:right w:val="none" w:sz="0" w:space="0" w:color="auto"/>
      </w:divBdr>
    </w:div>
    <w:div w:id="1897740157">
      <w:bodyDiv w:val="1"/>
      <w:marLeft w:val="0"/>
      <w:marRight w:val="0"/>
      <w:marTop w:val="0"/>
      <w:marBottom w:val="0"/>
      <w:divBdr>
        <w:top w:val="none" w:sz="0" w:space="0" w:color="auto"/>
        <w:left w:val="none" w:sz="0" w:space="0" w:color="auto"/>
        <w:bottom w:val="none" w:sz="0" w:space="0" w:color="auto"/>
        <w:right w:val="none" w:sz="0" w:space="0" w:color="auto"/>
      </w:divBdr>
    </w:div>
    <w:div w:id="1902666690">
      <w:bodyDiv w:val="1"/>
      <w:marLeft w:val="0"/>
      <w:marRight w:val="0"/>
      <w:marTop w:val="0"/>
      <w:marBottom w:val="0"/>
      <w:divBdr>
        <w:top w:val="none" w:sz="0" w:space="0" w:color="auto"/>
        <w:left w:val="none" w:sz="0" w:space="0" w:color="auto"/>
        <w:bottom w:val="none" w:sz="0" w:space="0" w:color="auto"/>
        <w:right w:val="none" w:sz="0" w:space="0" w:color="auto"/>
      </w:divBdr>
    </w:div>
    <w:div w:id="1919055446">
      <w:bodyDiv w:val="1"/>
      <w:marLeft w:val="0"/>
      <w:marRight w:val="0"/>
      <w:marTop w:val="0"/>
      <w:marBottom w:val="0"/>
      <w:divBdr>
        <w:top w:val="none" w:sz="0" w:space="0" w:color="auto"/>
        <w:left w:val="none" w:sz="0" w:space="0" w:color="auto"/>
        <w:bottom w:val="none" w:sz="0" w:space="0" w:color="auto"/>
        <w:right w:val="none" w:sz="0" w:space="0" w:color="auto"/>
      </w:divBdr>
    </w:div>
    <w:div w:id="1919824813">
      <w:bodyDiv w:val="1"/>
      <w:marLeft w:val="0"/>
      <w:marRight w:val="0"/>
      <w:marTop w:val="0"/>
      <w:marBottom w:val="0"/>
      <w:divBdr>
        <w:top w:val="none" w:sz="0" w:space="0" w:color="auto"/>
        <w:left w:val="none" w:sz="0" w:space="0" w:color="auto"/>
        <w:bottom w:val="none" w:sz="0" w:space="0" w:color="auto"/>
        <w:right w:val="none" w:sz="0" w:space="0" w:color="auto"/>
      </w:divBdr>
    </w:div>
    <w:div w:id="1923249134">
      <w:bodyDiv w:val="1"/>
      <w:marLeft w:val="0"/>
      <w:marRight w:val="0"/>
      <w:marTop w:val="0"/>
      <w:marBottom w:val="0"/>
      <w:divBdr>
        <w:top w:val="none" w:sz="0" w:space="0" w:color="auto"/>
        <w:left w:val="none" w:sz="0" w:space="0" w:color="auto"/>
        <w:bottom w:val="none" w:sz="0" w:space="0" w:color="auto"/>
        <w:right w:val="none" w:sz="0" w:space="0" w:color="auto"/>
      </w:divBdr>
    </w:div>
    <w:div w:id="1924796814">
      <w:bodyDiv w:val="1"/>
      <w:marLeft w:val="0"/>
      <w:marRight w:val="0"/>
      <w:marTop w:val="0"/>
      <w:marBottom w:val="0"/>
      <w:divBdr>
        <w:top w:val="none" w:sz="0" w:space="0" w:color="auto"/>
        <w:left w:val="none" w:sz="0" w:space="0" w:color="auto"/>
        <w:bottom w:val="none" w:sz="0" w:space="0" w:color="auto"/>
        <w:right w:val="none" w:sz="0" w:space="0" w:color="auto"/>
      </w:divBdr>
    </w:div>
    <w:div w:id="1932229522">
      <w:bodyDiv w:val="1"/>
      <w:marLeft w:val="0"/>
      <w:marRight w:val="0"/>
      <w:marTop w:val="0"/>
      <w:marBottom w:val="0"/>
      <w:divBdr>
        <w:top w:val="none" w:sz="0" w:space="0" w:color="auto"/>
        <w:left w:val="none" w:sz="0" w:space="0" w:color="auto"/>
        <w:bottom w:val="none" w:sz="0" w:space="0" w:color="auto"/>
        <w:right w:val="none" w:sz="0" w:space="0" w:color="auto"/>
      </w:divBdr>
    </w:div>
    <w:div w:id="1941181985">
      <w:bodyDiv w:val="1"/>
      <w:marLeft w:val="0"/>
      <w:marRight w:val="0"/>
      <w:marTop w:val="0"/>
      <w:marBottom w:val="0"/>
      <w:divBdr>
        <w:top w:val="none" w:sz="0" w:space="0" w:color="auto"/>
        <w:left w:val="none" w:sz="0" w:space="0" w:color="auto"/>
        <w:bottom w:val="none" w:sz="0" w:space="0" w:color="auto"/>
        <w:right w:val="none" w:sz="0" w:space="0" w:color="auto"/>
      </w:divBdr>
    </w:div>
    <w:div w:id="1945065327">
      <w:bodyDiv w:val="1"/>
      <w:marLeft w:val="0"/>
      <w:marRight w:val="0"/>
      <w:marTop w:val="0"/>
      <w:marBottom w:val="0"/>
      <w:divBdr>
        <w:top w:val="none" w:sz="0" w:space="0" w:color="auto"/>
        <w:left w:val="none" w:sz="0" w:space="0" w:color="auto"/>
        <w:bottom w:val="none" w:sz="0" w:space="0" w:color="auto"/>
        <w:right w:val="none" w:sz="0" w:space="0" w:color="auto"/>
      </w:divBdr>
    </w:div>
    <w:div w:id="1945574924">
      <w:bodyDiv w:val="1"/>
      <w:marLeft w:val="0"/>
      <w:marRight w:val="0"/>
      <w:marTop w:val="0"/>
      <w:marBottom w:val="0"/>
      <w:divBdr>
        <w:top w:val="none" w:sz="0" w:space="0" w:color="auto"/>
        <w:left w:val="none" w:sz="0" w:space="0" w:color="auto"/>
        <w:bottom w:val="none" w:sz="0" w:space="0" w:color="auto"/>
        <w:right w:val="none" w:sz="0" w:space="0" w:color="auto"/>
      </w:divBdr>
    </w:div>
    <w:div w:id="1954704235">
      <w:bodyDiv w:val="1"/>
      <w:marLeft w:val="0"/>
      <w:marRight w:val="0"/>
      <w:marTop w:val="0"/>
      <w:marBottom w:val="0"/>
      <w:divBdr>
        <w:top w:val="none" w:sz="0" w:space="0" w:color="auto"/>
        <w:left w:val="none" w:sz="0" w:space="0" w:color="auto"/>
        <w:bottom w:val="none" w:sz="0" w:space="0" w:color="auto"/>
        <w:right w:val="none" w:sz="0" w:space="0" w:color="auto"/>
      </w:divBdr>
    </w:div>
    <w:div w:id="1965311092">
      <w:bodyDiv w:val="1"/>
      <w:marLeft w:val="0"/>
      <w:marRight w:val="0"/>
      <w:marTop w:val="0"/>
      <w:marBottom w:val="0"/>
      <w:divBdr>
        <w:top w:val="none" w:sz="0" w:space="0" w:color="auto"/>
        <w:left w:val="none" w:sz="0" w:space="0" w:color="auto"/>
        <w:bottom w:val="none" w:sz="0" w:space="0" w:color="auto"/>
        <w:right w:val="none" w:sz="0" w:space="0" w:color="auto"/>
      </w:divBdr>
    </w:div>
    <w:div w:id="1965576436">
      <w:bodyDiv w:val="1"/>
      <w:marLeft w:val="0"/>
      <w:marRight w:val="0"/>
      <w:marTop w:val="0"/>
      <w:marBottom w:val="0"/>
      <w:divBdr>
        <w:top w:val="none" w:sz="0" w:space="0" w:color="auto"/>
        <w:left w:val="none" w:sz="0" w:space="0" w:color="auto"/>
        <w:bottom w:val="none" w:sz="0" w:space="0" w:color="auto"/>
        <w:right w:val="none" w:sz="0" w:space="0" w:color="auto"/>
      </w:divBdr>
    </w:div>
    <w:div w:id="1967201887">
      <w:bodyDiv w:val="1"/>
      <w:marLeft w:val="0"/>
      <w:marRight w:val="0"/>
      <w:marTop w:val="0"/>
      <w:marBottom w:val="0"/>
      <w:divBdr>
        <w:top w:val="none" w:sz="0" w:space="0" w:color="auto"/>
        <w:left w:val="none" w:sz="0" w:space="0" w:color="auto"/>
        <w:bottom w:val="none" w:sz="0" w:space="0" w:color="auto"/>
        <w:right w:val="none" w:sz="0" w:space="0" w:color="auto"/>
      </w:divBdr>
    </w:div>
    <w:div w:id="1967851769">
      <w:bodyDiv w:val="1"/>
      <w:marLeft w:val="0"/>
      <w:marRight w:val="0"/>
      <w:marTop w:val="0"/>
      <w:marBottom w:val="0"/>
      <w:divBdr>
        <w:top w:val="none" w:sz="0" w:space="0" w:color="auto"/>
        <w:left w:val="none" w:sz="0" w:space="0" w:color="auto"/>
        <w:bottom w:val="none" w:sz="0" w:space="0" w:color="auto"/>
        <w:right w:val="none" w:sz="0" w:space="0" w:color="auto"/>
      </w:divBdr>
    </w:div>
    <w:div w:id="1971083068">
      <w:bodyDiv w:val="1"/>
      <w:marLeft w:val="0"/>
      <w:marRight w:val="0"/>
      <w:marTop w:val="0"/>
      <w:marBottom w:val="0"/>
      <w:divBdr>
        <w:top w:val="none" w:sz="0" w:space="0" w:color="auto"/>
        <w:left w:val="none" w:sz="0" w:space="0" w:color="auto"/>
        <w:bottom w:val="none" w:sz="0" w:space="0" w:color="auto"/>
        <w:right w:val="none" w:sz="0" w:space="0" w:color="auto"/>
      </w:divBdr>
    </w:div>
    <w:div w:id="1980571219">
      <w:bodyDiv w:val="1"/>
      <w:marLeft w:val="0"/>
      <w:marRight w:val="0"/>
      <w:marTop w:val="0"/>
      <w:marBottom w:val="0"/>
      <w:divBdr>
        <w:top w:val="none" w:sz="0" w:space="0" w:color="auto"/>
        <w:left w:val="none" w:sz="0" w:space="0" w:color="auto"/>
        <w:bottom w:val="none" w:sz="0" w:space="0" w:color="auto"/>
        <w:right w:val="none" w:sz="0" w:space="0" w:color="auto"/>
      </w:divBdr>
      <w:divsChild>
        <w:div w:id="529684951">
          <w:marLeft w:val="0"/>
          <w:marRight w:val="0"/>
          <w:marTop w:val="264"/>
          <w:marBottom w:val="0"/>
          <w:divBdr>
            <w:top w:val="none" w:sz="0" w:space="0" w:color="auto"/>
            <w:left w:val="none" w:sz="0" w:space="0" w:color="auto"/>
            <w:bottom w:val="none" w:sz="0" w:space="0" w:color="auto"/>
            <w:right w:val="none" w:sz="0" w:space="0" w:color="auto"/>
          </w:divBdr>
          <w:divsChild>
            <w:div w:id="342317500">
              <w:marLeft w:val="0"/>
              <w:marRight w:val="0"/>
              <w:marTop w:val="0"/>
              <w:marBottom w:val="0"/>
              <w:divBdr>
                <w:top w:val="none" w:sz="0" w:space="0" w:color="auto"/>
                <w:left w:val="none" w:sz="0" w:space="0" w:color="auto"/>
                <w:bottom w:val="none" w:sz="0" w:space="0" w:color="auto"/>
                <w:right w:val="none" w:sz="0" w:space="0" w:color="auto"/>
              </w:divBdr>
              <w:divsChild>
                <w:div w:id="2925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174">
          <w:marLeft w:val="-225"/>
          <w:marRight w:val="-225"/>
          <w:marTop w:val="0"/>
          <w:marBottom w:val="0"/>
          <w:divBdr>
            <w:top w:val="none" w:sz="0" w:space="0" w:color="auto"/>
            <w:left w:val="none" w:sz="0" w:space="0" w:color="auto"/>
            <w:bottom w:val="none" w:sz="0" w:space="0" w:color="auto"/>
            <w:right w:val="none" w:sz="0" w:space="0" w:color="auto"/>
          </w:divBdr>
          <w:divsChild>
            <w:div w:id="1265266219">
              <w:marLeft w:val="0"/>
              <w:marRight w:val="0"/>
              <w:marTop w:val="0"/>
              <w:marBottom w:val="0"/>
              <w:divBdr>
                <w:top w:val="none" w:sz="0" w:space="0" w:color="auto"/>
                <w:left w:val="none" w:sz="0" w:space="0" w:color="auto"/>
                <w:bottom w:val="none" w:sz="0" w:space="0" w:color="auto"/>
                <w:right w:val="none" w:sz="0" w:space="0" w:color="auto"/>
              </w:divBdr>
              <w:divsChild>
                <w:div w:id="1756824806">
                  <w:marLeft w:val="150"/>
                  <w:marRight w:val="0"/>
                  <w:marTop w:val="0"/>
                  <w:marBottom w:val="0"/>
                  <w:divBdr>
                    <w:top w:val="none" w:sz="0" w:space="0" w:color="auto"/>
                    <w:left w:val="none" w:sz="0" w:space="0" w:color="auto"/>
                    <w:bottom w:val="none" w:sz="0" w:space="0" w:color="auto"/>
                    <w:right w:val="none" w:sz="0" w:space="0" w:color="auto"/>
                  </w:divBdr>
                </w:div>
                <w:div w:id="178854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42453">
      <w:bodyDiv w:val="1"/>
      <w:marLeft w:val="0"/>
      <w:marRight w:val="0"/>
      <w:marTop w:val="0"/>
      <w:marBottom w:val="0"/>
      <w:divBdr>
        <w:top w:val="none" w:sz="0" w:space="0" w:color="auto"/>
        <w:left w:val="none" w:sz="0" w:space="0" w:color="auto"/>
        <w:bottom w:val="none" w:sz="0" w:space="0" w:color="auto"/>
        <w:right w:val="none" w:sz="0" w:space="0" w:color="auto"/>
      </w:divBdr>
    </w:div>
    <w:div w:id="1989433361">
      <w:bodyDiv w:val="1"/>
      <w:marLeft w:val="0"/>
      <w:marRight w:val="0"/>
      <w:marTop w:val="0"/>
      <w:marBottom w:val="0"/>
      <w:divBdr>
        <w:top w:val="none" w:sz="0" w:space="0" w:color="auto"/>
        <w:left w:val="none" w:sz="0" w:space="0" w:color="auto"/>
        <w:bottom w:val="none" w:sz="0" w:space="0" w:color="auto"/>
        <w:right w:val="none" w:sz="0" w:space="0" w:color="auto"/>
      </w:divBdr>
    </w:div>
    <w:div w:id="1993868309">
      <w:bodyDiv w:val="1"/>
      <w:marLeft w:val="0"/>
      <w:marRight w:val="0"/>
      <w:marTop w:val="0"/>
      <w:marBottom w:val="0"/>
      <w:divBdr>
        <w:top w:val="none" w:sz="0" w:space="0" w:color="auto"/>
        <w:left w:val="none" w:sz="0" w:space="0" w:color="auto"/>
        <w:bottom w:val="none" w:sz="0" w:space="0" w:color="auto"/>
        <w:right w:val="none" w:sz="0" w:space="0" w:color="auto"/>
      </w:divBdr>
    </w:div>
    <w:div w:id="1997803527">
      <w:bodyDiv w:val="1"/>
      <w:marLeft w:val="0"/>
      <w:marRight w:val="0"/>
      <w:marTop w:val="0"/>
      <w:marBottom w:val="0"/>
      <w:divBdr>
        <w:top w:val="none" w:sz="0" w:space="0" w:color="auto"/>
        <w:left w:val="none" w:sz="0" w:space="0" w:color="auto"/>
        <w:bottom w:val="none" w:sz="0" w:space="0" w:color="auto"/>
        <w:right w:val="none" w:sz="0" w:space="0" w:color="auto"/>
      </w:divBdr>
    </w:div>
    <w:div w:id="2002780501">
      <w:bodyDiv w:val="1"/>
      <w:marLeft w:val="0"/>
      <w:marRight w:val="0"/>
      <w:marTop w:val="0"/>
      <w:marBottom w:val="0"/>
      <w:divBdr>
        <w:top w:val="none" w:sz="0" w:space="0" w:color="auto"/>
        <w:left w:val="none" w:sz="0" w:space="0" w:color="auto"/>
        <w:bottom w:val="none" w:sz="0" w:space="0" w:color="auto"/>
        <w:right w:val="none" w:sz="0" w:space="0" w:color="auto"/>
      </w:divBdr>
    </w:div>
    <w:div w:id="2014599290">
      <w:bodyDiv w:val="1"/>
      <w:marLeft w:val="0"/>
      <w:marRight w:val="0"/>
      <w:marTop w:val="0"/>
      <w:marBottom w:val="0"/>
      <w:divBdr>
        <w:top w:val="none" w:sz="0" w:space="0" w:color="auto"/>
        <w:left w:val="none" w:sz="0" w:space="0" w:color="auto"/>
        <w:bottom w:val="none" w:sz="0" w:space="0" w:color="auto"/>
        <w:right w:val="none" w:sz="0" w:space="0" w:color="auto"/>
      </w:divBdr>
    </w:div>
    <w:div w:id="2017029297">
      <w:bodyDiv w:val="1"/>
      <w:marLeft w:val="0"/>
      <w:marRight w:val="0"/>
      <w:marTop w:val="0"/>
      <w:marBottom w:val="0"/>
      <w:divBdr>
        <w:top w:val="none" w:sz="0" w:space="0" w:color="auto"/>
        <w:left w:val="none" w:sz="0" w:space="0" w:color="auto"/>
        <w:bottom w:val="none" w:sz="0" w:space="0" w:color="auto"/>
        <w:right w:val="none" w:sz="0" w:space="0" w:color="auto"/>
      </w:divBdr>
    </w:div>
    <w:div w:id="2019236296">
      <w:bodyDiv w:val="1"/>
      <w:marLeft w:val="0"/>
      <w:marRight w:val="0"/>
      <w:marTop w:val="0"/>
      <w:marBottom w:val="0"/>
      <w:divBdr>
        <w:top w:val="none" w:sz="0" w:space="0" w:color="auto"/>
        <w:left w:val="none" w:sz="0" w:space="0" w:color="auto"/>
        <w:bottom w:val="none" w:sz="0" w:space="0" w:color="auto"/>
        <w:right w:val="none" w:sz="0" w:space="0" w:color="auto"/>
      </w:divBdr>
    </w:div>
    <w:div w:id="2022008397">
      <w:bodyDiv w:val="1"/>
      <w:marLeft w:val="0"/>
      <w:marRight w:val="0"/>
      <w:marTop w:val="0"/>
      <w:marBottom w:val="0"/>
      <w:divBdr>
        <w:top w:val="none" w:sz="0" w:space="0" w:color="auto"/>
        <w:left w:val="none" w:sz="0" w:space="0" w:color="auto"/>
        <w:bottom w:val="none" w:sz="0" w:space="0" w:color="auto"/>
        <w:right w:val="none" w:sz="0" w:space="0" w:color="auto"/>
      </w:divBdr>
    </w:div>
    <w:div w:id="2022925357">
      <w:bodyDiv w:val="1"/>
      <w:marLeft w:val="0"/>
      <w:marRight w:val="0"/>
      <w:marTop w:val="0"/>
      <w:marBottom w:val="0"/>
      <w:divBdr>
        <w:top w:val="none" w:sz="0" w:space="0" w:color="auto"/>
        <w:left w:val="none" w:sz="0" w:space="0" w:color="auto"/>
        <w:bottom w:val="none" w:sz="0" w:space="0" w:color="auto"/>
        <w:right w:val="none" w:sz="0" w:space="0" w:color="auto"/>
      </w:divBdr>
    </w:div>
    <w:div w:id="2048985276">
      <w:bodyDiv w:val="1"/>
      <w:marLeft w:val="0"/>
      <w:marRight w:val="0"/>
      <w:marTop w:val="0"/>
      <w:marBottom w:val="0"/>
      <w:divBdr>
        <w:top w:val="none" w:sz="0" w:space="0" w:color="auto"/>
        <w:left w:val="none" w:sz="0" w:space="0" w:color="auto"/>
        <w:bottom w:val="none" w:sz="0" w:space="0" w:color="auto"/>
        <w:right w:val="none" w:sz="0" w:space="0" w:color="auto"/>
      </w:divBdr>
    </w:div>
    <w:div w:id="2068912681">
      <w:bodyDiv w:val="1"/>
      <w:marLeft w:val="0"/>
      <w:marRight w:val="0"/>
      <w:marTop w:val="0"/>
      <w:marBottom w:val="0"/>
      <w:divBdr>
        <w:top w:val="none" w:sz="0" w:space="0" w:color="auto"/>
        <w:left w:val="none" w:sz="0" w:space="0" w:color="auto"/>
        <w:bottom w:val="none" w:sz="0" w:space="0" w:color="auto"/>
        <w:right w:val="none" w:sz="0" w:space="0" w:color="auto"/>
      </w:divBdr>
    </w:div>
    <w:div w:id="2075081323">
      <w:bodyDiv w:val="1"/>
      <w:marLeft w:val="0"/>
      <w:marRight w:val="0"/>
      <w:marTop w:val="0"/>
      <w:marBottom w:val="0"/>
      <w:divBdr>
        <w:top w:val="none" w:sz="0" w:space="0" w:color="auto"/>
        <w:left w:val="none" w:sz="0" w:space="0" w:color="auto"/>
        <w:bottom w:val="none" w:sz="0" w:space="0" w:color="auto"/>
        <w:right w:val="none" w:sz="0" w:space="0" w:color="auto"/>
      </w:divBdr>
    </w:div>
    <w:div w:id="2088501388">
      <w:bodyDiv w:val="1"/>
      <w:marLeft w:val="0"/>
      <w:marRight w:val="0"/>
      <w:marTop w:val="0"/>
      <w:marBottom w:val="0"/>
      <w:divBdr>
        <w:top w:val="none" w:sz="0" w:space="0" w:color="auto"/>
        <w:left w:val="none" w:sz="0" w:space="0" w:color="auto"/>
        <w:bottom w:val="none" w:sz="0" w:space="0" w:color="auto"/>
        <w:right w:val="none" w:sz="0" w:space="0" w:color="auto"/>
      </w:divBdr>
    </w:div>
    <w:div w:id="2090417964">
      <w:bodyDiv w:val="1"/>
      <w:marLeft w:val="0"/>
      <w:marRight w:val="0"/>
      <w:marTop w:val="0"/>
      <w:marBottom w:val="0"/>
      <w:divBdr>
        <w:top w:val="none" w:sz="0" w:space="0" w:color="auto"/>
        <w:left w:val="none" w:sz="0" w:space="0" w:color="auto"/>
        <w:bottom w:val="none" w:sz="0" w:space="0" w:color="auto"/>
        <w:right w:val="none" w:sz="0" w:space="0" w:color="auto"/>
      </w:divBdr>
    </w:div>
    <w:div w:id="2097826607">
      <w:bodyDiv w:val="1"/>
      <w:marLeft w:val="0"/>
      <w:marRight w:val="0"/>
      <w:marTop w:val="0"/>
      <w:marBottom w:val="0"/>
      <w:divBdr>
        <w:top w:val="none" w:sz="0" w:space="0" w:color="auto"/>
        <w:left w:val="none" w:sz="0" w:space="0" w:color="auto"/>
        <w:bottom w:val="none" w:sz="0" w:space="0" w:color="auto"/>
        <w:right w:val="none" w:sz="0" w:space="0" w:color="auto"/>
      </w:divBdr>
    </w:div>
    <w:div w:id="2103404429">
      <w:bodyDiv w:val="1"/>
      <w:marLeft w:val="0"/>
      <w:marRight w:val="0"/>
      <w:marTop w:val="0"/>
      <w:marBottom w:val="0"/>
      <w:divBdr>
        <w:top w:val="none" w:sz="0" w:space="0" w:color="auto"/>
        <w:left w:val="none" w:sz="0" w:space="0" w:color="auto"/>
        <w:bottom w:val="none" w:sz="0" w:space="0" w:color="auto"/>
        <w:right w:val="none" w:sz="0" w:space="0" w:color="auto"/>
      </w:divBdr>
    </w:div>
    <w:div w:id="2106535581">
      <w:bodyDiv w:val="1"/>
      <w:marLeft w:val="0"/>
      <w:marRight w:val="0"/>
      <w:marTop w:val="0"/>
      <w:marBottom w:val="0"/>
      <w:divBdr>
        <w:top w:val="none" w:sz="0" w:space="0" w:color="auto"/>
        <w:left w:val="none" w:sz="0" w:space="0" w:color="auto"/>
        <w:bottom w:val="none" w:sz="0" w:space="0" w:color="auto"/>
        <w:right w:val="none" w:sz="0" w:space="0" w:color="auto"/>
      </w:divBdr>
      <w:divsChild>
        <w:div w:id="55906465">
          <w:marLeft w:val="0"/>
          <w:marRight w:val="0"/>
          <w:marTop w:val="0"/>
          <w:marBottom w:val="0"/>
          <w:divBdr>
            <w:top w:val="none" w:sz="0" w:space="0" w:color="auto"/>
            <w:left w:val="none" w:sz="0" w:space="0" w:color="auto"/>
            <w:bottom w:val="none" w:sz="0" w:space="0" w:color="auto"/>
            <w:right w:val="none" w:sz="0" w:space="0" w:color="auto"/>
          </w:divBdr>
          <w:divsChild>
            <w:div w:id="10106315">
              <w:marLeft w:val="0"/>
              <w:marRight w:val="0"/>
              <w:marTop w:val="0"/>
              <w:marBottom w:val="0"/>
              <w:divBdr>
                <w:top w:val="none" w:sz="0" w:space="0" w:color="auto"/>
                <w:left w:val="none" w:sz="0" w:space="0" w:color="auto"/>
                <w:bottom w:val="none" w:sz="0" w:space="0" w:color="auto"/>
                <w:right w:val="none" w:sz="0" w:space="0" w:color="auto"/>
              </w:divBdr>
            </w:div>
            <w:div w:id="100994933">
              <w:marLeft w:val="0"/>
              <w:marRight w:val="0"/>
              <w:marTop w:val="0"/>
              <w:marBottom w:val="0"/>
              <w:divBdr>
                <w:top w:val="none" w:sz="0" w:space="0" w:color="auto"/>
                <w:left w:val="none" w:sz="0" w:space="0" w:color="auto"/>
                <w:bottom w:val="none" w:sz="0" w:space="0" w:color="auto"/>
                <w:right w:val="none" w:sz="0" w:space="0" w:color="auto"/>
              </w:divBdr>
            </w:div>
            <w:div w:id="106852908">
              <w:marLeft w:val="0"/>
              <w:marRight w:val="0"/>
              <w:marTop w:val="0"/>
              <w:marBottom w:val="0"/>
              <w:divBdr>
                <w:top w:val="none" w:sz="0" w:space="0" w:color="auto"/>
                <w:left w:val="none" w:sz="0" w:space="0" w:color="auto"/>
                <w:bottom w:val="none" w:sz="0" w:space="0" w:color="auto"/>
                <w:right w:val="none" w:sz="0" w:space="0" w:color="auto"/>
              </w:divBdr>
            </w:div>
            <w:div w:id="140971793">
              <w:marLeft w:val="0"/>
              <w:marRight w:val="0"/>
              <w:marTop w:val="0"/>
              <w:marBottom w:val="0"/>
              <w:divBdr>
                <w:top w:val="none" w:sz="0" w:space="0" w:color="auto"/>
                <w:left w:val="none" w:sz="0" w:space="0" w:color="auto"/>
                <w:bottom w:val="none" w:sz="0" w:space="0" w:color="auto"/>
                <w:right w:val="none" w:sz="0" w:space="0" w:color="auto"/>
              </w:divBdr>
            </w:div>
            <w:div w:id="317347447">
              <w:marLeft w:val="0"/>
              <w:marRight w:val="0"/>
              <w:marTop w:val="0"/>
              <w:marBottom w:val="0"/>
              <w:divBdr>
                <w:top w:val="none" w:sz="0" w:space="0" w:color="auto"/>
                <w:left w:val="none" w:sz="0" w:space="0" w:color="auto"/>
                <w:bottom w:val="none" w:sz="0" w:space="0" w:color="auto"/>
                <w:right w:val="none" w:sz="0" w:space="0" w:color="auto"/>
              </w:divBdr>
            </w:div>
            <w:div w:id="338587501">
              <w:marLeft w:val="0"/>
              <w:marRight w:val="0"/>
              <w:marTop w:val="0"/>
              <w:marBottom w:val="0"/>
              <w:divBdr>
                <w:top w:val="none" w:sz="0" w:space="0" w:color="auto"/>
                <w:left w:val="none" w:sz="0" w:space="0" w:color="auto"/>
                <w:bottom w:val="none" w:sz="0" w:space="0" w:color="auto"/>
                <w:right w:val="none" w:sz="0" w:space="0" w:color="auto"/>
              </w:divBdr>
            </w:div>
            <w:div w:id="366493507">
              <w:marLeft w:val="0"/>
              <w:marRight w:val="0"/>
              <w:marTop w:val="0"/>
              <w:marBottom w:val="0"/>
              <w:divBdr>
                <w:top w:val="none" w:sz="0" w:space="0" w:color="auto"/>
                <w:left w:val="none" w:sz="0" w:space="0" w:color="auto"/>
                <w:bottom w:val="none" w:sz="0" w:space="0" w:color="auto"/>
                <w:right w:val="none" w:sz="0" w:space="0" w:color="auto"/>
              </w:divBdr>
            </w:div>
            <w:div w:id="484783411">
              <w:marLeft w:val="0"/>
              <w:marRight w:val="0"/>
              <w:marTop w:val="0"/>
              <w:marBottom w:val="0"/>
              <w:divBdr>
                <w:top w:val="none" w:sz="0" w:space="0" w:color="auto"/>
                <w:left w:val="none" w:sz="0" w:space="0" w:color="auto"/>
                <w:bottom w:val="none" w:sz="0" w:space="0" w:color="auto"/>
                <w:right w:val="none" w:sz="0" w:space="0" w:color="auto"/>
              </w:divBdr>
            </w:div>
            <w:div w:id="495195749">
              <w:marLeft w:val="0"/>
              <w:marRight w:val="0"/>
              <w:marTop w:val="0"/>
              <w:marBottom w:val="0"/>
              <w:divBdr>
                <w:top w:val="none" w:sz="0" w:space="0" w:color="auto"/>
                <w:left w:val="none" w:sz="0" w:space="0" w:color="auto"/>
                <w:bottom w:val="none" w:sz="0" w:space="0" w:color="auto"/>
                <w:right w:val="none" w:sz="0" w:space="0" w:color="auto"/>
              </w:divBdr>
            </w:div>
            <w:div w:id="513232705">
              <w:marLeft w:val="0"/>
              <w:marRight w:val="0"/>
              <w:marTop w:val="0"/>
              <w:marBottom w:val="0"/>
              <w:divBdr>
                <w:top w:val="none" w:sz="0" w:space="0" w:color="auto"/>
                <w:left w:val="none" w:sz="0" w:space="0" w:color="auto"/>
                <w:bottom w:val="none" w:sz="0" w:space="0" w:color="auto"/>
                <w:right w:val="none" w:sz="0" w:space="0" w:color="auto"/>
              </w:divBdr>
            </w:div>
            <w:div w:id="620697093">
              <w:marLeft w:val="0"/>
              <w:marRight w:val="0"/>
              <w:marTop w:val="0"/>
              <w:marBottom w:val="0"/>
              <w:divBdr>
                <w:top w:val="none" w:sz="0" w:space="0" w:color="auto"/>
                <w:left w:val="none" w:sz="0" w:space="0" w:color="auto"/>
                <w:bottom w:val="none" w:sz="0" w:space="0" w:color="auto"/>
                <w:right w:val="none" w:sz="0" w:space="0" w:color="auto"/>
              </w:divBdr>
            </w:div>
            <w:div w:id="708797774">
              <w:marLeft w:val="0"/>
              <w:marRight w:val="0"/>
              <w:marTop w:val="0"/>
              <w:marBottom w:val="0"/>
              <w:divBdr>
                <w:top w:val="none" w:sz="0" w:space="0" w:color="auto"/>
                <w:left w:val="none" w:sz="0" w:space="0" w:color="auto"/>
                <w:bottom w:val="none" w:sz="0" w:space="0" w:color="auto"/>
                <w:right w:val="none" w:sz="0" w:space="0" w:color="auto"/>
              </w:divBdr>
            </w:div>
            <w:div w:id="947666593">
              <w:marLeft w:val="0"/>
              <w:marRight w:val="0"/>
              <w:marTop w:val="0"/>
              <w:marBottom w:val="0"/>
              <w:divBdr>
                <w:top w:val="none" w:sz="0" w:space="0" w:color="auto"/>
                <w:left w:val="none" w:sz="0" w:space="0" w:color="auto"/>
                <w:bottom w:val="none" w:sz="0" w:space="0" w:color="auto"/>
                <w:right w:val="none" w:sz="0" w:space="0" w:color="auto"/>
              </w:divBdr>
            </w:div>
            <w:div w:id="1170103023">
              <w:marLeft w:val="0"/>
              <w:marRight w:val="0"/>
              <w:marTop w:val="0"/>
              <w:marBottom w:val="0"/>
              <w:divBdr>
                <w:top w:val="none" w:sz="0" w:space="0" w:color="auto"/>
                <w:left w:val="none" w:sz="0" w:space="0" w:color="auto"/>
                <w:bottom w:val="none" w:sz="0" w:space="0" w:color="auto"/>
                <w:right w:val="none" w:sz="0" w:space="0" w:color="auto"/>
              </w:divBdr>
            </w:div>
            <w:div w:id="1259362106">
              <w:marLeft w:val="0"/>
              <w:marRight w:val="0"/>
              <w:marTop w:val="0"/>
              <w:marBottom w:val="0"/>
              <w:divBdr>
                <w:top w:val="none" w:sz="0" w:space="0" w:color="auto"/>
                <w:left w:val="none" w:sz="0" w:space="0" w:color="auto"/>
                <w:bottom w:val="none" w:sz="0" w:space="0" w:color="auto"/>
                <w:right w:val="none" w:sz="0" w:space="0" w:color="auto"/>
              </w:divBdr>
            </w:div>
            <w:div w:id="1490290682">
              <w:marLeft w:val="0"/>
              <w:marRight w:val="0"/>
              <w:marTop w:val="0"/>
              <w:marBottom w:val="0"/>
              <w:divBdr>
                <w:top w:val="none" w:sz="0" w:space="0" w:color="auto"/>
                <w:left w:val="none" w:sz="0" w:space="0" w:color="auto"/>
                <w:bottom w:val="none" w:sz="0" w:space="0" w:color="auto"/>
                <w:right w:val="none" w:sz="0" w:space="0" w:color="auto"/>
              </w:divBdr>
            </w:div>
            <w:div w:id="1593277772">
              <w:marLeft w:val="0"/>
              <w:marRight w:val="0"/>
              <w:marTop w:val="0"/>
              <w:marBottom w:val="0"/>
              <w:divBdr>
                <w:top w:val="none" w:sz="0" w:space="0" w:color="auto"/>
                <w:left w:val="none" w:sz="0" w:space="0" w:color="auto"/>
                <w:bottom w:val="none" w:sz="0" w:space="0" w:color="auto"/>
                <w:right w:val="none" w:sz="0" w:space="0" w:color="auto"/>
              </w:divBdr>
            </w:div>
            <w:div w:id="1608466287">
              <w:marLeft w:val="0"/>
              <w:marRight w:val="0"/>
              <w:marTop w:val="0"/>
              <w:marBottom w:val="0"/>
              <w:divBdr>
                <w:top w:val="none" w:sz="0" w:space="0" w:color="auto"/>
                <w:left w:val="none" w:sz="0" w:space="0" w:color="auto"/>
                <w:bottom w:val="none" w:sz="0" w:space="0" w:color="auto"/>
                <w:right w:val="none" w:sz="0" w:space="0" w:color="auto"/>
              </w:divBdr>
            </w:div>
            <w:div w:id="1842308287">
              <w:marLeft w:val="0"/>
              <w:marRight w:val="0"/>
              <w:marTop w:val="0"/>
              <w:marBottom w:val="0"/>
              <w:divBdr>
                <w:top w:val="none" w:sz="0" w:space="0" w:color="auto"/>
                <w:left w:val="none" w:sz="0" w:space="0" w:color="auto"/>
                <w:bottom w:val="none" w:sz="0" w:space="0" w:color="auto"/>
                <w:right w:val="none" w:sz="0" w:space="0" w:color="auto"/>
              </w:divBdr>
            </w:div>
            <w:div w:id="19328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190">
      <w:bodyDiv w:val="1"/>
      <w:marLeft w:val="0"/>
      <w:marRight w:val="0"/>
      <w:marTop w:val="0"/>
      <w:marBottom w:val="0"/>
      <w:divBdr>
        <w:top w:val="none" w:sz="0" w:space="0" w:color="auto"/>
        <w:left w:val="none" w:sz="0" w:space="0" w:color="auto"/>
        <w:bottom w:val="none" w:sz="0" w:space="0" w:color="auto"/>
        <w:right w:val="none" w:sz="0" w:space="0" w:color="auto"/>
      </w:divBdr>
      <w:divsChild>
        <w:div w:id="1389180571">
          <w:blockQuote w:val="1"/>
          <w:marLeft w:val="0"/>
          <w:marRight w:val="0"/>
          <w:marTop w:val="0"/>
          <w:marBottom w:val="240"/>
          <w:divBdr>
            <w:top w:val="none" w:sz="0" w:space="0" w:color="auto"/>
            <w:left w:val="single" w:sz="36" w:space="11" w:color="ECEFF1"/>
            <w:bottom w:val="none" w:sz="0" w:space="0" w:color="auto"/>
            <w:right w:val="none" w:sz="0" w:space="0" w:color="auto"/>
          </w:divBdr>
        </w:div>
        <w:div w:id="1617984366">
          <w:blockQuote w:val="1"/>
          <w:marLeft w:val="0"/>
          <w:marRight w:val="0"/>
          <w:marTop w:val="0"/>
          <w:marBottom w:val="240"/>
          <w:divBdr>
            <w:top w:val="none" w:sz="0" w:space="0" w:color="auto"/>
            <w:left w:val="single" w:sz="36" w:space="11" w:color="ECEFF1"/>
            <w:bottom w:val="none" w:sz="0" w:space="0" w:color="auto"/>
            <w:right w:val="none" w:sz="0" w:space="0" w:color="auto"/>
          </w:divBdr>
        </w:div>
        <w:div w:id="1661038288">
          <w:blockQuote w:val="1"/>
          <w:marLeft w:val="0"/>
          <w:marRight w:val="0"/>
          <w:marTop w:val="0"/>
          <w:marBottom w:val="240"/>
          <w:divBdr>
            <w:top w:val="none" w:sz="0" w:space="0" w:color="auto"/>
            <w:left w:val="single" w:sz="36" w:space="11" w:color="ECEFF1"/>
            <w:bottom w:val="none" w:sz="0" w:space="0" w:color="auto"/>
            <w:right w:val="none" w:sz="0" w:space="0" w:color="auto"/>
          </w:divBdr>
        </w:div>
        <w:div w:id="1713113061">
          <w:blockQuote w:val="1"/>
          <w:marLeft w:val="0"/>
          <w:marRight w:val="0"/>
          <w:marTop w:val="0"/>
          <w:marBottom w:val="240"/>
          <w:divBdr>
            <w:top w:val="none" w:sz="0" w:space="0" w:color="auto"/>
            <w:left w:val="single" w:sz="36" w:space="11" w:color="ECEFF1"/>
            <w:bottom w:val="none" w:sz="0" w:space="0" w:color="auto"/>
            <w:right w:val="none" w:sz="0" w:space="0" w:color="auto"/>
          </w:divBdr>
        </w:div>
        <w:div w:id="1746148359">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 w:id="2108033578">
      <w:bodyDiv w:val="1"/>
      <w:marLeft w:val="0"/>
      <w:marRight w:val="0"/>
      <w:marTop w:val="0"/>
      <w:marBottom w:val="0"/>
      <w:divBdr>
        <w:top w:val="none" w:sz="0" w:space="0" w:color="auto"/>
        <w:left w:val="none" w:sz="0" w:space="0" w:color="auto"/>
        <w:bottom w:val="none" w:sz="0" w:space="0" w:color="auto"/>
        <w:right w:val="none" w:sz="0" w:space="0" w:color="auto"/>
      </w:divBdr>
    </w:div>
    <w:div w:id="2117745722">
      <w:bodyDiv w:val="1"/>
      <w:marLeft w:val="0"/>
      <w:marRight w:val="0"/>
      <w:marTop w:val="0"/>
      <w:marBottom w:val="0"/>
      <w:divBdr>
        <w:top w:val="none" w:sz="0" w:space="0" w:color="auto"/>
        <w:left w:val="none" w:sz="0" w:space="0" w:color="auto"/>
        <w:bottom w:val="none" w:sz="0" w:space="0" w:color="auto"/>
        <w:right w:val="none" w:sz="0" w:space="0" w:color="auto"/>
      </w:divBdr>
    </w:div>
    <w:div w:id="2122453229">
      <w:bodyDiv w:val="1"/>
      <w:marLeft w:val="0"/>
      <w:marRight w:val="0"/>
      <w:marTop w:val="0"/>
      <w:marBottom w:val="0"/>
      <w:divBdr>
        <w:top w:val="none" w:sz="0" w:space="0" w:color="auto"/>
        <w:left w:val="none" w:sz="0" w:space="0" w:color="auto"/>
        <w:bottom w:val="none" w:sz="0" w:space="0" w:color="auto"/>
        <w:right w:val="none" w:sz="0" w:space="0" w:color="auto"/>
      </w:divBdr>
    </w:div>
    <w:div w:id="2134402838">
      <w:bodyDiv w:val="1"/>
      <w:marLeft w:val="0"/>
      <w:marRight w:val="0"/>
      <w:marTop w:val="0"/>
      <w:marBottom w:val="0"/>
      <w:divBdr>
        <w:top w:val="none" w:sz="0" w:space="0" w:color="auto"/>
        <w:left w:val="none" w:sz="0" w:space="0" w:color="auto"/>
        <w:bottom w:val="none" w:sz="0" w:space="0" w:color="auto"/>
        <w:right w:val="none" w:sz="0" w:space="0" w:color="auto"/>
      </w:divBdr>
      <w:divsChild>
        <w:div w:id="1541625248">
          <w:marLeft w:val="0"/>
          <w:marRight w:val="0"/>
          <w:marTop w:val="0"/>
          <w:marBottom w:val="0"/>
          <w:divBdr>
            <w:top w:val="none" w:sz="0" w:space="0" w:color="auto"/>
            <w:left w:val="none" w:sz="0" w:space="0" w:color="auto"/>
            <w:bottom w:val="none" w:sz="0" w:space="0" w:color="auto"/>
            <w:right w:val="none" w:sz="0" w:space="0" w:color="auto"/>
          </w:divBdr>
          <w:divsChild>
            <w:div w:id="303899952">
              <w:marLeft w:val="0"/>
              <w:marRight w:val="0"/>
              <w:marTop w:val="0"/>
              <w:marBottom w:val="0"/>
              <w:divBdr>
                <w:top w:val="none" w:sz="0" w:space="0" w:color="auto"/>
                <w:left w:val="none" w:sz="0" w:space="0" w:color="auto"/>
                <w:bottom w:val="none" w:sz="0" w:space="0" w:color="auto"/>
                <w:right w:val="single" w:sz="6" w:space="0" w:color="05232B"/>
              </w:divBdr>
            </w:div>
            <w:div w:id="288708293">
              <w:marLeft w:val="0"/>
              <w:marRight w:val="0"/>
              <w:marTop w:val="0"/>
              <w:marBottom w:val="0"/>
              <w:divBdr>
                <w:top w:val="none" w:sz="0" w:space="0" w:color="auto"/>
                <w:left w:val="none" w:sz="0" w:space="0" w:color="auto"/>
                <w:bottom w:val="none" w:sz="0" w:space="0" w:color="auto"/>
                <w:right w:val="single" w:sz="6" w:space="0" w:color="05232B"/>
              </w:divBdr>
            </w:div>
            <w:div w:id="337465981">
              <w:marLeft w:val="0"/>
              <w:marRight w:val="0"/>
              <w:marTop w:val="0"/>
              <w:marBottom w:val="0"/>
              <w:divBdr>
                <w:top w:val="none" w:sz="0" w:space="0" w:color="auto"/>
                <w:left w:val="none" w:sz="0" w:space="0" w:color="auto"/>
                <w:bottom w:val="none" w:sz="0" w:space="0" w:color="auto"/>
                <w:right w:val="single" w:sz="6" w:space="0" w:color="05232B"/>
              </w:divBdr>
            </w:div>
            <w:div w:id="1889993291">
              <w:marLeft w:val="0"/>
              <w:marRight w:val="0"/>
              <w:marTop w:val="0"/>
              <w:marBottom w:val="0"/>
              <w:divBdr>
                <w:top w:val="none" w:sz="0" w:space="0" w:color="auto"/>
                <w:left w:val="none" w:sz="0" w:space="0" w:color="auto"/>
                <w:bottom w:val="none" w:sz="0" w:space="0" w:color="auto"/>
                <w:right w:val="single" w:sz="6" w:space="0" w:color="05232B"/>
              </w:divBdr>
            </w:div>
            <w:div w:id="1315916611">
              <w:marLeft w:val="0"/>
              <w:marRight w:val="0"/>
              <w:marTop w:val="0"/>
              <w:marBottom w:val="0"/>
              <w:divBdr>
                <w:top w:val="none" w:sz="0" w:space="0" w:color="auto"/>
                <w:left w:val="none" w:sz="0" w:space="0" w:color="auto"/>
                <w:bottom w:val="none" w:sz="0" w:space="0" w:color="auto"/>
                <w:right w:val="single" w:sz="6" w:space="0" w:color="05232B"/>
              </w:divBdr>
            </w:div>
            <w:div w:id="174000534">
              <w:marLeft w:val="0"/>
              <w:marRight w:val="0"/>
              <w:marTop w:val="0"/>
              <w:marBottom w:val="0"/>
              <w:divBdr>
                <w:top w:val="none" w:sz="0" w:space="0" w:color="auto"/>
                <w:left w:val="none" w:sz="0" w:space="0" w:color="auto"/>
                <w:bottom w:val="none" w:sz="0" w:space="0" w:color="auto"/>
                <w:right w:val="single" w:sz="6" w:space="0" w:color="05232B"/>
              </w:divBdr>
            </w:div>
          </w:divsChild>
        </w:div>
      </w:divsChild>
    </w:div>
    <w:div w:id="2141921753">
      <w:bodyDiv w:val="1"/>
      <w:marLeft w:val="0"/>
      <w:marRight w:val="0"/>
      <w:marTop w:val="0"/>
      <w:marBottom w:val="0"/>
      <w:divBdr>
        <w:top w:val="none" w:sz="0" w:space="0" w:color="auto"/>
        <w:left w:val="none" w:sz="0" w:space="0" w:color="auto"/>
        <w:bottom w:val="none" w:sz="0" w:space="0" w:color="auto"/>
        <w:right w:val="none" w:sz="0" w:space="0" w:color="auto"/>
      </w:divBdr>
    </w:div>
    <w:div w:id="2146895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ics.uci.edu/~eppstein/161/960227.html" TargetMode="External"/><Relationship Id="rId21" Type="http://schemas.openxmlformats.org/officeDocument/2006/relationships/hyperlink" Target="https://i.stack.imgur.com/7AUdb.png" TargetMode="External"/><Relationship Id="rId42" Type="http://schemas.openxmlformats.org/officeDocument/2006/relationships/image" Target="media/image27.jpeg"/><Relationship Id="rId63" Type="http://schemas.openxmlformats.org/officeDocument/2006/relationships/image" Target="media/image40.jpeg"/><Relationship Id="rId84" Type="http://schemas.openxmlformats.org/officeDocument/2006/relationships/hyperlink" Target="http://en.wikipedia.org/wiki/Dynamic_programming" TargetMode="External"/><Relationship Id="rId138" Type="http://schemas.openxmlformats.org/officeDocument/2006/relationships/image" Target="media/image89.gif"/><Relationship Id="rId107" Type="http://schemas.openxmlformats.org/officeDocument/2006/relationships/image" Target="media/image69.jpeg"/><Relationship Id="rId11" Type="http://schemas.openxmlformats.org/officeDocument/2006/relationships/image" Target="media/image2.gif"/><Relationship Id="rId32" Type="http://schemas.openxmlformats.org/officeDocument/2006/relationships/image" Target="media/image17.png"/><Relationship Id="rId53" Type="http://schemas.openxmlformats.org/officeDocument/2006/relationships/hyperlink" Target="https://www.geeksforgeeks.org/size_t-data-type-c-language/" TargetMode="External"/><Relationship Id="rId74" Type="http://schemas.openxmlformats.org/officeDocument/2006/relationships/image" Target="media/image48.png"/><Relationship Id="rId128" Type="http://schemas.openxmlformats.org/officeDocument/2006/relationships/image" Target="media/image81.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62.jpeg"/><Relationship Id="rId22" Type="http://schemas.openxmlformats.org/officeDocument/2006/relationships/image" Target="media/image9.png"/><Relationship Id="rId27" Type="http://schemas.openxmlformats.org/officeDocument/2006/relationships/image" Target="media/image14.jpeg"/><Relationship Id="rId43" Type="http://schemas.openxmlformats.org/officeDocument/2006/relationships/image" Target="media/image28.jpeg"/><Relationship Id="rId48" Type="http://schemas.openxmlformats.org/officeDocument/2006/relationships/hyperlink" Target="https://en.wikipedia.org/wiki/Lowest_common_ancestor" TargetMode="External"/><Relationship Id="rId64" Type="http://schemas.openxmlformats.org/officeDocument/2006/relationships/image" Target="media/image41.jpeg"/><Relationship Id="rId69" Type="http://schemas.openxmlformats.org/officeDocument/2006/relationships/image" Target="media/image44.png"/><Relationship Id="rId113" Type="http://schemas.openxmlformats.org/officeDocument/2006/relationships/hyperlink" Target="http://jakeboxer.com/blog/2009/12/13/the-knuth-morris-pratt-algorithm-in-my-own-words/" TargetMode="External"/><Relationship Id="rId118" Type="http://schemas.openxmlformats.org/officeDocument/2006/relationships/hyperlink" Target="http://www.personal.kent.edu/~rmuhamma/Algorithms/MyAlgorithms/StringMatch/kuthMP.htm" TargetMode="External"/><Relationship Id="rId134" Type="http://schemas.openxmlformats.org/officeDocument/2006/relationships/hyperlink" Target="https://leetcode.com/contest/weekly-contest-199/problems/shuffle-string/submissions/" TargetMode="External"/><Relationship Id="rId139" Type="http://schemas.openxmlformats.org/officeDocument/2006/relationships/image" Target="media/image90.jpeg"/><Relationship Id="rId80" Type="http://schemas.openxmlformats.org/officeDocument/2006/relationships/image" Target="media/image54.png"/><Relationship Id="rId85" Type="http://schemas.openxmlformats.org/officeDocument/2006/relationships/hyperlink" Target="http://en.wikipedia.org/wiki/Floor_and_ceiling_functions" TargetMode="External"/><Relationship Id="rId12" Type="http://schemas.openxmlformats.org/officeDocument/2006/relationships/hyperlink" Target="http://en.wikipedia.org/wiki/In-place_algorithm" TargetMode="External"/><Relationship Id="rId17" Type="http://schemas.openxmlformats.org/officeDocument/2006/relationships/hyperlink" Target="http://www.cplusplus.com/reference/valarray/pow/" TargetMode="External"/><Relationship Id="rId33" Type="http://schemas.openxmlformats.org/officeDocument/2006/relationships/image" Target="media/image18.jpeg"/><Relationship Id="rId38" Type="http://schemas.openxmlformats.org/officeDocument/2006/relationships/image" Target="media/image23.jpeg"/><Relationship Id="rId59" Type="http://schemas.openxmlformats.org/officeDocument/2006/relationships/image" Target="media/image38.jpeg"/><Relationship Id="rId103" Type="http://schemas.openxmlformats.org/officeDocument/2006/relationships/hyperlink" Target="https://media.geeksforgeeks.org/wp-content/uploads/cassini-identity.png" TargetMode="External"/><Relationship Id="rId108" Type="http://schemas.openxmlformats.org/officeDocument/2006/relationships/image" Target="media/image70.jpe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hyperlink" Target="https://www.geeksforgeeks.org/string-data-structure/" TargetMode="External"/><Relationship Id="rId70" Type="http://schemas.openxmlformats.org/officeDocument/2006/relationships/image" Target="media/image45.jpeg"/><Relationship Id="rId75" Type="http://schemas.openxmlformats.org/officeDocument/2006/relationships/image" Target="media/image49.png"/><Relationship Id="rId91" Type="http://schemas.openxmlformats.org/officeDocument/2006/relationships/hyperlink" Target="https://en.wikipedia.org/wiki/Conway%27s_Game_of_Life" TargetMode="External"/><Relationship Id="rId96" Type="http://schemas.openxmlformats.org/officeDocument/2006/relationships/hyperlink" Target="https://practice.geeksforgeeks.org/problems/minimize-the-heights-i/1/" TargetMode="External"/><Relationship Id="rId140" Type="http://schemas.openxmlformats.org/officeDocument/2006/relationships/image" Target="media/image91.jpeg"/><Relationship Id="rId145" Type="http://schemas.openxmlformats.org/officeDocument/2006/relationships/image" Target="media/image9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image" Target="media/image33.png"/><Relationship Id="rId114" Type="http://schemas.openxmlformats.org/officeDocument/2006/relationships/hyperlink" Target="http://en.wikipedia.org/wiki/Knuth-Morris-Pratt_algorithm" TargetMode="External"/><Relationship Id="rId119" Type="http://schemas.openxmlformats.org/officeDocument/2006/relationships/image" Target="media/image72.png"/><Relationship Id="rId44" Type="http://schemas.openxmlformats.org/officeDocument/2006/relationships/image" Target="media/image29.jpeg"/><Relationship Id="rId60" Type="http://schemas.openxmlformats.org/officeDocument/2006/relationships/hyperlink" Target="https://en.wikipedia.org/wiki/Lowest_common_ancestor" TargetMode="External"/><Relationship Id="rId65" Type="http://schemas.openxmlformats.org/officeDocument/2006/relationships/hyperlink" Target="https://leetcode.com/faq/" TargetMode="External"/><Relationship Id="rId81" Type="http://schemas.openxmlformats.org/officeDocument/2006/relationships/hyperlink" Target="http://www.maths.surrey.ac.uk/hosted-sites/R.Knott/Fibonacci/fibFormula.html" TargetMode="External"/><Relationship Id="rId86" Type="http://schemas.openxmlformats.org/officeDocument/2006/relationships/hyperlink" Target="http://www.cplusplus.com/reference/bitset/bitset/?kw=bitset" TargetMode="External"/><Relationship Id="rId130" Type="http://schemas.openxmlformats.org/officeDocument/2006/relationships/image" Target="media/image83.png"/><Relationship Id="rId135" Type="http://schemas.openxmlformats.org/officeDocument/2006/relationships/hyperlink" Target="https://leetcode.com/contest/weekly-contest-199/"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71.jpeg"/><Relationship Id="rId34" Type="http://schemas.openxmlformats.org/officeDocument/2006/relationships/image" Target="media/image19.png"/><Relationship Id="rId50" Type="http://schemas.openxmlformats.org/officeDocument/2006/relationships/image" Target="media/image34.jpeg"/><Relationship Id="rId55" Type="http://schemas.openxmlformats.org/officeDocument/2006/relationships/hyperlink" Target="https://www.geeksforgeeks.org/string-data-structure/" TargetMode="External"/><Relationship Id="rId76" Type="http://schemas.openxmlformats.org/officeDocument/2006/relationships/image" Target="media/image50.png"/><Relationship Id="rId97" Type="http://schemas.openxmlformats.org/officeDocument/2006/relationships/hyperlink" Target="https://en.wikipedia.org/wiki/In-place_algorithm" TargetMode="External"/><Relationship Id="rId104" Type="http://schemas.openxmlformats.org/officeDocument/2006/relationships/image" Target="media/image66.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2.jpeg"/><Relationship Id="rId146" Type="http://schemas.openxmlformats.org/officeDocument/2006/relationships/hyperlink" Target="https://practice.geeksforgeeks.org/problems/minimize-the-heights-i/1/" TargetMode="Externa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hyperlink" Target="https://en.wikipedia.org/wiki/Moore_neighborhood"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42.jpeg"/><Relationship Id="rId87" Type="http://schemas.openxmlformats.org/officeDocument/2006/relationships/hyperlink" Target="https://en.wikipedia.org/wiki/Perfect_number" TargetMode="External"/><Relationship Id="rId110" Type="http://schemas.openxmlformats.org/officeDocument/2006/relationships/hyperlink" Target="http://www.cplusplus.com/reference/cstring/strstr/" TargetMode="External"/><Relationship Id="rId115" Type="http://schemas.openxmlformats.org/officeDocument/2006/relationships/hyperlink" Target="http://www.amazon.com/Introduction-Algorithms-Third-Thomas-Cormen/dp/0262033844/" TargetMode="External"/><Relationship Id="rId131" Type="http://schemas.openxmlformats.org/officeDocument/2006/relationships/image" Target="media/image84.png"/><Relationship Id="rId136" Type="http://schemas.openxmlformats.org/officeDocument/2006/relationships/image" Target="media/image87.jpeg"/><Relationship Id="rId61" Type="http://schemas.openxmlformats.org/officeDocument/2006/relationships/image" Target="media/image39.png"/><Relationship Id="rId82" Type="http://schemas.openxmlformats.org/officeDocument/2006/relationships/image" Target="media/image55.jpeg"/><Relationship Id="rId19" Type="http://schemas.openxmlformats.org/officeDocument/2006/relationships/image" Target="media/image7.png"/><Relationship Id="rId14" Type="http://schemas.openxmlformats.org/officeDocument/2006/relationships/hyperlink" Target="https://en.wikipedia.org/wiki/In-place_algorithm" TargetMode="External"/><Relationship Id="rId30" Type="http://schemas.openxmlformats.org/officeDocument/2006/relationships/hyperlink" Target="https://en.wikipedia.org/wiki/In-place_algorithm" TargetMode="External"/><Relationship Id="rId35" Type="http://schemas.openxmlformats.org/officeDocument/2006/relationships/image" Target="media/image20.jpeg"/><Relationship Id="rId56" Type="http://schemas.openxmlformats.org/officeDocument/2006/relationships/image" Target="media/image35.jpeg"/><Relationship Id="rId77" Type="http://schemas.openxmlformats.org/officeDocument/2006/relationships/image" Target="media/image51.jpeg"/><Relationship Id="rId100" Type="http://schemas.openxmlformats.org/officeDocument/2006/relationships/image" Target="media/image64.png"/><Relationship Id="rId105" Type="http://schemas.openxmlformats.org/officeDocument/2006/relationships/image" Target="media/image67.png"/><Relationship Id="rId126" Type="http://schemas.openxmlformats.org/officeDocument/2006/relationships/image" Target="media/image79.png"/><Relationship Id="rId147" Type="http://schemas.openxmlformats.org/officeDocument/2006/relationships/fontTable" Target="fontTable.xml"/><Relationship Id="rId8" Type="http://schemas.openxmlformats.org/officeDocument/2006/relationships/hyperlink" Target="https://en.wikipedia.org/wiki/In-place_algorithm" TargetMode="External"/><Relationship Id="rId51" Type="http://schemas.openxmlformats.org/officeDocument/2006/relationships/hyperlink" Target="https://www.geeksforgeeks.org/constants-in-c-cpp/" TargetMode="External"/><Relationship Id="rId72" Type="http://schemas.openxmlformats.org/officeDocument/2006/relationships/hyperlink" Target="https://en.wikipedia.org/wiki/Tree_traversal" TargetMode="External"/><Relationship Id="rId93" Type="http://schemas.openxmlformats.org/officeDocument/2006/relationships/image" Target="media/image60.jpeg"/><Relationship Id="rId98" Type="http://schemas.openxmlformats.org/officeDocument/2006/relationships/hyperlink" Target="https://en.wikipedia.org/wiki/In-place_algorithm" TargetMode="External"/><Relationship Id="rId121" Type="http://schemas.openxmlformats.org/officeDocument/2006/relationships/image" Target="media/image74.png"/><Relationship Id="rId142" Type="http://schemas.openxmlformats.org/officeDocument/2006/relationships/image" Target="media/image93.jpeg"/><Relationship Id="rId3" Type="http://schemas.openxmlformats.org/officeDocument/2006/relationships/styles" Target="styles.xml"/><Relationship Id="rId25" Type="http://schemas.openxmlformats.org/officeDocument/2006/relationships/image" Target="media/image12.jpeg"/><Relationship Id="rId46" Type="http://schemas.openxmlformats.org/officeDocument/2006/relationships/image" Target="media/image31.jpeg"/><Relationship Id="rId67" Type="http://schemas.openxmlformats.org/officeDocument/2006/relationships/hyperlink" Target="https://en.wikipedia.org/wiki/Tree_traversal" TargetMode="External"/><Relationship Id="rId116" Type="http://schemas.openxmlformats.org/officeDocument/2006/relationships/hyperlink" Target="http://en.wikipedia.org/wiki/Knuth-Morris-Pratt_algorithm" TargetMode="External"/><Relationship Id="rId137" Type="http://schemas.openxmlformats.org/officeDocument/2006/relationships/image" Target="media/image88.jpeg"/><Relationship Id="rId20" Type="http://schemas.openxmlformats.org/officeDocument/2006/relationships/image" Target="media/image8.png"/><Relationship Id="rId41" Type="http://schemas.openxmlformats.org/officeDocument/2006/relationships/image" Target="media/image26.jpeg"/><Relationship Id="rId62" Type="http://schemas.openxmlformats.org/officeDocument/2006/relationships/hyperlink" Target="http://en.wikipedia.org/wiki/Binary_tree" TargetMode="External"/><Relationship Id="rId83" Type="http://schemas.openxmlformats.org/officeDocument/2006/relationships/image" Target="media/image56.jpeg"/><Relationship Id="rId88" Type="http://schemas.openxmlformats.org/officeDocument/2006/relationships/image" Target="media/image57.jpeg"/><Relationship Id="rId111" Type="http://schemas.openxmlformats.org/officeDocument/2006/relationships/hyperlink" Target="http://www.cplusplus.com/reference/cstring/strstr/" TargetMode="External"/><Relationship Id="rId132" Type="http://schemas.openxmlformats.org/officeDocument/2006/relationships/image" Target="media/image85.jpeg"/><Relationship Id="rId15" Type="http://schemas.openxmlformats.org/officeDocument/2006/relationships/image" Target="media/image4.jpeg"/><Relationship Id="rId36" Type="http://schemas.openxmlformats.org/officeDocument/2006/relationships/image" Target="media/image21.jpeg"/><Relationship Id="rId57" Type="http://schemas.openxmlformats.org/officeDocument/2006/relationships/image" Target="media/image36.jpeg"/><Relationship Id="rId106" Type="http://schemas.openxmlformats.org/officeDocument/2006/relationships/image" Target="media/image68.jpeg"/><Relationship Id="rId127" Type="http://schemas.openxmlformats.org/officeDocument/2006/relationships/image" Target="media/image80.png"/><Relationship Id="rId10" Type="http://schemas.openxmlformats.org/officeDocument/2006/relationships/image" Target="media/image1.jpeg"/><Relationship Id="rId31" Type="http://schemas.openxmlformats.org/officeDocument/2006/relationships/hyperlink" Target="https://en.wikipedia.org/wiki/In-place_algorithm" TargetMode="External"/><Relationship Id="rId52" Type="http://schemas.openxmlformats.org/officeDocument/2006/relationships/hyperlink" Target="https://www.geeksforgeeks.org/static-data-members-c/" TargetMode="External"/><Relationship Id="rId73" Type="http://schemas.openxmlformats.org/officeDocument/2006/relationships/image" Target="media/image47.png"/><Relationship Id="rId78" Type="http://schemas.openxmlformats.org/officeDocument/2006/relationships/image" Target="media/image52.jpeg"/><Relationship Id="rId94" Type="http://schemas.openxmlformats.org/officeDocument/2006/relationships/image" Target="media/image61.png"/><Relationship Id="rId99" Type="http://schemas.openxmlformats.org/officeDocument/2006/relationships/image" Target="media/image63.jpeg"/><Relationship Id="rId101" Type="http://schemas.openxmlformats.org/officeDocument/2006/relationships/image" Target="media/image65.png"/><Relationship Id="rId122" Type="http://schemas.openxmlformats.org/officeDocument/2006/relationships/image" Target="media/image75.png"/><Relationship Id="rId143" Type="http://schemas.openxmlformats.org/officeDocument/2006/relationships/image" Target="media/image94.png"/><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26" Type="http://schemas.openxmlformats.org/officeDocument/2006/relationships/image" Target="media/image13.jpeg"/><Relationship Id="rId47" Type="http://schemas.openxmlformats.org/officeDocument/2006/relationships/image" Target="media/image32.jpeg"/><Relationship Id="rId68" Type="http://schemas.openxmlformats.org/officeDocument/2006/relationships/image" Target="media/image43.jpeg"/><Relationship Id="rId89" Type="http://schemas.openxmlformats.org/officeDocument/2006/relationships/image" Target="media/image58.jpeg"/><Relationship Id="rId112" Type="http://schemas.openxmlformats.org/officeDocument/2006/relationships/hyperlink" Target="https://docs.oracle.com/javase/7/docs/api/java/lang/String.html" TargetMode="External"/><Relationship Id="rId133" Type="http://schemas.openxmlformats.org/officeDocument/2006/relationships/image" Target="media/image86.jpeg"/><Relationship Id="rId16" Type="http://schemas.openxmlformats.org/officeDocument/2006/relationships/image" Target="media/image5.jpeg"/><Relationship Id="rId37" Type="http://schemas.openxmlformats.org/officeDocument/2006/relationships/image" Target="media/image22.jpeg"/><Relationship Id="rId58" Type="http://schemas.openxmlformats.org/officeDocument/2006/relationships/image" Target="media/image37.jpeg"/><Relationship Id="rId79" Type="http://schemas.openxmlformats.org/officeDocument/2006/relationships/image" Target="media/image53.png"/><Relationship Id="rId102" Type="http://schemas.openxmlformats.org/officeDocument/2006/relationships/hyperlink" Target="https://en.wikipedia.org/wiki/Cassini_and_Catalan_identities" TargetMode="External"/><Relationship Id="rId123" Type="http://schemas.openxmlformats.org/officeDocument/2006/relationships/image" Target="media/image76.png"/><Relationship Id="rId144" Type="http://schemas.openxmlformats.org/officeDocument/2006/relationships/image" Target="media/image95.png"/><Relationship Id="rId90"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8D159-C4EC-4BA6-808E-1685E681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10248</TotalTime>
  <Pages>436</Pages>
  <Words>53340</Words>
  <Characters>304039</Characters>
  <Application>Microsoft Office Word</Application>
  <DocSecurity>0</DocSecurity>
  <Lines>2533</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pravinya kumbhare</dc:creator>
  <cp:keywords/>
  <dc:description/>
  <cp:lastModifiedBy>pravinya kumbhare</cp:lastModifiedBy>
  <cp:revision>319</cp:revision>
  <dcterms:created xsi:type="dcterms:W3CDTF">2021-10-01T11:41:00Z</dcterms:created>
  <dcterms:modified xsi:type="dcterms:W3CDTF">2021-12-29T07:19:00Z</dcterms:modified>
</cp:coreProperties>
</file>